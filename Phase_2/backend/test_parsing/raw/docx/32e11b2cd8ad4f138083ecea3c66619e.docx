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471DF" w14:textId="77777777" w:rsidR="00D05518" w:rsidRPr="00245056" w:rsidRDefault="00D05518" w:rsidP="006A0FFC">
      <w:pPr>
        <w:pStyle w:val="TOC1"/>
        <w:rPr>
          <w:rFonts w:hint="eastAsia"/>
        </w:rPr>
      </w:pPr>
      <w:r w:rsidRPr="00245056">
        <w:rPr>
          <w:rFonts w:hint="eastAsia"/>
        </w:rPr>
        <w:t>【</w:t>
      </w:r>
      <w:r w:rsidR="00AF4999" w:rsidRPr="00245056">
        <w:rPr>
          <w:rFonts w:hint="eastAsia"/>
        </w:rPr>
        <w:t>履歴</w:t>
      </w:r>
      <w:r w:rsidRPr="00245056">
        <w:rPr>
          <w:rFonts w:hint="eastAsia"/>
        </w:rPr>
        <w:t>】</w:t>
      </w:r>
    </w:p>
    <w:tbl>
      <w:tblPr>
        <w:tblW w:w="963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676"/>
        <w:gridCol w:w="881"/>
        <w:gridCol w:w="4389"/>
        <w:gridCol w:w="1418"/>
        <w:gridCol w:w="1275"/>
        <w:tblGridChange w:id="0">
          <w:tblGrid>
            <w:gridCol w:w="1676"/>
            <w:gridCol w:w="881"/>
            <w:gridCol w:w="4389"/>
            <w:gridCol w:w="1418"/>
            <w:gridCol w:w="1275"/>
          </w:tblGrid>
        </w:tblGridChange>
      </w:tblGrid>
      <w:tr w:rsidR="000A5405" w:rsidRPr="00245056" w14:paraId="5B03A8DE" w14:textId="77777777" w:rsidTr="00245056">
        <w:tblPrEx>
          <w:tblCellMar>
            <w:top w:w="0" w:type="dxa"/>
            <w:bottom w:w="0" w:type="dxa"/>
          </w:tblCellMar>
        </w:tblPrEx>
        <w:trPr>
          <w:trHeight w:val="210"/>
        </w:trPr>
        <w:tc>
          <w:tcPr>
            <w:tcW w:w="1676" w:type="dxa"/>
          </w:tcPr>
          <w:p w14:paraId="08113E99" w14:textId="77777777" w:rsidR="00625C42" w:rsidRPr="00245056" w:rsidRDefault="00625C42" w:rsidP="00AF4999">
            <w:pPr>
              <w:rPr>
                <w:rFonts w:hint="eastAsia"/>
                <w:color w:val="000000"/>
              </w:rPr>
            </w:pPr>
            <w:r w:rsidRPr="00245056">
              <w:rPr>
                <w:rFonts w:hint="eastAsia"/>
                <w:color w:val="000000"/>
              </w:rPr>
              <w:t>Ver.</w:t>
            </w:r>
          </w:p>
        </w:tc>
        <w:tc>
          <w:tcPr>
            <w:tcW w:w="881" w:type="dxa"/>
          </w:tcPr>
          <w:p w14:paraId="189B2B1B" w14:textId="77777777" w:rsidR="00625C42" w:rsidRPr="00245056" w:rsidRDefault="00625C42" w:rsidP="00AF4999">
            <w:pPr>
              <w:rPr>
                <w:rFonts w:hint="eastAsia"/>
                <w:color w:val="000000"/>
              </w:rPr>
            </w:pPr>
            <w:r w:rsidRPr="00245056">
              <w:rPr>
                <w:rFonts w:hint="eastAsia"/>
                <w:color w:val="000000"/>
              </w:rPr>
              <w:t>符号</w:t>
            </w:r>
          </w:p>
        </w:tc>
        <w:tc>
          <w:tcPr>
            <w:tcW w:w="4389" w:type="dxa"/>
          </w:tcPr>
          <w:p w14:paraId="13D17524" w14:textId="77777777" w:rsidR="00625C42" w:rsidRPr="00245056" w:rsidRDefault="006B364B" w:rsidP="00AF4999">
            <w:pPr>
              <w:rPr>
                <w:rFonts w:hint="eastAsia"/>
                <w:color w:val="000000"/>
              </w:rPr>
            </w:pPr>
            <w:r w:rsidRPr="00245056">
              <w:rPr>
                <w:rFonts w:hint="eastAsia"/>
                <w:color w:val="000000"/>
              </w:rPr>
              <w:t>修正内容</w:t>
            </w:r>
          </w:p>
        </w:tc>
        <w:tc>
          <w:tcPr>
            <w:tcW w:w="1418" w:type="dxa"/>
          </w:tcPr>
          <w:p w14:paraId="6587A0BF" w14:textId="77777777" w:rsidR="00625C42" w:rsidRPr="00245056" w:rsidRDefault="00625C42" w:rsidP="00AF4999">
            <w:pPr>
              <w:rPr>
                <w:rFonts w:hint="eastAsia"/>
                <w:color w:val="000000"/>
              </w:rPr>
            </w:pPr>
            <w:r w:rsidRPr="00245056">
              <w:rPr>
                <w:rFonts w:hint="eastAsia"/>
                <w:color w:val="000000"/>
              </w:rPr>
              <w:t>日付</w:t>
            </w:r>
          </w:p>
        </w:tc>
        <w:tc>
          <w:tcPr>
            <w:tcW w:w="1275" w:type="dxa"/>
          </w:tcPr>
          <w:p w14:paraId="1F2EA1D8" w14:textId="77777777" w:rsidR="00625C42" w:rsidRPr="00245056" w:rsidRDefault="00625C42" w:rsidP="00AF4999">
            <w:pPr>
              <w:rPr>
                <w:rFonts w:hint="eastAsia"/>
                <w:color w:val="000000"/>
              </w:rPr>
            </w:pPr>
            <w:r w:rsidRPr="00245056">
              <w:rPr>
                <w:rFonts w:hint="eastAsia"/>
                <w:color w:val="000000"/>
              </w:rPr>
              <w:t>担当</w:t>
            </w:r>
          </w:p>
        </w:tc>
      </w:tr>
      <w:tr w:rsidR="000A5405" w:rsidRPr="00245056" w14:paraId="69165351" w14:textId="77777777" w:rsidTr="00245056">
        <w:tblPrEx>
          <w:tblCellMar>
            <w:top w:w="0" w:type="dxa"/>
            <w:bottom w:w="0" w:type="dxa"/>
          </w:tblCellMar>
        </w:tblPrEx>
        <w:trPr>
          <w:trHeight w:val="135"/>
        </w:trPr>
        <w:tc>
          <w:tcPr>
            <w:tcW w:w="1676" w:type="dxa"/>
          </w:tcPr>
          <w:p w14:paraId="36723ED7" w14:textId="77777777" w:rsidR="00750D5C" w:rsidRPr="00245056" w:rsidRDefault="00750D5C" w:rsidP="00750D5C">
            <w:pPr>
              <w:rPr>
                <w:rFonts w:hint="eastAsia"/>
                <w:color w:val="000000"/>
              </w:rPr>
            </w:pPr>
            <w:r w:rsidRPr="00245056">
              <w:rPr>
                <w:rFonts w:hint="eastAsia"/>
                <w:color w:val="000000"/>
              </w:rPr>
              <w:t>1.00</w:t>
            </w:r>
          </w:p>
        </w:tc>
        <w:tc>
          <w:tcPr>
            <w:tcW w:w="881" w:type="dxa"/>
          </w:tcPr>
          <w:p w14:paraId="57E1910D" w14:textId="77777777" w:rsidR="00750D5C" w:rsidRPr="00245056" w:rsidRDefault="00750D5C" w:rsidP="00AF4999">
            <w:pPr>
              <w:rPr>
                <w:rFonts w:hint="eastAsia"/>
                <w:color w:val="000000"/>
              </w:rPr>
            </w:pPr>
          </w:p>
        </w:tc>
        <w:tc>
          <w:tcPr>
            <w:tcW w:w="4389" w:type="dxa"/>
          </w:tcPr>
          <w:p w14:paraId="03867C7D" w14:textId="77777777" w:rsidR="00750D5C" w:rsidRPr="00245056" w:rsidRDefault="000B7CDA" w:rsidP="00750D5C">
            <w:pPr>
              <w:rPr>
                <w:rFonts w:hint="eastAsia"/>
                <w:color w:val="000000"/>
              </w:rPr>
            </w:pPr>
            <w:r>
              <w:rPr>
                <w:rFonts w:hint="eastAsia"/>
                <w:color w:val="000000"/>
              </w:rPr>
              <w:t>新規発行</w:t>
            </w:r>
          </w:p>
        </w:tc>
        <w:tc>
          <w:tcPr>
            <w:tcW w:w="1418" w:type="dxa"/>
          </w:tcPr>
          <w:p w14:paraId="596275F0" w14:textId="77777777" w:rsidR="00750D5C" w:rsidRPr="00245056" w:rsidRDefault="000B7CDA" w:rsidP="00C122B6">
            <w:pPr>
              <w:rPr>
                <w:rFonts w:hint="eastAsia"/>
                <w:color w:val="000000"/>
              </w:rPr>
            </w:pPr>
            <w:r>
              <w:rPr>
                <w:rFonts w:hint="eastAsia"/>
                <w:color w:val="000000"/>
              </w:rPr>
              <w:t>20</w:t>
            </w:r>
            <w:r>
              <w:rPr>
                <w:color w:val="000000"/>
              </w:rPr>
              <w:t>22</w:t>
            </w:r>
            <w:r>
              <w:rPr>
                <w:rFonts w:hint="eastAsia"/>
                <w:color w:val="000000"/>
              </w:rPr>
              <w:t>/</w:t>
            </w:r>
            <w:r w:rsidR="001A2652">
              <w:rPr>
                <w:rFonts w:hint="eastAsia"/>
                <w:color w:val="000000"/>
              </w:rPr>
              <w:t>4</w:t>
            </w:r>
            <w:r w:rsidR="001A2652">
              <w:rPr>
                <w:color w:val="000000"/>
              </w:rPr>
              <w:t>/15</w:t>
            </w:r>
          </w:p>
        </w:tc>
        <w:tc>
          <w:tcPr>
            <w:tcW w:w="1275" w:type="dxa"/>
          </w:tcPr>
          <w:p w14:paraId="315370AC" w14:textId="77777777" w:rsidR="00750D5C" w:rsidRPr="00245056" w:rsidRDefault="000B7CDA" w:rsidP="000B7CDA">
            <w:pPr>
              <w:rPr>
                <w:rFonts w:hint="eastAsia"/>
                <w:color w:val="000000"/>
              </w:rPr>
            </w:pPr>
            <w:r>
              <w:rPr>
                <w:color w:val="000000"/>
              </w:rPr>
              <w:t>4</w:t>
            </w:r>
            <w:r w:rsidR="00750D5C" w:rsidRPr="00245056">
              <w:rPr>
                <w:rFonts w:hint="eastAsia"/>
                <w:color w:val="000000"/>
              </w:rPr>
              <w:t>GC</w:t>
            </w:r>
            <w:r>
              <w:rPr>
                <w:rFonts w:hint="eastAsia"/>
                <w:color w:val="000000"/>
              </w:rPr>
              <w:t>菊地</w:t>
            </w:r>
          </w:p>
        </w:tc>
      </w:tr>
      <w:tr w:rsidR="009D6CC3" w:rsidRPr="00245056" w14:paraId="12CAF2A2" w14:textId="77777777" w:rsidTr="00245056">
        <w:tblPrEx>
          <w:tblCellMar>
            <w:top w:w="0" w:type="dxa"/>
            <w:bottom w:w="0" w:type="dxa"/>
          </w:tblCellMar>
        </w:tblPrEx>
        <w:trPr>
          <w:trHeight w:val="135"/>
        </w:trPr>
        <w:tc>
          <w:tcPr>
            <w:tcW w:w="1676" w:type="dxa"/>
          </w:tcPr>
          <w:p w14:paraId="18874CA7" w14:textId="77777777" w:rsidR="009D6CC3" w:rsidRPr="00573F86" w:rsidRDefault="009D6CC3" w:rsidP="009D6CC3">
            <w:pPr>
              <w:rPr>
                <w:rFonts w:hint="eastAsia"/>
              </w:rPr>
            </w:pPr>
            <w:r w:rsidRPr="00573F86">
              <w:rPr>
                <w:rFonts w:hint="eastAsia"/>
              </w:rPr>
              <w:t>1.0</w:t>
            </w:r>
            <w:r w:rsidRPr="00573F86">
              <w:t>1</w:t>
            </w:r>
          </w:p>
        </w:tc>
        <w:tc>
          <w:tcPr>
            <w:tcW w:w="881" w:type="dxa"/>
          </w:tcPr>
          <w:p w14:paraId="199470AC" w14:textId="77777777" w:rsidR="009D6CC3" w:rsidRPr="00573F86" w:rsidRDefault="009D6CC3" w:rsidP="009D6CC3">
            <w:pPr>
              <w:rPr>
                <w:rFonts w:hint="eastAsia"/>
              </w:rPr>
            </w:pPr>
          </w:p>
        </w:tc>
        <w:tc>
          <w:tcPr>
            <w:tcW w:w="4389" w:type="dxa"/>
          </w:tcPr>
          <w:p w14:paraId="6EB32D54" w14:textId="77777777" w:rsidR="009D6CC3" w:rsidRPr="00573F86" w:rsidRDefault="009D6CC3" w:rsidP="009D6CC3">
            <w:pPr>
              <w:rPr>
                <w:rFonts w:hint="eastAsia"/>
              </w:rPr>
            </w:pPr>
            <w:r w:rsidRPr="00573F86">
              <w:rPr>
                <w:rFonts w:hint="eastAsia"/>
              </w:rPr>
              <w:t>・</w:t>
            </w:r>
            <w:r w:rsidR="002474FF" w:rsidRPr="00573F86">
              <w:t>”</w:t>
            </w:r>
            <w:r w:rsidRPr="00573F86">
              <w:rPr>
                <w:rFonts w:hint="eastAsia"/>
              </w:rPr>
              <w:t>T</w:t>
            </w:r>
            <w:r w:rsidRPr="00573F86">
              <w:t>.B.D</w:t>
            </w:r>
            <w:r w:rsidR="002474FF" w:rsidRPr="00573F86">
              <w:t>”</w:t>
            </w:r>
            <w:r w:rsidRPr="00573F86">
              <w:rPr>
                <w:rFonts w:hint="eastAsia"/>
              </w:rPr>
              <w:t>を修正</w:t>
            </w:r>
          </w:p>
          <w:p w14:paraId="6ADEEE38" w14:textId="77777777" w:rsidR="009D6CC3" w:rsidRPr="00573F86" w:rsidRDefault="009D6CC3" w:rsidP="009D6CC3">
            <w:pPr>
              <w:rPr>
                <w:rFonts w:hint="eastAsia"/>
              </w:rPr>
            </w:pPr>
            <w:r w:rsidRPr="00573F86">
              <w:rPr>
                <w:rFonts w:hint="eastAsia"/>
              </w:rPr>
              <w:t>・「</w:t>
            </w:r>
            <w:r w:rsidRPr="00573F86">
              <w:rPr>
                <w:rFonts w:hint="eastAsia"/>
              </w:rPr>
              <w:t>3</w:t>
            </w:r>
            <w:r w:rsidRPr="00573F86">
              <w:t xml:space="preserve">.8.2 </w:t>
            </w:r>
            <w:r w:rsidRPr="00573F86">
              <w:rPr>
                <w:rFonts w:hint="eastAsia"/>
              </w:rPr>
              <w:t>DMS</w:t>
            </w:r>
            <w:r w:rsidRPr="00573F86">
              <w:rPr>
                <w:rFonts w:hint="eastAsia"/>
              </w:rPr>
              <w:t>モード選択釦の配置」追記</w:t>
            </w:r>
          </w:p>
          <w:p w14:paraId="0565BA2E" w14:textId="77777777" w:rsidR="009D6CC3" w:rsidRPr="00573F86" w:rsidRDefault="009D6CC3" w:rsidP="009D6CC3">
            <w:pPr>
              <w:rPr>
                <w:rFonts w:hint="eastAsia"/>
              </w:rPr>
            </w:pPr>
            <w:r w:rsidRPr="00573F86">
              <w:rPr>
                <w:rFonts w:hint="eastAsia"/>
              </w:rPr>
              <w:t>・「</w:t>
            </w:r>
            <w:r w:rsidRPr="00573F86">
              <w:rPr>
                <w:rFonts w:hint="eastAsia"/>
              </w:rPr>
              <w:t>3</w:t>
            </w:r>
            <w:r w:rsidRPr="00573F86">
              <w:t>.9</w:t>
            </w:r>
            <w:r w:rsidRPr="00573F86">
              <w:rPr>
                <w:rFonts w:hint="eastAsia"/>
              </w:rPr>
              <w:t xml:space="preserve"> </w:t>
            </w:r>
            <w:r w:rsidRPr="00573F86">
              <w:rPr>
                <w:rFonts w:hint="eastAsia"/>
              </w:rPr>
              <w:t>インフォメーションボタンの表示」追記</w:t>
            </w:r>
          </w:p>
        </w:tc>
        <w:tc>
          <w:tcPr>
            <w:tcW w:w="1418" w:type="dxa"/>
          </w:tcPr>
          <w:p w14:paraId="2AA4367A" w14:textId="77777777" w:rsidR="009D6CC3" w:rsidRPr="00573F86" w:rsidRDefault="009D6CC3" w:rsidP="009D6CC3">
            <w:pPr>
              <w:rPr>
                <w:rFonts w:hint="eastAsia"/>
              </w:rPr>
            </w:pPr>
            <w:r w:rsidRPr="00573F86">
              <w:rPr>
                <w:rFonts w:hint="eastAsia"/>
              </w:rPr>
              <w:t>20</w:t>
            </w:r>
            <w:r w:rsidRPr="00573F86">
              <w:t>22</w:t>
            </w:r>
            <w:r w:rsidRPr="00573F86">
              <w:rPr>
                <w:rFonts w:hint="eastAsia"/>
              </w:rPr>
              <w:t>/</w:t>
            </w:r>
            <w:r w:rsidRPr="00573F86">
              <w:t>6/30</w:t>
            </w:r>
          </w:p>
        </w:tc>
        <w:tc>
          <w:tcPr>
            <w:tcW w:w="1275" w:type="dxa"/>
          </w:tcPr>
          <w:p w14:paraId="78CAAFE6" w14:textId="77777777" w:rsidR="009D6CC3" w:rsidRPr="00573F86" w:rsidRDefault="009D6CC3" w:rsidP="009D6CC3">
            <w:pPr>
              <w:rPr>
                <w:rFonts w:hint="eastAsia"/>
              </w:rPr>
            </w:pPr>
            <w:r w:rsidRPr="00573F86">
              <w:t>4</w:t>
            </w:r>
            <w:r w:rsidRPr="00573F86">
              <w:rPr>
                <w:rFonts w:hint="eastAsia"/>
              </w:rPr>
              <w:t>GC</w:t>
            </w:r>
            <w:r w:rsidRPr="00573F86">
              <w:rPr>
                <w:rFonts w:hint="eastAsia"/>
              </w:rPr>
              <w:t>横山</w:t>
            </w:r>
          </w:p>
        </w:tc>
      </w:tr>
      <w:tr w:rsidR="00EA0E72" w:rsidRPr="005D4911" w14:paraId="7278DA74" w14:textId="77777777" w:rsidTr="00245056">
        <w:tblPrEx>
          <w:tblCellMar>
            <w:top w:w="0" w:type="dxa"/>
            <w:bottom w:w="0" w:type="dxa"/>
          </w:tblCellMar>
        </w:tblPrEx>
        <w:trPr>
          <w:trHeight w:val="135"/>
        </w:trPr>
        <w:tc>
          <w:tcPr>
            <w:tcW w:w="1676" w:type="dxa"/>
          </w:tcPr>
          <w:p w14:paraId="0ECAEFDF" w14:textId="77777777" w:rsidR="00EA0E72" w:rsidRPr="00573F86" w:rsidRDefault="00EA0E72" w:rsidP="00EA0E72">
            <w:pPr>
              <w:rPr>
                <w:rFonts w:hint="eastAsia"/>
              </w:rPr>
            </w:pPr>
            <w:r w:rsidRPr="00573F86">
              <w:rPr>
                <w:rFonts w:hint="eastAsia"/>
              </w:rPr>
              <w:t>1.0</w:t>
            </w:r>
            <w:r w:rsidRPr="00573F86">
              <w:t>2</w:t>
            </w:r>
          </w:p>
        </w:tc>
        <w:tc>
          <w:tcPr>
            <w:tcW w:w="881" w:type="dxa"/>
          </w:tcPr>
          <w:p w14:paraId="1A60E846" w14:textId="77777777" w:rsidR="00EA0E72" w:rsidRPr="00573F86" w:rsidRDefault="00EA0E72" w:rsidP="00EA0E72">
            <w:pPr>
              <w:rPr>
                <w:rFonts w:hint="eastAsia"/>
              </w:rPr>
            </w:pPr>
          </w:p>
        </w:tc>
        <w:tc>
          <w:tcPr>
            <w:tcW w:w="4389" w:type="dxa"/>
          </w:tcPr>
          <w:p w14:paraId="12BB89FE" w14:textId="77777777" w:rsidR="001D1A9C" w:rsidRPr="00573F86" w:rsidRDefault="001D1A9C" w:rsidP="00880C9D">
            <w:r w:rsidRPr="00573F86">
              <w:rPr>
                <w:rFonts w:hint="eastAsia"/>
              </w:rPr>
              <w:t>H</w:t>
            </w:r>
            <w:r w:rsidRPr="00573F86">
              <w:t>ENREN 027-1</w:t>
            </w:r>
          </w:p>
          <w:p w14:paraId="3FA99078" w14:textId="77777777" w:rsidR="00EA0E72" w:rsidRPr="00573F86" w:rsidRDefault="00EA0E72" w:rsidP="00880C9D">
            <w:r w:rsidRPr="00573F86">
              <w:rPr>
                <w:rFonts w:hint="eastAsia"/>
              </w:rPr>
              <w:t>・</w:t>
            </w:r>
            <w:r w:rsidR="00D66113" w:rsidRPr="00573F86">
              <w:rPr>
                <w:rFonts w:hint="eastAsia"/>
              </w:rPr>
              <w:t>T</w:t>
            </w:r>
            <w:r w:rsidR="00D66113" w:rsidRPr="00573F86">
              <w:t>rack</w:t>
            </w:r>
            <w:r w:rsidR="00D66113" w:rsidRPr="00573F86">
              <w:rPr>
                <w:rFonts w:hint="eastAsia"/>
              </w:rPr>
              <w:t>モード追加、</w:t>
            </w:r>
            <w:r w:rsidR="00AC4105" w:rsidRPr="00573F86">
              <w:t>2</w:t>
            </w:r>
            <w:r w:rsidR="00AC4105" w:rsidRPr="00573F86">
              <w:rPr>
                <w:rFonts w:hint="eastAsia"/>
              </w:rPr>
              <w:t>接点</w:t>
            </w:r>
            <w:r w:rsidR="00D66113" w:rsidRPr="00573F86">
              <w:rPr>
                <w:rFonts w:hint="eastAsia"/>
              </w:rPr>
              <w:t>S</w:t>
            </w:r>
            <w:r w:rsidR="00D66113" w:rsidRPr="00573F86">
              <w:t>W</w:t>
            </w:r>
            <w:r w:rsidR="00880C9D" w:rsidRPr="00573F86">
              <w:rPr>
                <w:rFonts w:hint="eastAsia"/>
              </w:rPr>
              <w:t>対応</w:t>
            </w:r>
            <w:r w:rsidR="00AC4105" w:rsidRPr="00573F86">
              <w:rPr>
                <w:rFonts w:hint="eastAsia"/>
              </w:rPr>
              <w:t>追加</w:t>
            </w:r>
          </w:p>
          <w:p w14:paraId="67181219" w14:textId="77777777" w:rsidR="00121A02" w:rsidRPr="00573F86" w:rsidRDefault="00121A02" w:rsidP="00880C9D">
            <w:pPr>
              <w:rPr>
                <w:rFonts w:hint="eastAsia"/>
              </w:rPr>
            </w:pPr>
            <w:r w:rsidRPr="00573F86">
              <w:rPr>
                <w:rFonts w:hint="eastAsia"/>
              </w:rPr>
              <w:t>・誤記訂正</w:t>
            </w:r>
          </w:p>
        </w:tc>
        <w:tc>
          <w:tcPr>
            <w:tcW w:w="1418" w:type="dxa"/>
          </w:tcPr>
          <w:p w14:paraId="217B465D" w14:textId="77777777" w:rsidR="00EA0E72" w:rsidRPr="00573F86" w:rsidRDefault="00EA0E72" w:rsidP="00EA0E72">
            <w:pPr>
              <w:rPr>
                <w:rFonts w:hint="eastAsia"/>
              </w:rPr>
            </w:pPr>
            <w:r w:rsidRPr="00573F86">
              <w:rPr>
                <w:rFonts w:hint="eastAsia"/>
              </w:rPr>
              <w:t>20</w:t>
            </w:r>
            <w:r w:rsidRPr="00573F86">
              <w:t>22</w:t>
            </w:r>
            <w:r w:rsidRPr="00573F86">
              <w:rPr>
                <w:rFonts w:hint="eastAsia"/>
              </w:rPr>
              <w:t>/</w:t>
            </w:r>
            <w:r w:rsidRPr="00573F86">
              <w:t>8/</w:t>
            </w:r>
            <w:r w:rsidR="00C1225C" w:rsidRPr="00573F86">
              <w:t>9</w:t>
            </w:r>
          </w:p>
        </w:tc>
        <w:tc>
          <w:tcPr>
            <w:tcW w:w="1275" w:type="dxa"/>
          </w:tcPr>
          <w:p w14:paraId="11472C3D" w14:textId="77777777" w:rsidR="00EA0E72" w:rsidRPr="00573F86" w:rsidRDefault="00EA0E72" w:rsidP="00EA0E72">
            <w:pPr>
              <w:rPr>
                <w:rFonts w:hint="eastAsia"/>
              </w:rPr>
            </w:pPr>
            <w:r w:rsidRPr="00573F86">
              <w:t>4</w:t>
            </w:r>
            <w:r w:rsidRPr="00573F86">
              <w:rPr>
                <w:rFonts w:hint="eastAsia"/>
              </w:rPr>
              <w:t>GC</w:t>
            </w:r>
            <w:r w:rsidRPr="00573F86">
              <w:rPr>
                <w:rFonts w:hint="eastAsia"/>
              </w:rPr>
              <w:t>横山</w:t>
            </w:r>
          </w:p>
        </w:tc>
      </w:tr>
      <w:tr w:rsidR="00EA0E72" w:rsidRPr="005D4911" w14:paraId="24444897" w14:textId="77777777" w:rsidTr="00245056">
        <w:tblPrEx>
          <w:tblCellMar>
            <w:top w:w="0" w:type="dxa"/>
            <w:bottom w:w="0" w:type="dxa"/>
          </w:tblCellMar>
        </w:tblPrEx>
        <w:trPr>
          <w:trHeight w:val="135"/>
        </w:trPr>
        <w:tc>
          <w:tcPr>
            <w:tcW w:w="1676" w:type="dxa"/>
            <w:shd w:val="clear" w:color="auto" w:fill="auto"/>
          </w:tcPr>
          <w:p w14:paraId="21617A1F" w14:textId="77777777" w:rsidR="00EA0E72" w:rsidRPr="00573F86" w:rsidDel="00C00FC7" w:rsidRDefault="00010758" w:rsidP="00EA0E72">
            <w:pPr>
              <w:rPr>
                <w:rFonts w:hint="eastAsia"/>
              </w:rPr>
            </w:pPr>
            <w:r w:rsidRPr="00573F86">
              <w:rPr>
                <w:rFonts w:hint="eastAsia"/>
              </w:rPr>
              <w:t>1</w:t>
            </w:r>
            <w:r w:rsidR="003610F9" w:rsidRPr="00573F86">
              <w:t>.</w:t>
            </w:r>
            <w:r w:rsidR="003610F9" w:rsidRPr="00573F86">
              <w:rPr>
                <w:rFonts w:hint="eastAsia"/>
              </w:rPr>
              <w:t>5</w:t>
            </w:r>
            <w:r w:rsidR="003610F9" w:rsidRPr="00573F86">
              <w:t>0</w:t>
            </w:r>
          </w:p>
        </w:tc>
        <w:tc>
          <w:tcPr>
            <w:tcW w:w="881" w:type="dxa"/>
          </w:tcPr>
          <w:p w14:paraId="3396B2FB" w14:textId="77777777" w:rsidR="00EA0E72" w:rsidRPr="00573F86" w:rsidRDefault="00EA0E72" w:rsidP="00EA0E72">
            <w:pPr>
              <w:rPr>
                <w:rFonts w:hint="eastAsia"/>
              </w:rPr>
            </w:pPr>
          </w:p>
        </w:tc>
        <w:tc>
          <w:tcPr>
            <w:tcW w:w="4389" w:type="dxa"/>
          </w:tcPr>
          <w:p w14:paraId="375D181B" w14:textId="77777777" w:rsidR="00EA0E72" w:rsidRPr="00573F86" w:rsidRDefault="00010758" w:rsidP="00EA0E72">
            <w:pPr>
              <w:rPr>
                <w:rFonts w:hint="eastAsia"/>
              </w:rPr>
            </w:pPr>
            <w:r w:rsidRPr="00573F86">
              <w:rPr>
                <w:rFonts w:hint="eastAsia"/>
              </w:rPr>
              <w:t>・誤記訂正</w:t>
            </w:r>
          </w:p>
        </w:tc>
        <w:tc>
          <w:tcPr>
            <w:tcW w:w="1418" w:type="dxa"/>
          </w:tcPr>
          <w:p w14:paraId="0972A43F" w14:textId="77777777" w:rsidR="00EA0E72" w:rsidRPr="00573F86" w:rsidRDefault="00010758" w:rsidP="00EA0E72">
            <w:pPr>
              <w:rPr>
                <w:rFonts w:hint="eastAsia"/>
              </w:rPr>
            </w:pPr>
            <w:r w:rsidRPr="00573F86">
              <w:rPr>
                <w:rFonts w:hint="eastAsia"/>
              </w:rPr>
              <w:t>2</w:t>
            </w:r>
            <w:r w:rsidRPr="00573F86">
              <w:t>022/9/30</w:t>
            </w:r>
          </w:p>
        </w:tc>
        <w:tc>
          <w:tcPr>
            <w:tcW w:w="1275" w:type="dxa"/>
          </w:tcPr>
          <w:p w14:paraId="0E13AF99" w14:textId="77777777" w:rsidR="00010758" w:rsidRPr="00573F86" w:rsidRDefault="00010758" w:rsidP="00EA0E72">
            <w:pPr>
              <w:rPr>
                <w:rFonts w:hint="eastAsia"/>
              </w:rPr>
            </w:pPr>
            <w:r w:rsidRPr="00573F86">
              <w:rPr>
                <w:rFonts w:hint="eastAsia"/>
              </w:rPr>
              <w:t>4</w:t>
            </w:r>
            <w:r w:rsidRPr="00573F86">
              <w:t>GC</w:t>
            </w:r>
            <w:r w:rsidRPr="00573F86">
              <w:rPr>
                <w:rFonts w:hint="eastAsia"/>
              </w:rPr>
              <w:t>川端</w:t>
            </w:r>
          </w:p>
        </w:tc>
      </w:tr>
      <w:tr w:rsidR="00EA0E72" w:rsidRPr="005D4911" w14:paraId="594A6894" w14:textId="77777777" w:rsidTr="00245056">
        <w:tblPrEx>
          <w:tblCellMar>
            <w:top w:w="0" w:type="dxa"/>
            <w:bottom w:w="0" w:type="dxa"/>
          </w:tblCellMar>
        </w:tblPrEx>
        <w:trPr>
          <w:trHeight w:val="135"/>
        </w:trPr>
        <w:tc>
          <w:tcPr>
            <w:tcW w:w="1676" w:type="dxa"/>
            <w:shd w:val="clear" w:color="auto" w:fill="auto"/>
          </w:tcPr>
          <w:p w14:paraId="6AA191AF" w14:textId="77777777" w:rsidR="00EA0E72" w:rsidRPr="00573F86" w:rsidRDefault="00EC6BEF" w:rsidP="00EA0E72">
            <w:pPr>
              <w:rPr>
                <w:rFonts w:hint="eastAsia"/>
              </w:rPr>
            </w:pPr>
            <w:r w:rsidRPr="00573F86">
              <w:t>1.60</w:t>
            </w:r>
          </w:p>
        </w:tc>
        <w:tc>
          <w:tcPr>
            <w:tcW w:w="881" w:type="dxa"/>
          </w:tcPr>
          <w:p w14:paraId="535ED5B1" w14:textId="77777777" w:rsidR="00EA0E72" w:rsidRPr="00573F86" w:rsidRDefault="00EA0E72" w:rsidP="00EA0E72">
            <w:pPr>
              <w:rPr>
                <w:rFonts w:hint="eastAsia"/>
              </w:rPr>
            </w:pPr>
          </w:p>
        </w:tc>
        <w:tc>
          <w:tcPr>
            <w:tcW w:w="4389" w:type="dxa"/>
          </w:tcPr>
          <w:p w14:paraId="7838CF73" w14:textId="77777777" w:rsidR="00CD409B" w:rsidRPr="00573F86" w:rsidRDefault="00CD409B" w:rsidP="00CD409B">
            <w:r w:rsidRPr="00573F86">
              <w:rPr>
                <w:rFonts w:hint="eastAsia"/>
              </w:rPr>
              <w:t>・</w:t>
            </w:r>
            <w:r w:rsidRPr="00573F86">
              <w:rPr>
                <w:rFonts w:hint="eastAsia"/>
              </w:rPr>
              <w:t>2</w:t>
            </w:r>
            <w:r w:rsidRPr="00573F86">
              <w:t>.3.5,2.3.6,2.3.3 400ms</w:t>
            </w:r>
            <w:r w:rsidRPr="00573F86">
              <w:rPr>
                <w:rFonts w:hint="eastAsia"/>
              </w:rPr>
              <w:t>間</w:t>
            </w:r>
            <w:r w:rsidRPr="00573F86">
              <w:rPr>
                <w:rFonts w:hint="eastAsia"/>
              </w:rPr>
              <w:t xml:space="preserve"> </w:t>
            </w:r>
            <w:r w:rsidRPr="00573F86">
              <w:rPr>
                <w:rFonts w:hint="eastAsia"/>
              </w:rPr>
              <w:t>表示マスクする旨の記載を削除</w:t>
            </w:r>
          </w:p>
          <w:p w14:paraId="367B5B0D" w14:textId="77777777" w:rsidR="00CD409B" w:rsidRPr="00573F86" w:rsidRDefault="00CD409B" w:rsidP="00CD409B">
            <w:r w:rsidRPr="00573F86">
              <w:rPr>
                <w:rFonts w:hint="eastAsia"/>
              </w:rPr>
              <w:t>・</w:t>
            </w:r>
            <w:r w:rsidRPr="00573F86">
              <w:t>3.5,</w:t>
            </w:r>
            <w:r w:rsidRPr="00573F86">
              <w:rPr>
                <w:rFonts w:hint="eastAsia"/>
              </w:rPr>
              <w:t>3</w:t>
            </w:r>
            <w:r w:rsidRPr="00573F86">
              <w:t>.8.1 400ms</w:t>
            </w:r>
            <w:r w:rsidRPr="00573F86">
              <w:rPr>
                <w:rFonts w:hint="eastAsia"/>
              </w:rPr>
              <w:t>間現在の表示を継続させる旨の記載を削除</w:t>
            </w:r>
          </w:p>
          <w:p w14:paraId="3560C755" w14:textId="77777777" w:rsidR="00CD409B" w:rsidRPr="00573F86" w:rsidRDefault="00CD409B" w:rsidP="00CD409B">
            <w:r w:rsidRPr="00573F86">
              <w:rPr>
                <w:rFonts w:hint="eastAsia"/>
              </w:rPr>
              <w:t>・</w:t>
            </w:r>
            <w:r w:rsidRPr="00573F86">
              <w:rPr>
                <w:rFonts w:hint="eastAsia"/>
              </w:rPr>
              <w:t>2</w:t>
            </w:r>
            <w:r w:rsidRPr="00573F86">
              <w:t xml:space="preserve">.1.5 </w:t>
            </w:r>
            <w:r w:rsidRPr="00573F86">
              <w:rPr>
                <w:rFonts w:hint="eastAsia"/>
              </w:rPr>
              <w:t>未受信時の対象から</w:t>
            </w:r>
            <w:r w:rsidRPr="00573F86">
              <w:t>VSC1S93</w:t>
            </w:r>
            <w:r w:rsidRPr="00573F86">
              <w:rPr>
                <w:rFonts w:hint="eastAsia"/>
              </w:rPr>
              <w:t>を削除</w:t>
            </w:r>
            <w:r w:rsidRPr="00573F86">
              <w:rPr>
                <w:rFonts w:hint="eastAsia"/>
              </w:rPr>
              <w:t>(</w:t>
            </w:r>
            <w:r w:rsidRPr="00573F86">
              <w:t>21ePF</w:t>
            </w:r>
            <w:r w:rsidRPr="00573F86">
              <w:rPr>
                <w:rFonts w:hint="eastAsia"/>
              </w:rPr>
              <w:t>のみ</w:t>
            </w:r>
            <w:r w:rsidRPr="00573F86">
              <w:rPr>
                <w:rFonts w:hint="eastAsia"/>
              </w:rPr>
              <w:t>)</w:t>
            </w:r>
          </w:p>
          <w:p w14:paraId="5CCBD7E7" w14:textId="77777777" w:rsidR="00CD409B" w:rsidRPr="00573F86" w:rsidRDefault="00CD409B" w:rsidP="00CD409B">
            <w:r w:rsidRPr="00573F86">
              <w:rPr>
                <w:rFonts w:hint="eastAsia"/>
              </w:rPr>
              <w:t>・</w:t>
            </w:r>
            <w:r w:rsidRPr="00573F86">
              <w:rPr>
                <w:rFonts w:hint="eastAsia"/>
              </w:rPr>
              <w:t>2</w:t>
            </w:r>
            <w:r w:rsidRPr="00573F86">
              <w:t xml:space="preserve">.1.8,2.1.9,3.7.2 </w:t>
            </w:r>
            <w:r w:rsidRPr="00573F86">
              <w:rPr>
                <w:rFonts w:hint="eastAsia"/>
              </w:rPr>
              <w:t>Z</w:t>
            </w:r>
            <w:r w:rsidRPr="00573F86">
              <w:t>one ECU</w:t>
            </w:r>
            <w:r w:rsidRPr="00573F86">
              <w:rPr>
                <w:rFonts w:hint="eastAsia"/>
              </w:rPr>
              <w:t>代行</w:t>
            </w:r>
            <w:r w:rsidRPr="00573F86">
              <w:rPr>
                <w:rFonts w:hint="eastAsia"/>
              </w:rPr>
              <w:t>S</w:t>
            </w:r>
            <w:r w:rsidRPr="00573F86">
              <w:t>W</w:t>
            </w:r>
            <w:r w:rsidRPr="00573F86">
              <w:rPr>
                <w:rFonts w:hint="eastAsia"/>
              </w:rPr>
              <w:t>確定フラグ追加</w:t>
            </w:r>
          </w:p>
          <w:p w14:paraId="13269276" w14:textId="77777777" w:rsidR="00EA0E72" w:rsidRPr="00573F86" w:rsidRDefault="00CD409B" w:rsidP="00CD409B">
            <w:pPr>
              <w:rPr>
                <w:rFonts w:hint="eastAsia"/>
              </w:rPr>
            </w:pPr>
            <w:r w:rsidRPr="00573F86">
              <w:rPr>
                <w:rFonts w:hint="eastAsia"/>
              </w:rPr>
              <w:t>・誤記訂正</w:t>
            </w:r>
          </w:p>
        </w:tc>
        <w:tc>
          <w:tcPr>
            <w:tcW w:w="1418" w:type="dxa"/>
          </w:tcPr>
          <w:p w14:paraId="49CD6EAA" w14:textId="77777777" w:rsidR="00EA0E72" w:rsidRPr="00573F86" w:rsidRDefault="00EC6BEF" w:rsidP="00EA0E72">
            <w:pPr>
              <w:rPr>
                <w:rFonts w:hint="eastAsia"/>
              </w:rPr>
            </w:pPr>
            <w:r w:rsidRPr="00573F86">
              <w:rPr>
                <w:rFonts w:hint="eastAsia"/>
              </w:rPr>
              <w:t>2</w:t>
            </w:r>
            <w:r w:rsidRPr="00573F86">
              <w:t>022/12/16</w:t>
            </w:r>
          </w:p>
        </w:tc>
        <w:tc>
          <w:tcPr>
            <w:tcW w:w="1275" w:type="dxa"/>
          </w:tcPr>
          <w:p w14:paraId="691B59A1" w14:textId="77777777" w:rsidR="00EA0E72" w:rsidRPr="00573F86" w:rsidRDefault="00EC6BEF" w:rsidP="00EA0E72">
            <w:pPr>
              <w:rPr>
                <w:rFonts w:hint="eastAsia"/>
              </w:rPr>
            </w:pPr>
            <w:r w:rsidRPr="00573F86">
              <w:rPr>
                <w:rFonts w:hint="eastAsia"/>
              </w:rPr>
              <w:t>4</w:t>
            </w:r>
            <w:r w:rsidRPr="00573F86">
              <w:t xml:space="preserve">GC </w:t>
            </w:r>
            <w:r w:rsidRPr="00573F86">
              <w:rPr>
                <w:rFonts w:hint="eastAsia"/>
              </w:rPr>
              <w:t>菊地</w:t>
            </w:r>
          </w:p>
        </w:tc>
      </w:tr>
      <w:tr w:rsidR="00EA0E72" w:rsidRPr="005D4911" w14:paraId="717DFB7F" w14:textId="77777777" w:rsidTr="000B7CDA">
        <w:tblPrEx>
          <w:tblCellMar>
            <w:top w:w="0" w:type="dxa"/>
            <w:bottom w:w="0" w:type="dxa"/>
          </w:tblCellMar>
        </w:tblPrEx>
        <w:trPr>
          <w:trHeight w:val="135"/>
        </w:trPr>
        <w:tc>
          <w:tcPr>
            <w:tcW w:w="1676" w:type="dxa"/>
            <w:shd w:val="clear" w:color="auto" w:fill="auto"/>
          </w:tcPr>
          <w:p w14:paraId="169ACF9C" w14:textId="77777777" w:rsidR="00EA0E72" w:rsidRPr="00573F86" w:rsidRDefault="0056680D" w:rsidP="00EA0E72">
            <w:pPr>
              <w:rPr>
                <w:rFonts w:hint="eastAsia"/>
                <w:noProof/>
              </w:rPr>
            </w:pPr>
            <w:r w:rsidRPr="00573F86">
              <w:rPr>
                <w:rFonts w:hint="eastAsia"/>
                <w:noProof/>
              </w:rPr>
              <w:t>1</w:t>
            </w:r>
            <w:r w:rsidRPr="00573F86">
              <w:rPr>
                <w:noProof/>
              </w:rPr>
              <w:t>.70</w:t>
            </w:r>
          </w:p>
        </w:tc>
        <w:tc>
          <w:tcPr>
            <w:tcW w:w="881" w:type="dxa"/>
          </w:tcPr>
          <w:p w14:paraId="4C1B3EFB" w14:textId="77777777" w:rsidR="00EA0E72" w:rsidRPr="00573F86" w:rsidRDefault="00EA0E72" w:rsidP="00EA0E72">
            <w:pPr>
              <w:rPr>
                <w:noProof/>
              </w:rPr>
            </w:pPr>
          </w:p>
        </w:tc>
        <w:tc>
          <w:tcPr>
            <w:tcW w:w="4389" w:type="dxa"/>
          </w:tcPr>
          <w:p w14:paraId="4C4BFC93" w14:textId="77777777" w:rsidR="0056680D" w:rsidRPr="00573F86" w:rsidRDefault="0056680D" w:rsidP="00EA0E72">
            <w:pPr>
              <w:rPr>
                <w:rFonts w:hint="eastAsia"/>
              </w:rPr>
            </w:pPr>
            <w:r w:rsidRPr="00573F86">
              <w:rPr>
                <w:rFonts w:hint="eastAsia"/>
              </w:rPr>
              <w:t>・</w:t>
            </w:r>
            <w:r w:rsidRPr="00573F86">
              <w:rPr>
                <w:rFonts w:hint="eastAsia"/>
              </w:rPr>
              <w:t>2</w:t>
            </w:r>
            <w:r w:rsidRPr="00573F86">
              <w:t xml:space="preserve">.1.8, </w:t>
            </w:r>
            <w:r w:rsidR="0007411C" w:rsidRPr="00573F86">
              <w:t>2.2.2, 2.2.3, 2.2.5</w:t>
            </w:r>
            <w:r w:rsidR="0007411C" w:rsidRPr="00573F86">
              <w:rPr>
                <w:rFonts w:hint="eastAsia"/>
              </w:rPr>
              <w:t>,</w:t>
            </w:r>
            <w:r w:rsidRPr="00573F86">
              <w:t xml:space="preserve"> </w:t>
            </w:r>
            <w:r w:rsidRPr="00573F86">
              <w:rPr>
                <w:rFonts w:hint="eastAsia"/>
              </w:rPr>
              <w:t>仕様明確化</w:t>
            </w:r>
            <w:r w:rsidRPr="00573F86">
              <w:rPr>
                <w:rFonts w:hint="eastAsia"/>
              </w:rPr>
              <w:t>/</w:t>
            </w:r>
            <w:r w:rsidRPr="00573F86">
              <w:rPr>
                <w:rFonts w:hint="eastAsia"/>
              </w:rPr>
              <w:t>誤記訂正</w:t>
            </w:r>
          </w:p>
        </w:tc>
        <w:tc>
          <w:tcPr>
            <w:tcW w:w="1418" w:type="dxa"/>
          </w:tcPr>
          <w:p w14:paraId="1A2561A1" w14:textId="77777777" w:rsidR="00EA0E72" w:rsidRPr="00573F86" w:rsidRDefault="0056680D" w:rsidP="00EA0E72">
            <w:pPr>
              <w:rPr>
                <w:rFonts w:hint="eastAsia"/>
              </w:rPr>
            </w:pPr>
            <w:r w:rsidRPr="00573F86">
              <w:rPr>
                <w:rFonts w:hint="eastAsia"/>
              </w:rPr>
              <w:t>2</w:t>
            </w:r>
            <w:r w:rsidRPr="00573F86">
              <w:t>023/3/17</w:t>
            </w:r>
          </w:p>
        </w:tc>
        <w:tc>
          <w:tcPr>
            <w:tcW w:w="1275" w:type="dxa"/>
          </w:tcPr>
          <w:p w14:paraId="271F293E" w14:textId="77777777" w:rsidR="00EA0E72" w:rsidRPr="00573F86" w:rsidRDefault="0056680D" w:rsidP="00EA0E72">
            <w:pPr>
              <w:rPr>
                <w:rFonts w:hint="eastAsia"/>
              </w:rPr>
            </w:pPr>
            <w:r w:rsidRPr="00573F86">
              <w:rPr>
                <w:rFonts w:hint="eastAsia"/>
              </w:rPr>
              <w:t>4</w:t>
            </w:r>
            <w:r w:rsidRPr="00573F86">
              <w:t>GC</w:t>
            </w:r>
            <w:r w:rsidRPr="00573F86">
              <w:rPr>
                <w:rFonts w:hint="eastAsia"/>
              </w:rPr>
              <w:t>菊地</w:t>
            </w:r>
          </w:p>
        </w:tc>
      </w:tr>
      <w:tr w:rsidR="00EA0E72" w:rsidRPr="005D4911" w14:paraId="451301E1" w14:textId="77777777" w:rsidTr="000B7CDA">
        <w:tblPrEx>
          <w:tblCellMar>
            <w:top w:w="0" w:type="dxa"/>
            <w:bottom w:w="0" w:type="dxa"/>
          </w:tblCellMar>
        </w:tblPrEx>
        <w:trPr>
          <w:trHeight w:val="135"/>
        </w:trPr>
        <w:tc>
          <w:tcPr>
            <w:tcW w:w="1676" w:type="dxa"/>
            <w:shd w:val="clear" w:color="auto" w:fill="auto"/>
          </w:tcPr>
          <w:p w14:paraId="09263E63" w14:textId="77777777" w:rsidR="00EA0E72" w:rsidRPr="00185002" w:rsidRDefault="006E1076" w:rsidP="00EA0E72">
            <w:pPr>
              <w:rPr>
                <w:rFonts w:hint="eastAsia"/>
                <w:noProof/>
              </w:rPr>
            </w:pPr>
            <w:r w:rsidRPr="00185002">
              <w:rPr>
                <w:rFonts w:hint="eastAsia"/>
                <w:noProof/>
              </w:rPr>
              <w:t>3</w:t>
            </w:r>
            <w:r w:rsidRPr="00185002">
              <w:rPr>
                <w:noProof/>
              </w:rPr>
              <w:t>.00</w:t>
            </w:r>
          </w:p>
        </w:tc>
        <w:tc>
          <w:tcPr>
            <w:tcW w:w="881" w:type="dxa"/>
          </w:tcPr>
          <w:p w14:paraId="1B340A33" w14:textId="77777777" w:rsidR="00EA0E72" w:rsidRPr="00185002" w:rsidRDefault="00EA0E72" w:rsidP="00EA0E72">
            <w:pPr>
              <w:rPr>
                <w:rFonts w:hint="eastAsia"/>
                <w:noProof/>
              </w:rPr>
            </w:pPr>
          </w:p>
        </w:tc>
        <w:tc>
          <w:tcPr>
            <w:tcW w:w="4389" w:type="dxa"/>
          </w:tcPr>
          <w:p w14:paraId="3677FCC7" w14:textId="77777777" w:rsidR="00EA0E72" w:rsidRPr="00185002" w:rsidRDefault="006E1076" w:rsidP="00EA0E72">
            <w:r w:rsidRPr="00185002">
              <w:rPr>
                <w:rFonts w:hint="eastAsia"/>
              </w:rPr>
              <w:t>H</w:t>
            </w:r>
            <w:r w:rsidRPr="00185002">
              <w:t>ENREN</w:t>
            </w:r>
            <w:r w:rsidRPr="00185002">
              <w:rPr>
                <w:rFonts w:hint="eastAsia"/>
              </w:rPr>
              <w:t xml:space="preserve"> </w:t>
            </w:r>
            <w:r w:rsidRPr="00185002">
              <w:t>691</w:t>
            </w:r>
          </w:p>
          <w:p w14:paraId="34292540" w14:textId="77777777" w:rsidR="00E22A93" w:rsidRPr="00185002" w:rsidRDefault="00E22A93" w:rsidP="00EA0E72">
            <w:pPr>
              <w:rPr>
                <w:rFonts w:hint="eastAsia"/>
              </w:rPr>
            </w:pPr>
            <w:r w:rsidRPr="00185002">
              <w:rPr>
                <w:rFonts w:hint="eastAsia"/>
              </w:rPr>
              <w:t>・</w:t>
            </w:r>
            <w:r w:rsidRPr="00185002">
              <w:t>19</w:t>
            </w:r>
            <w:r w:rsidRPr="00185002">
              <w:rPr>
                <w:rFonts w:hint="eastAsia"/>
              </w:rPr>
              <w:t>e</w:t>
            </w:r>
            <w:r w:rsidRPr="00185002">
              <w:t>PFv3</w:t>
            </w:r>
            <w:r w:rsidRPr="00185002">
              <w:rPr>
                <w:rFonts w:hint="eastAsia"/>
              </w:rPr>
              <w:t>対応（</w:t>
            </w:r>
            <w:r w:rsidRPr="00185002">
              <w:rPr>
                <w:rFonts w:hint="eastAsia"/>
              </w:rPr>
              <w:t>Z</w:t>
            </w:r>
            <w:r w:rsidRPr="00185002">
              <w:t>one ECU</w:t>
            </w:r>
            <w:r w:rsidRPr="00185002">
              <w:rPr>
                <w:rFonts w:hint="eastAsia"/>
              </w:rPr>
              <w:t>⇒拡張ボデー）</w:t>
            </w:r>
          </w:p>
          <w:p w14:paraId="2986E29D" w14:textId="77777777" w:rsidR="00E22A93" w:rsidRPr="00185002" w:rsidRDefault="00E22A93" w:rsidP="00EA0E72">
            <w:r w:rsidRPr="00185002">
              <w:rPr>
                <w:rFonts w:hint="eastAsia"/>
              </w:rPr>
              <w:t>・</w:t>
            </w:r>
            <w:r w:rsidRPr="00185002">
              <w:rPr>
                <w:rFonts w:hint="eastAsia"/>
              </w:rPr>
              <w:t>1</w:t>
            </w:r>
            <w:r w:rsidRPr="00185002">
              <w:t>9ePFv3</w:t>
            </w:r>
            <w:r w:rsidRPr="00185002">
              <w:rPr>
                <w:rFonts w:hint="eastAsia"/>
              </w:rPr>
              <w:t>対応（通信仕様変更）</w:t>
            </w:r>
          </w:p>
          <w:p w14:paraId="36B07D1F" w14:textId="77777777" w:rsidR="00BC3FAB" w:rsidRPr="00185002" w:rsidRDefault="00BC3FAB" w:rsidP="00BC3FAB">
            <w:pPr>
              <w:rPr>
                <w:rFonts w:hint="eastAsia"/>
              </w:rPr>
            </w:pPr>
            <w:r w:rsidRPr="00185002">
              <w:rPr>
                <w:rFonts w:hint="eastAsia"/>
              </w:rPr>
              <w:t>・</w:t>
            </w:r>
            <w:r w:rsidRPr="00185002">
              <w:rPr>
                <w:rFonts w:hint="eastAsia"/>
              </w:rPr>
              <w:t>1</w:t>
            </w:r>
            <w:r w:rsidRPr="00185002">
              <w:t xml:space="preserve">.7 </w:t>
            </w:r>
            <w:r w:rsidRPr="00185002">
              <w:rPr>
                <w:rFonts w:hint="eastAsia"/>
              </w:rPr>
              <w:t>法規要件の項目追加</w:t>
            </w:r>
          </w:p>
          <w:p w14:paraId="2BBCF12B" w14:textId="77777777" w:rsidR="00E22A93" w:rsidRPr="00185002" w:rsidRDefault="00E22A93" w:rsidP="00EA0E72">
            <w:r w:rsidRPr="00185002">
              <w:rPr>
                <w:rFonts w:hint="eastAsia"/>
              </w:rPr>
              <w:t>・</w:t>
            </w:r>
            <w:r w:rsidRPr="00185002">
              <w:rPr>
                <w:rFonts w:hint="eastAsia"/>
              </w:rPr>
              <w:t>2</w:t>
            </w:r>
            <w:r w:rsidRPr="00185002">
              <w:t xml:space="preserve">.2.2,2.2.3 </w:t>
            </w:r>
            <w:r w:rsidRPr="00185002">
              <w:rPr>
                <w:rFonts w:hint="eastAsia"/>
              </w:rPr>
              <w:t>画面操作時の操作信号の出力処理方法の修正（</w:t>
            </w:r>
            <w:r w:rsidRPr="00185002">
              <w:t>QA</w:t>
            </w:r>
            <w:r w:rsidRPr="00185002">
              <w:rPr>
                <w:rFonts w:hint="eastAsia"/>
              </w:rPr>
              <w:t>反映）</w:t>
            </w:r>
          </w:p>
          <w:p w14:paraId="0A7CCF79" w14:textId="77777777" w:rsidR="00E22A93" w:rsidRPr="00185002" w:rsidRDefault="00E22A93" w:rsidP="00EA0E72">
            <w:r w:rsidRPr="00185002">
              <w:rPr>
                <w:rFonts w:hint="eastAsia"/>
              </w:rPr>
              <w:t>・</w:t>
            </w:r>
            <w:r w:rsidRPr="00185002">
              <w:rPr>
                <w:rFonts w:hint="eastAsia"/>
              </w:rPr>
              <w:t>2</w:t>
            </w:r>
            <w:r w:rsidRPr="00185002">
              <w:t>.2.3 DMS ver.2</w:t>
            </w:r>
            <w:r w:rsidRPr="00185002">
              <w:rPr>
                <w:rFonts w:hint="eastAsia"/>
              </w:rPr>
              <w:t>信号の送信処理変更（</w:t>
            </w:r>
            <w:r w:rsidRPr="00185002">
              <w:rPr>
                <w:rFonts w:hint="eastAsia"/>
              </w:rPr>
              <w:t>Q</w:t>
            </w:r>
            <w:r w:rsidRPr="00185002">
              <w:t>A</w:t>
            </w:r>
            <w:r w:rsidRPr="00185002">
              <w:rPr>
                <w:rFonts w:hint="eastAsia"/>
              </w:rPr>
              <w:t>反映）</w:t>
            </w:r>
          </w:p>
          <w:p w14:paraId="7130080E" w14:textId="77777777" w:rsidR="0033283F" w:rsidRPr="00185002" w:rsidRDefault="0033283F" w:rsidP="00EA0E72">
            <w:pPr>
              <w:rPr>
                <w:rFonts w:hint="eastAsia"/>
              </w:rPr>
            </w:pPr>
            <w:r w:rsidRPr="00185002">
              <w:rPr>
                <w:rFonts w:hint="eastAsia"/>
              </w:rPr>
              <w:t>・</w:t>
            </w:r>
            <w:r w:rsidRPr="00185002">
              <w:rPr>
                <w:rFonts w:hint="eastAsia"/>
              </w:rPr>
              <w:t>3</w:t>
            </w:r>
            <w:r w:rsidRPr="00185002">
              <w:t>.1 19ePFv3</w:t>
            </w:r>
            <w:r w:rsidRPr="00185002">
              <w:rPr>
                <w:rFonts w:hint="eastAsia"/>
              </w:rPr>
              <w:t>割込みバナー削除</w:t>
            </w:r>
          </w:p>
          <w:p w14:paraId="5AB1FCA4" w14:textId="77777777" w:rsidR="00E22A93" w:rsidRPr="00185002" w:rsidRDefault="00E22A93" w:rsidP="00EA0E72">
            <w:r w:rsidRPr="00185002">
              <w:rPr>
                <w:rFonts w:hint="eastAsia"/>
              </w:rPr>
              <w:t>・</w:t>
            </w:r>
            <w:r w:rsidRPr="00185002">
              <w:rPr>
                <w:rFonts w:hint="eastAsia"/>
              </w:rPr>
              <w:t>3</w:t>
            </w:r>
            <w:r w:rsidRPr="00185002">
              <w:t xml:space="preserve">.9 </w:t>
            </w:r>
            <w:r w:rsidRPr="00185002">
              <w:rPr>
                <w:rFonts w:hint="eastAsia"/>
              </w:rPr>
              <w:t>インフォメーション釦表示削除</w:t>
            </w:r>
          </w:p>
          <w:p w14:paraId="79360DA5" w14:textId="77777777" w:rsidR="00607170" w:rsidRPr="00185002" w:rsidRDefault="00607170" w:rsidP="00EA0E72">
            <w:pPr>
              <w:rPr>
                <w:rFonts w:hint="eastAsia"/>
              </w:rPr>
            </w:pPr>
            <w:r w:rsidRPr="00185002">
              <w:rPr>
                <w:rFonts w:hint="eastAsia"/>
              </w:rPr>
              <w:t>・</w:t>
            </w:r>
            <w:r w:rsidRPr="00185002">
              <w:rPr>
                <w:rFonts w:hint="eastAsia"/>
              </w:rPr>
              <w:t>3</w:t>
            </w:r>
            <w:r w:rsidRPr="00185002">
              <w:t xml:space="preserve">.10 </w:t>
            </w:r>
            <w:r w:rsidRPr="00185002">
              <w:rPr>
                <w:rFonts w:hint="eastAsia"/>
              </w:rPr>
              <w:t>ハードスイッチ操作に応じたモード遷移追加</w:t>
            </w:r>
          </w:p>
          <w:p w14:paraId="29B66CA0" w14:textId="77777777" w:rsidR="006E1076" w:rsidRPr="00185002" w:rsidRDefault="00E22A93" w:rsidP="00E22A93">
            <w:r w:rsidRPr="00185002">
              <w:rPr>
                <w:rFonts w:hint="eastAsia"/>
              </w:rPr>
              <w:t>・英文のフォント色変更</w:t>
            </w:r>
          </w:p>
          <w:p w14:paraId="56720F5D" w14:textId="77777777" w:rsidR="00D10DF7" w:rsidRPr="00185002" w:rsidRDefault="00AB6820" w:rsidP="00E22A93">
            <w:pPr>
              <w:rPr>
                <w:rFonts w:hint="eastAsia"/>
              </w:rPr>
            </w:pPr>
            <w:r w:rsidRPr="00185002">
              <w:rPr>
                <w:rFonts w:hint="eastAsia"/>
              </w:rPr>
              <w:t>・</w:t>
            </w:r>
            <w:r w:rsidRPr="00185002">
              <w:rPr>
                <w:rFonts w:hint="eastAsia"/>
              </w:rPr>
              <w:t xml:space="preserve">2.2.2 2.2.3 2.2.6 2.3.3 2.3.5 2.3.6 </w:t>
            </w:r>
            <w:r w:rsidRPr="00185002">
              <w:rPr>
                <w:rFonts w:hint="eastAsia"/>
              </w:rPr>
              <w:t>イベント送信周期の修正</w:t>
            </w:r>
          </w:p>
        </w:tc>
        <w:tc>
          <w:tcPr>
            <w:tcW w:w="1418" w:type="dxa"/>
          </w:tcPr>
          <w:p w14:paraId="70C4496F" w14:textId="77777777" w:rsidR="00EA0E72" w:rsidRPr="00185002" w:rsidRDefault="00E22A93" w:rsidP="00EA0E72">
            <w:pPr>
              <w:rPr>
                <w:rFonts w:hint="eastAsia"/>
              </w:rPr>
            </w:pPr>
            <w:r w:rsidRPr="00185002">
              <w:rPr>
                <w:rFonts w:hint="eastAsia"/>
              </w:rPr>
              <w:t>2</w:t>
            </w:r>
            <w:r w:rsidRPr="00185002">
              <w:t>023/</w:t>
            </w:r>
            <w:r w:rsidR="002D5673" w:rsidRPr="00185002">
              <w:t>6</w:t>
            </w:r>
            <w:r w:rsidRPr="00185002">
              <w:t>/2</w:t>
            </w:r>
          </w:p>
        </w:tc>
        <w:tc>
          <w:tcPr>
            <w:tcW w:w="1275" w:type="dxa"/>
          </w:tcPr>
          <w:p w14:paraId="354221AF" w14:textId="77777777" w:rsidR="00EA0E72" w:rsidRPr="00185002" w:rsidRDefault="00E22A93" w:rsidP="00EA0E72">
            <w:r w:rsidRPr="00185002">
              <w:rPr>
                <w:rFonts w:hint="eastAsia"/>
              </w:rPr>
              <w:t>4</w:t>
            </w:r>
            <w:r w:rsidRPr="00185002">
              <w:t xml:space="preserve">GC </w:t>
            </w:r>
            <w:r w:rsidRPr="00185002">
              <w:rPr>
                <w:rFonts w:hint="eastAsia"/>
              </w:rPr>
              <w:t>菊地</w:t>
            </w:r>
          </w:p>
        </w:tc>
      </w:tr>
      <w:tr w:rsidR="00822993" w:rsidRPr="005D4911" w14:paraId="7A39511E" w14:textId="77777777" w:rsidTr="000B7CDA">
        <w:tblPrEx>
          <w:tblCellMar>
            <w:top w:w="0" w:type="dxa"/>
            <w:bottom w:w="0" w:type="dxa"/>
          </w:tblCellMar>
        </w:tblPrEx>
        <w:trPr>
          <w:trHeight w:val="135"/>
        </w:trPr>
        <w:tc>
          <w:tcPr>
            <w:tcW w:w="1676" w:type="dxa"/>
            <w:shd w:val="clear" w:color="auto" w:fill="auto"/>
          </w:tcPr>
          <w:p w14:paraId="053BDD46" w14:textId="77777777" w:rsidR="00822993" w:rsidRPr="00F21E7A" w:rsidRDefault="00C9121F" w:rsidP="00822993">
            <w:pPr>
              <w:rPr>
                <w:rFonts w:hint="eastAsia"/>
                <w:noProof/>
              </w:rPr>
            </w:pPr>
            <w:r w:rsidRPr="00F21E7A">
              <w:rPr>
                <w:noProof/>
              </w:rPr>
              <w:t>3</w:t>
            </w:r>
            <w:r w:rsidR="00822993" w:rsidRPr="00F21E7A">
              <w:rPr>
                <w:noProof/>
              </w:rPr>
              <w:t>.</w:t>
            </w:r>
            <w:r w:rsidRPr="00F21E7A">
              <w:rPr>
                <w:noProof/>
              </w:rPr>
              <w:t>5</w:t>
            </w:r>
            <w:r w:rsidR="00822993" w:rsidRPr="00F21E7A">
              <w:rPr>
                <w:noProof/>
              </w:rPr>
              <w:t>0</w:t>
            </w:r>
          </w:p>
        </w:tc>
        <w:tc>
          <w:tcPr>
            <w:tcW w:w="881" w:type="dxa"/>
          </w:tcPr>
          <w:p w14:paraId="64A4734F" w14:textId="77777777" w:rsidR="00822993" w:rsidRPr="00F21E7A" w:rsidRDefault="00822993" w:rsidP="00822993">
            <w:pPr>
              <w:rPr>
                <w:rFonts w:hint="eastAsia"/>
                <w:noProof/>
              </w:rPr>
            </w:pPr>
          </w:p>
        </w:tc>
        <w:tc>
          <w:tcPr>
            <w:tcW w:w="4389" w:type="dxa"/>
          </w:tcPr>
          <w:p w14:paraId="13E89656" w14:textId="77777777" w:rsidR="00822993" w:rsidRPr="00F21E7A" w:rsidRDefault="00822993" w:rsidP="00822993">
            <w:r w:rsidRPr="00F21E7A">
              <w:rPr>
                <w:rFonts w:hint="eastAsia"/>
              </w:rPr>
              <w:t>H</w:t>
            </w:r>
            <w:r w:rsidRPr="00F21E7A">
              <w:t>ENREN</w:t>
            </w:r>
            <w:r w:rsidR="00C9121F" w:rsidRPr="00F21E7A">
              <w:t xml:space="preserve"> 961</w:t>
            </w:r>
            <w:r w:rsidRPr="00F21E7A">
              <w:t>(QA No:DC24-25334)</w:t>
            </w:r>
          </w:p>
          <w:p w14:paraId="5CDC25A6" w14:textId="77777777" w:rsidR="00822993" w:rsidRPr="00F21E7A" w:rsidRDefault="00822993" w:rsidP="00822993">
            <w:r w:rsidRPr="00F21E7A">
              <w:rPr>
                <w:rFonts w:hint="eastAsia"/>
              </w:rPr>
              <w:t>・</w:t>
            </w:r>
            <w:r w:rsidRPr="00F21E7A">
              <w:fldChar w:fldCharType="begin"/>
            </w:r>
            <w:r w:rsidRPr="00F21E7A">
              <w:instrText xml:space="preserve"> </w:instrText>
            </w:r>
            <w:r w:rsidRPr="00F21E7A">
              <w:rPr>
                <w:rFonts w:hint="eastAsia"/>
              </w:rPr>
              <w:instrText>REF _Ref100570781 \r \h</w:instrText>
            </w:r>
            <w:r w:rsidRPr="00F21E7A">
              <w:instrText xml:space="preserve"> </w:instrText>
            </w:r>
            <w:r w:rsidR="00F21E7A">
              <w:instrText xml:space="preserve"> \* MERGEFORMAT </w:instrText>
            </w:r>
            <w:r w:rsidRPr="00F21E7A">
              <w:fldChar w:fldCharType="separate"/>
            </w:r>
            <w:r w:rsidR="00336074">
              <w:t>2.1.1</w:t>
            </w:r>
            <w:r w:rsidRPr="00F21E7A">
              <w:fldChar w:fldCharType="end"/>
            </w:r>
            <w:r w:rsidRPr="00F21E7A">
              <w:t xml:space="preserve"> </w:t>
            </w:r>
            <w:r w:rsidRPr="00F21E7A">
              <w:rPr>
                <w:rFonts w:hint="eastAsia"/>
              </w:rPr>
              <w:t>パワトレカスタマイズサポート情報</w:t>
            </w:r>
            <w:r w:rsidRPr="00F21E7A">
              <w:rPr>
                <w:rFonts w:hint="eastAsia"/>
              </w:rPr>
              <w:t>(</w:t>
            </w:r>
            <w:r w:rsidRPr="00F21E7A">
              <w:t>P_DCMOD2)</w:t>
            </w:r>
            <w:r w:rsidRPr="00F21E7A">
              <w:rPr>
                <w:rFonts w:hint="eastAsia"/>
              </w:rPr>
              <w:t>に新規組み合わせ追加（</w:t>
            </w:r>
            <w:r w:rsidRPr="00F21E7A">
              <w:rPr>
                <w:rFonts w:hint="eastAsia"/>
              </w:rPr>
              <w:t>Range</w:t>
            </w:r>
            <w:r w:rsidRPr="00F21E7A">
              <w:rPr>
                <w:rFonts w:hint="eastAsia"/>
              </w:rPr>
              <w:t>モード・</w:t>
            </w:r>
            <w:r w:rsidRPr="00F21E7A">
              <w:rPr>
                <w:rFonts w:hint="eastAsia"/>
              </w:rPr>
              <w:t>RearComfort</w:t>
            </w:r>
            <w:r w:rsidRPr="00F21E7A">
              <w:rPr>
                <w:rFonts w:hint="eastAsia"/>
              </w:rPr>
              <w:t>モードの同時設定）</w:t>
            </w:r>
          </w:p>
          <w:p w14:paraId="049D4B4B" w14:textId="77777777" w:rsidR="00822993" w:rsidRPr="00F21E7A" w:rsidRDefault="00822993" w:rsidP="00822993">
            <w:pPr>
              <w:rPr>
                <w:rFonts w:hint="eastAsia"/>
              </w:rPr>
            </w:pPr>
          </w:p>
          <w:p w14:paraId="215E24A2" w14:textId="77777777" w:rsidR="00822993" w:rsidRPr="00F21E7A" w:rsidRDefault="00822993" w:rsidP="00822993">
            <w:r w:rsidRPr="00F21E7A">
              <w:rPr>
                <w:rFonts w:hint="eastAsia"/>
              </w:rPr>
              <w:t>H</w:t>
            </w:r>
            <w:r w:rsidRPr="00F21E7A">
              <w:t>ENREN</w:t>
            </w:r>
            <w:r w:rsidR="00C9121F" w:rsidRPr="00F21E7A">
              <w:t xml:space="preserve"> 961</w:t>
            </w:r>
            <w:r w:rsidRPr="00F21E7A">
              <w:t>(QA No:DC24-25466)</w:t>
            </w:r>
          </w:p>
          <w:p w14:paraId="33B03105" w14:textId="77777777" w:rsidR="00822993" w:rsidRPr="00F21E7A" w:rsidRDefault="00822993" w:rsidP="00822993">
            <w:pPr>
              <w:rPr>
                <w:rFonts w:hint="eastAsia"/>
              </w:rPr>
            </w:pPr>
            <w:r w:rsidRPr="00F21E7A">
              <w:rPr>
                <w:rFonts w:hint="eastAsia"/>
              </w:rPr>
              <w:t>・</w:t>
            </w:r>
            <w:r w:rsidRPr="00F21E7A">
              <w:fldChar w:fldCharType="begin"/>
            </w:r>
            <w:r w:rsidRPr="00F21E7A">
              <w:instrText xml:space="preserve"> </w:instrText>
            </w:r>
            <w:r w:rsidRPr="00F21E7A">
              <w:rPr>
                <w:rFonts w:hint="eastAsia"/>
              </w:rPr>
              <w:instrText>REF _Ref148565336 \r \h</w:instrText>
            </w:r>
            <w:r w:rsidRPr="00F21E7A">
              <w:instrText xml:space="preserve"> </w:instrText>
            </w:r>
            <w:r w:rsidR="00F21E7A">
              <w:instrText xml:space="preserve"> \* MERGEFORMAT </w:instrText>
            </w:r>
            <w:r w:rsidRPr="00F21E7A">
              <w:fldChar w:fldCharType="separate"/>
            </w:r>
            <w:r w:rsidR="00336074">
              <w:rPr>
                <w:rFonts w:hint="eastAsia"/>
                <w:b/>
                <w:bCs/>
              </w:rPr>
              <w:t>エラー</w:t>
            </w:r>
            <w:r w:rsidR="00336074">
              <w:rPr>
                <w:rFonts w:hint="eastAsia"/>
                <w:b/>
                <w:bCs/>
              </w:rPr>
              <w:t xml:space="preserve">! </w:t>
            </w:r>
            <w:r w:rsidR="00336074">
              <w:rPr>
                <w:rFonts w:hint="eastAsia"/>
                <w:b/>
                <w:bCs/>
              </w:rPr>
              <w:t>参照元が見つかりません。</w:t>
            </w:r>
            <w:r w:rsidRPr="00F21E7A">
              <w:fldChar w:fldCharType="end"/>
            </w:r>
            <w:fldSimple w:instr=" REF _Ref166748742 \r \h ">
              <w:r w:rsidR="00336074">
                <w:rPr>
                  <w:rFonts w:hint="eastAsia"/>
                  <w:b/>
                  <w:bCs/>
                </w:rPr>
                <w:t>エラー</w:t>
              </w:r>
              <w:r w:rsidR="00336074">
                <w:rPr>
                  <w:rFonts w:hint="eastAsia"/>
                  <w:b/>
                  <w:bCs/>
                </w:rPr>
                <w:t xml:space="preserve">! </w:t>
              </w:r>
              <w:r w:rsidR="00336074">
                <w:rPr>
                  <w:rFonts w:hint="eastAsia"/>
                  <w:b/>
                  <w:bCs/>
                </w:rPr>
                <w:t>参照元が見つかりません。</w:t>
              </w:r>
            </w:fldSimple>
            <w:r w:rsidR="004D1230">
              <w:rPr>
                <w:rFonts w:hint="eastAsia"/>
              </w:rPr>
              <w:t xml:space="preserve"> </w:t>
            </w:r>
            <w:r w:rsidR="00011710">
              <w:rPr>
                <w:rFonts w:hint="eastAsia"/>
              </w:rPr>
              <w:t>MET</w:t>
            </w:r>
            <w:r w:rsidRPr="00F21E7A">
              <w:t xml:space="preserve"> ECU</w:t>
            </w:r>
            <w:r w:rsidRPr="00F21E7A">
              <w:rPr>
                <w:rFonts w:hint="eastAsia"/>
              </w:rPr>
              <w:t>向け要求について、仕様詳細記載箇所への参照を追加</w:t>
            </w:r>
          </w:p>
          <w:p w14:paraId="09556250" w14:textId="77777777" w:rsidR="00822993" w:rsidRPr="00F21E7A" w:rsidRDefault="00822993" w:rsidP="00822993">
            <w:pPr>
              <w:rPr>
                <w:rFonts w:hint="eastAsia"/>
              </w:rPr>
            </w:pPr>
          </w:p>
        </w:tc>
        <w:tc>
          <w:tcPr>
            <w:tcW w:w="1418" w:type="dxa"/>
          </w:tcPr>
          <w:p w14:paraId="2BA95435" w14:textId="77777777" w:rsidR="00822993" w:rsidRPr="00F21E7A" w:rsidRDefault="00C9121F" w:rsidP="00822993">
            <w:pPr>
              <w:rPr>
                <w:rFonts w:hint="eastAsia"/>
              </w:rPr>
            </w:pPr>
            <w:r w:rsidRPr="00F21E7A">
              <w:rPr>
                <w:rFonts w:hint="eastAsia"/>
              </w:rPr>
              <w:t>2</w:t>
            </w:r>
            <w:r w:rsidRPr="00F21E7A">
              <w:t>023/12/13</w:t>
            </w:r>
          </w:p>
        </w:tc>
        <w:tc>
          <w:tcPr>
            <w:tcW w:w="1275" w:type="dxa"/>
          </w:tcPr>
          <w:p w14:paraId="1A103120" w14:textId="77777777" w:rsidR="00822993" w:rsidRPr="00F21E7A" w:rsidRDefault="00C9121F" w:rsidP="00822993">
            <w:pPr>
              <w:rPr>
                <w:rFonts w:hint="eastAsia"/>
              </w:rPr>
            </w:pPr>
            <w:r w:rsidRPr="00F21E7A">
              <w:t>2MVC</w:t>
            </w:r>
            <w:r w:rsidRPr="00F21E7A">
              <w:rPr>
                <w:rFonts w:hint="eastAsia"/>
              </w:rPr>
              <w:t>永井</w:t>
            </w:r>
          </w:p>
        </w:tc>
      </w:tr>
      <w:tr w:rsidR="00822993" w:rsidRPr="005D4911" w14:paraId="317C1E26" w14:textId="77777777" w:rsidTr="000B7CDA">
        <w:tblPrEx>
          <w:tblCellMar>
            <w:top w:w="0" w:type="dxa"/>
            <w:bottom w:w="0" w:type="dxa"/>
          </w:tblCellMar>
        </w:tblPrEx>
        <w:trPr>
          <w:trHeight w:val="135"/>
        </w:trPr>
        <w:tc>
          <w:tcPr>
            <w:tcW w:w="1676" w:type="dxa"/>
            <w:shd w:val="clear" w:color="auto" w:fill="auto"/>
          </w:tcPr>
          <w:p w14:paraId="03E9EA75" w14:textId="77777777" w:rsidR="00822993" w:rsidRPr="009C74A0" w:rsidRDefault="00BA53CF" w:rsidP="00822993">
            <w:pPr>
              <w:rPr>
                <w:rFonts w:hint="eastAsia"/>
                <w:noProof/>
              </w:rPr>
            </w:pPr>
            <w:r w:rsidRPr="009C74A0">
              <w:rPr>
                <w:noProof/>
              </w:rPr>
              <w:t>6</w:t>
            </w:r>
            <w:r w:rsidR="00844EB0" w:rsidRPr="009C74A0">
              <w:rPr>
                <w:noProof/>
              </w:rPr>
              <w:t>.</w:t>
            </w:r>
            <w:r w:rsidRPr="009C74A0">
              <w:rPr>
                <w:noProof/>
              </w:rPr>
              <w:t>0</w:t>
            </w:r>
            <w:r w:rsidR="00F1005D" w:rsidRPr="009C74A0">
              <w:rPr>
                <w:noProof/>
              </w:rPr>
              <w:t>0</w:t>
            </w:r>
          </w:p>
        </w:tc>
        <w:tc>
          <w:tcPr>
            <w:tcW w:w="881" w:type="dxa"/>
          </w:tcPr>
          <w:p w14:paraId="3FD4360A" w14:textId="77777777" w:rsidR="00822993" w:rsidRPr="009C74A0" w:rsidRDefault="00822993" w:rsidP="00822993">
            <w:pPr>
              <w:rPr>
                <w:rFonts w:hint="eastAsia"/>
                <w:noProof/>
              </w:rPr>
            </w:pPr>
          </w:p>
        </w:tc>
        <w:tc>
          <w:tcPr>
            <w:tcW w:w="4389" w:type="dxa"/>
          </w:tcPr>
          <w:p w14:paraId="4B29E590" w14:textId="77777777" w:rsidR="00822993" w:rsidRPr="009C74A0" w:rsidRDefault="00844EB0" w:rsidP="00822993">
            <w:r w:rsidRPr="009C74A0">
              <w:rPr>
                <w:rFonts w:hint="eastAsia"/>
              </w:rPr>
              <w:t>H</w:t>
            </w:r>
            <w:r w:rsidRPr="009C74A0">
              <w:t>ENREN</w:t>
            </w:r>
            <w:r w:rsidR="00C37529" w:rsidRPr="009C74A0">
              <w:t xml:space="preserve"> 1085</w:t>
            </w:r>
            <w:r w:rsidRPr="009C74A0">
              <w:t>(QA No:</w:t>
            </w:r>
            <w:r w:rsidR="00962A64" w:rsidRPr="009C74A0">
              <w:t xml:space="preserve"> DCQA24-6463</w:t>
            </w:r>
            <w:r w:rsidRPr="009C74A0">
              <w:t>)</w:t>
            </w:r>
          </w:p>
          <w:p w14:paraId="2158AD8A" w14:textId="77777777" w:rsidR="00844EB0" w:rsidRPr="009C74A0" w:rsidRDefault="00844EB0" w:rsidP="00822993">
            <w:r w:rsidRPr="009C74A0">
              <w:rPr>
                <w:rFonts w:hint="eastAsia"/>
              </w:rPr>
              <w:t>・</w:t>
            </w:r>
            <w:r w:rsidRPr="009C74A0">
              <w:rPr>
                <w:rFonts w:hint="eastAsia"/>
              </w:rPr>
              <w:t>3</w:t>
            </w:r>
            <w:r w:rsidRPr="009C74A0">
              <w:t xml:space="preserve">.7.1 </w:t>
            </w:r>
            <w:r w:rsidR="006B7DEC" w:rsidRPr="009C74A0">
              <w:rPr>
                <w:rFonts w:hint="eastAsia"/>
              </w:rPr>
              <w:t>ソフトスイッチ画面の表示条件（</w:t>
            </w:r>
            <w:r w:rsidR="006B7DEC" w:rsidRPr="009C74A0">
              <w:rPr>
                <w:rFonts w:hint="eastAsia"/>
              </w:rPr>
              <w:t>1</w:t>
            </w:r>
            <w:r w:rsidR="006B7DEC" w:rsidRPr="009C74A0">
              <w:t>9ePFv2</w:t>
            </w:r>
            <w:r w:rsidR="006B7DEC" w:rsidRPr="009C74A0">
              <w:rPr>
                <w:rFonts w:hint="eastAsia"/>
              </w:rPr>
              <w:t>）および、</w:t>
            </w:r>
            <w:r w:rsidR="006B7DEC" w:rsidRPr="009C74A0">
              <w:rPr>
                <w:rFonts w:hint="eastAsia"/>
              </w:rPr>
              <w:t>3</w:t>
            </w:r>
            <w:r w:rsidR="006B7DEC" w:rsidRPr="009C74A0">
              <w:t xml:space="preserve">.7.2 </w:t>
            </w:r>
            <w:r w:rsidR="006B7DEC" w:rsidRPr="009C74A0">
              <w:rPr>
                <w:rFonts w:hint="eastAsia"/>
              </w:rPr>
              <w:t>ソフトスイッチ画面の表示条件（</w:t>
            </w:r>
            <w:r w:rsidR="006B7DEC" w:rsidRPr="009C74A0">
              <w:rPr>
                <w:rFonts w:hint="eastAsia"/>
              </w:rPr>
              <w:t>1</w:t>
            </w:r>
            <w:r w:rsidR="006B7DEC" w:rsidRPr="009C74A0">
              <w:t>9ePFv3</w:t>
            </w:r>
            <w:r w:rsidR="006B7DEC" w:rsidRPr="009C74A0">
              <w:rPr>
                <w:rFonts w:hint="eastAsia"/>
              </w:rPr>
              <w:t>）に、</w:t>
            </w:r>
            <w:r w:rsidR="006B7DEC" w:rsidRPr="009C74A0">
              <w:t>Range</w:t>
            </w:r>
            <w:r w:rsidR="006B7DEC" w:rsidRPr="009C74A0">
              <w:rPr>
                <w:rFonts w:hint="eastAsia"/>
              </w:rPr>
              <w:t>モード時の航続可能距離表示に関する補足文言を追加</w:t>
            </w:r>
          </w:p>
          <w:p w14:paraId="62065402" w14:textId="77777777" w:rsidR="008942E4" w:rsidRPr="009C74A0" w:rsidRDefault="008942E4" w:rsidP="00822993">
            <w:pPr>
              <w:rPr>
                <w:rFonts w:hint="eastAsia"/>
              </w:rPr>
            </w:pPr>
            <w:r w:rsidRPr="009C74A0">
              <w:rPr>
                <w:rFonts w:hint="eastAsia"/>
              </w:rPr>
              <w:t>対象モデル：</w:t>
            </w:r>
            <w:r w:rsidRPr="009C74A0">
              <w:rPr>
                <w:rFonts w:hint="eastAsia"/>
              </w:rPr>
              <w:t xml:space="preserve">24MM </w:t>
            </w:r>
            <w:r w:rsidRPr="009C74A0">
              <w:rPr>
                <w:rFonts w:hint="eastAsia"/>
              </w:rPr>
              <w:t>織込みターゲット：</w:t>
            </w:r>
            <w:r w:rsidRPr="009C74A0">
              <w:rPr>
                <w:rFonts w:hint="eastAsia"/>
              </w:rPr>
              <w:t>CV#2</w:t>
            </w:r>
          </w:p>
          <w:p w14:paraId="27D1B881" w14:textId="77777777" w:rsidR="00844EB0" w:rsidRPr="009C74A0" w:rsidRDefault="00844EB0" w:rsidP="00822993">
            <w:pPr>
              <w:rPr>
                <w:rFonts w:hint="eastAsia"/>
              </w:rPr>
            </w:pPr>
          </w:p>
        </w:tc>
        <w:tc>
          <w:tcPr>
            <w:tcW w:w="1418" w:type="dxa"/>
          </w:tcPr>
          <w:p w14:paraId="339FF64B" w14:textId="77777777" w:rsidR="00822993" w:rsidRPr="00B3198F" w:rsidRDefault="006B7DEC" w:rsidP="00822993">
            <w:pPr>
              <w:rPr>
                <w:rFonts w:hint="eastAsia"/>
              </w:rPr>
            </w:pPr>
            <w:r w:rsidRPr="00B3198F">
              <w:rPr>
                <w:rFonts w:hint="eastAsia"/>
              </w:rPr>
              <w:t>2</w:t>
            </w:r>
            <w:r w:rsidRPr="00B3198F">
              <w:t>024/</w:t>
            </w:r>
            <w:r w:rsidR="00C37529" w:rsidRPr="00B3198F">
              <w:t>4</w:t>
            </w:r>
            <w:r w:rsidRPr="00B3198F">
              <w:t>/</w:t>
            </w:r>
            <w:r w:rsidR="00C37529" w:rsidRPr="00B3198F">
              <w:t>1</w:t>
            </w:r>
          </w:p>
        </w:tc>
        <w:tc>
          <w:tcPr>
            <w:tcW w:w="1275" w:type="dxa"/>
          </w:tcPr>
          <w:p w14:paraId="1AB87563" w14:textId="77777777" w:rsidR="00822993" w:rsidRPr="00B3198F" w:rsidRDefault="006B7DEC" w:rsidP="00822993">
            <w:pPr>
              <w:rPr>
                <w:rFonts w:hint="eastAsia"/>
              </w:rPr>
            </w:pPr>
            <w:r w:rsidRPr="00B3198F">
              <w:rPr>
                <w:rFonts w:hint="eastAsia"/>
              </w:rPr>
              <w:t>2</w:t>
            </w:r>
            <w:r w:rsidRPr="00B3198F">
              <w:t xml:space="preserve">MVC </w:t>
            </w:r>
            <w:r w:rsidRPr="00B3198F">
              <w:rPr>
                <w:rFonts w:hint="eastAsia"/>
              </w:rPr>
              <w:t>永井</w:t>
            </w:r>
          </w:p>
        </w:tc>
      </w:tr>
      <w:tr w:rsidR="00B3198F" w:rsidRPr="005D4911" w14:paraId="70FDA4B4" w14:textId="77777777" w:rsidTr="000B7CDA">
        <w:tblPrEx>
          <w:tblCellMar>
            <w:top w:w="0" w:type="dxa"/>
            <w:bottom w:w="0" w:type="dxa"/>
          </w:tblCellMar>
        </w:tblPrEx>
        <w:trPr>
          <w:trHeight w:val="135"/>
        </w:trPr>
        <w:tc>
          <w:tcPr>
            <w:tcW w:w="1676" w:type="dxa"/>
            <w:shd w:val="clear" w:color="auto" w:fill="auto"/>
          </w:tcPr>
          <w:p w14:paraId="019D60B7" w14:textId="77777777" w:rsidR="00B3198F" w:rsidRPr="00B3198F" w:rsidRDefault="00B3198F" w:rsidP="00B3198F">
            <w:pPr>
              <w:rPr>
                <w:rFonts w:hint="eastAsia"/>
                <w:noProof/>
              </w:rPr>
            </w:pPr>
            <w:r w:rsidRPr="00B3198F">
              <w:rPr>
                <w:rFonts w:hint="eastAsia"/>
                <w:noProof/>
              </w:rPr>
              <w:t>6</w:t>
            </w:r>
            <w:r w:rsidRPr="00B3198F">
              <w:rPr>
                <w:noProof/>
              </w:rPr>
              <w:t>.10</w:t>
            </w:r>
          </w:p>
        </w:tc>
        <w:tc>
          <w:tcPr>
            <w:tcW w:w="881" w:type="dxa"/>
          </w:tcPr>
          <w:p w14:paraId="0D93F5D8" w14:textId="77777777" w:rsidR="00B3198F" w:rsidRPr="00B3198F" w:rsidRDefault="00B3198F" w:rsidP="00B3198F">
            <w:pPr>
              <w:rPr>
                <w:rFonts w:hint="eastAsia"/>
                <w:noProof/>
              </w:rPr>
            </w:pPr>
          </w:p>
        </w:tc>
        <w:tc>
          <w:tcPr>
            <w:tcW w:w="4389" w:type="dxa"/>
          </w:tcPr>
          <w:p w14:paraId="004B1D24" w14:textId="77777777" w:rsidR="00B3198F" w:rsidRPr="00B3198F" w:rsidRDefault="00B3198F" w:rsidP="00B3198F">
            <w:r w:rsidRPr="00B3198F">
              <w:rPr>
                <w:rFonts w:hint="eastAsia"/>
              </w:rPr>
              <w:t>H</w:t>
            </w:r>
            <w:r w:rsidRPr="00B3198F">
              <w:t>ENREN SU-011</w:t>
            </w:r>
          </w:p>
          <w:p w14:paraId="5CA9997F" w14:textId="77777777" w:rsidR="00B3198F" w:rsidRPr="00B3198F" w:rsidRDefault="00B3198F" w:rsidP="00B3198F">
            <w:r w:rsidRPr="00B3198F">
              <w:rPr>
                <w:rFonts w:hint="eastAsia"/>
              </w:rPr>
              <w:lastRenderedPageBreak/>
              <w:t>・</w:t>
            </w:r>
            <w:r w:rsidRPr="00B3198F">
              <w:rPr>
                <w:rFonts w:hint="eastAsia"/>
              </w:rPr>
              <w:t>3</w:t>
            </w:r>
            <w:r w:rsidRPr="00B3198F">
              <w:t xml:space="preserve">.1 </w:t>
            </w:r>
            <w:r w:rsidRPr="00B3198F">
              <w:rPr>
                <w:rFonts w:hint="eastAsia"/>
              </w:rPr>
              <w:t>各モード画面の表示</w:t>
            </w:r>
            <w:r w:rsidRPr="00B3198F">
              <w:rPr>
                <w:rFonts w:hint="eastAsia"/>
              </w:rPr>
              <w:t xml:space="preserve"> </w:t>
            </w:r>
            <w:r w:rsidRPr="00B3198F">
              <w:t>19ePFv3</w:t>
            </w:r>
            <w:r w:rsidRPr="00B3198F">
              <w:rPr>
                <w:rFonts w:hint="eastAsia"/>
              </w:rPr>
              <w:t>での不要理由を修正</w:t>
            </w:r>
          </w:p>
          <w:p w14:paraId="71729429" w14:textId="77777777" w:rsidR="00B3198F" w:rsidRPr="00B3198F" w:rsidRDefault="00B3198F" w:rsidP="00B3198F">
            <w:pPr>
              <w:rPr>
                <w:spacing w:val="-6"/>
              </w:rPr>
            </w:pPr>
            <w:r w:rsidRPr="00B3198F">
              <w:rPr>
                <w:rFonts w:hint="eastAsia"/>
              </w:rPr>
              <w:t>・</w:t>
            </w:r>
            <w:r w:rsidRPr="00B3198F">
              <w:rPr>
                <w:rFonts w:hint="eastAsia"/>
              </w:rPr>
              <w:t>3</w:t>
            </w:r>
            <w:r w:rsidRPr="00B3198F">
              <w:t>.2.1</w:t>
            </w:r>
            <w:r w:rsidRPr="00B3198F">
              <w:rPr>
                <w:rFonts w:hint="eastAsia"/>
              </w:rPr>
              <w:t>,</w:t>
            </w:r>
            <w:r w:rsidRPr="00B3198F">
              <w:t xml:space="preserve"> 3.2.2 </w:t>
            </w:r>
            <w:r w:rsidRPr="00B3198F">
              <w:rPr>
                <w:rFonts w:hint="eastAsia"/>
                <w:spacing w:val="-6"/>
              </w:rPr>
              <w:t>カスタマイズ設定画面への入り口釦の表示箇所</w:t>
            </w:r>
            <w:r w:rsidRPr="00B3198F">
              <w:rPr>
                <w:rFonts w:hint="eastAsia"/>
                <w:spacing w:val="-6"/>
              </w:rPr>
              <w:t xml:space="preserve"> </w:t>
            </w:r>
            <w:r w:rsidRPr="00B3198F">
              <w:rPr>
                <w:rFonts w:hint="eastAsia"/>
                <w:spacing w:val="-6"/>
              </w:rPr>
              <w:t>を追加</w:t>
            </w:r>
          </w:p>
          <w:p w14:paraId="53AAD278" w14:textId="77777777" w:rsidR="00B3198F" w:rsidRPr="00B3198F" w:rsidRDefault="00B3198F" w:rsidP="00B3198F">
            <w:pPr>
              <w:rPr>
                <w:rFonts w:hint="eastAsia"/>
              </w:rPr>
            </w:pPr>
            <w:r w:rsidRPr="00B3198F">
              <w:rPr>
                <w:rFonts w:hint="eastAsia"/>
              </w:rPr>
              <w:t>・</w:t>
            </w:r>
            <w:r w:rsidRPr="00B3198F">
              <w:rPr>
                <w:rFonts w:hint="eastAsia"/>
              </w:rPr>
              <w:t>3</w:t>
            </w:r>
            <w:r w:rsidRPr="00B3198F">
              <w:t xml:space="preserve">.8.1 </w:t>
            </w:r>
            <w:r w:rsidRPr="00B3198F">
              <w:rPr>
                <w:rFonts w:hint="eastAsia"/>
              </w:rPr>
              <w:t>DMS</w:t>
            </w:r>
            <w:r w:rsidRPr="00B3198F">
              <w:rPr>
                <w:rFonts w:hint="eastAsia"/>
              </w:rPr>
              <w:t>モード選択釦の表示</w:t>
            </w:r>
            <w:r w:rsidRPr="00B3198F">
              <w:rPr>
                <w:rFonts w:hint="eastAsia"/>
              </w:rPr>
              <w:t xml:space="preserve"> 3</w:t>
            </w:r>
            <w:r w:rsidRPr="00B3198F">
              <w:t>.2.2</w:t>
            </w:r>
            <w:r w:rsidRPr="00B3198F">
              <w:rPr>
                <w:rFonts w:hint="eastAsia"/>
              </w:rPr>
              <w:t>へ同内容を記載したため削除</w:t>
            </w:r>
          </w:p>
          <w:p w14:paraId="5B591CE2" w14:textId="77777777" w:rsidR="00B3198F" w:rsidRPr="00B3198F" w:rsidRDefault="00B3198F" w:rsidP="00B3198F">
            <w:pPr>
              <w:rPr>
                <w:rFonts w:hint="eastAsia"/>
                <w:spacing w:val="-6"/>
              </w:rPr>
            </w:pPr>
            <w:r w:rsidRPr="00B3198F">
              <w:rPr>
                <w:rFonts w:hint="eastAsia"/>
                <w:spacing w:val="-6"/>
              </w:rPr>
              <w:t>対象モデル：</w:t>
            </w:r>
            <w:r w:rsidRPr="00B3198F">
              <w:rPr>
                <w:rFonts w:hint="eastAsia"/>
                <w:spacing w:val="-6"/>
              </w:rPr>
              <w:t>S</w:t>
            </w:r>
            <w:r w:rsidRPr="00B3198F">
              <w:rPr>
                <w:spacing w:val="-6"/>
              </w:rPr>
              <w:t>U</w:t>
            </w:r>
            <w:r w:rsidRPr="00B3198F">
              <w:rPr>
                <w:rFonts w:hint="eastAsia"/>
                <w:spacing w:val="-6"/>
              </w:rPr>
              <w:t>、織り込みターゲット：</w:t>
            </w:r>
            <w:r w:rsidRPr="00B3198F">
              <w:rPr>
                <w:spacing w:val="-6"/>
              </w:rPr>
              <w:t>PreCV</w:t>
            </w:r>
          </w:p>
          <w:p w14:paraId="04B5FB66" w14:textId="77777777" w:rsidR="00B3198F" w:rsidRPr="00B3198F" w:rsidRDefault="00B3198F" w:rsidP="00B3198F">
            <w:pPr>
              <w:rPr>
                <w:rFonts w:hint="eastAsia"/>
              </w:rPr>
            </w:pPr>
            <w:r w:rsidRPr="00B3198F">
              <w:rPr>
                <w:rFonts w:hint="eastAsia"/>
              </w:rPr>
              <w:t>H</w:t>
            </w:r>
            <w:r w:rsidRPr="00B3198F">
              <w:t>ENREN SUCDC-004</w:t>
            </w:r>
          </w:p>
          <w:p w14:paraId="547A1DBE" w14:textId="77777777" w:rsidR="00B3198F" w:rsidRPr="00B3198F" w:rsidRDefault="00B3198F" w:rsidP="00B3198F">
            <w:r w:rsidRPr="00B3198F">
              <w:rPr>
                <w:rFonts w:hint="eastAsia"/>
              </w:rPr>
              <w:t>・</w:t>
            </w:r>
            <w:r w:rsidRPr="00B3198F">
              <w:rPr>
                <w:rFonts w:hint="eastAsia"/>
              </w:rPr>
              <w:t>3</w:t>
            </w:r>
            <w:r w:rsidRPr="00B3198F">
              <w:t xml:space="preserve">.7.3 </w:t>
            </w:r>
            <w:r w:rsidRPr="00B3198F">
              <w:rPr>
                <w:rFonts w:hint="eastAsia"/>
              </w:rPr>
              <w:t>音声認識によるソフトスイッチ画面の割り込み表示</w:t>
            </w:r>
            <w:r w:rsidRPr="00B3198F">
              <w:rPr>
                <w:rFonts w:hint="eastAsia"/>
              </w:rPr>
              <w:t xml:space="preserve"> </w:t>
            </w:r>
            <w:r w:rsidRPr="00B3198F">
              <w:rPr>
                <w:rFonts w:hint="eastAsia"/>
              </w:rPr>
              <w:t>を追加</w:t>
            </w:r>
          </w:p>
          <w:p w14:paraId="6BD3E9DF" w14:textId="77777777" w:rsidR="00B3198F" w:rsidRPr="00B3198F" w:rsidRDefault="00B3198F" w:rsidP="00B3198F">
            <w:pPr>
              <w:rPr>
                <w:rFonts w:hint="eastAsia"/>
              </w:rPr>
            </w:pPr>
            <w:r w:rsidRPr="00B3198F">
              <w:rPr>
                <w:rFonts w:hint="eastAsia"/>
                <w:spacing w:val="-6"/>
              </w:rPr>
              <w:t>対象モデル：</w:t>
            </w:r>
            <w:r w:rsidRPr="00B3198F">
              <w:rPr>
                <w:rFonts w:hint="eastAsia"/>
                <w:spacing w:val="-6"/>
              </w:rPr>
              <w:t>S</w:t>
            </w:r>
            <w:r w:rsidRPr="00B3198F">
              <w:rPr>
                <w:spacing w:val="-6"/>
              </w:rPr>
              <w:t>U/CDC</w:t>
            </w:r>
            <w:r w:rsidRPr="00B3198F">
              <w:rPr>
                <w:rFonts w:hint="eastAsia"/>
                <w:spacing w:val="-6"/>
              </w:rPr>
              <w:t>、織り込みターゲット：</w:t>
            </w:r>
            <w:r w:rsidRPr="00B3198F">
              <w:rPr>
                <w:spacing w:val="-6"/>
              </w:rPr>
              <w:t>PreCV</w:t>
            </w:r>
          </w:p>
        </w:tc>
        <w:tc>
          <w:tcPr>
            <w:tcW w:w="1418" w:type="dxa"/>
          </w:tcPr>
          <w:p w14:paraId="3BC006C6" w14:textId="77777777" w:rsidR="00B3198F" w:rsidRPr="00B3198F" w:rsidRDefault="00B3198F" w:rsidP="00B3198F">
            <w:pPr>
              <w:rPr>
                <w:rFonts w:hint="eastAsia"/>
              </w:rPr>
            </w:pPr>
            <w:r w:rsidRPr="00B3198F">
              <w:rPr>
                <w:rFonts w:hint="eastAsia"/>
              </w:rPr>
              <w:lastRenderedPageBreak/>
              <w:t>2024</w:t>
            </w:r>
            <w:r w:rsidRPr="00B3198F">
              <w:t>/5/29</w:t>
            </w:r>
          </w:p>
        </w:tc>
        <w:tc>
          <w:tcPr>
            <w:tcW w:w="1275" w:type="dxa"/>
          </w:tcPr>
          <w:p w14:paraId="50D0B006" w14:textId="77777777" w:rsidR="00B3198F" w:rsidRPr="00B3198F" w:rsidRDefault="00B3198F" w:rsidP="00B3198F">
            <w:pPr>
              <w:rPr>
                <w:rFonts w:hint="eastAsia"/>
              </w:rPr>
            </w:pPr>
            <w:r w:rsidRPr="00B3198F">
              <w:rPr>
                <w:rFonts w:hint="eastAsia"/>
              </w:rPr>
              <w:t>2</w:t>
            </w:r>
            <w:r w:rsidRPr="00B3198F">
              <w:t xml:space="preserve">MVC </w:t>
            </w:r>
            <w:r w:rsidRPr="00B3198F">
              <w:rPr>
                <w:rFonts w:hint="eastAsia"/>
              </w:rPr>
              <w:t>永井</w:t>
            </w:r>
          </w:p>
        </w:tc>
      </w:tr>
      <w:tr w:rsidR="00B3198F" w:rsidRPr="005D4911" w14:paraId="2A6861D0" w14:textId="77777777" w:rsidTr="000B7CDA">
        <w:tblPrEx>
          <w:tblCellMar>
            <w:top w:w="0" w:type="dxa"/>
            <w:bottom w:w="0" w:type="dxa"/>
          </w:tblCellMar>
        </w:tblPrEx>
        <w:trPr>
          <w:trHeight w:val="135"/>
        </w:trPr>
        <w:tc>
          <w:tcPr>
            <w:tcW w:w="1676" w:type="dxa"/>
            <w:shd w:val="clear" w:color="auto" w:fill="auto"/>
          </w:tcPr>
          <w:p w14:paraId="4DA47504" w14:textId="77777777" w:rsidR="00B3198F" w:rsidRPr="00261393" w:rsidRDefault="00B3198F" w:rsidP="00B3198F">
            <w:pPr>
              <w:rPr>
                <w:rFonts w:hint="eastAsia"/>
                <w:noProof/>
                <w:color w:val="000000"/>
              </w:rPr>
            </w:pPr>
            <w:r w:rsidRPr="00261393">
              <w:rPr>
                <w:rFonts w:hint="eastAsia"/>
                <w:noProof/>
                <w:color w:val="000000"/>
              </w:rPr>
              <w:t>6.</w:t>
            </w:r>
            <w:r w:rsidRPr="00261393">
              <w:rPr>
                <w:noProof/>
                <w:color w:val="000000"/>
              </w:rPr>
              <w:t>20</w:t>
            </w:r>
          </w:p>
        </w:tc>
        <w:tc>
          <w:tcPr>
            <w:tcW w:w="881" w:type="dxa"/>
          </w:tcPr>
          <w:p w14:paraId="3929FC63" w14:textId="77777777" w:rsidR="00B3198F" w:rsidRPr="00261393" w:rsidRDefault="00B3198F" w:rsidP="00B3198F">
            <w:pPr>
              <w:rPr>
                <w:rFonts w:hint="eastAsia"/>
                <w:noProof/>
                <w:color w:val="000000"/>
              </w:rPr>
            </w:pPr>
          </w:p>
        </w:tc>
        <w:tc>
          <w:tcPr>
            <w:tcW w:w="4389" w:type="dxa"/>
          </w:tcPr>
          <w:p w14:paraId="1AC424F4" w14:textId="77777777" w:rsidR="009E006A" w:rsidRDefault="000B7DE5" w:rsidP="00B3198F">
            <w:pPr>
              <w:rPr>
                <w:rStyle w:val="ui-provider"/>
                <w:color w:val="000000"/>
              </w:rPr>
            </w:pPr>
            <w:r w:rsidRPr="00261393">
              <w:rPr>
                <w:rFonts w:hint="eastAsia"/>
                <w:color w:val="000000"/>
              </w:rPr>
              <w:t>H</w:t>
            </w:r>
            <w:r w:rsidRPr="00261393">
              <w:rPr>
                <w:color w:val="000000"/>
              </w:rPr>
              <w:t>ENREN</w:t>
            </w:r>
            <w:r w:rsidRPr="00261393">
              <w:rPr>
                <w:rStyle w:val="ui-provider"/>
                <w:color w:val="000000"/>
              </w:rPr>
              <w:t xml:space="preserve"> CDC-003</w:t>
            </w:r>
          </w:p>
          <w:p w14:paraId="71CA66F3" w14:textId="77777777" w:rsidR="009E006A" w:rsidRDefault="009347EA" w:rsidP="00B3198F">
            <w:pPr>
              <w:rPr>
                <w:color w:val="000000"/>
              </w:rPr>
            </w:pPr>
            <w:r w:rsidRPr="00261393">
              <w:rPr>
                <w:rFonts w:hint="eastAsia"/>
                <w:color w:val="000000"/>
              </w:rPr>
              <w:t>24SU</w:t>
            </w:r>
            <w:r w:rsidRPr="00261393">
              <w:rPr>
                <w:rFonts w:hint="eastAsia"/>
                <w:color w:val="000000"/>
              </w:rPr>
              <w:t>、</w:t>
            </w:r>
            <w:r w:rsidRPr="00261393">
              <w:rPr>
                <w:rFonts w:hint="eastAsia"/>
                <w:color w:val="000000"/>
              </w:rPr>
              <w:t>S</w:t>
            </w:r>
            <w:r w:rsidRPr="00261393">
              <w:rPr>
                <w:color w:val="000000"/>
              </w:rPr>
              <w:t>tep</w:t>
            </w:r>
            <w:r w:rsidRPr="00261393">
              <w:rPr>
                <w:rFonts w:hint="eastAsia"/>
                <w:color w:val="000000"/>
              </w:rPr>
              <w:t>3</w:t>
            </w:r>
            <w:r w:rsidRPr="00261393">
              <w:rPr>
                <w:rFonts w:hint="eastAsia"/>
                <w:color w:val="000000"/>
              </w:rPr>
              <w:t>仕様書一本化</w:t>
            </w:r>
          </w:p>
          <w:p w14:paraId="7CDC6EF6" w14:textId="77777777" w:rsidR="009347EA" w:rsidRDefault="009347EA" w:rsidP="00B3198F">
            <w:pPr>
              <w:rPr>
                <w:color w:val="000000"/>
              </w:rPr>
            </w:pPr>
            <w:r w:rsidRPr="00261393">
              <w:rPr>
                <w:rFonts w:hint="eastAsia"/>
                <w:color w:val="000000"/>
              </w:rPr>
              <w:t>・機能・システム構成の体裁変更</w:t>
            </w:r>
          </w:p>
          <w:p w14:paraId="2F99C8C8" w14:textId="77777777" w:rsidR="000B7DE5" w:rsidRPr="00261393" w:rsidRDefault="000B7DE5" w:rsidP="000B7DE5">
            <w:pPr>
              <w:rPr>
                <w:rFonts w:hint="eastAsia"/>
                <w:color w:val="000000"/>
              </w:rPr>
            </w:pPr>
            <w:r w:rsidRPr="00261393">
              <w:rPr>
                <w:rFonts w:hint="eastAsia"/>
                <w:color w:val="000000"/>
              </w:rPr>
              <w:t>1.</w:t>
            </w:r>
            <w:r w:rsidRPr="00261393">
              <w:rPr>
                <w:color w:val="000000"/>
              </w:rPr>
              <w:t>1</w:t>
            </w:r>
            <w:r w:rsidRPr="00261393">
              <w:rPr>
                <w:rFonts w:hint="eastAsia"/>
                <w:color w:val="000000"/>
              </w:rPr>
              <w:t>, 1</w:t>
            </w:r>
            <w:r w:rsidRPr="00261393">
              <w:rPr>
                <w:color w:val="000000"/>
              </w:rPr>
              <w:t>.3</w:t>
            </w:r>
            <w:r w:rsidRPr="00261393">
              <w:rPr>
                <w:rFonts w:hint="eastAsia"/>
                <w:color w:val="000000"/>
              </w:rPr>
              <w:t>,</w:t>
            </w:r>
            <w:r w:rsidRPr="00261393">
              <w:rPr>
                <w:color w:val="000000"/>
              </w:rPr>
              <w:t xml:space="preserve"> 1.5</w:t>
            </w:r>
            <w:r w:rsidRPr="00261393">
              <w:rPr>
                <w:rFonts w:hint="eastAsia"/>
                <w:color w:val="000000"/>
              </w:rPr>
              <w:t xml:space="preserve"> </w:t>
            </w:r>
          </w:p>
          <w:p w14:paraId="39B86C69" w14:textId="77777777" w:rsidR="00B3198F" w:rsidRPr="00261393" w:rsidRDefault="00B3198F" w:rsidP="00B3198F">
            <w:pPr>
              <w:rPr>
                <w:color w:val="000000"/>
              </w:rPr>
            </w:pPr>
            <w:r w:rsidRPr="00261393">
              <w:rPr>
                <w:rFonts w:hint="eastAsia"/>
                <w:color w:val="000000"/>
              </w:rPr>
              <w:t>・</w:t>
            </w:r>
            <w:r w:rsidR="009347EA" w:rsidRPr="00261393">
              <w:rPr>
                <w:rFonts w:hint="eastAsia"/>
                <w:color w:val="000000"/>
              </w:rPr>
              <w:t xml:space="preserve">BEV </w:t>
            </w:r>
            <w:r w:rsidR="009347EA" w:rsidRPr="00261393">
              <w:rPr>
                <w:color w:val="000000"/>
              </w:rPr>
              <w:t>Step</w:t>
            </w:r>
            <w:r w:rsidR="009347EA" w:rsidRPr="00261393">
              <w:rPr>
                <w:rFonts w:hint="eastAsia"/>
                <w:color w:val="000000"/>
              </w:rPr>
              <w:t>3</w:t>
            </w:r>
            <w:r w:rsidR="009347EA" w:rsidRPr="00261393">
              <w:rPr>
                <w:rFonts w:hint="eastAsia"/>
                <w:color w:val="000000"/>
              </w:rPr>
              <w:t>要求追加</w:t>
            </w:r>
          </w:p>
          <w:p w14:paraId="7323C41E" w14:textId="77777777" w:rsidR="009347EA" w:rsidRPr="00261393" w:rsidRDefault="009347EA" w:rsidP="009347EA">
            <w:pPr>
              <w:rPr>
                <w:rFonts w:hint="eastAsia"/>
                <w:color w:val="000000"/>
              </w:rPr>
            </w:pPr>
            <w:r w:rsidRPr="00261393">
              <w:rPr>
                <w:rFonts w:hint="eastAsia"/>
                <w:color w:val="000000"/>
              </w:rPr>
              <w:t>2.1.2</w:t>
            </w:r>
            <w:r w:rsidRPr="00261393">
              <w:rPr>
                <w:color w:val="000000"/>
              </w:rPr>
              <w:t>~2.1.6</w:t>
            </w:r>
            <w:r w:rsidRPr="00261393">
              <w:rPr>
                <w:rFonts w:hint="eastAsia"/>
                <w:color w:val="000000"/>
              </w:rPr>
              <w:t xml:space="preserve">, </w:t>
            </w:r>
            <w:r w:rsidRPr="00261393">
              <w:rPr>
                <w:color w:val="000000"/>
              </w:rPr>
              <w:t xml:space="preserve">2.1.9, 2.1.11, 2.1.12, 2.2.2, 2.2.3, 2.2.5~2.2.7, 2.3.3, 2.3.6, 2.3.9, 3.1, 3.2, 3.2.3, 3.3, 3.5, 3.6, 3.7.2, 3.8.1, 3.8.2, 3.9, 3.9.1, 3.9.2 </w:t>
            </w:r>
          </w:p>
          <w:p w14:paraId="3E27BA25" w14:textId="77777777" w:rsidR="00B52186" w:rsidRPr="003B676B" w:rsidRDefault="00B52186" w:rsidP="00B52186">
            <w:pPr>
              <w:pStyle w:val="NormalWeb"/>
              <w:spacing w:before="0" w:beforeAutospacing="0" w:after="0" w:afterAutospacing="0"/>
              <w:rPr>
                <w:color w:val="000000"/>
                <w:sz w:val="21"/>
                <w:szCs w:val="21"/>
              </w:rPr>
            </w:pPr>
            <w:r w:rsidRPr="003B676B">
              <w:rPr>
                <w:color w:val="000000"/>
                <w:sz w:val="21"/>
                <w:szCs w:val="21"/>
              </w:rPr>
              <w:t>対象モデル：CDC</w:t>
            </w:r>
          </w:p>
          <w:p w14:paraId="151CF20A" w14:textId="77777777" w:rsidR="00B3198F" w:rsidRPr="00261393" w:rsidRDefault="00B52186" w:rsidP="00B52186">
            <w:pPr>
              <w:rPr>
                <w:rFonts w:hint="eastAsia"/>
                <w:color w:val="000000"/>
              </w:rPr>
            </w:pPr>
            <w:r w:rsidRPr="003B676B">
              <w:rPr>
                <w:color w:val="000000"/>
                <w:szCs w:val="21"/>
              </w:rPr>
              <w:t>織り込みターゲット：</w:t>
            </w:r>
            <w:r w:rsidRPr="003B676B">
              <w:rPr>
                <w:color w:val="000000"/>
                <w:szCs w:val="21"/>
              </w:rPr>
              <w:t>PreCV</w:t>
            </w:r>
          </w:p>
        </w:tc>
        <w:tc>
          <w:tcPr>
            <w:tcW w:w="1418" w:type="dxa"/>
          </w:tcPr>
          <w:p w14:paraId="127E1FE2" w14:textId="77777777" w:rsidR="00B3198F" w:rsidRPr="005D4911" w:rsidRDefault="00B3198F" w:rsidP="00B3198F">
            <w:pPr>
              <w:rPr>
                <w:rFonts w:hint="eastAsia"/>
              </w:rPr>
            </w:pPr>
          </w:p>
        </w:tc>
        <w:tc>
          <w:tcPr>
            <w:tcW w:w="1275" w:type="dxa"/>
          </w:tcPr>
          <w:p w14:paraId="0B99E810" w14:textId="77777777" w:rsidR="00B3198F" w:rsidRPr="00AE2925" w:rsidRDefault="00B3198F" w:rsidP="00B3198F">
            <w:pPr>
              <w:rPr>
                <w:rFonts w:hint="eastAsia"/>
                <w:color w:val="000000"/>
              </w:rPr>
            </w:pPr>
          </w:p>
        </w:tc>
      </w:tr>
      <w:tr w:rsidR="00DD0B46" w:rsidRPr="005D4911" w14:paraId="2086ACC0" w14:textId="77777777" w:rsidTr="000B7CDA">
        <w:tblPrEx>
          <w:tblCellMar>
            <w:top w:w="0" w:type="dxa"/>
            <w:bottom w:w="0" w:type="dxa"/>
          </w:tblCellMar>
        </w:tblPrEx>
        <w:trPr>
          <w:trHeight w:val="135"/>
        </w:trPr>
        <w:tc>
          <w:tcPr>
            <w:tcW w:w="1676" w:type="dxa"/>
            <w:shd w:val="clear" w:color="auto" w:fill="auto"/>
          </w:tcPr>
          <w:p w14:paraId="017D44A7" w14:textId="77777777" w:rsidR="00DD0B46" w:rsidRPr="00AE2925" w:rsidRDefault="00DD0B46" w:rsidP="00DD0B46">
            <w:pPr>
              <w:rPr>
                <w:rFonts w:hint="eastAsia"/>
                <w:noProof/>
                <w:color w:val="000000"/>
              </w:rPr>
            </w:pPr>
            <w:r w:rsidRPr="00AE2925">
              <w:rPr>
                <w:rFonts w:hint="eastAsia"/>
                <w:noProof/>
                <w:color w:val="000000"/>
              </w:rPr>
              <w:t>6</w:t>
            </w:r>
            <w:r w:rsidRPr="00AE2925">
              <w:rPr>
                <w:noProof/>
                <w:color w:val="000000"/>
              </w:rPr>
              <w:t xml:space="preserve">.30 </w:t>
            </w:r>
          </w:p>
        </w:tc>
        <w:tc>
          <w:tcPr>
            <w:tcW w:w="881" w:type="dxa"/>
          </w:tcPr>
          <w:p w14:paraId="3DBF7736" w14:textId="77777777" w:rsidR="00DD0B46" w:rsidRPr="00AE2925" w:rsidRDefault="00DD0B46" w:rsidP="00DD0B46">
            <w:pPr>
              <w:rPr>
                <w:rFonts w:hint="eastAsia"/>
                <w:noProof/>
                <w:color w:val="000000"/>
              </w:rPr>
            </w:pPr>
          </w:p>
        </w:tc>
        <w:tc>
          <w:tcPr>
            <w:tcW w:w="4389" w:type="dxa"/>
          </w:tcPr>
          <w:p w14:paraId="754D2377" w14:textId="77777777" w:rsidR="009E006A" w:rsidRDefault="005A0C39" w:rsidP="00DD0B46">
            <w:pPr>
              <w:rPr>
                <w:color w:val="000000"/>
              </w:rPr>
            </w:pPr>
            <w:r w:rsidRPr="00AE2925">
              <w:rPr>
                <w:color w:val="000000"/>
              </w:rPr>
              <w:t>仕様明確化</w:t>
            </w:r>
            <w:r w:rsidRPr="00AE2925">
              <w:rPr>
                <w:color w:val="000000"/>
              </w:rPr>
              <w:t>/</w:t>
            </w:r>
            <w:r w:rsidRPr="00AE2925">
              <w:rPr>
                <w:color w:val="000000"/>
              </w:rPr>
              <w:t>誤記修正</w:t>
            </w:r>
          </w:p>
          <w:p w14:paraId="2B567129" w14:textId="77777777" w:rsidR="00CB37E9" w:rsidRPr="00AE2925" w:rsidRDefault="00A709B8" w:rsidP="00DD0B46">
            <w:pPr>
              <w:rPr>
                <w:color w:val="000000"/>
              </w:rPr>
            </w:pPr>
            <w:r w:rsidRPr="00AE2925">
              <w:rPr>
                <w:color w:val="000000"/>
              </w:rPr>
              <w:t>2.1.</w:t>
            </w:r>
            <w:r w:rsidR="009B14B9" w:rsidRPr="00AE2925">
              <w:rPr>
                <w:color w:val="000000"/>
              </w:rPr>
              <w:t>1~2.1.</w:t>
            </w:r>
            <w:r w:rsidR="003113E8" w:rsidRPr="00AE2925">
              <w:rPr>
                <w:rFonts w:hint="eastAsia"/>
                <w:color w:val="000000"/>
              </w:rPr>
              <w:t>6</w:t>
            </w:r>
            <w:r w:rsidR="009B14B9" w:rsidRPr="00AE2925">
              <w:rPr>
                <w:color w:val="000000"/>
              </w:rPr>
              <w:t>, 2.1.9</w:t>
            </w:r>
            <w:r w:rsidR="007B04FF" w:rsidRPr="00AE2925">
              <w:rPr>
                <w:color w:val="000000"/>
              </w:rPr>
              <w:t>~</w:t>
            </w:r>
            <w:r w:rsidR="009B14B9" w:rsidRPr="00AE2925">
              <w:rPr>
                <w:color w:val="000000"/>
              </w:rPr>
              <w:t>2.1.1</w:t>
            </w:r>
            <w:r w:rsidR="007C23B2" w:rsidRPr="00AE2925">
              <w:rPr>
                <w:color w:val="000000"/>
              </w:rPr>
              <w:t>2</w:t>
            </w:r>
            <w:r w:rsidR="009B14B9" w:rsidRPr="00AE2925">
              <w:rPr>
                <w:color w:val="000000"/>
              </w:rPr>
              <w:t xml:space="preserve">, </w:t>
            </w:r>
            <w:r w:rsidR="00CA5E4D" w:rsidRPr="00AE2925">
              <w:rPr>
                <w:color w:val="000000"/>
              </w:rPr>
              <w:t xml:space="preserve">2.2.1, </w:t>
            </w:r>
            <w:r w:rsidR="009B14B9" w:rsidRPr="00AE2925">
              <w:rPr>
                <w:color w:val="000000"/>
              </w:rPr>
              <w:t xml:space="preserve">2.2.3, </w:t>
            </w:r>
          </w:p>
          <w:p w14:paraId="2E3FFF26" w14:textId="77777777" w:rsidR="005A0C39" w:rsidRPr="00AE2925" w:rsidRDefault="00CB37E9" w:rsidP="00DD0B46">
            <w:pPr>
              <w:rPr>
                <w:color w:val="000000"/>
              </w:rPr>
            </w:pPr>
            <w:r w:rsidRPr="00AE2925">
              <w:rPr>
                <w:color w:val="000000"/>
              </w:rPr>
              <w:t xml:space="preserve">2.2.5, </w:t>
            </w:r>
            <w:r w:rsidR="009B14B9" w:rsidRPr="00AE2925">
              <w:rPr>
                <w:color w:val="000000"/>
              </w:rPr>
              <w:t xml:space="preserve">2.2.6, </w:t>
            </w:r>
            <w:r w:rsidR="00297E0F" w:rsidRPr="00AE2925">
              <w:rPr>
                <w:color w:val="000000"/>
              </w:rPr>
              <w:t xml:space="preserve">2.3.3, </w:t>
            </w:r>
            <w:r w:rsidR="009B14B9" w:rsidRPr="00AE2925">
              <w:rPr>
                <w:color w:val="000000"/>
              </w:rPr>
              <w:t>2.3.6,</w:t>
            </w:r>
            <w:r w:rsidR="00297E0F" w:rsidRPr="00AE2925">
              <w:rPr>
                <w:color w:val="000000"/>
              </w:rPr>
              <w:t xml:space="preserve"> </w:t>
            </w:r>
            <w:r w:rsidR="009B14B9" w:rsidRPr="00AE2925">
              <w:rPr>
                <w:color w:val="000000"/>
              </w:rPr>
              <w:t xml:space="preserve">2.3.9, </w:t>
            </w:r>
            <w:r w:rsidR="00DC07C0" w:rsidRPr="00AE2925">
              <w:rPr>
                <w:color w:val="000000"/>
              </w:rPr>
              <w:t xml:space="preserve">3.5, </w:t>
            </w:r>
            <w:r w:rsidR="00297E0F" w:rsidRPr="00AE2925">
              <w:rPr>
                <w:color w:val="000000"/>
              </w:rPr>
              <w:t xml:space="preserve">3.7.2, </w:t>
            </w:r>
            <w:r w:rsidR="009B14B9" w:rsidRPr="00AE2925">
              <w:rPr>
                <w:color w:val="000000"/>
              </w:rPr>
              <w:t>3.8.1</w:t>
            </w:r>
          </w:p>
          <w:p w14:paraId="682C12B1" w14:textId="77777777" w:rsidR="00A709B8" w:rsidRPr="00AE2925" w:rsidRDefault="00A709B8" w:rsidP="00A709B8">
            <w:pPr>
              <w:pStyle w:val="NormalWeb"/>
              <w:spacing w:before="0" w:beforeAutospacing="0" w:after="0" w:afterAutospacing="0"/>
              <w:rPr>
                <w:rFonts w:ascii="Century" w:hAnsi="Century"/>
                <w:color w:val="000000"/>
                <w:sz w:val="21"/>
                <w:szCs w:val="21"/>
              </w:rPr>
            </w:pPr>
            <w:r w:rsidRPr="00AE2925">
              <w:rPr>
                <w:rFonts w:ascii="Century" w:hAnsi="Century"/>
                <w:color w:val="000000"/>
                <w:sz w:val="21"/>
                <w:szCs w:val="21"/>
              </w:rPr>
              <w:t>変連</w:t>
            </w:r>
            <w:r w:rsidRPr="00AE2925">
              <w:rPr>
                <w:rFonts w:ascii="Century" w:hAnsi="Century"/>
                <w:color w:val="000000"/>
                <w:sz w:val="21"/>
                <w:szCs w:val="21"/>
              </w:rPr>
              <w:t>No.</w:t>
            </w:r>
            <w:r w:rsidRPr="00AE2925">
              <w:rPr>
                <w:rFonts w:ascii="Century" w:hAnsi="Century"/>
                <w:color w:val="000000"/>
                <w:sz w:val="21"/>
                <w:szCs w:val="21"/>
              </w:rPr>
              <w:t>：</w:t>
            </w:r>
            <w:r w:rsidRPr="00AE2925">
              <w:rPr>
                <w:rFonts w:ascii="Century" w:hAnsi="Century"/>
                <w:color w:val="000000"/>
                <w:sz w:val="21"/>
                <w:szCs w:val="21"/>
              </w:rPr>
              <w:t>CDC-003</w:t>
            </w:r>
          </w:p>
          <w:p w14:paraId="7DD611D9" w14:textId="77777777" w:rsidR="00A709B8" w:rsidRPr="00AE2925" w:rsidRDefault="00A709B8" w:rsidP="00A709B8">
            <w:pPr>
              <w:pStyle w:val="NormalWeb"/>
              <w:spacing w:before="0" w:beforeAutospacing="0" w:after="0" w:afterAutospacing="0"/>
              <w:rPr>
                <w:rFonts w:ascii="Century" w:hAnsi="Century"/>
                <w:color w:val="000000"/>
                <w:sz w:val="21"/>
                <w:szCs w:val="21"/>
              </w:rPr>
            </w:pPr>
            <w:r w:rsidRPr="00AE2925">
              <w:rPr>
                <w:rFonts w:ascii="Century" w:hAnsi="Century"/>
                <w:color w:val="000000"/>
                <w:sz w:val="21"/>
                <w:szCs w:val="21"/>
              </w:rPr>
              <w:t>QANo.</w:t>
            </w:r>
            <w:r w:rsidRPr="00AE2925">
              <w:rPr>
                <w:rFonts w:ascii="Century" w:hAnsi="Century"/>
                <w:color w:val="000000"/>
                <w:sz w:val="21"/>
                <w:szCs w:val="21"/>
              </w:rPr>
              <w:t>：</w:t>
            </w:r>
            <w:r w:rsidRPr="00AE2925">
              <w:rPr>
                <w:rFonts w:ascii="Century" w:hAnsi="Century"/>
                <w:color w:val="000000"/>
                <w:sz w:val="21"/>
                <w:szCs w:val="21"/>
              </w:rPr>
              <w:t>DC24-43666</w:t>
            </w:r>
            <w:r w:rsidR="00DD6ED1" w:rsidRPr="00AE2925">
              <w:rPr>
                <w:rFonts w:ascii="Century" w:hAnsi="Century"/>
                <w:color w:val="000000"/>
                <w:sz w:val="21"/>
                <w:szCs w:val="21"/>
              </w:rPr>
              <w:t xml:space="preserve">, </w:t>
            </w:r>
            <w:r w:rsidRPr="00AE2925">
              <w:rPr>
                <w:rFonts w:ascii="Century" w:hAnsi="Century"/>
                <w:color w:val="000000"/>
                <w:sz w:val="21"/>
                <w:szCs w:val="21"/>
              </w:rPr>
              <w:t>44223</w:t>
            </w:r>
            <w:r w:rsidR="00DD6ED1" w:rsidRPr="00AE2925">
              <w:rPr>
                <w:rFonts w:ascii="Century" w:hAnsi="Century"/>
                <w:color w:val="000000"/>
                <w:sz w:val="21"/>
                <w:szCs w:val="21"/>
              </w:rPr>
              <w:t xml:space="preserve">, 42528, 44560, 44623, </w:t>
            </w:r>
            <w:r w:rsidR="005F43E6" w:rsidRPr="00AE2925">
              <w:rPr>
                <w:rFonts w:ascii="Century" w:hAnsi="Century"/>
                <w:color w:val="000000"/>
                <w:sz w:val="21"/>
                <w:szCs w:val="21"/>
              </w:rPr>
              <w:t xml:space="preserve">45456, 45457, 45458, 45543 </w:t>
            </w:r>
            <w:r w:rsidR="00DD6ED1" w:rsidRPr="00AE2925">
              <w:rPr>
                <w:rFonts w:ascii="Century" w:hAnsi="Century"/>
                <w:color w:val="000000"/>
                <w:sz w:val="21"/>
                <w:szCs w:val="21"/>
              </w:rPr>
              <w:t>DCQA24-8150, 8153</w:t>
            </w:r>
            <w:r w:rsidR="005F43E6" w:rsidRPr="00AE2925">
              <w:rPr>
                <w:rFonts w:ascii="Century" w:hAnsi="Century"/>
                <w:color w:val="000000"/>
                <w:sz w:val="21"/>
                <w:szCs w:val="21"/>
              </w:rPr>
              <w:t>, 8460</w:t>
            </w:r>
          </w:p>
          <w:p w14:paraId="1877B436" w14:textId="77777777" w:rsidR="00A709B8" w:rsidRPr="00AE2925" w:rsidRDefault="00A709B8" w:rsidP="00A709B8">
            <w:pPr>
              <w:pStyle w:val="NormalWeb"/>
              <w:spacing w:before="0" w:beforeAutospacing="0" w:after="0" w:afterAutospacing="0"/>
              <w:rPr>
                <w:rFonts w:ascii="Century" w:hAnsi="Century"/>
                <w:color w:val="000000"/>
                <w:sz w:val="21"/>
                <w:szCs w:val="21"/>
              </w:rPr>
            </w:pPr>
            <w:r w:rsidRPr="00AE2925">
              <w:rPr>
                <w:rFonts w:ascii="Century" w:hAnsi="Century"/>
                <w:color w:val="000000"/>
                <w:sz w:val="21"/>
                <w:szCs w:val="21"/>
              </w:rPr>
              <w:t>対象モデル：</w:t>
            </w:r>
            <w:r w:rsidRPr="00AE2925">
              <w:rPr>
                <w:rFonts w:ascii="Century" w:hAnsi="Century"/>
                <w:color w:val="000000"/>
                <w:sz w:val="21"/>
                <w:szCs w:val="21"/>
              </w:rPr>
              <w:t>CDC</w:t>
            </w:r>
          </w:p>
          <w:p w14:paraId="43493131" w14:textId="77777777" w:rsidR="00A709B8" w:rsidRPr="00AE2925" w:rsidRDefault="00A709B8" w:rsidP="00A709B8">
            <w:pPr>
              <w:pStyle w:val="NormalWeb"/>
              <w:spacing w:before="0" w:beforeAutospacing="0" w:after="0" w:afterAutospacing="0"/>
              <w:rPr>
                <w:rFonts w:hint="eastAsia"/>
                <w:color w:val="000000"/>
                <w:sz w:val="21"/>
                <w:szCs w:val="21"/>
              </w:rPr>
            </w:pPr>
            <w:r w:rsidRPr="00AE2925">
              <w:rPr>
                <w:rFonts w:ascii="Century" w:hAnsi="Century"/>
                <w:color w:val="000000"/>
                <w:sz w:val="21"/>
                <w:szCs w:val="21"/>
              </w:rPr>
              <w:t>織り込みターゲット：</w:t>
            </w:r>
            <w:r w:rsidRPr="00AE2925">
              <w:rPr>
                <w:rFonts w:ascii="Century" w:hAnsi="Century"/>
                <w:color w:val="000000"/>
                <w:sz w:val="21"/>
                <w:szCs w:val="21"/>
              </w:rPr>
              <w:t>PreCV</w:t>
            </w:r>
          </w:p>
        </w:tc>
        <w:tc>
          <w:tcPr>
            <w:tcW w:w="1418" w:type="dxa"/>
          </w:tcPr>
          <w:p w14:paraId="69F0F9C4" w14:textId="77777777" w:rsidR="00DD0B46" w:rsidRPr="00AE2925" w:rsidRDefault="005F43E6" w:rsidP="00DD0B46">
            <w:pPr>
              <w:rPr>
                <w:rFonts w:hint="eastAsia"/>
                <w:color w:val="000000"/>
              </w:rPr>
            </w:pPr>
            <w:r w:rsidRPr="00AE2925">
              <w:rPr>
                <w:rFonts w:hint="eastAsia"/>
                <w:color w:val="000000"/>
              </w:rPr>
              <w:t>2</w:t>
            </w:r>
            <w:r w:rsidRPr="00AE2925">
              <w:rPr>
                <w:color w:val="000000"/>
              </w:rPr>
              <w:t>024/8/26</w:t>
            </w:r>
          </w:p>
        </w:tc>
        <w:tc>
          <w:tcPr>
            <w:tcW w:w="1275" w:type="dxa"/>
          </w:tcPr>
          <w:p w14:paraId="5CAAD3A8" w14:textId="77777777" w:rsidR="00DD0B46" w:rsidRPr="00AE2925" w:rsidRDefault="00DD0B46" w:rsidP="00DD0B46">
            <w:pPr>
              <w:rPr>
                <w:rFonts w:hint="eastAsia"/>
                <w:color w:val="000000"/>
              </w:rPr>
            </w:pPr>
            <w:r w:rsidRPr="00AE2925">
              <w:rPr>
                <w:rFonts w:hint="eastAsia"/>
                <w:color w:val="000000"/>
              </w:rPr>
              <w:t>4</w:t>
            </w:r>
            <w:r w:rsidRPr="00AE2925">
              <w:rPr>
                <w:color w:val="000000"/>
              </w:rPr>
              <w:t>GC</w:t>
            </w:r>
            <w:r w:rsidR="005A0C39" w:rsidRPr="00AE2925">
              <w:rPr>
                <w:rFonts w:hint="eastAsia"/>
                <w:color w:val="000000"/>
              </w:rPr>
              <w:t>三角</w:t>
            </w:r>
          </w:p>
        </w:tc>
      </w:tr>
      <w:tr w:rsidR="003401CC" w:rsidRPr="005D4911" w14:paraId="51479D3E" w14:textId="77777777" w:rsidTr="000B7CDA">
        <w:tblPrEx>
          <w:tblCellMar>
            <w:top w:w="0" w:type="dxa"/>
            <w:bottom w:w="0" w:type="dxa"/>
          </w:tblCellMar>
        </w:tblPrEx>
        <w:trPr>
          <w:trHeight w:val="135"/>
        </w:trPr>
        <w:tc>
          <w:tcPr>
            <w:tcW w:w="1676" w:type="dxa"/>
            <w:shd w:val="clear" w:color="auto" w:fill="auto"/>
          </w:tcPr>
          <w:p w14:paraId="699DF79F" w14:textId="77777777" w:rsidR="003401CC" w:rsidRDefault="003401CC" w:rsidP="003401CC">
            <w:pPr>
              <w:rPr>
                <w:rFonts w:hint="eastAsia"/>
                <w:noProof/>
                <w:color w:val="000000"/>
              </w:rPr>
            </w:pPr>
            <w:r>
              <w:rPr>
                <w:rFonts w:hint="eastAsia"/>
                <w:noProof/>
                <w:color w:val="000000"/>
              </w:rPr>
              <w:t>6</w:t>
            </w:r>
            <w:r>
              <w:rPr>
                <w:noProof/>
                <w:color w:val="000000"/>
              </w:rPr>
              <w:t>.</w:t>
            </w:r>
            <w:r w:rsidR="00F704AC">
              <w:rPr>
                <w:rFonts w:hint="eastAsia"/>
                <w:noProof/>
                <w:color w:val="000000"/>
              </w:rPr>
              <w:t>60</w:t>
            </w:r>
            <w:r>
              <w:rPr>
                <w:noProof/>
                <w:color w:val="000000"/>
              </w:rPr>
              <w:t xml:space="preserve"> </w:t>
            </w:r>
          </w:p>
        </w:tc>
        <w:tc>
          <w:tcPr>
            <w:tcW w:w="881" w:type="dxa"/>
          </w:tcPr>
          <w:p w14:paraId="6C317F9A" w14:textId="77777777" w:rsidR="003401CC" w:rsidRDefault="003401CC" w:rsidP="003401CC">
            <w:pPr>
              <w:rPr>
                <w:rFonts w:hint="eastAsia"/>
                <w:noProof/>
                <w:color w:val="000000"/>
              </w:rPr>
            </w:pPr>
          </w:p>
        </w:tc>
        <w:tc>
          <w:tcPr>
            <w:tcW w:w="4389" w:type="dxa"/>
          </w:tcPr>
          <w:p w14:paraId="41F925EA" w14:textId="77777777" w:rsidR="009E006A" w:rsidRDefault="003401CC" w:rsidP="003401CC">
            <w:pPr>
              <w:rPr>
                <w:color w:val="000000"/>
              </w:rPr>
            </w:pPr>
            <w:r>
              <w:rPr>
                <w:color w:val="000000"/>
              </w:rPr>
              <w:t>仕様</w:t>
            </w:r>
            <w:r w:rsidR="00EF205C">
              <w:rPr>
                <w:color w:val="000000"/>
              </w:rPr>
              <w:t>修正</w:t>
            </w:r>
          </w:p>
          <w:p w14:paraId="0E305C4D" w14:textId="77777777" w:rsidR="009E006A" w:rsidRDefault="00F704AC" w:rsidP="003401CC">
            <w:pPr>
              <w:rPr>
                <w:color w:val="000000"/>
                <w:szCs w:val="21"/>
              </w:rPr>
            </w:pPr>
            <w:r>
              <w:rPr>
                <w:color w:val="000000"/>
              </w:rPr>
              <w:t>3.7.2</w:t>
            </w:r>
            <w:r w:rsidR="003401CC">
              <w:rPr>
                <w:color w:val="000000"/>
              </w:rPr>
              <w:t xml:space="preserve"> </w:t>
            </w:r>
            <w:r w:rsidR="004F7B7E">
              <w:rPr>
                <w:color w:val="000000"/>
              </w:rPr>
              <w:br/>
            </w:r>
            <w:r w:rsidR="004F7B7E">
              <w:rPr>
                <w:color w:val="000000"/>
                <w:szCs w:val="21"/>
              </w:rPr>
              <w:t>誤記修正</w:t>
            </w:r>
          </w:p>
          <w:p w14:paraId="7051A4BA" w14:textId="77777777" w:rsidR="003401CC" w:rsidRDefault="004F7B7E" w:rsidP="003401CC">
            <w:pPr>
              <w:rPr>
                <w:color w:val="000000"/>
              </w:rPr>
            </w:pPr>
            <w:r>
              <w:rPr>
                <w:color w:val="000000"/>
                <w:szCs w:val="21"/>
              </w:rPr>
              <w:t>3.9</w:t>
            </w:r>
          </w:p>
          <w:p w14:paraId="07295A9A" w14:textId="77777777" w:rsidR="003401CC" w:rsidRDefault="003401CC" w:rsidP="003401CC">
            <w:pPr>
              <w:pStyle w:val="NormalWeb"/>
              <w:spacing w:before="0" w:beforeAutospacing="0" w:after="0" w:afterAutospacing="0"/>
              <w:rPr>
                <w:rFonts w:ascii="Century" w:hAnsi="Century"/>
                <w:color w:val="000000"/>
                <w:sz w:val="21"/>
                <w:szCs w:val="21"/>
              </w:rPr>
            </w:pPr>
            <w:r>
              <w:rPr>
                <w:rFonts w:ascii="Century" w:hAnsi="Century"/>
                <w:color w:val="000000"/>
                <w:sz w:val="21"/>
                <w:szCs w:val="21"/>
              </w:rPr>
              <w:t>変連</w:t>
            </w:r>
            <w:r>
              <w:rPr>
                <w:rFonts w:ascii="Century" w:hAnsi="Century"/>
                <w:color w:val="000000"/>
                <w:sz w:val="21"/>
                <w:szCs w:val="21"/>
              </w:rPr>
              <w:t>No.</w:t>
            </w:r>
            <w:r>
              <w:rPr>
                <w:rFonts w:ascii="Century" w:hAnsi="Century"/>
                <w:color w:val="000000"/>
                <w:sz w:val="21"/>
                <w:szCs w:val="21"/>
              </w:rPr>
              <w:t>：</w:t>
            </w:r>
            <w:r w:rsidR="00C66BE2">
              <w:rPr>
                <w:rFonts w:ascii="Century" w:hAnsi="Century"/>
                <w:color w:val="000000"/>
                <w:sz w:val="21"/>
                <w:szCs w:val="21"/>
              </w:rPr>
              <w:t>SUCDC-053</w:t>
            </w:r>
          </w:p>
          <w:p w14:paraId="58857021" w14:textId="77777777" w:rsidR="003E2A4B" w:rsidRDefault="003401CC" w:rsidP="003401CC">
            <w:pPr>
              <w:pStyle w:val="NormalWeb"/>
              <w:spacing w:before="0" w:beforeAutospacing="0" w:after="0" w:afterAutospacing="0"/>
              <w:rPr>
                <w:rFonts w:ascii="Century" w:hAnsi="Century" w:hint="eastAsia"/>
                <w:color w:val="000000"/>
                <w:sz w:val="21"/>
                <w:szCs w:val="21"/>
              </w:rPr>
            </w:pPr>
            <w:r>
              <w:rPr>
                <w:rFonts w:ascii="Century" w:hAnsi="Century"/>
                <w:color w:val="000000"/>
                <w:sz w:val="21"/>
                <w:szCs w:val="21"/>
              </w:rPr>
              <w:t>QANo.</w:t>
            </w:r>
            <w:r>
              <w:rPr>
                <w:rFonts w:ascii="Century" w:hAnsi="Century"/>
                <w:color w:val="000000"/>
                <w:sz w:val="21"/>
                <w:szCs w:val="21"/>
              </w:rPr>
              <w:t>：</w:t>
            </w:r>
            <w:r>
              <w:rPr>
                <w:rFonts w:ascii="Century" w:hAnsi="Century"/>
                <w:color w:val="000000"/>
                <w:sz w:val="21"/>
                <w:szCs w:val="21"/>
              </w:rPr>
              <w:t>DC</w:t>
            </w:r>
            <w:r w:rsidR="00EF205C">
              <w:rPr>
                <w:rFonts w:ascii="Century" w:hAnsi="Century"/>
                <w:color w:val="000000"/>
                <w:sz w:val="21"/>
                <w:szCs w:val="21"/>
              </w:rPr>
              <w:t>QA24-9053</w:t>
            </w:r>
            <w:r w:rsidR="003E2A4B">
              <w:rPr>
                <w:rFonts w:ascii="Century" w:hAnsi="Century" w:hint="eastAsia"/>
                <w:color w:val="000000"/>
                <w:sz w:val="21"/>
                <w:szCs w:val="21"/>
              </w:rPr>
              <w:t>、</w:t>
            </w:r>
            <w:r w:rsidR="003E2A4B">
              <w:rPr>
                <w:rFonts w:ascii="Century" w:hAnsi="Century" w:hint="eastAsia"/>
                <w:color w:val="000000"/>
                <w:sz w:val="21"/>
                <w:szCs w:val="21"/>
              </w:rPr>
              <w:t>DC24-45458</w:t>
            </w:r>
            <w:r w:rsidR="003E2A4B">
              <w:rPr>
                <w:rFonts w:ascii="Century" w:hAnsi="Century" w:hint="eastAsia"/>
                <w:color w:val="000000"/>
                <w:sz w:val="21"/>
                <w:szCs w:val="21"/>
              </w:rPr>
              <w:t>、</w:t>
            </w:r>
            <w:r w:rsidR="003E2A4B">
              <w:rPr>
                <w:rFonts w:ascii="Century" w:hAnsi="Century" w:hint="eastAsia"/>
                <w:color w:val="000000"/>
                <w:sz w:val="21"/>
                <w:szCs w:val="21"/>
              </w:rPr>
              <w:t>DC24-52832</w:t>
            </w:r>
          </w:p>
          <w:p w14:paraId="122B85F2" w14:textId="77777777" w:rsidR="003401CC" w:rsidRDefault="003401CC" w:rsidP="003401CC">
            <w:pPr>
              <w:pStyle w:val="NormalWeb"/>
              <w:spacing w:before="0" w:beforeAutospacing="0" w:after="0" w:afterAutospacing="0"/>
              <w:rPr>
                <w:rFonts w:ascii="Century" w:hAnsi="Century"/>
                <w:color w:val="000000"/>
                <w:sz w:val="21"/>
                <w:szCs w:val="21"/>
              </w:rPr>
            </w:pPr>
            <w:r>
              <w:rPr>
                <w:rFonts w:ascii="Century" w:hAnsi="Century"/>
                <w:color w:val="000000"/>
                <w:sz w:val="21"/>
                <w:szCs w:val="21"/>
              </w:rPr>
              <w:t>対象モデル：</w:t>
            </w:r>
            <w:r w:rsidR="00C66BE2">
              <w:rPr>
                <w:rFonts w:ascii="Century" w:hAnsi="Century"/>
                <w:color w:val="000000"/>
                <w:sz w:val="21"/>
                <w:szCs w:val="21"/>
              </w:rPr>
              <w:t>24SU/C-DC</w:t>
            </w:r>
          </w:p>
          <w:p w14:paraId="2ABE543B" w14:textId="77777777" w:rsidR="003401CC" w:rsidRDefault="003401CC" w:rsidP="003401CC">
            <w:pPr>
              <w:rPr>
                <w:color w:val="000000"/>
                <w:szCs w:val="21"/>
              </w:rPr>
            </w:pPr>
            <w:r>
              <w:rPr>
                <w:color w:val="000000"/>
                <w:szCs w:val="21"/>
              </w:rPr>
              <w:t>織り込みターゲット：</w:t>
            </w:r>
            <w:r w:rsidR="00C66BE2">
              <w:rPr>
                <w:color w:val="000000"/>
                <w:szCs w:val="21"/>
              </w:rPr>
              <w:t>PreCV</w:t>
            </w:r>
          </w:p>
          <w:p w14:paraId="62B22191" w14:textId="77777777" w:rsidR="00F464D7" w:rsidRDefault="00F464D7" w:rsidP="003401CC">
            <w:pPr>
              <w:rPr>
                <w:color w:val="000000"/>
                <w:szCs w:val="21"/>
              </w:rPr>
            </w:pPr>
          </w:p>
          <w:p w14:paraId="66BE921D"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t>DMS1S02.</w:t>
            </w:r>
            <w:r>
              <w:rPr>
                <w:rFonts w:ascii="Century" w:hAnsi="Century"/>
                <w:color w:val="000000"/>
                <w:sz w:val="21"/>
                <w:szCs w:val="21"/>
              </w:rPr>
              <w:t>への注記を追加</w:t>
            </w:r>
          </w:p>
          <w:p w14:paraId="37F84597" w14:textId="77777777" w:rsidR="003079BE" w:rsidRDefault="001931CB"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fldChar w:fldCharType="begin"/>
            </w:r>
            <w:r>
              <w:rPr>
                <w:rFonts w:ascii="Century" w:hAnsi="Century"/>
                <w:color w:val="000000"/>
                <w:sz w:val="21"/>
                <w:szCs w:val="21"/>
              </w:rPr>
              <w:instrText xml:space="preserve"> REF _Ref100588915 \r \h </w:instrText>
            </w:r>
            <w:r>
              <w:rPr>
                <w:rFonts w:ascii="Century" w:hAnsi="Century"/>
                <w:color w:val="000000"/>
                <w:sz w:val="21"/>
                <w:szCs w:val="21"/>
              </w:rPr>
            </w:r>
            <w:r w:rsidR="00D13AB8">
              <w:rPr>
                <w:rFonts w:ascii="Century" w:hAnsi="Century"/>
                <w:color w:val="000000"/>
                <w:sz w:val="21"/>
                <w:szCs w:val="21"/>
              </w:rPr>
              <w:instrText xml:space="preserve"> \* MERGEFORMAT </w:instrText>
            </w:r>
            <w:r>
              <w:rPr>
                <w:rFonts w:ascii="Century" w:hAnsi="Century"/>
                <w:color w:val="000000"/>
                <w:sz w:val="21"/>
                <w:szCs w:val="21"/>
              </w:rPr>
              <w:fldChar w:fldCharType="separate"/>
            </w:r>
            <w:r w:rsidR="00336074">
              <w:rPr>
                <w:rFonts w:ascii="Century" w:hAnsi="Century"/>
                <w:color w:val="000000"/>
                <w:sz w:val="21"/>
                <w:szCs w:val="21"/>
              </w:rPr>
              <w:t>2.2.5</w:t>
            </w:r>
            <w:r>
              <w:rPr>
                <w:rFonts w:ascii="Century" w:hAnsi="Century"/>
                <w:color w:val="000000"/>
                <w:sz w:val="21"/>
                <w:szCs w:val="21"/>
              </w:rPr>
              <w:fldChar w:fldCharType="end"/>
            </w:r>
          </w:p>
          <w:p w14:paraId="4A9290A4" w14:textId="77777777" w:rsidR="00C66BE2" w:rsidRDefault="00C66BE2" w:rsidP="00C66BE2">
            <w:pPr>
              <w:pStyle w:val="NormalWeb"/>
              <w:spacing w:before="0" w:beforeAutospacing="0" w:after="0" w:afterAutospacing="0"/>
              <w:rPr>
                <w:rFonts w:ascii="Century" w:hAnsi="Century"/>
                <w:color w:val="000000"/>
                <w:sz w:val="21"/>
                <w:szCs w:val="21"/>
              </w:rPr>
            </w:pPr>
            <w:r>
              <w:rPr>
                <w:rFonts w:ascii="Century" w:hAnsi="Century"/>
                <w:color w:val="000000"/>
                <w:sz w:val="21"/>
                <w:szCs w:val="21"/>
              </w:rPr>
              <w:t>変連</w:t>
            </w:r>
            <w:r>
              <w:rPr>
                <w:rFonts w:ascii="Century" w:hAnsi="Century"/>
                <w:color w:val="000000"/>
                <w:sz w:val="21"/>
                <w:szCs w:val="21"/>
              </w:rPr>
              <w:t>No.</w:t>
            </w:r>
            <w:r>
              <w:rPr>
                <w:rFonts w:ascii="Century" w:hAnsi="Century"/>
                <w:color w:val="000000"/>
                <w:sz w:val="21"/>
                <w:szCs w:val="21"/>
              </w:rPr>
              <w:t>：</w:t>
            </w:r>
            <w:r>
              <w:rPr>
                <w:rFonts w:ascii="Century" w:hAnsi="Century"/>
                <w:color w:val="000000"/>
                <w:sz w:val="21"/>
                <w:szCs w:val="21"/>
              </w:rPr>
              <w:t>SUCDC-053</w:t>
            </w:r>
          </w:p>
          <w:p w14:paraId="73C3B4CC"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t>QANo.</w:t>
            </w:r>
            <w:r>
              <w:rPr>
                <w:rFonts w:ascii="Century" w:hAnsi="Century"/>
                <w:color w:val="000000"/>
                <w:sz w:val="21"/>
                <w:szCs w:val="21"/>
              </w:rPr>
              <w:t>：</w:t>
            </w:r>
            <w:r>
              <w:rPr>
                <w:rFonts w:ascii="Century" w:hAnsi="Century"/>
                <w:color w:val="000000"/>
                <w:sz w:val="21"/>
                <w:szCs w:val="21"/>
              </w:rPr>
              <w:t>DCQA24-8928</w:t>
            </w:r>
          </w:p>
          <w:p w14:paraId="35FBF26B"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t>対象モデル：</w:t>
            </w:r>
            <w:r w:rsidR="00F464D7">
              <w:rPr>
                <w:rFonts w:ascii="Century" w:hAnsi="Century"/>
                <w:color w:val="000000"/>
                <w:sz w:val="21"/>
                <w:szCs w:val="21"/>
              </w:rPr>
              <w:t>24SU/C-DC</w:t>
            </w:r>
          </w:p>
          <w:p w14:paraId="1D8FB389" w14:textId="77777777" w:rsidR="003079BE" w:rsidRDefault="003079BE" w:rsidP="003079BE">
            <w:pPr>
              <w:rPr>
                <w:color w:val="000000"/>
                <w:szCs w:val="21"/>
              </w:rPr>
            </w:pPr>
            <w:r>
              <w:rPr>
                <w:color w:val="000000"/>
                <w:szCs w:val="21"/>
              </w:rPr>
              <w:t>織り込みターゲット：</w:t>
            </w:r>
            <w:r w:rsidR="00F464D7">
              <w:rPr>
                <w:color w:val="000000"/>
                <w:szCs w:val="21"/>
              </w:rPr>
              <w:t>PreCV</w:t>
            </w:r>
          </w:p>
          <w:p w14:paraId="2CE75F3E" w14:textId="77777777" w:rsidR="00F464D7" w:rsidRDefault="00F464D7" w:rsidP="003079BE">
            <w:pPr>
              <w:rPr>
                <w:color w:val="000000"/>
                <w:szCs w:val="21"/>
              </w:rPr>
            </w:pPr>
          </w:p>
          <w:p w14:paraId="433DAA82" w14:textId="77777777" w:rsidR="00F464D7" w:rsidRDefault="00F464D7" w:rsidP="00F464D7">
            <w:pPr>
              <w:rPr>
                <w:color w:val="000000"/>
                <w:szCs w:val="21"/>
              </w:rPr>
            </w:pPr>
            <w:r>
              <w:rPr>
                <w:color w:val="000000"/>
                <w:szCs w:val="21"/>
              </w:rPr>
              <w:t>音声認識による画面表示の要求を機能要求仕様書から削除</w:t>
            </w:r>
          </w:p>
          <w:p w14:paraId="2FC32707" w14:textId="77777777" w:rsidR="00F464D7" w:rsidRDefault="00F464D7" w:rsidP="00F464D7">
            <w:pPr>
              <w:rPr>
                <w:color w:val="000000"/>
                <w:szCs w:val="21"/>
              </w:rPr>
            </w:pPr>
            <w:r>
              <w:rPr>
                <w:color w:val="000000"/>
                <w:szCs w:val="21"/>
              </w:rPr>
              <w:t>目次</w:t>
            </w:r>
            <w:r>
              <w:rPr>
                <w:color w:val="000000"/>
                <w:szCs w:val="21"/>
              </w:rPr>
              <w:t>, 3.7.3</w:t>
            </w:r>
          </w:p>
          <w:p w14:paraId="6CBCFD4C" w14:textId="77777777" w:rsidR="00F464D7" w:rsidRDefault="00F464D7" w:rsidP="00F464D7">
            <w:pPr>
              <w:rPr>
                <w:color w:val="000000"/>
                <w:szCs w:val="21"/>
              </w:rPr>
            </w:pPr>
            <w:r>
              <w:rPr>
                <w:color w:val="000000"/>
                <w:szCs w:val="21"/>
              </w:rPr>
              <w:t>変連</w:t>
            </w:r>
            <w:r>
              <w:rPr>
                <w:color w:val="000000"/>
                <w:szCs w:val="21"/>
              </w:rPr>
              <w:t>No.</w:t>
            </w:r>
            <w:r>
              <w:rPr>
                <w:color w:val="000000"/>
                <w:szCs w:val="21"/>
              </w:rPr>
              <w:t>：</w:t>
            </w:r>
            <w:r>
              <w:rPr>
                <w:color w:val="000000"/>
                <w:szCs w:val="21"/>
              </w:rPr>
              <w:t xml:space="preserve">SUCDC-070 </w:t>
            </w:r>
          </w:p>
          <w:p w14:paraId="294E50EF" w14:textId="77777777" w:rsidR="00F464D7" w:rsidRDefault="00F464D7" w:rsidP="00F464D7">
            <w:pPr>
              <w:rPr>
                <w:color w:val="000000"/>
                <w:szCs w:val="21"/>
              </w:rPr>
            </w:pPr>
            <w:r>
              <w:rPr>
                <w:color w:val="000000"/>
                <w:szCs w:val="21"/>
              </w:rPr>
              <w:t>QANo.</w:t>
            </w:r>
            <w:r>
              <w:rPr>
                <w:color w:val="000000"/>
                <w:szCs w:val="21"/>
              </w:rPr>
              <w:t>：</w:t>
            </w:r>
            <w:r>
              <w:rPr>
                <w:color w:val="000000"/>
                <w:szCs w:val="21"/>
              </w:rPr>
              <w:t>DCQA24-9538</w:t>
            </w:r>
          </w:p>
          <w:p w14:paraId="3C83B246" w14:textId="77777777" w:rsidR="00F464D7" w:rsidRDefault="00F464D7" w:rsidP="00F464D7">
            <w:pPr>
              <w:rPr>
                <w:color w:val="000000"/>
                <w:szCs w:val="21"/>
              </w:rPr>
            </w:pPr>
            <w:r>
              <w:rPr>
                <w:color w:val="000000"/>
                <w:szCs w:val="21"/>
              </w:rPr>
              <w:t>対象モデル：</w:t>
            </w:r>
            <w:r>
              <w:rPr>
                <w:color w:val="000000"/>
                <w:szCs w:val="21"/>
              </w:rPr>
              <w:t>24SU/C-DC</w:t>
            </w:r>
          </w:p>
          <w:p w14:paraId="235AEBEB" w14:textId="77777777" w:rsidR="00F464D7" w:rsidRDefault="00F464D7" w:rsidP="00F464D7">
            <w:pPr>
              <w:rPr>
                <w:rFonts w:hint="eastAsia"/>
                <w:color w:val="000000"/>
                <w:szCs w:val="21"/>
              </w:rPr>
            </w:pPr>
            <w:r>
              <w:rPr>
                <w:color w:val="000000"/>
                <w:szCs w:val="21"/>
              </w:rPr>
              <w:t>織り込みターゲット：</w:t>
            </w:r>
            <w:r>
              <w:rPr>
                <w:color w:val="000000"/>
                <w:szCs w:val="21"/>
              </w:rPr>
              <w:t>CV</w:t>
            </w:r>
          </w:p>
        </w:tc>
        <w:tc>
          <w:tcPr>
            <w:tcW w:w="1418" w:type="dxa"/>
          </w:tcPr>
          <w:p w14:paraId="72194A98" w14:textId="77777777" w:rsidR="003401CC" w:rsidRDefault="003401CC" w:rsidP="003401CC">
            <w:pPr>
              <w:rPr>
                <w:rFonts w:hint="eastAsia"/>
                <w:color w:val="000000"/>
              </w:rPr>
            </w:pPr>
            <w:r>
              <w:rPr>
                <w:rFonts w:hint="eastAsia"/>
                <w:color w:val="000000"/>
              </w:rPr>
              <w:t>2</w:t>
            </w:r>
            <w:r>
              <w:rPr>
                <w:color w:val="000000"/>
              </w:rPr>
              <w:t>024/9/17</w:t>
            </w:r>
          </w:p>
        </w:tc>
        <w:tc>
          <w:tcPr>
            <w:tcW w:w="1275" w:type="dxa"/>
          </w:tcPr>
          <w:p w14:paraId="4F4F9A36" w14:textId="77777777" w:rsidR="003401CC" w:rsidRDefault="003401CC" w:rsidP="003401CC">
            <w:pPr>
              <w:rPr>
                <w:color w:val="000000"/>
              </w:rPr>
            </w:pPr>
            <w:r>
              <w:rPr>
                <w:rFonts w:hint="eastAsia"/>
                <w:color w:val="000000"/>
              </w:rPr>
              <w:t>4</w:t>
            </w:r>
            <w:r>
              <w:rPr>
                <w:color w:val="000000"/>
              </w:rPr>
              <w:t>GC</w:t>
            </w:r>
            <w:r>
              <w:rPr>
                <w:rFonts w:hint="eastAsia"/>
                <w:color w:val="000000"/>
              </w:rPr>
              <w:t>三角</w:t>
            </w:r>
          </w:p>
          <w:p w14:paraId="3BDBE029" w14:textId="77777777" w:rsidR="003079BE" w:rsidRDefault="003079BE" w:rsidP="003401CC">
            <w:pPr>
              <w:rPr>
                <w:color w:val="000000"/>
              </w:rPr>
            </w:pPr>
          </w:p>
          <w:p w14:paraId="7D3356DD" w14:textId="77777777" w:rsidR="003079BE" w:rsidRDefault="003079BE" w:rsidP="003401CC">
            <w:pPr>
              <w:rPr>
                <w:color w:val="000000"/>
              </w:rPr>
            </w:pPr>
          </w:p>
          <w:p w14:paraId="3598518D" w14:textId="77777777" w:rsidR="003079BE" w:rsidRDefault="003079BE" w:rsidP="003401CC">
            <w:pPr>
              <w:rPr>
                <w:color w:val="000000"/>
              </w:rPr>
            </w:pPr>
          </w:p>
          <w:p w14:paraId="2F7D4C0A" w14:textId="77777777" w:rsidR="003079BE" w:rsidRDefault="003079BE" w:rsidP="003401CC">
            <w:pPr>
              <w:rPr>
                <w:color w:val="000000"/>
              </w:rPr>
            </w:pPr>
          </w:p>
          <w:p w14:paraId="74DAEFD9" w14:textId="77777777" w:rsidR="003079BE" w:rsidRDefault="003079BE" w:rsidP="003401CC">
            <w:pPr>
              <w:rPr>
                <w:color w:val="000000"/>
              </w:rPr>
            </w:pPr>
          </w:p>
          <w:p w14:paraId="0E305E55" w14:textId="77777777" w:rsidR="004F7B7E" w:rsidRDefault="004F7B7E" w:rsidP="003401CC">
            <w:pPr>
              <w:rPr>
                <w:color w:val="000000"/>
              </w:rPr>
            </w:pPr>
          </w:p>
          <w:p w14:paraId="709F9826" w14:textId="77777777" w:rsidR="004F7B7E" w:rsidRDefault="004F7B7E" w:rsidP="003401CC">
            <w:pPr>
              <w:rPr>
                <w:color w:val="000000"/>
              </w:rPr>
            </w:pPr>
          </w:p>
          <w:p w14:paraId="359CEFA1" w14:textId="77777777" w:rsidR="00F464D7" w:rsidRDefault="00F464D7" w:rsidP="003401CC">
            <w:pPr>
              <w:rPr>
                <w:color w:val="000000"/>
              </w:rPr>
            </w:pPr>
          </w:p>
          <w:p w14:paraId="60A1B6D9" w14:textId="77777777" w:rsidR="00F464D7" w:rsidRDefault="00F464D7" w:rsidP="003401CC">
            <w:pPr>
              <w:rPr>
                <w:rFonts w:hint="eastAsia"/>
                <w:color w:val="000000"/>
              </w:rPr>
            </w:pPr>
          </w:p>
          <w:p w14:paraId="36F087FC" w14:textId="77777777" w:rsidR="003079BE" w:rsidRDefault="003079BE" w:rsidP="003401CC">
            <w:pPr>
              <w:rPr>
                <w:color w:val="000000"/>
              </w:rPr>
            </w:pPr>
            <w:r>
              <w:rPr>
                <w:rFonts w:hint="eastAsia"/>
                <w:color w:val="000000"/>
              </w:rPr>
              <w:t>2</w:t>
            </w:r>
            <w:r>
              <w:rPr>
                <w:color w:val="000000"/>
              </w:rPr>
              <w:t>MVC</w:t>
            </w:r>
            <w:r>
              <w:rPr>
                <w:rFonts w:hint="eastAsia"/>
                <w:color w:val="000000"/>
              </w:rPr>
              <w:t>永井</w:t>
            </w:r>
          </w:p>
          <w:p w14:paraId="449DB0A1" w14:textId="77777777" w:rsidR="00F464D7" w:rsidRDefault="00F464D7" w:rsidP="003401CC">
            <w:pPr>
              <w:rPr>
                <w:color w:val="000000"/>
              </w:rPr>
            </w:pPr>
          </w:p>
          <w:p w14:paraId="708DE168" w14:textId="77777777" w:rsidR="00F464D7" w:rsidRDefault="00F464D7" w:rsidP="003401CC">
            <w:pPr>
              <w:rPr>
                <w:color w:val="000000"/>
              </w:rPr>
            </w:pPr>
          </w:p>
          <w:p w14:paraId="0E0D5995" w14:textId="77777777" w:rsidR="00F464D7" w:rsidRDefault="00F464D7" w:rsidP="003401CC">
            <w:pPr>
              <w:rPr>
                <w:color w:val="000000"/>
              </w:rPr>
            </w:pPr>
          </w:p>
          <w:p w14:paraId="313253EA" w14:textId="77777777" w:rsidR="00F464D7" w:rsidRDefault="00F464D7" w:rsidP="003401CC">
            <w:pPr>
              <w:rPr>
                <w:color w:val="000000"/>
              </w:rPr>
            </w:pPr>
          </w:p>
          <w:p w14:paraId="72CA06FB" w14:textId="77777777" w:rsidR="00F464D7" w:rsidRDefault="00F464D7" w:rsidP="003401CC">
            <w:pPr>
              <w:rPr>
                <w:color w:val="000000"/>
              </w:rPr>
            </w:pPr>
          </w:p>
          <w:p w14:paraId="4B7AB641" w14:textId="77777777" w:rsidR="00F464D7" w:rsidRDefault="00F464D7" w:rsidP="003401CC">
            <w:pPr>
              <w:rPr>
                <w:color w:val="000000"/>
              </w:rPr>
            </w:pPr>
          </w:p>
          <w:p w14:paraId="3DAECB2F" w14:textId="77777777" w:rsidR="00F464D7" w:rsidRDefault="00F464D7" w:rsidP="00F464D7">
            <w:pPr>
              <w:rPr>
                <w:color w:val="000000"/>
              </w:rPr>
            </w:pPr>
            <w:r>
              <w:rPr>
                <w:rFonts w:hint="eastAsia"/>
                <w:color w:val="000000"/>
              </w:rPr>
              <w:t>2</w:t>
            </w:r>
            <w:r>
              <w:rPr>
                <w:color w:val="000000"/>
              </w:rPr>
              <w:t>MVC</w:t>
            </w:r>
            <w:r>
              <w:rPr>
                <w:rFonts w:hint="eastAsia"/>
                <w:color w:val="000000"/>
              </w:rPr>
              <w:t>永井</w:t>
            </w:r>
          </w:p>
          <w:p w14:paraId="75B58F4E" w14:textId="77777777" w:rsidR="00F464D7" w:rsidRDefault="00F464D7" w:rsidP="003401CC">
            <w:pPr>
              <w:rPr>
                <w:rFonts w:hint="eastAsia"/>
                <w:color w:val="000000"/>
              </w:rPr>
            </w:pPr>
          </w:p>
        </w:tc>
      </w:tr>
      <w:tr w:rsidR="00E179E5" w:rsidRPr="005D4911" w14:paraId="1E33E8F4" w14:textId="77777777" w:rsidTr="000B7CDA">
        <w:tblPrEx>
          <w:tblCellMar>
            <w:top w:w="0" w:type="dxa"/>
            <w:bottom w:w="0" w:type="dxa"/>
          </w:tblCellMar>
        </w:tblPrEx>
        <w:trPr>
          <w:trHeight w:val="135"/>
        </w:trPr>
        <w:tc>
          <w:tcPr>
            <w:tcW w:w="1676" w:type="dxa"/>
            <w:vMerge w:val="restart"/>
            <w:shd w:val="clear" w:color="auto" w:fill="auto"/>
          </w:tcPr>
          <w:p w14:paraId="436841BE" w14:textId="77777777" w:rsidR="00E179E5" w:rsidRPr="00E24B28" w:rsidRDefault="00E179E5" w:rsidP="00E179E5">
            <w:pPr>
              <w:rPr>
                <w:rFonts w:hint="eastAsia"/>
                <w:noProof/>
              </w:rPr>
            </w:pPr>
            <w:r w:rsidRPr="00E24B28">
              <w:rPr>
                <w:rFonts w:hint="eastAsia"/>
                <w:noProof/>
              </w:rPr>
              <w:lastRenderedPageBreak/>
              <w:t>7.10</w:t>
            </w:r>
          </w:p>
        </w:tc>
        <w:tc>
          <w:tcPr>
            <w:tcW w:w="881" w:type="dxa"/>
          </w:tcPr>
          <w:p w14:paraId="11AEF749" w14:textId="77777777" w:rsidR="00E179E5" w:rsidRPr="00E24B28" w:rsidRDefault="00E179E5" w:rsidP="00E179E5">
            <w:pPr>
              <w:rPr>
                <w:rFonts w:hint="eastAsia"/>
                <w:noProof/>
              </w:rPr>
            </w:pPr>
            <w:r w:rsidRPr="00E24B28">
              <w:rPr>
                <w:rFonts w:hint="eastAsia"/>
                <w:noProof/>
              </w:rPr>
              <w:t>A</w:t>
            </w:r>
          </w:p>
        </w:tc>
        <w:tc>
          <w:tcPr>
            <w:tcW w:w="4389" w:type="dxa"/>
          </w:tcPr>
          <w:p w14:paraId="00515628" w14:textId="77777777" w:rsidR="00E179E5" w:rsidRPr="00E24B28" w:rsidRDefault="00E179E5" w:rsidP="00E179E5">
            <w:pPr>
              <w:rPr>
                <w:rFonts w:ascii="MS Mincho" w:hAnsi="MS Mincho" w:hint="eastAsia"/>
                <w:szCs w:val="21"/>
              </w:rPr>
            </w:pPr>
            <w:r w:rsidRPr="00E24B28">
              <w:rPr>
                <w:rFonts w:ascii="MS Mincho" w:hAnsi="MS Mincho" w:hint="eastAsia"/>
                <w:szCs w:val="21"/>
              </w:rPr>
              <w:t>各モード画面の画面表示切替に関する要求を削除</w:t>
            </w:r>
          </w:p>
          <w:p w14:paraId="4B62FD92" w14:textId="77777777" w:rsidR="00E179E5" w:rsidRPr="00E24B28" w:rsidRDefault="00E179E5" w:rsidP="00E179E5">
            <w:pPr>
              <w:rPr>
                <w:szCs w:val="21"/>
              </w:rPr>
            </w:pPr>
            <w:r w:rsidRPr="00E24B28">
              <w:rPr>
                <w:rFonts w:ascii="MS Mincho" w:hAnsi="MS Mincho"/>
                <w:szCs w:val="21"/>
              </w:rPr>
              <w:t>変連</w:t>
            </w:r>
            <w:r w:rsidRPr="00E24B28">
              <w:rPr>
                <w:szCs w:val="21"/>
              </w:rPr>
              <w:t>No</w:t>
            </w:r>
            <w:r w:rsidRPr="00E24B28">
              <w:rPr>
                <w:rFonts w:ascii="MS Mincho" w:hAnsi="MS Mincho"/>
                <w:szCs w:val="21"/>
              </w:rPr>
              <w:t>.：</w:t>
            </w:r>
            <w:r w:rsidRPr="00E24B28">
              <w:rPr>
                <w:rFonts w:hint="eastAsia"/>
                <w:szCs w:val="21"/>
              </w:rPr>
              <w:t>1508</w:t>
            </w:r>
          </w:p>
          <w:p w14:paraId="2FA696FE" w14:textId="77777777" w:rsidR="00E179E5" w:rsidRPr="00E24B28" w:rsidRDefault="00E179E5" w:rsidP="00E179E5">
            <w:pPr>
              <w:rPr>
                <w:rFonts w:ascii="MS Mincho" w:hAnsi="MS Mincho" w:hint="eastAsia"/>
                <w:szCs w:val="21"/>
              </w:rPr>
            </w:pPr>
            <w:r w:rsidRPr="00E24B28">
              <w:rPr>
                <w:rFonts w:hint="eastAsia"/>
                <w:szCs w:val="21"/>
              </w:rPr>
              <w:t>QA No.</w:t>
            </w:r>
            <w:r w:rsidRPr="00E24B28">
              <w:rPr>
                <w:rFonts w:hint="eastAsia"/>
                <w:szCs w:val="21"/>
              </w:rPr>
              <w:t>：</w:t>
            </w:r>
            <w:r w:rsidRPr="00E24B28">
              <w:rPr>
                <w:rFonts w:hint="eastAsia"/>
                <w:szCs w:val="21"/>
              </w:rPr>
              <w:t>DC24-61243, DC24-61246</w:t>
            </w:r>
          </w:p>
          <w:p w14:paraId="24FB650B" w14:textId="77777777" w:rsidR="00E179E5" w:rsidRPr="00E24B28" w:rsidRDefault="00E179E5" w:rsidP="00E179E5">
            <w:pPr>
              <w:pStyle w:val="NormalWeb"/>
              <w:spacing w:before="0" w:beforeAutospacing="0" w:after="0" w:afterAutospacing="0"/>
              <w:rPr>
                <w:rFonts w:ascii="Century" w:eastAsia="MS Mincho" w:hAnsi="Century" w:hint="eastAsia"/>
                <w:sz w:val="21"/>
                <w:szCs w:val="21"/>
              </w:rPr>
            </w:pPr>
            <w:r w:rsidRPr="00E24B28">
              <w:rPr>
                <w:rFonts w:ascii="MS Mincho" w:eastAsia="MS Mincho" w:hAnsi="MS Mincho"/>
                <w:sz w:val="21"/>
                <w:szCs w:val="21"/>
              </w:rPr>
              <w:t>対象モデル：</w:t>
            </w:r>
            <w:r w:rsidRPr="00E24B28">
              <w:rPr>
                <w:rFonts w:ascii="Century" w:eastAsia="MS Mincho" w:hAnsi="Century"/>
                <w:sz w:val="21"/>
                <w:szCs w:val="21"/>
              </w:rPr>
              <w:t>24</w:t>
            </w:r>
            <w:r w:rsidRPr="00E24B28">
              <w:rPr>
                <w:rFonts w:ascii="Century" w:eastAsia="MS Mincho" w:hAnsi="Century" w:hint="eastAsia"/>
                <w:sz w:val="21"/>
                <w:szCs w:val="21"/>
              </w:rPr>
              <w:t>MM</w:t>
            </w:r>
          </w:p>
          <w:p w14:paraId="5B601782" w14:textId="77777777" w:rsidR="00E179E5" w:rsidRPr="00E24B28" w:rsidRDefault="00E179E5" w:rsidP="00E179E5">
            <w:pPr>
              <w:rPr>
                <w:rFonts w:hint="eastAsia"/>
                <w:szCs w:val="21"/>
              </w:rPr>
            </w:pPr>
            <w:r w:rsidRPr="00E24B28">
              <w:rPr>
                <w:rFonts w:ascii="MS Mincho" w:hAnsi="MS Mincho"/>
                <w:szCs w:val="21"/>
              </w:rPr>
              <w:t>織り込みターゲット：</w:t>
            </w:r>
            <w:r w:rsidRPr="00E24B28">
              <w:rPr>
                <w:szCs w:val="21"/>
              </w:rPr>
              <w:t>1A</w:t>
            </w:r>
          </w:p>
          <w:p w14:paraId="1072BF21" w14:textId="77777777" w:rsidR="00E179E5" w:rsidRPr="00E24B28" w:rsidRDefault="00E179E5" w:rsidP="00E179E5">
            <w:pPr>
              <w:numPr>
                <w:ilvl w:val="0"/>
                <w:numId w:val="18"/>
              </w:numPr>
            </w:pPr>
            <w:r w:rsidRPr="00E24B28">
              <w:rPr>
                <w:rFonts w:hint="eastAsia"/>
                <w:szCs w:val="21"/>
              </w:rPr>
              <w:t>目次：</w:t>
            </w:r>
            <w:r w:rsidRPr="00E24B28">
              <w:t xml:space="preserve"> </w:t>
            </w:r>
            <w:r w:rsidRPr="00E24B28">
              <w:fldChar w:fldCharType="begin"/>
            </w:r>
            <w:r w:rsidRPr="00E24B28">
              <w:instrText xml:space="preserve"> REF _Ref100571407 \r \h </w:instrText>
            </w:r>
            <w:r w:rsidRPr="00E24B28">
              <w:instrText xml:space="preserve"> \* MERGEFORMAT </w:instrText>
            </w:r>
            <w:r w:rsidRPr="00E24B28">
              <w:fldChar w:fldCharType="separate"/>
            </w:r>
            <w:r w:rsidRPr="00E24B28">
              <w:t>2.1.1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_Ref100571300 \r \h</w:instrText>
            </w:r>
            <w:r w:rsidRPr="00E24B28">
              <w:instrText xml:space="preserve"> </w:instrText>
            </w:r>
            <w:r w:rsidRPr="00E24B28">
              <w:instrText xml:space="preserve"> \* MERGEFORMAT </w:instrText>
            </w:r>
            <w:r w:rsidRPr="00E24B28">
              <w:fldChar w:fldCharType="separate"/>
            </w:r>
            <w:r w:rsidRPr="00E24B28">
              <w:t>2.1.2</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_Ref188850833 \r \h</w:instrText>
            </w:r>
            <w:r w:rsidRPr="00E24B28">
              <w:instrText xml:space="preserve"> </w:instrText>
            </w:r>
            <w:r w:rsidRPr="00E24B28">
              <w:instrText xml:space="preserve"> \* MERGEFORMAT </w:instrText>
            </w:r>
            <w:r w:rsidRPr="00E24B28">
              <w:fldChar w:fldCharType="separate"/>
            </w:r>
            <w:r w:rsidRPr="00E24B28">
              <w:t>2.1.3</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_Ref188850850 \r \h</w:instrText>
            </w:r>
            <w:r w:rsidRPr="00E24B28">
              <w:instrText xml:space="preserve"> </w:instrText>
            </w:r>
            <w:r w:rsidRPr="00E24B28">
              <w:instrText xml:space="preserve"> \* MERGEFORMAT </w:instrText>
            </w:r>
            <w:r w:rsidRPr="00E24B28">
              <w:fldChar w:fldCharType="separate"/>
            </w:r>
            <w:r w:rsidRPr="00E24B28">
              <w:t>2.1.4</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_Ref100575960 \r \h</w:instrText>
            </w:r>
            <w:r w:rsidRPr="00E24B28">
              <w:instrText xml:space="preserve"> </w:instrText>
            </w:r>
            <w:r w:rsidRPr="00E24B28">
              <w:instrText xml:space="preserve"> \* MERGEFORMAT </w:instrText>
            </w:r>
            <w:r w:rsidRPr="00E24B28">
              <w:fldChar w:fldCharType="separate"/>
            </w:r>
            <w:r w:rsidRPr="00E24B28">
              <w:t>3.1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_Ref166745217 \r \h</w:instrText>
            </w:r>
            <w:r w:rsidRPr="00E24B28">
              <w:instrText xml:space="preserve"> </w:instrText>
            </w:r>
            <w:r>
              <w:instrText xml:space="preserve"> \* MERGEFORMAT </w:instrText>
            </w:r>
            <w:r w:rsidRPr="00E24B28">
              <w:fldChar w:fldCharType="separate"/>
            </w:r>
            <w:r w:rsidRPr="00E24B28">
              <w:t>3.1.1</w:t>
            </w:r>
            <w:r w:rsidRPr="00E24B28">
              <w:fldChar w:fldCharType="end"/>
            </w:r>
            <w:r w:rsidRPr="00E24B28">
              <w:rPr>
                <w:rFonts w:hint="eastAsia"/>
              </w:rPr>
              <w:t>：章削除</w:t>
            </w:r>
          </w:p>
          <w:p w14:paraId="1D1B13DB" w14:textId="77777777" w:rsidR="00E179E5" w:rsidRPr="00E24B28" w:rsidRDefault="00E179E5" w:rsidP="00E179E5">
            <w:pPr>
              <w:numPr>
                <w:ilvl w:val="0"/>
                <w:numId w:val="18"/>
              </w:numPr>
            </w:pPr>
            <w:r w:rsidRPr="00E24B28">
              <w:fldChar w:fldCharType="begin"/>
            </w:r>
            <w:r w:rsidRPr="00E24B28">
              <w:instrText xml:space="preserve"> REF _Ref188895229 \r \h </w:instrText>
            </w:r>
            <w:r w:rsidRPr="00E24B28">
              <w:instrText xml:space="preserve"> \* MERGEFORMAT </w:instrText>
            </w:r>
            <w:r w:rsidRPr="00E24B28">
              <w:fldChar w:fldCharType="separate"/>
            </w:r>
            <w:r w:rsidRPr="00E24B28">
              <w:t>1.3.4</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_Ref189521742 \r \h</w:instrText>
            </w:r>
            <w:r w:rsidRPr="00E24B28">
              <w:instrText xml:space="preserve"> </w:instrText>
            </w:r>
            <w:r>
              <w:instrText xml:space="preserve"> \* MERGEFORMAT </w:instrText>
            </w:r>
            <w:r w:rsidRPr="00E24B28">
              <w:fldChar w:fldCharType="separate"/>
            </w:r>
            <w:r w:rsidRPr="00E24B28">
              <w:t>2</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_Ref100571407 \r \h</w:instrText>
            </w:r>
            <w:r w:rsidRPr="00E24B28">
              <w:instrText xml:space="preserve"> </w:instrText>
            </w:r>
            <w:r>
              <w:instrText xml:space="preserve"> \* MERGEFORMAT </w:instrText>
            </w:r>
            <w:r w:rsidRPr="00E24B28">
              <w:fldChar w:fldCharType="separate"/>
            </w:r>
            <w:r w:rsidRPr="00E24B28">
              <w:t>2.1.1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_Ref100571300 \r \h</w:instrText>
            </w:r>
            <w:r w:rsidRPr="00E24B28">
              <w:instrText xml:space="preserve"> </w:instrText>
            </w:r>
            <w:r>
              <w:instrText xml:space="preserve"> \* MERGEFORMAT </w:instrText>
            </w:r>
            <w:r w:rsidRPr="00E24B28">
              <w:fldChar w:fldCharType="separate"/>
            </w:r>
            <w:r w:rsidRPr="00E24B28">
              <w:t>2.1.2</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_Ref188850833 \r \h</w:instrText>
            </w:r>
            <w:r w:rsidRPr="00E24B28">
              <w:instrText xml:space="preserve"> </w:instrText>
            </w:r>
            <w:r>
              <w:instrText xml:space="preserve"> \* MERGEFORMAT </w:instrText>
            </w:r>
            <w:r w:rsidRPr="00E24B28">
              <w:fldChar w:fldCharType="separate"/>
            </w:r>
            <w:r w:rsidRPr="00E24B28">
              <w:t>2.1.3</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_Ref189521874 \r \h</w:instrText>
            </w:r>
            <w:r w:rsidRPr="00E24B28">
              <w:instrText xml:space="preserve"> </w:instrText>
            </w:r>
            <w:r>
              <w:instrText xml:space="preserve"> \* MERGEFORMAT </w:instrText>
            </w:r>
            <w:r w:rsidRPr="00E24B28">
              <w:fldChar w:fldCharType="separate"/>
            </w:r>
            <w:r w:rsidRPr="00E24B28">
              <w:t>2.1.4</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_Ref188895804 \r \h</w:instrText>
            </w:r>
            <w:r w:rsidRPr="00E24B28">
              <w:instrText xml:space="preserve"> </w:instrText>
            </w:r>
            <w:r w:rsidRPr="00E24B28">
              <w:instrText xml:space="preserve"> \* MERGEFORMAT </w:instrText>
            </w:r>
            <w:r w:rsidRPr="00E24B28">
              <w:fldChar w:fldCharType="separate"/>
            </w:r>
            <w:r w:rsidRPr="00E24B28">
              <w:t>2.3.1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_Ref188895880 \r \h</w:instrText>
            </w:r>
            <w:r w:rsidRPr="00E24B28">
              <w:instrText xml:space="preserve"> </w:instrText>
            </w:r>
            <w:r w:rsidRPr="00E24B28">
              <w:instrText xml:space="preserve"> \* MERGEFORMAT </w:instrText>
            </w:r>
            <w:r w:rsidRPr="00E24B28">
              <w:fldChar w:fldCharType="separate"/>
            </w:r>
            <w:r w:rsidRPr="00E24B28">
              <w:t>3</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_Ref100575960 \r \h</w:instrText>
            </w:r>
            <w:r w:rsidRPr="00E24B28">
              <w:instrText xml:space="preserve"> </w:instrText>
            </w:r>
            <w:r w:rsidRPr="00E24B28">
              <w:instrText xml:space="preserve"> \* MERGEFORMAT </w:instrText>
            </w:r>
            <w:r w:rsidRPr="00E24B28">
              <w:fldChar w:fldCharType="separate"/>
            </w:r>
            <w:r w:rsidRPr="00E24B28">
              <w:t>3.1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_Ref166745217 \r \h</w:instrText>
            </w:r>
            <w:r w:rsidRPr="00E24B28">
              <w:instrText xml:space="preserve"> </w:instrText>
            </w:r>
            <w:r w:rsidRPr="00E24B28">
              <w:instrText xml:space="preserve"> \* MERGEFORMAT </w:instrText>
            </w:r>
            <w:r w:rsidRPr="00E24B28">
              <w:fldChar w:fldCharType="separate"/>
            </w:r>
            <w:r w:rsidRPr="00E24B28">
              <w:t>3.1.1</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_Ref100587072 \r \h</w:instrText>
            </w:r>
            <w:r w:rsidRPr="00E24B28">
              <w:instrText xml:space="preserve"> </w:instrText>
            </w:r>
            <w:r w:rsidRPr="00E24B28">
              <w:instrText xml:space="preserve"> \* MERGEFORMAT </w:instrText>
            </w:r>
            <w:r w:rsidRPr="00E24B28">
              <w:fldChar w:fldCharType="separate"/>
            </w:r>
            <w:r w:rsidRPr="00E24B28">
              <w:t>3.2</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_Hlk169713551 \r \h</w:instrText>
            </w:r>
            <w:r w:rsidRPr="00E24B28">
              <w:instrText xml:space="preserve"> </w:instrText>
            </w:r>
            <w:r w:rsidRPr="00E24B28">
              <w:instrText xml:space="preserve"> \* MERGEFORMAT </w:instrText>
            </w:r>
            <w:r w:rsidRPr="00E24B28">
              <w:fldChar w:fldCharType="separate"/>
            </w:r>
            <w:r w:rsidRPr="00E24B28">
              <w:t>3.2.1</w:t>
            </w:r>
            <w:r w:rsidRPr="00E24B28">
              <w:fldChar w:fldCharType="end"/>
            </w:r>
            <w:r w:rsidRPr="00E24B28">
              <w:rPr>
                <w:rFonts w:hint="eastAsia"/>
              </w:rPr>
              <w:t>：</w:t>
            </w:r>
            <w:r w:rsidRPr="00E24B28">
              <w:rPr>
                <w:rFonts w:ascii="MS Mincho" w:hAnsi="MS Mincho" w:hint="eastAsia"/>
                <w:szCs w:val="21"/>
              </w:rPr>
              <w:t>各モード画面の画面表示切替に関する記載を削除</w:t>
            </w:r>
          </w:p>
          <w:p w14:paraId="32D57B3F" w14:textId="77777777" w:rsidR="00E179E5" w:rsidRPr="00E24B28" w:rsidRDefault="00E179E5" w:rsidP="00E179E5">
            <w:pPr>
              <w:numPr>
                <w:ilvl w:val="0"/>
                <w:numId w:val="18"/>
              </w:numPr>
            </w:pPr>
            <w:r w:rsidRPr="00E24B28">
              <w:rPr>
                <w:rFonts w:ascii="MS Mincho" w:hAnsi="MS Mincho"/>
                <w:szCs w:val="21"/>
              </w:rPr>
              <w:fldChar w:fldCharType="begin"/>
            </w:r>
            <w:r w:rsidRPr="00E24B28">
              <w:instrText xml:space="preserve"> REF _Ref166744979 \r \h </w:instrText>
            </w:r>
            <w:r w:rsidRPr="00E24B28">
              <w:rPr>
                <w:rFonts w:ascii="MS Mincho" w:hAnsi="MS Mincho"/>
                <w:szCs w:val="21"/>
              </w:rPr>
            </w:r>
            <w:r w:rsidRPr="00E24B28">
              <w:rPr>
                <w:rFonts w:ascii="MS Mincho" w:hAnsi="MS Mincho"/>
                <w:szCs w:val="21"/>
              </w:rPr>
              <w:instrText xml:space="preserve"> \* MERGEFORMAT </w:instrText>
            </w:r>
            <w:r w:rsidRPr="00E24B28">
              <w:rPr>
                <w:rFonts w:ascii="MS Mincho" w:hAnsi="MS Mincho"/>
                <w:szCs w:val="21"/>
              </w:rPr>
              <w:fldChar w:fldCharType="separate"/>
            </w:r>
            <w:r w:rsidRPr="00E24B28">
              <w:t>2.1.6</w:t>
            </w:r>
            <w:r w:rsidRPr="00E24B28">
              <w:rPr>
                <w:rFonts w:ascii="MS Mincho" w:hAnsi="MS Mincho"/>
                <w:szCs w:val="21"/>
              </w:rPr>
              <w:fldChar w:fldCharType="end"/>
            </w:r>
            <w:r w:rsidRPr="00E24B28">
              <w:rPr>
                <w:rFonts w:ascii="MS Mincho" w:hAnsi="MS Mincho" w:hint="eastAsia"/>
                <w:szCs w:val="21"/>
              </w:rPr>
              <w:t>：電源状態の定義に関する記載を削除した章から移設</w:t>
            </w:r>
          </w:p>
          <w:p w14:paraId="42E5ECB0" w14:textId="77777777" w:rsidR="00E179E5" w:rsidRPr="00E24B28" w:rsidRDefault="00E179E5" w:rsidP="00E179E5">
            <w:pPr>
              <w:numPr>
                <w:ilvl w:val="0"/>
                <w:numId w:val="18"/>
              </w:numPr>
              <w:rPr>
                <w:rFonts w:hint="eastAsia"/>
              </w:rPr>
            </w:pPr>
            <w:r w:rsidRPr="00E24B28">
              <w:rPr>
                <w:rFonts w:ascii="MS Mincho" w:hAnsi="MS Mincho"/>
                <w:szCs w:val="21"/>
              </w:rPr>
              <w:fldChar w:fldCharType="begin"/>
            </w:r>
            <w:r w:rsidRPr="00E24B28">
              <w:instrText xml:space="preserve"> REF _Ref100570988 \r \h </w:instrText>
            </w:r>
            <w:r w:rsidRPr="00E24B28">
              <w:rPr>
                <w:rFonts w:ascii="MS Mincho" w:hAnsi="MS Mincho"/>
                <w:szCs w:val="21"/>
              </w:rPr>
            </w:r>
            <w:r w:rsidRPr="00E24B28">
              <w:rPr>
                <w:rFonts w:ascii="MS Mincho" w:hAnsi="MS Mincho"/>
                <w:szCs w:val="21"/>
              </w:rPr>
              <w:instrText xml:space="preserve"> \* MERGEFORMAT </w:instrText>
            </w:r>
            <w:r w:rsidRPr="00E24B28">
              <w:rPr>
                <w:rFonts w:ascii="MS Mincho" w:hAnsi="MS Mincho"/>
                <w:szCs w:val="21"/>
              </w:rPr>
              <w:fldChar w:fldCharType="separate"/>
            </w:r>
            <w:r w:rsidRPr="00E24B28">
              <w:t>2.1.7</w:t>
            </w:r>
            <w:r w:rsidRPr="00E24B28">
              <w:rPr>
                <w:rFonts w:ascii="MS Mincho" w:hAnsi="MS Mincho"/>
                <w:szCs w:val="21"/>
              </w:rPr>
              <w:fldChar w:fldCharType="end"/>
            </w:r>
            <w:r w:rsidRPr="00E24B28">
              <w:rPr>
                <w:rFonts w:ascii="MS Mincho" w:hAnsi="MS Mincho" w:hint="eastAsia"/>
                <w:szCs w:val="21"/>
              </w:rPr>
              <w:t xml:space="preserve">, </w:t>
            </w:r>
            <w:r w:rsidRPr="00E24B28">
              <w:rPr>
                <w:szCs w:val="21"/>
              </w:rPr>
              <w:fldChar w:fldCharType="begin"/>
            </w:r>
            <w:r w:rsidRPr="00E24B28">
              <w:rPr>
                <w:szCs w:val="21"/>
              </w:rPr>
              <w:instrText xml:space="preserve"> REF _Ref166745942 \r \h </w:instrText>
            </w:r>
            <w:r w:rsidRPr="00E24B28">
              <w:rPr>
                <w:szCs w:val="21"/>
              </w:rPr>
            </w:r>
            <w:r w:rsidRPr="00E24B28">
              <w:rPr>
                <w:szCs w:val="21"/>
              </w:rPr>
              <w:instrText xml:space="preserve"> \* MERGEFORMAT </w:instrText>
            </w:r>
            <w:r w:rsidRPr="00E24B28">
              <w:rPr>
                <w:szCs w:val="21"/>
              </w:rPr>
              <w:fldChar w:fldCharType="separate"/>
            </w:r>
            <w:r w:rsidRPr="00E24B28">
              <w:rPr>
                <w:szCs w:val="21"/>
              </w:rPr>
              <w:t>2.1.8</w:t>
            </w:r>
            <w:r w:rsidRPr="00E24B28">
              <w:rPr>
                <w:szCs w:val="21"/>
              </w:rPr>
              <w:fldChar w:fldCharType="end"/>
            </w:r>
            <w:r w:rsidRPr="00E24B28">
              <w:rPr>
                <w:rFonts w:hint="eastAsia"/>
                <w:szCs w:val="21"/>
              </w:rPr>
              <w:t xml:space="preserve">, </w:t>
            </w:r>
            <w:r w:rsidRPr="00E24B28">
              <w:rPr>
                <w:szCs w:val="21"/>
              </w:rPr>
              <w:fldChar w:fldCharType="begin"/>
            </w:r>
            <w:r w:rsidRPr="00E24B28">
              <w:rPr>
                <w:szCs w:val="21"/>
              </w:rPr>
              <w:instrText xml:space="preserve"> </w:instrText>
            </w:r>
            <w:r w:rsidRPr="00E24B28">
              <w:rPr>
                <w:rFonts w:hint="eastAsia"/>
                <w:szCs w:val="21"/>
              </w:rPr>
              <w:instrText>REF _Ref100571087 \r \h</w:instrText>
            </w:r>
            <w:r w:rsidRPr="00E24B28">
              <w:rPr>
                <w:szCs w:val="21"/>
              </w:rPr>
              <w:instrText xml:space="preserve"> </w:instrText>
            </w:r>
            <w:r w:rsidRPr="00E24B28">
              <w:rPr>
                <w:szCs w:val="21"/>
              </w:rPr>
            </w:r>
            <w:r w:rsidRPr="00E24B28">
              <w:rPr>
                <w:szCs w:val="21"/>
              </w:rPr>
              <w:instrText xml:space="preserve"> \* MERGEFORMAT </w:instrText>
            </w:r>
            <w:r w:rsidRPr="00E24B28">
              <w:rPr>
                <w:szCs w:val="21"/>
              </w:rPr>
              <w:fldChar w:fldCharType="separate"/>
            </w:r>
            <w:r w:rsidRPr="00E24B28">
              <w:rPr>
                <w:szCs w:val="21"/>
              </w:rPr>
              <w:t>2.1.9</w:t>
            </w:r>
            <w:r w:rsidRPr="00E24B28">
              <w:rPr>
                <w:szCs w:val="21"/>
              </w:rPr>
              <w:fldChar w:fldCharType="end"/>
            </w:r>
            <w:r w:rsidRPr="00E24B28">
              <w:rPr>
                <w:rFonts w:hint="eastAsia"/>
                <w:szCs w:val="21"/>
              </w:rPr>
              <w:t xml:space="preserve">, </w:t>
            </w:r>
            <w:r w:rsidRPr="00E24B28">
              <w:rPr>
                <w:szCs w:val="21"/>
              </w:rPr>
              <w:fldChar w:fldCharType="begin"/>
            </w:r>
            <w:r w:rsidRPr="00E24B28">
              <w:rPr>
                <w:szCs w:val="21"/>
              </w:rPr>
              <w:instrText xml:space="preserve"> </w:instrText>
            </w:r>
            <w:r w:rsidRPr="00E24B28">
              <w:rPr>
                <w:rFonts w:hint="eastAsia"/>
                <w:szCs w:val="21"/>
              </w:rPr>
              <w:instrText>REF _Ref166745783 \r \h</w:instrText>
            </w:r>
            <w:r w:rsidRPr="00E24B28">
              <w:rPr>
                <w:szCs w:val="21"/>
              </w:rPr>
              <w:instrText xml:space="preserve"> </w:instrText>
            </w:r>
            <w:r w:rsidRPr="00E24B28">
              <w:rPr>
                <w:szCs w:val="21"/>
              </w:rPr>
            </w:r>
            <w:r w:rsidRPr="00E24B28">
              <w:rPr>
                <w:szCs w:val="21"/>
              </w:rPr>
              <w:instrText xml:space="preserve"> \* MERGEFORMAT </w:instrText>
            </w:r>
            <w:r w:rsidRPr="00E24B28">
              <w:rPr>
                <w:szCs w:val="21"/>
              </w:rPr>
              <w:fldChar w:fldCharType="separate"/>
            </w:r>
            <w:r w:rsidRPr="00E24B28">
              <w:rPr>
                <w:szCs w:val="21"/>
              </w:rPr>
              <w:t>2.1.10</w:t>
            </w:r>
            <w:r w:rsidRPr="00E24B28">
              <w:rPr>
                <w:szCs w:val="21"/>
              </w:rPr>
              <w:fldChar w:fldCharType="end"/>
            </w:r>
            <w:r w:rsidRPr="00E24B28">
              <w:rPr>
                <w:rFonts w:hint="eastAsia"/>
                <w:szCs w:val="21"/>
              </w:rPr>
              <w:t xml:space="preserve">, </w:t>
            </w:r>
            <w:r w:rsidRPr="00E24B28">
              <w:rPr>
                <w:szCs w:val="21"/>
              </w:rPr>
              <w:fldChar w:fldCharType="begin"/>
            </w:r>
            <w:r w:rsidRPr="00E24B28">
              <w:rPr>
                <w:szCs w:val="21"/>
              </w:rPr>
              <w:instrText xml:space="preserve"> </w:instrText>
            </w:r>
            <w:r w:rsidRPr="00E24B28">
              <w:rPr>
                <w:rFonts w:hint="eastAsia"/>
                <w:szCs w:val="21"/>
              </w:rPr>
              <w:instrText>REF _Ref188895719 \r \h</w:instrText>
            </w:r>
            <w:r w:rsidRPr="00E24B28">
              <w:rPr>
                <w:szCs w:val="21"/>
              </w:rPr>
              <w:instrText xml:space="preserve"> </w:instrText>
            </w:r>
            <w:r w:rsidRPr="00E24B28">
              <w:rPr>
                <w:szCs w:val="21"/>
              </w:rPr>
            </w:r>
            <w:r w:rsidRPr="00E24B28">
              <w:rPr>
                <w:szCs w:val="21"/>
              </w:rPr>
              <w:instrText xml:space="preserve"> \* MERGEFORMAT </w:instrText>
            </w:r>
            <w:r w:rsidRPr="00E24B28">
              <w:rPr>
                <w:szCs w:val="21"/>
              </w:rPr>
              <w:fldChar w:fldCharType="separate"/>
            </w:r>
            <w:r w:rsidRPr="00E24B28">
              <w:rPr>
                <w:szCs w:val="21"/>
              </w:rPr>
              <w:t>2.1.11</w:t>
            </w:r>
            <w:r w:rsidRPr="00E24B28">
              <w:rPr>
                <w:szCs w:val="21"/>
              </w:rPr>
              <w:fldChar w:fldCharType="end"/>
            </w:r>
            <w:r w:rsidRPr="00E24B28">
              <w:rPr>
                <w:rFonts w:hint="eastAsia"/>
                <w:szCs w:val="21"/>
              </w:rPr>
              <w:t xml:space="preserve">, </w:t>
            </w:r>
            <w:r w:rsidRPr="00E24B28">
              <w:rPr>
                <w:szCs w:val="21"/>
              </w:rPr>
              <w:fldChar w:fldCharType="begin"/>
            </w:r>
            <w:r w:rsidRPr="00E24B28">
              <w:rPr>
                <w:szCs w:val="21"/>
              </w:rPr>
              <w:instrText xml:space="preserve"> </w:instrText>
            </w:r>
            <w:r w:rsidRPr="00E24B28">
              <w:rPr>
                <w:rFonts w:hint="eastAsia"/>
                <w:szCs w:val="21"/>
              </w:rPr>
              <w:instrText>REF _Ref188895742 \r \h</w:instrText>
            </w:r>
            <w:r w:rsidRPr="00E24B28">
              <w:rPr>
                <w:szCs w:val="21"/>
              </w:rPr>
              <w:instrText xml:space="preserve"> </w:instrText>
            </w:r>
            <w:r w:rsidRPr="00E24B28">
              <w:rPr>
                <w:szCs w:val="21"/>
              </w:rPr>
            </w:r>
            <w:r w:rsidRPr="00E24B28">
              <w:rPr>
                <w:szCs w:val="21"/>
              </w:rPr>
              <w:instrText xml:space="preserve"> \* MERGEFORMAT </w:instrText>
            </w:r>
            <w:r w:rsidRPr="00E24B28">
              <w:rPr>
                <w:szCs w:val="21"/>
              </w:rPr>
              <w:fldChar w:fldCharType="separate"/>
            </w:r>
            <w:r w:rsidRPr="00E24B28">
              <w:rPr>
                <w:szCs w:val="21"/>
              </w:rPr>
              <w:t>2.1.12</w:t>
            </w:r>
            <w:r w:rsidRPr="00E24B28">
              <w:rPr>
                <w:szCs w:val="21"/>
              </w:rPr>
              <w:fldChar w:fldCharType="end"/>
            </w:r>
            <w:r w:rsidRPr="00E24B28">
              <w:rPr>
                <w:rFonts w:ascii="MS Mincho" w:hAnsi="MS Mincho" w:hint="eastAsia"/>
                <w:szCs w:val="21"/>
              </w:rPr>
              <w:t>：</w:t>
            </w:r>
            <w:r w:rsidRPr="00E24B28">
              <w:rPr>
                <w:szCs w:val="21"/>
              </w:rPr>
              <w:t>B_DMODE</w:t>
            </w:r>
            <w:r w:rsidRPr="00E24B28">
              <w:rPr>
                <w:rFonts w:ascii="MS Mincho" w:hAnsi="MS Mincho" w:hint="eastAsia"/>
                <w:szCs w:val="21"/>
              </w:rPr>
              <w:t>の定義に関する記載を削除した章から移設、参照文言を修正</w:t>
            </w:r>
          </w:p>
        </w:tc>
        <w:tc>
          <w:tcPr>
            <w:tcW w:w="1418" w:type="dxa"/>
          </w:tcPr>
          <w:p w14:paraId="09B5FCC0" w14:textId="77777777" w:rsidR="00E179E5" w:rsidRPr="00E24B28" w:rsidRDefault="00E179E5" w:rsidP="00E179E5">
            <w:pPr>
              <w:rPr>
                <w:rFonts w:hint="eastAsia"/>
              </w:rPr>
            </w:pPr>
            <w:r w:rsidRPr="00E24B28">
              <w:rPr>
                <w:rFonts w:hint="eastAsia"/>
              </w:rPr>
              <w:t>2025/2/3</w:t>
            </w:r>
          </w:p>
        </w:tc>
        <w:tc>
          <w:tcPr>
            <w:tcW w:w="1275" w:type="dxa"/>
          </w:tcPr>
          <w:p w14:paraId="25ADF8F0" w14:textId="77777777" w:rsidR="00E179E5" w:rsidRPr="00E24B28" w:rsidRDefault="00E179E5" w:rsidP="00E179E5">
            <w:pPr>
              <w:rPr>
                <w:rFonts w:hint="eastAsia"/>
              </w:rPr>
            </w:pPr>
            <w:r w:rsidRPr="00E24B28">
              <w:rPr>
                <w:rFonts w:hint="eastAsia"/>
              </w:rPr>
              <w:t>2MVC</w:t>
            </w:r>
            <w:r w:rsidRPr="00E24B28">
              <w:rPr>
                <w:rFonts w:hint="eastAsia"/>
              </w:rPr>
              <w:t>永井</w:t>
            </w:r>
          </w:p>
        </w:tc>
      </w:tr>
      <w:tr w:rsidR="00E179E5" w:rsidRPr="005D4911" w14:paraId="52CFCC25" w14:textId="77777777" w:rsidTr="000B7CDA">
        <w:tblPrEx>
          <w:tblCellMar>
            <w:top w:w="0" w:type="dxa"/>
            <w:bottom w:w="0" w:type="dxa"/>
          </w:tblCellMar>
        </w:tblPrEx>
        <w:trPr>
          <w:trHeight w:val="135"/>
        </w:trPr>
        <w:tc>
          <w:tcPr>
            <w:tcW w:w="1676" w:type="dxa"/>
            <w:vMerge/>
            <w:shd w:val="clear" w:color="auto" w:fill="auto"/>
          </w:tcPr>
          <w:p w14:paraId="487CA358" w14:textId="77777777" w:rsidR="00E179E5" w:rsidRPr="00E24B28" w:rsidRDefault="00E179E5" w:rsidP="00E179E5">
            <w:pPr>
              <w:rPr>
                <w:rFonts w:hint="eastAsia"/>
                <w:noProof/>
              </w:rPr>
            </w:pPr>
          </w:p>
        </w:tc>
        <w:tc>
          <w:tcPr>
            <w:tcW w:w="881" w:type="dxa"/>
          </w:tcPr>
          <w:p w14:paraId="7093447A" w14:textId="77777777" w:rsidR="00E179E5" w:rsidRPr="00E24B28" w:rsidRDefault="00E179E5" w:rsidP="00E179E5">
            <w:pPr>
              <w:rPr>
                <w:rFonts w:hint="eastAsia"/>
                <w:noProof/>
              </w:rPr>
            </w:pPr>
            <w:r w:rsidRPr="00E24B28">
              <w:rPr>
                <w:rFonts w:hint="eastAsia"/>
                <w:noProof/>
              </w:rPr>
              <w:t>B</w:t>
            </w:r>
          </w:p>
        </w:tc>
        <w:tc>
          <w:tcPr>
            <w:tcW w:w="4389" w:type="dxa"/>
          </w:tcPr>
          <w:p w14:paraId="5CB6F088" w14:textId="77777777" w:rsidR="00E179E5" w:rsidRPr="00E24B28" w:rsidRDefault="00E179E5" w:rsidP="00E179E5">
            <w:r w:rsidRPr="00E24B28">
              <w:t>通信途絶時および</w:t>
            </w:r>
            <w:r w:rsidRPr="00E24B28">
              <w:t>IG OFF</w:t>
            </w:r>
            <w:r w:rsidRPr="00E24B28">
              <w:t>時のカスタマイズ設定画面の処置方法変更</w:t>
            </w:r>
          </w:p>
          <w:p w14:paraId="7136871E" w14:textId="77777777" w:rsidR="00E179E5" w:rsidRPr="00E24B28" w:rsidRDefault="00E179E5" w:rsidP="00E179E5">
            <w:pPr>
              <w:pStyle w:val="NormalWeb"/>
              <w:spacing w:before="0" w:beforeAutospacing="0" w:after="0" w:afterAutospacing="0"/>
              <w:rPr>
                <w:rFonts w:ascii="Century" w:eastAsia="MS Mincho" w:hAnsi="Century"/>
                <w:sz w:val="21"/>
                <w:szCs w:val="21"/>
              </w:rPr>
            </w:pPr>
            <w:r w:rsidRPr="00E24B28">
              <w:rPr>
                <w:rFonts w:ascii="Century" w:eastAsia="MS Mincho" w:hAnsi="Century"/>
                <w:sz w:val="21"/>
                <w:szCs w:val="21"/>
              </w:rPr>
              <w:t>変連</w:t>
            </w:r>
            <w:r w:rsidRPr="00E24B28">
              <w:rPr>
                <w:rFonts w:ascii="Century" w:eastAsia="MS Mincho" w:hAnsi="Century"/>
                <w:sz w:val="21"/>
                <w:szCs w:val="21"/>
              </w:rPr>
              <w:t>No.</w:t>
            </w:r>
            <w:r w:rsidRPr="00E24B28">
              <w:rPr>
                <w:rFonts w:ascii="Century" w:eastAsia="MS Mincho" w:hAnsi="Century"/>
                <w:sz w:val="21"/>
                <w:szCs w:val="21"/>
              </w:rPr>
              <w:t>：</w:t>
            </w:r>
            <w:r w:rsidRPr="00E24B28">
              <w:rPr>
                <w:rFonts w:ascii="Century" w:eastAsia="MS Mincho" w:hAnsi="Century" w:hint="eastAsia"/>
                <w:sz w:val="21"/>
                <w:szCs w:val="21"/>
              </w:rPr>
              <w:t>1503</w:t>
            </w:r>
          </w:p>
          <w:p w14:paraId="53EA7173" w14:textId="77777777" w:rsidR="00E179E5" w:rsidRPr="00E24B28" w:rsidRDefault="00E179E5" w:rsidP="00E179E5">
            <w:pPr>
              <w:pStyle w:val="NormalWeb"/>
              <w:spacing w:before="0" w:beforeAutospacing="0" w:after="0" w:afterAutospacing="0"/>
              <w:rPr>
                <w:rFonts w:ascii="Century" w:eastAsia="MS Mincho" w:hAnsi="Century"/>
                <w:sz w:val="21"/>
                <w:szCs w:val="21"/>
              </w:rPr>
            </w:pPr>
            <w:r w:rsidRPr="00E24B28">
              <w:rPr>
                <w:rFonts w:ascii="Century" w:eastAsia="MS Mincho" w:hAnsi="Century"/>
                <w:sz w:val="21"/>
                <w:szCs w:val="21"/>
              </w:rPr>
              <w:t>QANo.</w:t>
            </w:r>
            <w:r w:rsidRPr="00E24B28">
              <w:rPr>
                <w:rFonts w:ascii="Century" w:eastAsia="MS Mincho" w:hAnsi="Century"/>
                <w:sz w:val="21"/>
                <w:szCs w:val="21"/>
              </w:rPr>
              <w:t>：</w:t>
            </w:r>
            <w:r w:rsidRPr="00E24B28">
              <w:rPr>
                <w:rFonts w:ascii="Century" w:eastAsia="MS Mincho" w:hAnsi="Century"/>
                <w:sz w:val="21"/>
                <w:szCs w:val="21"/>
              </w:rPr>
              <w:t>DCQA24-9872</w:t>
            </w:r>
          </w:p>
          <w:p w14:paraId="640F23D0" w14:textId="77777777" w:rsidR="00E179E5" w:rsidRPr="00E24B28" w:rsidRDefault="00E179E5" w:rsidP="00E179E5">
            <w:pPr>
              <w:pStyle w:val="NormalWeb"/>
              <w:spacing w:before="0" w:beforeAutospacing="0" w:after="0" w:afterAutospacing="0"/>
              <w:rPr>
                <w:rFonts w:ascii="Century" w:eastAsia="MS Mincho" w:hAnsi="Century" w:hint="eastAsia"/>
                <w:sz w:val="21"/>
                <w:szCs w:val="21"/>
              </w:rPr>
            </w:pPr>
            <w:r w:rsidRPr="00E24B28">
              <w:rPr>
                <w:rFonts w:ascii="Century" w:eastAsia="MS Mincho" w:hAnsi="Century"/>
                <w:sz w:val="21"/>
                <w:szCs w:val="21"/>
              </w:rPr>
              <w:t>対象モデル：</w:t>
            </w:r>
            <w:r w:rsidRPr="00E24B28">
              <w:rPr>
                <w:rFonts w:ascii="Century" w:eastAsia="MS Mincho" w:hAnsi="Century" w:hint="eastAsia"/>
                <w:sz w:val="21"/>
                <w:szCs w:val="21"/>
              </w:rPr>
              <w:t>24MM</w:t>
            </w:r>
          </w:p>
          <w:p w14:paraId="33DDD701" w14:textId="77777777" w:rsidR="00E179E5" w:rsidRPr="00E24B28" w:rsidRDefault="00E179E5" w:rsidP="00E179E5">
            <w:pPr>
              <w:rPr>
                <w:szCs w:val="21"/>
              </w:rPr>
            </w:pPr>
            <w:r w:rsidRPr="00E24B28">
              <w:rPr>
                <w:szCs w:val="21"/>
              </w:rPr>
              <w:t>織り込みターゲット：</w:t>
            </w:r>
            <w:r w:rsidRPr="00E24B28">
              <w:rPr>
                <w:rFonts w:hint="eastAsia"/>
                <w:szCs w:val="21"/>
              </w:rPr>
              <w:t>1A</w:t>
            </w:r>
          </w:p>
          <w:p w14:paraId="608DFF2D" w14:textId="77777777" w:rsidR="00E179E5" w:rsidRPr="00E24B28" w:rsidRDefault="00E179E5" w:rsidP="00E179E5">
            <w:pPr>
              <w:numPr>
                <w:ilvl w:val="0"/>
                <w:numId w:val="19"/>
              </w:numPr>
              <w:rPr>
                <w:rFonts w:hint="eastAsia"/>
              </w:rPr>
            </w:pPr>
            <w:r w:rsidRPr="00E24B28">
              <w:fldChar w:fldCharType="begin"/>
            </w:r>
            <w:r w:rsidRPr="00E24B28">
              <w:instrText xml:space="preserve"> REF _Ref166744979 \r \h </w:instrText>
            </w:r>
            <w:r w:rsidRPr="00E24B28">
              <w:instrText xml:space="preserve"> \* MERGEFORMAT </w:instrText>
            </w:r>
            <w:r w:rsidRPr="00E24B28">
              <w:fldChar w:fldCharType="separate"/>
            </w:r>
            <w:r w:rsidRPr="00E24B28">
              <w:t>2.1.</w:t>
            </w:r>
            <w:r w:rsidRPr="00E24B28">
              <w:t>6</w:t>
            </w:r>
            <w:r w:rsidRPr="00E24B28">
              <w:fldChar w:fldCharType="end"/>
            </w:r>
            <w:r w:rsidRPr="00E24B28">
              <w:rPr>
                <w:rFonts w:ascii="MS Mincho" w:hAnsi="MS Mincho" w:cs="MS Mincho" w:hint="eastAsia"/>
              </w:rPr>
              <w:t>⑤</w:t>
            </w:r>
            <w:r w:rsidRPr="00E24B28">
              <w:rPr>
                <w:rFonts w:cs="MS Mincho"/>
              </w:rPr>
              <w:t xml:space="preserve">, </w:t>
            </w:r>
            <w:r w:rsidRPr="00E24B28">
              <w:rPr>
                <w:rFonts w:cs="MS Mincho"/>
              </w:rPr>
              <w:fldChar w:fldCharType="begin"/>
            </w:r>
            <w:r w:rsidRPr="00E24B28">
              <w:rPr>
                <w:rFonts w:cs="MS Mincho"/>
              </w:rPr>
              <w:instrText xml:space="preserve"> REF _Ref186042930 \r \h </w:instrText>
            </w:r>
            <w:r w:rsidRPr="00E24B28">
              <w:rPr>
                <w:rFonts w:cs="MS Mincho"/>
              </w:rPr>
            </w:r>
            <w:r w:rsidRPr="00E24B28">
              <w:rPr>
                <w:rFonts w:cs="MS Mincho"/>
              </w:rPr>
              <w:instrText xml:space="preserve"> \* MERGEFORMAT </w:instrText>
            </w:r>
            <w:r w:rsidRPr="00E24B28">
              <w:rPr>
                <w:rFonts w:cs="MS Mincho"/>
              </w:rPr>
              <w:fldChar w:fldCharType="separate"/>
            </w:r>
            <w:r w:rsidRPr="00E24B28">
              <w:rPr>
                <w:rFonts w:cs="MS Mincho"/>
              </w:rPr>
              <w:t>3.</w:t>
            </w:r>
            <w:r w:rsidRPr="00E24B28">
              <w:rPr>
                <w:rFonts w:cs="MS Mincho"/>
              </w:rPr>
              <w:t>3</w:t>
            </w:r>
            <w:r w:rsidRPr="00E24B28">
              <w:rPr>
                <w:rFonts w:cs="MS Mincho"/>
              </w:rPr>
              <w:fldChar w:fldCharType="end"/>
            </w:r>
          </w:p>
          <w:p w14:paraId="42835BEE" w14:textId="77777777" w:rsidR="00E179E5" w:rsidRPr="00E24B28" w:rsidRDefault="00E179E5" w:rsidP="00E179E5">
            <w:pPr>
              <w:rPr>
                <w:rFonts w:ascii="MS Mincho" w:hAnsi="MS Mincho" w:hint="eastAsia"/>
                <w:szCs w:val="21"/>
              </w:rPr>
            </w:pPr>
          </w:p>
        </w:tc>
        <w:tc>
          <w:tcPr>
            <w:tcW w:w="1418" w:type="dxa"/>
          </w:tcPr>
          <w:p w14:paraId="446A9998" w14:textId="77777777" w:rsidR="00E179E5" w:rsidRPr="00E24B28" w:rsidRDefault="00E179E5" w:rsidP="00E179E5">
            <w:pPr>
              <w:rPr>
                <w:rFonts w:hint="eastAsia"/>
              </w:rPr>
            </w:pPr>
            <w:r w:rsidRPr="00E24B28">
              <w:rPr>
                <w:rFonts w:hint="eastAsia"/>
              </w:rPr>
              <w:t>2025/2/11</w:t>
            </w:r>
          </w:p>
        </w:tc>
        <w:tc>
          <w:tcPr>
            <w:tcW w:w="1275" w:type="dxa"/>
          </w:tcPr>
          <w:p w14:paraId="489337C8" w14:textId="77777777" w:rsidR="00E179E5" w:rsidRPr="00E24B28" w:rsidRDefault="00E179E5" w:rsidP="00E179E5">
            <w:pPr>
              <w:rPr>
                <w:rFonts w:hint="eastAsia"/>
              </w:rPr>
            </w:pPr>
            <w:r w:rsidRPr="00E24B28">
              <w:rPr>
                <w:rFonts w:hint="eastAsia"/>
              </w:rPr>
              <w:t>2MVC</w:t>
            </w:r>
            <w:r w:rsidRPr="00E24B28">
              <w:rPr>
                <w:rFonts w:hint="eastAsia"/>
              </w:rPr>
              <w:t>永井</w:t>
            </w:r>
          </w:p>
        </w:tc>
      </w:tr>
      <w:tr w:rsidR="00E179E5" w:rsidRPr="005D4911" w14:paraId="393C74A2" w14:textId="77777777" w:rsidTr="000B7CDA">
        <w:tblPrEx>
          <w:tblCellMar>
            <w:top w:w="0" w:type="dxa"/>
            <w:bottom w:w="0" w:type="dxa"/>
          </w:tblCellMar>
        </w:tblPrEx>
        <w:trPr>
          <w:trHeight w:val="135"/>
        </w:trPr>
        <w:tc>
          <w:tcPr>
            <w:tcW w:w="1676" w:type="dxa"/>
            <w:vMerge/>
            <w:shd w:val="clear" w:color="auto" w:fill="auto"/>
          </w:tcPr>
          <w:p w14:paraId="08D79524" w14:textId="77777777" w:rsidR="00E179E5" w:rsidRPr="00E24B28" w:rsidRDefault="00E179E5" w:rsidP="00E179E5">
            <w:pPr>
              <w:rPr>
                <w:rFonts w:hint="eastAsia"/>
                <w:noProof/>
              </w:rPr>
            </w:pPr>
          </w:p>
        </w:tc>
        <w:tc>
          <w:tcPr>
            <w:tcW w:w="881" w:type="dxa"/>
          </w:tcPr>
          <w:p w14:paraId="5181368E" w14:textId="77777777" w:rsidR="00E179E5" w:rsidRPr="00E24B28" w:rsidRDefault="00E179E5" w:rsidP="00E179E5">
            <w:pPr>
              <w:rPr>
                <w:rFonts w:hint="eastAsia"/>
                <w:noProof/>
              </w:rPr>
            </w:pPr>
            <w:r w:rsidRPr="00E24B28">
              <w:rPr>
                <w:rFonts w:hint="eastAsia"/>
                <w:noProof/>
              </w:rPr>
              <w:t>C</w:t>
            </w:r>
          </w:p>
        </w:tc>
        <w:tc>
          <w:tcPr>
            <w:tcW w:w="4389" w:type="dxa"/>
          </w:tcPr>
          <w:p w14:paraId="6516D36E" w14:textId="77777777" w:rsidR="00E179E5" w:rsidRPr="00E24B28" w:rsidRDefault="00E179E5" w:rsidP="00E179E5">
            <w:r w:rsidRPr="00E24B28">
              <w:rPr>
                <w:rFonts w:hint="eastAsia"/>
              </w:rPr>
              <w:t>ソフトスイッチ画面における、通信途絶判定の対象となるフレームを明記</w:t>
            </w:r>
          </w:p>
          <w:p w14:paraId="37BA07BE" w14:textId="77777777" w:rsidR="00E179E5" w:rsidRPr="00E24B28" w:rsidRDefault="00E179E5" w:rsidP="00E179E5">
            <w:r w:rsidRPr="00E24B28">
              <w:rPr>
                <w:rFonts w:hint="eastAsia"/>
              </w:rPr>
              <w:t>変連</w:t>
            </w:r>
            <w:r w:rsidRPr="00E24B28">
              <w:rPr>
                <w:rFonts w:hint="eastAsia"/>
              </w:rPr>
              <w:t>No</w:t>
            </w:r>
            <w:r w:rsidRPr="00E24B28">
              <w:rPr>
                <w:rFonts w:hint="eastAsia"/>
              </w:rPr>
              <w:t>：</w:t>
            </w:r>
            <w:r w:rsidRPr="00E24B28">
              <w:rPr>
                <w:rFonts w:hint="eastAsia"/>
              </w:rPr>
              <w:t>1503</w:t>
            </w:r>
          </w:p>
          <w:p w14:paraId="76C7C343" w14:textId="77777777" w:rsidR="00E179E5" w:rsidRPr="00E24B28" w:rsidRDefault="00E179E5" w:rsidP="00E179E5">
            <w:r w:rsidRPr="00E24B28">
              <w:rPr>
                <w:rFonts w:hint="eastAsia"/>
              </w:rPr>
              <w:t>QANo</w:t>
            </w:r>
            <w:r w:rsidRPr="00E24B28">
              <w:rPr>
                <w:rFonts w:hint="eastAsia"/>
              </w:rPr>
              <w:t>：</w:t>
            </w:r>
            <w:r w:rsidRPr="00E24B28">
              <w:rPr>
                <w:rFonts w:hint="eastAsia"/>
              </w:rPr>
              <w:t>DCQA24-10085</w:t>
            </w:r>
          </w:p>
          <w:p w14:paraId="689AC6DE" w14:textId="77777777" w:rsidR="00E179E5" w:rsidRPr="00E24B28" w:rsidRDefault="00E179E5" w:rsidP="00E179E5">
            <w:pPr>
              <w:rPr>
                <w:rFonts w:hint="eastAsia"/>
              </w:rPr>
            </w:pPr>
            <w:r w:rsidRPr="00E24B28">
              <w:rPr>
                <w:rFonts w:hint="eastAsia"/>
              </w:rPr>
              <w:t>対象モデル：</w:t>
            </w:r>
            <w:r w:rsidRPr="00E24B28">
              <w:rPr>
                <w:rFonts w:hint="eastAsia"/>
              </w:rPr>
              <w:t>24MM</w:t>
            </w:r>
          </w:p>
          <w:p w14:paraId="14CC1149" w14:textId="77777777" w:rsidR="00E179E5" w:rsidRPr="00E24B28" w:rsidRDefault="00E179E5" w:rsidP="00E179E5">
            <w:pPr>
              <w:rPr>
                <w:rFonts w:hint="eastAsia"/>
              </w:rPr>
            </w:pPr>
            <w:r w:rsidRPr="00E24B28">
              <w:rPr>
                <w:rFonts w:hint="eastAsia"/>
              </w:rPr>
              <w:t>織り込みターゲット</w:t>
            </w:r>
            <w:r w:rsidRPr="00E24B28">
              <w:rPr>
                <w:rFonts w:hint="eastAsia"/>
              </w:rPr>
              <w:t>1A</w:t>
            </w:r>
          </w:p>
          <w:p w14:paraId="73BFE0CD" w14:textId="77777777" w:rsidR="00E179E5" w:rsidRPr="00E24B28" w:rsidRDefault="00E179E5" w:rsidP="00E179E5">
            <w:pPr>
              <w:numPr>
                <w:ilvl w:val="0"/>
                <w:numId w:val="19"/>
              </w:numPr>
              <w:rPr>
                <w:rFonts w:hint="eastAsia"/>
              </w:rPr>
            </w:pPr>
            <w:r w:rsidRPr="00E24B28">
              <w:fldChar w:fldCharType="begin"/>
            </w:r>
            <w:r w:rsidRPr="00E24B28">
              <w:instrText xml:space="preserve"> </w:instrText>
            </w:r>
            <w:r w:rsidRPr="00E24B28">
              <w:rPr>
                <w:rFonts w:hint="eastAsia"/>
              </w:rPr>
              <w:instrText>REF _Ref166745783 \r \h</w:instrText>
            </w:r>
            <w:r w:rsidRPr="00E24B28">
              <w:instrText xml:space="preserve"> </w:instrText>
            </w:r>
            <w:r w:rsidRPr="00E24B28">
              <w:instrText xml:space="preserve"> \* MERGEFORMAT </w:instrText>
            </w:r>
            <w:r w:rsidRPr="00E24B28">
              <w:fldChar w:fldCharType="separate"/>
            </w:r>
            <w:r w:rsidRPr="00E24B28">
              <w:t>2</w:t>
            </w:r>
            <w:r w:rsidRPr="00E24B28">
              <w:t>.</w:t>
            </w:r>
            <w:r w:rsidRPr="00E24B28">
              <w:t>1</w:t>
            </w:r>
            <w:r w:rsidRPr="00E24B28">
              <w:t>.</w:t>
            </w:r>
            <w:r w:rsidRPr="00E24B28">
              <w:t>10</w:t>
            </w:r>
            <w:r w:rsidRPr="00E24B28">
              <w:fldChar w:fldCharType="end"/>
            </w:r>
            <w:r w:rsidRPr="00E24B28">
              <w:fldChar w:fldCharType="begin"/>
            </w:r>
            <w:r w:rsidRPr="00E24B28">
              <w:instrText xml:space="preserve"> REF _Ref187939021 \r \h </w:instrText>
            </w:r>
            <w:r w:rsidRPr="00E24B28">
              <w:instrText xml:space="preserve"> \* MERGEFORMAT </w:instrText>
            </w:r>
            <w:r w:rsidRPr="00E24B28">
              <w:fldChar w:fldCharType="separate"/>
            </w:r>
            <w:r w:rsidRPr="00E24B28">
              <w:rPr>
                <w:rFonts w:hint="eastAsia"/>
              </w:rPr>
              <w:t>⑤</w:t>
            </w:r>
            <w:r w:rsidRPr="00E24B28">
              <w:fldChar w:fldCharType="end"/>
            </w:r>
            <w:r w:rsidRPr="00E24B28">
              <w:rPr>
                <w:rFonts w:hint="eastAsia"/>
              </w:rPr>
              <w:t xml:space="preserve">, </w:t>
            </w:r>
            <w:r w:rsidRPr="00E24B28">
              <w:fldChar w:fldCharType="begin"/>
            </w:r>
            <w:r w:rsidRPr="00E24B28">
              <w:instrText xml:space="preserve"> </w:instrText>
            </w:r>
            <w:r w:rsidRPr="00E24B28">
              <w:rPr>
                <w:rFonts w:hint="eastAsia"/>
              </w:rPr>
              <w:instrText>REF _Ref187939102 \r \h</w:instrText>
            </w:r>
            <w:r w:rsidRPr="00E24B28">
              <w:instrText xml:space="preserve"> </w:instrText>
            </w:r>
            <w:r w:rsidRPr="00E24B28">
              <w:instrText xml:space="preserve"> \* MERGEFORMAT </w:instrText>
            </w:r>
            <w:r w:rsidRPr="00E24B28">
              <w:fldChar w:fldCharType="separate"/>
            </w:r>
            <w:r w:rsidRPr="00E24B28">
              <w:t>2.</w:t>
            </w:r>
            <w:r w:rsidRPr="00E24B28">
              <w:t>1</w:t>
            </w:r>
            <w:r w:rsidRPr="00E24B28">
              <w:t>.12</w:t>
            </w:r>
            <w:r w:rsidRPr="00E24B28">
              <w:fldChar w:fldCharType="end"/>
            </w:r>
            <w:r w:rsidRPr="00E24B28">
              <w:fldChar w:fldCharType="begin"/>
            </w:r>
            <w:r w:rsidRPr="00E24B28">
              <w:instrText xml:space="preserve"> REF _Ref187939108 \r \h </w:instrText>
            </w:r>
            <w:r w:rsidRPr="00E24B28">
              <w:instrText xml:space="preserve"> \* MERGEFORMAT </w:instrText>
            </w:r>
            <w:r w:rsidRPr="00E24B28">
              <w:fldChar w:fldCharType="separate"/>
            </w:r>
            <w:r w:rsidRPr="00E24B28">
              <w:rPr>
                <w:rFonts w:hint="eastAsia"/>
              </w:rPr>
              <w:t>⑤</w:t>
            </w:r>
            <w:r w:rsidRPr="00E24B28">
              <w:fldChar w:fldCharType="end"/>
            </w:r>
          </w:p>
          <w:p w14:paraId="23201D06" w14:textId="77777777" w:rsidR="00E179E5" w:rsidRPr="00E24B28" w:rsidRDefault="00E179E5" w:rsidP="00E179E5">
            <w:pPr>
              <w:rPr>
                <w:rFonts w:ascii="MS Mincho" w:hAnsi="MS Mincho" w:hint="eastAsia"/>
                <w:szCs w:val="21"/>
              </w:rPr>
            </w:pPr>
          </w:p>
        </w:tc>
        <w:tc>
          <w:tcPr>
            <w:tcW w:w="1418" w:type="dxa"/>
          </w:tcPr>
          <w:p w14:paraId="22062F18" w14:textId="77777777" w:rsidR="00E179E5" w:rsidRPr="00E24B28" w:rsidRDefault="00E179E5" w:rsidP="00E179E5">
            <w:pPr>
              <w:rPr>
                <w:rFonts w:hint="eastAsia"/>
              </w:rPr>
            </w:pPr>
            <w:r w:rsidRPr="00E24B28">
              <w:rPr>
                <w:rFonts w:hint="eastAsia"/>
              </w:rPr>
              <w:t>2025/2/11</w:t>
            </w:r>
          </w:p>
        </w:tc>
        <w:tc>
          <w:tcPr>
            <w:tcW w:w="1275" w:type="dxa"/>
          </w:tcPr>
          <w:p w14:paraId="6249833C" w14:textId="77777777" w:rsidR="00E179E5" w:rsidRPr="00E24B28" w:rsidRDefault="00E179E5" w:rsidP="00E179E5">
            <w:pPr>
              <w:rPr>
                <w:rFonts w:hint="eastAsia"/>
              </w:rPr>
            </w:pPr>
            <w:r w:rsidRPr="00E24B28">
              <w:rPr>
                <w:rFonts w:hint="eastAsia"/>
              </w:rPr>
              <w:t>2MVC</w:t>
            </w:r>
            <w:r w:rsidRPr="00E24B28">
              <w:rPr>
                <w:rFonts w:hint="eastAsia"/>
              </w:rPr>
              <w:t>永井</w:t>
            </w:r>
          </w:p>
        </w:tc>
      </w:tr>
      <w:tr w:rsidR="00E179E5" w:rsidRPr="005D4911" w14:paraId="37BAFB1D" w14:textId="77777777" w:rsidTr="000B7CDA">
        <w:tblPrEx>
          <w:tblCellMar>
            <w:top w:w="0" w:type="dxa"/>
            <w:bottom w:w="0" w:type="dxa"/>
          </w:tblCellMar>
        </w:tblPrEx>
        <w:trPr>
          <w:trHeight w:val="135"/>
        </w:trPr>
        <w:tc>
          <w:tcPr>
            <w:tcW w:w="1676" w:type="dxa"/>
            <w:vMerge w:val="restart"/>
            <w:shd w:val="clear" w:color="auto" w:fill="auto"/>
          </w:tcPr>
          <w:p w14:paraId="5F532A8A" w14:textId="77777777" w:rsidR="00E179E5" w:rsidRPr="00530B49" w:rsidRDefault="00E179E5" w:rsidP="00E179E5">
            <w:pPr>
              <w:rPr>
                <w:rFonts w:hint="eastAsia"/>
                <w:noProof/>
              </w:rPr>
            </w:pPr>
            <w:r w:rsidRPr="00530B49">
              <w:rPr>
                <w:rFonts w:hint="eastAsia"/>
                <w:noProof/>
              </w:rPr>
              <w:t>7.20</w:t>
            </w:r>
          </w:p>
        </w:tc>
        <w:tc>
          <w:tcPr>
            <w:tcW w:w="881" w:type="dxa"/>
          </w:tcPr>
          <w:p w14:paraId="1493D91C" w14:textId="77777777" w:rsidR="00E179E5" w:rsidRPr="00530B49" w:rsidRDefault="00E179E5" w:rsidP="00E179E5">
            <w:pPr>
              <w:rPr>
                <w:rFonts w:hint="eastAsia"/>
                <w:noProof/>
                <w:szCs w:val="21"/>
              </w:rPr>
            </w:pPr>
            <w:r w:rsidRPr="00530B49">
              <w:rPr>
                <w:rFonts w:hint="eastAsia"/>
                <w:noProof/>
                <w:szCs w:val="21"/>
              </w:rPr>
              <w:t>A</w:t>
            </w:r>
          </w:p>
        </w:tc>
        <w:tc>
          <w:tcPr>
            <w:tcW w:w="4389" w:type="dxa"/>
          </w:tcPr>
          <w:p w14:paraId="06FCCD02" w14:textId="77777777" w:rsidR="00E179E5" w:rsidRPr="00530B49" w:rsidRDefault="00E179E5" w:rsidP="00E179E5">
            <w:pPr>
              <w:rPr>
                <w:rFonts w:ascii="MS Mincho" w:hAnsi="MS Mincho"/>
                <w:szCs w:val="21"/>
              </w:rPr>
            </w:pPr>
            <w:r w:rsidRPr="00530B49">
              <w:rPr>
                <w:szCs w:val="21"/>
              </w:rPr>
              <w:t>SNOW EXTRA</w:t>
            </w:r>
            <w:r w:rsidRPr="00530B49">
              <w:rPr>
                <w:rFonts w:ascii="MS Mincho" w:hAnsi="MS Mincho" w:hint="eastAsia"/>
                <w:szCs w:val="21"/>
              </w:rPr>
              <w:t>モード追加</w:t>
            </w:r>
          </w:p>
          <w:p w14:paraId="2B51844B" w14:textId="77777777" w:rsidR="00E179E5" w:rsidRPr="00530B49" w:rsidRDefault="00E179E5" w:rsidP="00E179E5">
            <w:pPr>
              <w:rPr>
                <w:rFonts w:ascii="MS Mincho" w:hAnsi="MS Mincho" w:hint="eastAsia"/>
                <w:szCs w:val="21"/>
              </w:rPr>
            </w:pPr>
            <w:r w:rsidRPr="00530B49">
              <w:rPr>
                <w:rFonts w:ascii="MS Mincho" w:hAnsi="MS Mincho"/>
                <w:szCs w:val="21"/>
              </w:rPr>
              <w:t>変連No.：</w:t>
            </w:r>
            <w:r w:rsidRPr="00530B49">
              <w:rPr>
                <w:szCs w:val="21"/>
              </w:rPr>
              <w:t>S</w:t>
            </w:r>
            <w:r w:rsidRPr="00530B49">
              <w:rPr>
                <w:rFonts w:hint="eastAsia"/>
                <w:szCs w:val="21"/>
              </w:rPr>
              <w:t>U-036</w:t>
            </w:r>
          </w:p>
          <w:p w14:paraId="714CFE6B" w14:textId="77777777" w:rsidR="00E179E5" w:rsidRPr="00530B49" w:rsidRDefault="00E179E5" w:rsidP="00E179E5">
            <w:pPr>
              <w:pStyle w:val="NormalWeb"/>
              <w:spacing w:before="0" w:beforeAutospacing="0" w:after="0" w:afterAutospacing="0"/>
              <w:rPr>
                <w:rFonts w:ascii="MS Mincho" w:eastAsia="MS Mincho" w:hAnsi="MS Mincho" w:hint="eastAsia"/>
                <w:sz w:val="21"/>
                <w:szCs w:val="21"/>
              </w:rPr>
            </w:pPr>
            <w:r w:rsidRPr="00530B49">
              <w:rPr>
                <w:rFonts w:ascii="MS Mincho" w:eastAsia="MS Mincho" w:hAnsi="MS Mincho"/>
                <w:sz w:val="21"/>
                <w:szCs w:val="21"/>
              </w:rPr>
              <w:t>対象モデル：</w:t>
            </w:r>
            <w:r w:rsidRPr="00530B49">
              <w:rPr>
                <w:rFonts w:ascii="Century" w:hAnsi="Century"/>
                <w:sz w:val="21"/>
                <w:szCs w:val="21"/>
              </w:rPr>
              <w:t>24SU</w:t>
            </w:r>
          </w:p>
          <w:p w14:paraId="31C95285" w14:textId="77777777" w:rsidR="00E179E5" w:rsidRPr="00530B49" w:rsidRDefault="00E179E5" w:rsidP="00E179E5">
            <w:pPr>
              <w:rPr>
                <w:rFonts w:ascii="MS Mincho" w:hAnsi="MS Mincho" w:hint="eastAsia"/>
                <w:szCs w:val="21"/>
              </w:rPr>
            </w:pPr>
            <w:r w:rsidRPr="00530B49">
              <w:rPr>
                <w:rFonts w:ascii="MS Mincho" w:hAnsi="MS Mincho"/>
                <w:szCs w:val="21"/>
              </w:rPr>
              <w:t>織り込みターゲット：</w:t>
            </w:r>
            <w:r w:rsidRPr="00530B49">
              <w:rPr>
                <w:szCs w:val="21"/>
              </w:rPr>
              <w:t>CV</w:t>
            </w:r>
          </w:p>
          <w:p w14:paraId="136F97B4"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_Ref183043588 \w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1.1.1</w:t>
            </w:r>
            <w:r w:rsidRPr="00530B49">
              <w:rPr>
                <w:szCs w:val="21"/>
              </w:rPr>
              <w:fldChar w:fldCharType="end"/>
            </w:r>
            <w:r w:rsidRPr="00530B49">
              <w:rPr>
                <w:rFonts w:hint="eastAsia"/>
                <w:szCs w:val="21"/>
              </w:rPr>
              <w:t>：</w:t>
            </w:r>
            <w:r w:rsidRPr="00530B49">
              <w:rPr>
                <w:rFonts w:hint="eastAsia"/>
                <w:szCs w:val="21"/>
              </w:rPr>
              <w:t>S</w:t>
            </w:r>
            <w:r w:rsidRPr="00530B49">
              <w:rPr>
                <w:szCs w:val="21"/>
              </w:rPr>
              <w:t>now Extra</w:t>
            </w:r>
            <w:r w:rsidRPr="00530B49">
              <w:rPr>
                <w:rFonts w:hint="eastAsia"/>
                <w:szCs w:val="21"/>
              </w:rPr>
              <w:t>モードの定義追加、</w:t>
            </w:r>
            <w:r w:rsidRPr="00530B49">
              <w:rPr>
                <w:szCs w:val="21"/>
              </w:rPr>
              <w:t>Snow</w:t>
            </w:r>
            <w:r w:rsidRPr="00530B49">
              <w:rPr>
                <w:rFonts w:hint="eastAsia"/>
                <w:szCs w:val="21"/>
              </w:rPr>
              <w:t>モードの定義修正</w:t>
            </w:r>
          </w:p>
          <w:p w14:paraId="3B1B90A2"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_Ref100571087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2.1.5</w:t>
            </w:r>
            <w:r w:rsidRPr="00530B49">
              <w:rPr>
                <w:szCs w:val="21"/>
              </w:rPr>
              <w:fldChar w:fldCharType="end"/>
            </w: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_Ref100588915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2.2.5</w:t>
            </w:r>
            <w:r w:rsidRPr="00530B49">
              <w:rPr>
                <w:szCs w:val="21"/>
              </w:rPr>
              <w:fldChar w:fldCharType="end"/>
            </w:r>
            <w:r w:rsidRPr="00530B49">
              <w:rPr>
                <w:rFonts w:hint="eastAsia"/>
                <w:szCs w:val="21"/>
              </w:rPr>
              <w:t>：入出力信号予約枠に</w:t>
            </w:r>
            <w:r w:rsidRPr="00530B49">
              <w:rPr>
                <w:rFonts w:hint="eastAsia"/>
                <w:szCs w:val="21"/>
              </w:rPr>
              <w:t>S</w:t>
            </w:r>
            <w:r w:rsidRPr="00530B49">
              <w:rPr>
                <w:szCs w:val="21"/>
              </w:rPr>
              <w:t>NOW EXTRA</w:t>
            </w:r>
            <w:r w:rsidRPr="00530B49">
              <w:rPr>
                <w:rFonts w:hint="eastAsia"/>
                <w:szCs w:val="21"/>
              </w:rPr>
              <w:t>を割り当て</w:t>
            </w:r>
            <w:r w:rsidRPr="00530B49">
              <w:rPr>
                <w:szCs w:val="21"/>
              </w:rPr>
              <w:t xml:space="preserve"> </w:t>
            </w:r>
          </w:p>
          <w:p w14:paraId="2B887231" w14:textId="77777777" w:rsidR="00E179E5" w:rsidRPr="00530B49" w:rsidRDefault="00E179E5" w:rsidP="00E179E5">
            <w:pPr>
              <w:rPr>
                <w:rFonts w:hint="eastAsia"/>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_Ref192787971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3.7.2</w:t>
            </w:r>
            <w:r w:rsidRPr="00530B49">
              <w:rPr>
                <w:szCs w:val="21"/>
              </w:rPr>
              <w:fldChar w:fldCharType="end"/>
            </w: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_Ref192787988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3.8.1</w:t>
            </w:r>
            <w:r w:rsidRPr="00530B49">
              <w:rPr>
                <w:szCs w:val="21"/>
              </w:rPr>
              <w:fldChar w:fldCharType="end"/>
            </w:r>
            <w:r w:rsidRPr="00530B49">
              <w:rPr>
                <w:rFonts w:hint="eastAsia"/>
                <w:szCs w:val="21"/>
              </w:rPr>
              <w:t xml:space="preserve">, </w:t>
            </w:r>
            <w:r w:rsidRPr="00530B49">
              <w:rPr>
                <w:szCs w:val="21"/>
              </w:rPr>
              <w:fldChar w:fldCharType="begin"/>
            </w:r>
            <w:r w:rsidRPr="00530B49">
              <w:rPr>
                <w:szCs w:val="21"/>
              </w:rPr>
              <w:instrText xml:space="preserve"> </w:instrText>
            </w:r>
            <w:r w:rsidRPr="00530B49">
              <w:rPr>
                <w:rFonts w:hint="eastAsia"/>
                <w:szCs w:val="21"/>
              </w:rPr>
              <w:instrText>REF _Ref192788000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3.8.2</w:t>
            </w:r>
            <w:r w:rsidRPr="00530B49">
              <w:rPr>
                <w:szCs w:val="21"/>
              </w:rPr>
              <w:fldChar w:fldCharType="end"/>
            </w:r>
            <w:r w:rsidRPr="00530B49">
              <w:rPr>
                <w:rFonts w:hint="eastAsia"/>
                <w:szCs w:val="21"/>
              </w:rPr>
              <w:t>：モード選択釦の配置およびモード切替順位に</w:t>
            </w:r>
            <w:r w:rsidRPr="00530B49">
              <w:rPr>
                <w:rFonts w:hint="eastAsia"/>
                <w:szCs w:val="21"/>
              </w:rPr>
              <w:t>SNOW</w:t>
            </w:r>
            <w:r w:rsidRPr="00530B49">
              <w:rPr>
                <w:szCs w:val="21"/>
              </w:rPr>
              <w:t xml:space="preserve"> EXTRA</w:t>
            </w:r>
            <w:r w:rsidRPr="00530B49">
              <w:rPr>
                <w:rFonts w:hint="eastAsia"/>
                <w:szCs w:val="21"/>
              </w:rPr>
              <w:t>を追加</w:t>
            </w:r>
          </w:p>
        </w:tc>
        <w:tc>
          <w:tcPr>
            <w:tcW w:w="1418" w:type="dxa"/>
          </w:tcPr>
          <w:p w14:paraId="2C918563" w14:textId="77777777" w:rsidR="00E179E5" w:rsidRPr="00530B49" w:rsidRDefault="00E179E5" w:rsidP="00E179E5">
            <w:pPr>
              <w:rPr>
                <w:rFonts w:hint="eastAsia"/>
              </w:rPr>
            </w:pPr>
            <w:r w:rsidRPr="00530B49">
              <w:rPr>
                <w:rFonts w:hint="eastAsia"/>
              </w:rPr>
              <w:t>2025/3/14</w:t>
            </w:r>
          </w:p>
        </w:tc>
        <w:tc>
          <w:tcPr>
            <w:tcW w:w="1275" w:type="dxa"/>
          </w:tcPr>
          <w:p w14:paraId="65B6FAA8" w14:textId="77777777" w:rsidR="00E179E5" w:rsidRPr="00530B49" w:rsidRDefault="00E179E5" w:rsidP="00E179E5">
            <w:pPr>
              <w:rPr>
                <w:rFonts w:hint="eastAsia"/>
              </w:rPr>
            </w:pPr>
            <w:r w:rsidRPr="00530B49">
              <w:rPr>
                <w:rFonts w:hint="eastAsia"/>
              </w:rPr>
              <w:t>2MVC</w:t>
            </w:r>
            <w:r w:rsidRPr="00530B49">
              <w:rPr>
                <w:rFonts w:hint="eastAsia"/>
              </w:rPr>
              <w:t>永井</w:t>
            </w:r>
          </w:p>
        </w:tc>
      </w:tr>
      <w:tr w:rsidR="00E179E5" w:rsidRPr="005D4911" w14:paraId="37DEE150" w14:textId="77777777" w:rsidTr="000B7CDA">
        <w:tblPrEx>
          <w:tblCellMar>
            <w:top w:w="0" w:type="dxa"/>
            <w:bottom w:w="0" w:type="dxa"/>
          </w:tblCellMar>
        </w:tblPrEx>
        <w:trPr>
          <w:trHeight w:val="135"/>
        </w:trPr>
        <w:tc>
          <w:tcPr>
            <w:tcW w:w="1676" w:type="dxa"/>
            <w:vMerge/>
            <w:shd w:val="clear" w:color="auto" w:fill="auto"/>
          </w:tcPr>
          <w:p w14:paraId="1B405996" w14:textId="77777777" w:rsidR="00E179E5" w:rsidRPr="00530B49" w:rsidRDefault="00E179E5" w:rsidP="00E179E5">
            <w:pPr>
              <w:rPr>
                <w:rFonts w:hint="eastAsia"/>
                <w:noProof/>
              </w:rPr>
            </w:pPr>
          </w:p>
        </w:tc>
        <w:tc>
          <w:tcPr>
            <w:tcW w:w="881" w:type="dxa"/>
          </w:tcPr>
          <w:p w14:paraId="0EB97F00" w14:textId="77777777" w:rsidR="00E179E5" w:rsidRPr="00530B49" w:rsidRDefault="00E179E5" w:rsidP="00E179E5">
            <w:pPr>
              <w:rPr>
                <w:rFonts w:hint="eastAsia"/>
                <w:noProof/>
                <w:szCs w:val="21"/>
              </w:rPr>
            </w:pPr>
            <w:r w:rsidRPr="00530B49">
              <w:rPr>
                <w:rFonts w:hint="eastAsia"/>
                <w:noProof/>
                <w:szCs w:val="21"/>
              </w:rPr>
              <w:t>B</w:t>
            </w:r>
          </w:p>
        </w:tc>
        <w:tc>
          <w:tcPr>
            <w:tcW w:w="4389" w:type="dxa"/>
          </w:tcPr>
          <w:p w14:paraId="7D49DC9E" w14:textId="77777777" w:rsidR="00E179E5" w:rsidRPr="00530B49" w:rsidRDefault="00E179E5" w:rsidP="00E179E5">
            <w:pPr>
              <w:rPr>
                <w:rFonts w:ascii="MS Mincho" w:hAnsi="MS Mincho" w:hint="eastAsia"/>
                <w:szCs w:val="21"/>
              </w:rPr>
            </w:pPr>
            <w:r w:rsidRPr="00530B49">
              <w:rPr>
                <w:rFonts w:ascii="MS Mincho" w:hAnsi="MS Mincho" w:hint="eastAsia"/>
                <w:szCs w:val="21"/>
              </w:rPr>
              <w:t>誤記訂正</w:t>
            </w:r>
          </w:p>
          <w:p w14:paraId="15A18D64" w14:textId="77777777" w:rsidR="00E179E5" w:rsidRPr="00530B49" w:rsidRDefault="00E179E5" w:rsidP="00E179E5">
            <w:pPr>
              <w:rPr>
                <w:rFonts w:ascii="MS Mincho" w:hAnsi="MS Mincho"/>
                <w:szCs w:val="21"/>
              </w:rPr>
            </w:pPr>
            <w:r w:rsidRPr="00530B49">
              <w:rPr>
                <w:rFonts w:ascii="MS Mincho" w:hAnsi="MS Mincho" w:hint="eastAsia"/>
                <w:szCs w:val="21"/>
              </w:rPr>
              <w:t>変連No.：</w:t>
            </w:r>
            <w:r w:rsidRPr="00530B49">
              <w:rPr>
                <w:szCs w:val="21"/>
              </w:rPr>
              <w:t>SU-036</w:t>
            </w:r>
          </w:p>
          <w:p w14:paraId="71B9EFB2" w14:textId="77777777" w:rsidR="00E179E5" w:rsidRPr="00530B49" w:rsidRDefault="00E179E5" w:rsidP="00E179E5">
            <w:pPr>
              <w:pStyle w:val="NormalWeb"/>
              <w:spacing w:before="0" w:beforeAutospacing="0" w:after="0" w:afterAutospacing="0"/>
              <w:rPr>
                <w:rFonts w:ascii="MS Mincho" w:eastAsia="MS Mincho" w:hAnsi="MS Mincho" w:hint="eastAsia"/>
                <w:sz w:val="21"/>
                <w:szCs w:val="21"/>
              </w:rPr>
            </w:pPr>
            <w:r w:rsidRPr="00530B49">
              <w:rPr>
                <w:rFonts w:ascii="MS Mincho" w:eastAsia="MS Mincho" w:hAnsi="MS Mincho" w:hint="eastAsia"/>
                <w:sz w:val="21"/>
                <w:szCs w:val="21"/>
              </w:rPr>
              <w:t>対象モデル：</w:t>
            </w:r>
            <w:r w:rsidRPr="00530B49">
              <w:rPr>
                <w:rFonts w:ascii="Century" w:hAnsi="Century"/>
                <w:sz w:val="21"/>
                <w:szCs w:val="21"/>
              </w:rPr>
              <w:t>24SU</w:t>
            </w:r>
          </w:p>
          <w:p w14:paraId="052D6C9D" w14:textId="77777777" w:rsidR="00E179E5" w:rsidRPr="00530B49" w:rsidRDefault="00E179E5" w:rsidP="00E179E5">
            <w:pPr>
              <w:rPr>
                <w:rFonts w:ascii="MS Mincho" w:hAnsi="MS Mincho" w:hint="eastAsia"/>
                <w:szCs w:val="21"/>
              </w:rPr>
            </w:pPr>
            <w:r w:rsidRPr="00530B49">
              <w:rPr>
                <w:rFonts w:ascii="MS Mincho" w:hAnsi="MS Mincho" w:hint="eastAsia"/>
                <w:szCs w:val="21"/>
              </w:rPr>
              <w:t>織り込みターゲット：</w:t>
            </w:r>
            <w:r w:rsidRPr="00530B49">
              <w:rPr>
                <w:szCs w:val="21"/>
              </w:rPr>
              <w:t>CV</w:t>
            </w:r>
          </w:p>
          <w:p w14:paraId="3AAC7AB5"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_Ref183451170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w:t>
            </w:r>
            <w:r w:rsidRPr="00530B49">
              <w:rPr>
                <w:szCs w:val="21"/>
              </w:rPr>
              <w:fldChar w:fldCharType="end"/>
            </w: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_Ref183044156 \w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w:t>
            </w:r>
            <w:r w:rsidRPr="00530B49">
              <w:rPr>
                <w:szCs w:val="21"/>
              </w:rPr>
              <w:t>5</w:t>
            </w:r>
            <w:r w:rsidRPr="00530B49">
              <w:rPr>
                <w:szCs w:val="21"/>
              </w:rPr>
              <w:fldChar w:fldCharType="end"/>
            </w:r>
            <w:r w:rsidRPr="00530B49">
              <w:rPr>
                <w:rFonts w:hint="eastAsia"/>
                <w:szCs w:val="21"/>
              </w:rPr>
              <w:t>：誤記訂正</w:t>
            </w:r>
          </w:p>
          <w:p w14:paraId="05EC4A06" w14:textId="77777777" w:rsidR="00E179E5" w:rsidRPr="00530B49" w:rsidRDefault="00E179E5" w:rsidP="00E179E5">
            <w:pPr>
              <w:rPr>
                <w:rFonts w:hint="eastAsia"/>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_Ref183045291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2.2</w:t>
            </w:r>
            <w:r w:rsidRPr="00530B49">
              <w:rPr>
                <w:szCs w:val="21"/>
              </w:rPr>
              <w:t>.</w:t>
            </w:r>
            <w:r w:rsidRPr="00530B49">
              <w:rPr>
                <w:szCs w:val="21"/>
              </w:rPr>
              <w:t>6</w:t>
            </w:r>
            <w:r w:rsidRPr="00530B49">
              <w:rPr>
                <w:szCs w:val="21"/>
              </w:rPr>
              <w:fldChar w:fldCharType="end"/>
            </w:r>
            <w:r w:rsidRPr="00530B49">
              <w:rPr>
                <w:rFonts w:hint="eastAsia"/>
                <w:szCs w:val="21"/>
              </w:rPr>
              <w:t>：英訳追記</w:t>
            </w:r>
          </w:p>
        </w:tc>
        <w:tc>
          <w:tcPr>
            <w:tcW w:w="1418" w:type="dxa"/>
          </w:tcPr>
          <w:p w14:paraId="54E07A9B" w14:textId="77777777" w:rsidR="00E179E5" w:rsidRPr="00530B49" w:rsidRDefault="00E179E5" w:rsidP="00E179E5">
            <w:pPr>
              <w:rPr>
                <w:rFonts w:hint="eastAsia"/>
              </w:rPr>
            </w:pPr>
            <w:r w:rsidRPr="00530B49">
              <w:rPr>
                <w:rFonts w:hint="eastAsia"/>
              </w:rPr>
              <w:t>2025/3/14</w:t>
            </w:r>
          </w:p>
        </w:tc>
        <w:tc>
          <w:tcPr>
            <w:tcW w:w="1275" w:type="dxa"/>
          </w:tcPr>
          <w:p w14:paraId="42CC6F84" w14:textId="77777777" w:rsidR="00E179E5" w:rsidRPr="00530B49" w:rsidRDefault="00E179E5" w:rsidP="00E179E5">
            <w:pPr>
              <w:rPr>
                <w:rFonts w:hint="eastAsia"/>
              </w:rPr>
            </w:pPr>
            <w:r w:rsidRPr="00530B49">
              <w:rPr>
                <w:rFonts w:hint="eastAsia"/>
              </w:rPr>
              <w:t>2MVC</w:t>
            </w:r>
            <w:r w:rsidRPr="00530B49">
              <w:rPr>
                <w:rFonts w:hint="eastAsia"/>
              </w:rPr>
              <w:t>永井</w:t>
            </w:r>
          </w:p>
        </w:tc>
      </w:tr>
      <w:tr w:rsidR="00E179E5" w:rsidRPr="005D4911" w14:paraId="0E0DE501" w14:textId="77777777" w:rsidTr="000B7CDA">
        <w:tblPrEx>
          <w:tblCellMar>
            <w:top w:w="0" w:type="dxa"/>
            <w:bottom w:w="0" w:type="dxa"/>
          </w:tblCellMar>
        </w:tblPrEx>
        <w:trPr>
          <w:trHeight w:val="135"/>
        </w:trPr>
        <w:tc>
          <w:tcPr>
            <w:tcW w:w="1676" w:type="dxa"/>
            <w:vMerge w:val="restart"/>
            <w:shd w:val="clear" w:color="auto" w:fill="auto"/>
          </w:tcPr>
          <w:p w14:paraId="7C76830A" w14:textId="77777777" w:rsidR="00E179E5" w:rsidRPr="008577F1" w:rsidRDefault="00E179E5" w:rsidP="00E179E5">
            <w:pPr>
              <w:rPr>
                <w:rFonts w:hint="eastAsia"/>
                <w:noProof/>
              </w:rPr>
            </w:pPr>
            <w:r w:rsidRPr="008577F1">
              <w:rPr>
                <w:rFonts w:hint="eastAsia"/>
                <w:noProof/>
              </w:rPr>
              <w:t>7.3.Z</w:t>
            </w:r>
          </w:p>
        </w:tc>
        <w:tc>
          <w:tcPr>
            <w:tcW w:w="881" w:type="dxa"/>
          </w:tcPr>
          <w:p w14:paraId="698E13B0" w14:textId="77777777" w:rsidR="00E179E5" w:rsidRPr="008577F1" w:rsidRDefault="00E179E5" w:rsidP="00E179E5">
            <w:pPr>
              <w:rPr>
                <w:rFonts w:hint="eastAsia"/>
                <w:noProof/>
                <w:szCs w:val="21"/>
              </w:rPr>
            </w:pPr>
            <w:r w:rsidRPr="008577F1">
              <w:rPr>
                <w:rFonts w:hint="eastAsia"/>
                <w:noProof/>
              </w:rPr>
              <w:t>A</w:t>
            </w:r>
          </w:p>
        </w:tc>
        <w:tc>
          <w:tcPr>
            <w:tcW w:w="4389" w:type="dxa"/>
          </w:tcPr>
          <w:p w14:paraId="0A9626ED" w14:textId="77777777" w:rsidR="00E179E5" w:rsidRPr="008577F1" w:rsidRDefault="00E179E5" w:rsidP="00E179E5">
            <w:r w:rsidRPr="008577F1">
              <w:rPr>
                <w:rFonts w:hint="eastAsia"/>
              </w:rPr>
              <w:t>B_DMSSFT, B_DMINF3</w:t>
            </w:r>
            <w:r w:rsidRPr="008577F1">
              <w:rPr>
                <w:rFonts w:hint="eastAsia"/>
              </w:rPr>
              <w:t>の受信条件の誤記を修正（“</w:t>
            </w:r>
            <w:r w:rsidRPr="008577F1">
              <w:rPr>
                <w:rFonts w:hint="eastAsia"/>
              </w:rPr>
              <w:t>IGR ON</w:t>
            </w:r>
            <w:r w:rsidRPr="008577F1">
              <w:rPr>
                <w:rFonts w:hint="eastAsia"/>
              </w:rPr>
              <w:t>で受信”から“</w:t>
            </w:r>
            <w:r w:rsidRPr="008577F1">
              <w:rPr>
                <w:rFonts w:hint="eastAsia"/>
              </w:rPr>
              <w:t>IGP</w:t>
            </w:r>
            <w:r w:rsidRPr="008577F1">
              <w:rPr>
                <w:rFonts w:hint="eastAsia"/>
              </w:rPr>
              <w:t>で受信”に修正）</w:t>
            </w:r>
          </w:p>
          <w:p w14:paraId="3D5FF95C" w14:textId="77777777" w:rsidR="00E179E5" w:rsidRPr="008577F1" w:rsidRDefault="00E179E5" w:rsidP="00E179E5">
            <w:r w:rsidRPr="008577F1">
              <w:rPr>
                <w:rFonts w:hint="eastAsia"/>
              </w:rPr>
              <w:t>変連</w:t>
            </w:r>
            <w:r w:rsidRPr="008577F1">
              <w:rPr>
                <w:rFonts w:hint="eastAsia"/>
              </w:rPr>
              <w:t>No</w:t>
            </w:r>
            <w:r w:rsidRPr="008577F1">
              <w:rPr>
                <w:rFonts w:hint="eastAsia"/>
              </w:rPr>
              <w:t>：</w:t>
            </w:r>
            <w:r w:rsidRPr="008577F1">
              <w:t>SUCDC-122</w:t>
            </w:r>
          </w:p>
          <w:p w14:paraId="25EE1F28" w14:textId="77777777" w:rsidR="00E179E5" w:rsidRPr="008577F1" w:rsidRDefault="00E179E5" w:rsidP="00E179E5">
            <w:r w:rsidRPr="008577F1">
              <w:rPr>
                <w:rFonts w:hint="eastAsia"/>
              </w:rPr>
              <w:lastRenderedPageBreak/>
              <w:t>QANo</w:t>
            </w:r>
            <w:r w:rsidRPr="008577F1">
              <w:rPr>
                <w:rFonts w:hint="eastAsia"/>
              </w:rPr>
              <w:t>：</w:t>
            </w:r>
            <w:r w:rsidRPr="008577F1">
              <w:rPr>
                <w:rFonts w:hint="eastAsia"/>
              </w:rPr>
              <w:t>DC24-62379</w:t>
            </w:r>
          </w:p>
          <w:p w14:paraId="3B2E081D" w14:textId="77777777" w:rsidR="00E179E5" w:rsidRPr="008577F1" w:rsidRDefault="00E179E5" w:rsidP="00E179E5">
            <w:pPr>
              <w:rPr>
                <w:rFonts w:hint="eastAsia"/>
              </w:rPr>
            </w:pPr>
            <w:r w:rsidRPr="008577F1">
              <w:rPr>
                <w:rFonts w:hint="eastAsia"/>
              </w:rPr>
              <w:t>対象モデル：</w:t>
            </w:r>
            <w:r w:rsidRPr="008577F1">
              <w:rPr>
                <w:rFonts w:hint="eastAsia"/>
              </w:rPr>
              <w:t>24SU</w:t>
            </w:r>
          </w:p>
          <w:p w14:paraId="6FFA1E6B" w14:textId="77777777" w:rsidR="00E179E5" w:rsidRPr="008577F1" w:rsidRDefault="00E179E5" w:rsidP="00E179E5">
            <w:pPr>
              <w:rPr>
                <w:rFonts w:hint="eastAsia"/>
              </w:rPr>
            </w:pPr>
            <w:r w:rsidRPr="008577F1">
              <w:rPr>
                <w:rFonts w:hint="eastAsia"/>
              </w:rPr>
              <w:t>織り込みターゲット：</w:t>
            </w:r>
            <w:r w:rsidRPr="008577F1">
              <w:rPr>
                <w:rFonts w:hint="eastAsia"/>
              </w:rPr>
              <w:t>CV</w:t>
            </w:r>
          </w:p>
          <w:p w14:paraId="696DDF90" w14:textId="77777777" w:rsidR="00E179E5" w:rsidRPr="008577F1" w:rsidRDefault="00E179E5" w:rsidP="00E179E5">
            <w:pPr>
              <w:rPr>
                <w:rFonts w:ascii="MS Mincho" w:hAnsi="MS Mincho" w:hint="eastAsia"/>
                <w:szCs w:val="21"/>
              </w:rPr>
            </w:pPr>
            <w:r w:rsidRPr="008577F1">
              <w:fldChar w:fldCharType="begin"/>
            </w:r>
            <w:r w:rsidRPr="008577F1">
              <w:instrText xml:space="preserve"> </w:instrText>
            </w:r>
            <w:r w:rsidRPr="008577F1">
              <w:rPr>
                <w:rFonts w:hint="eastAsia"/>
              </w:rPr>
              <w:instrText>REF _Ref192594336 \r \h</w:instrText>
            </w:r>
            <w:r w:rsidRPr="008577F1">
              <w:instrText xml:space="preserve"> </w:instrText>
            </w:r>
            <w:r w:rsidRPr="008577F1">
              <w:instrText xml:space="preserve"> \* MERGEFORMAT </w:instrText>
            </w:r>
            <w:r w:rsidRPr="008577F1">
              <w:fldChar w:fldCharType="separate"/>
            </w:r>
            <w:r w:rsidRPr="008577F1">
              <w:t>2.</w:t>
            </w:r>
            <w:r w:rsidRPr="008577F1">
              <w:t>3</w:t>
            </w:r>
            <w:r w:rsidRPr="008577F1">
              <w:t>.</w:t>
            </w:r>
            <w:r w:rsidRPr="008577F1">
              <w:t>8</w:t>
            </w:r>
            <w:r w:rsidRPr="008577F1">
              <w:fldChar w:fldCharType="end"/>
            </w:r>
          </w:p>
        </w:tc>
        <w:tc>
          <w:tcPr>
            <w:tcW w:w="1418" w:type="dxa"/>
          </w:tcPr>
          <w:p w14:paraId="37267858" w14:textId="77777777" w:rsidR="00E179E5" w:rsidRPr="008577F1" w:rsidRDefault="00E179E5" w:rsidP="00E179E5">
            <w:pPr>
              <w:rPr>
                <w:rFonts w:hint="eastAsia"/>
              </w:rPr>
            </w:pPr>
            <w:r w:rsidRPr="008577F1">
              <w:rPr>
                <w:rFonts w:hint="eastAsia"/>
              </w:rPr>
              <w:lastRenderedPageBreak/>
              <w:t>2025/3/25</w:t>
            </w:r>
          </w:p>
        </w:tc>
        <w:tc>
          <w:tcPr>
            <w:tcW w:w="1275" w:type="dxa"/>
          </w:tcPr>
          <w:p w14:paraId="59E3AA6C" w14:textId="77777777" w:rsidR="00E179E5" w:rsidRPr="008577F1" w:rsidRDefault="00E179E5" w:rsidP="00E179E5">
            <w:pPr>
              <w:rPr>
                <w:rFonts w:hint="eastAsia"/>
              </w:rPr>
            </w:pPr>
            <w:r w:rsidRPr="008577F1">
              <w:rPr>
                <w:rFonts w:hint="eastAsia"/>
              </w:rPr>
              <w:t>2MVC</w:t>
            </w:r>
            <w:r w:rsidRPr="008577F1">
              <w:rPr>
                <w:rFonts w:hint="eastAsia"/>
              </w:rPr>
              <w:t>永井</w:t>
            </w:r>
          </w:p>
        </w:tc>
      </w:tr>
      <w:tr w:rsidR="00E179E5" w:rsidRPr="005D4911" w14:paraId="744E8EB0" w14:textId="77777777" w:rsidTr="000B7CDA">
        <w:tblPrEx>
          <w:tblCellMar>
            <w:top w:w="0" w:type="dxa"/>
            <w:bottom w:w="0" w:type="dxa"/>
          </w:tblCellMar>
        </w:tblPrEx>
        <w:trPr>
          <w:trHeight w:val="135"/>
        </w:trPr>
        <w:tc>
          <w:tcPr>
            <w:tcW w:w="1676" w:type="dxa"/>
            <w:vMerge/>
            <w:shd w:val="clear" w:color="auto" w:fill="auto"/>
          </w:tcPr>
          <w:p w14:paraId="4616FCD4" w14:textId="77777777" w:rsidR="00E179E5" w:rsidRPr="008577F1" w:rsidRDefault="00E179E5" w:rsidP="00E179E5">
            <w:pPr>
              <w:rPr>
                <w:rFonts w:hint="eastAsia"/>
                <w:noProof/>
              </w:rPr>
            </w:pPr>
          </w:p>
        </w:tc>
        <w:tc>
          <w:tcPr>
            <w:tcW w:w="881" w:type="dxa"/>
          </w:tcPr>
          <w:p w14:paraId="7AEE23F5" w14:textId="77777777" w:rsidR="00E179E5" w:rsidRPr="008577F1" w:rsidRDefault="00E179E5" w:rsidP="00E179E5">
            <w:pPr>
              <w:rPr>
                <w:noProof/>
              </w:rPr>
            </w:pPr>
            <w:r w:rsidRPr="008577F1">
              <w:rPr>
                <w:rFonts w:hint="eastAsia"/>
                <w:noProof/>
              </w:rPr>
              <w:t>B</w:t>
            </w:r>
          </w:p>
          <w:p w14:paraId="1CE67122" w14:textId="77777777" w:rsidR="00E179E5" w:rsidRPr="008577F1" w:rsidRDefault="00E179E5" w:rsidP="00E179E5">
            <w:pPr>
              <w:rPr>
                <w:rFonts w:hint="eastAsia"/>
                <w:noProof/>
              </w:rPr>
            </w:pPr>
          </w:p>
        </w:tc>
        <w:tc>
          <w:tcPr>
            <w:tcW w:w="4389" w:type="dxa"/>
          </w:tcPr>
          <w:p w14:paraId="4F8ED408" w14:textId="77777777" w:rsidR="00E179E5" w:rsidRPr="008577F1" w:rsidRDefault="00E179E5" w:rsidP="00E179E5">
            <w:r w:rsidRPr="008577F1">
              <w:rPr>
                <w:rFonts w:hint="eastAsia"/>
              </w:rPr>
              <w:t>（シーケンス図）通信開始時の電源ステート明確化</w:t>
            </w:r>
          </w:p>
          <w:p w14:paraId="356916F7" w14:textId="77777777" w:rsidR="00E179E5" w:rsidRPr="008577F1" w:rsidRDefault="00E179E5" w:rsidP="00E179E5">
            <w:r w:rsidRPr="008577F1">
              <w:rPr>
                <w:rFonts w:hint="eastAsia"/>
              </w:rPr>
              <w:t>変連</w:t>
            </w:r>
            <w:r w:rsidRPr="008577F1">
              <w:rPr>
                <w:rFonts w:hint="eastAsia"/>
              </w:rPr>
              <w:t>No</w:t>
            </w:r>
            <w:r w:rsidRPr="008577F1">
              <w:rPr>
                <w:rFonts w:hint="eastAsia"/>
              </w:rPr>
              <w:t>：</w:t>
            </w:r>
            <w:r w:rsidRPr="008577F1">
              <w:t>SUCDC-122</w:t>
            </w:r>
          </w:p>
          <w:p w14:paraId="1BA2D654" w14:textId="77777777" w:rsidR="00E179E5" w:rsidRPr="008577F1" w:rsidRDefault="00E179E5" w:rsidP="00E179E5">
            <w:r w:rsidRPr="008577F1">
              <w:rPr>
                <w:rFonts w:hint="eastAsia"/>
              </w:rPr>
              <w:t>QANo</w:t>
            </w:r>
            <w:r w:rsidRPr="008577F1">
              <w:rPr>
                <w:rFonts w:hint="eastAsia"/>
              </w:rPr>
              <w:t>：</w:t>
            </w:r>
            <w:r w:rsidRPr="008577F1">
              <w:rPr>
                <w:rFonts w:hint="eastAsia"/>
              </w:rPr>
              <w:t>DC24-62396</w:t>
            </w:r>
          </w:p>
          <w:p w14:paraId="51050AC3" w14:textId="77777777" w:rsidR="00E179E5" w:rsidRPr="008577F1" w:rsidRDefault="00E179E5" w:rsidP="00E179E5">
            <w:pPr>
              <w:rPr>
                <w:rFonts w:hint="eastAsia"/>
              </w:rPr>
            </w:pPr>
            <w:r w:rsidRPr="008577F1">
              <w:rPr>
                <w:rFonts w:hint="eastAsia"/>
              </w:rPr>
              <w:t>対象モデル：</w:t>
            </w:r>
            <w:r w:rsidRPr="008577F1">
              <w:rPr>
                <w:rFonts w:hint="eastAsia"/>
              </w:rPr>
              <w:t>CDC</w:t>
            </w:r>
          </w:p>
          <w:p w14:paraId="497AC829" w14:textId="77777777" w:rsidR="00E179E5" w:rsidRPr="008577F1" w:rsidRDefault="00E179E5" w:rsidP="00E179E5">
            <w:pPr>
              <w:rPr>
                <w:rFonts w:hint="eastAsia"/>
              </w:rPr>
            </w:pPr>
            <w:r w:rsidRPr="008577F1">
              <w:rPr>
                <w:rFonts w:hint="eastAsia"/>
              </w:rPr>
              <w:t>織り込みターゲット：</w:t>
            </w:r>
            <w:r w:rsidRPr="008577F1">
              <w:rPr>
                <w:rFonts w:hint="eastAsia"/>
              </w:rPr>
              <w:t>CV</w:t>
            </w:r>
          </w:p>
          <w:p w14:paraId="065DA743" w14:textId="77777777" w:rsidR="00E179E5" w:rsidRPr="008577F1" w:rsidRDefault="00E179E5" w:rsidP="00E179E5">
            <w:pPr>
              <w:rPr>
                <w:rFonts w:hint="eastAsia"/>
              </w:rPr>
            </w:pPr>
            <w:r w:rsidRPr="008577F1">
              <w:fldChar w:fldCharType="begin"/>
            </w:r>
            <w:r w:rsidRPr="008577F1">
              <w:instrText xml:space="preserve"> </w:instrText>
            </w:r>
            <w:r w:rsidRPr="008577F1">
              <w:rPr>
                <w:rFonts w:hint="eastAsia"/>
              </w:rPr>
              <w:instrText>REF _Ref192596758 \r \h</w:instrText>
            </w:r>
            <w:r w:rsidRPr="008577F1">
              <w:instrText xml:space="preserve"> </w:instrText>
            </w:r>
            <w:r>
              <w:instrText xml:space="preserve"> \* MERGEFORMAT </w:instrText>
            </w:r>
            <w:r w:rsidRPr="008577F1">
              <w:fldChar w:fldCharType="separate"/>
            </w:r>
            <w:r w:rsidRPr="008577F1">
              <w:t>2.3</w:t>
            </w:r>
            <w:r w:rsidRPr="008577F1">
              <w:t>.</w:t>
            </w:r>
            <w:r w:rsidRPr="008577F1">
              <w:t>3</w:t>
            </w:r>
            <w:r w:rsidRPr="008577F1">
              <w:fldChar w:fldCharType="end"/>
            </w:r>
            <w:r w:rsidRPr="008577F1">
              <w:rPr>
                <w:rFonts w:hint="eastAsia"/>
              </w:rPr>
              <w:t xml:space="preserve">, </w:t>
            </w:r>
            <w:r w:rsidRPr="008577F1">
              <w:fldChar w:fldCharType="begin"/>
            </w:r>
            <w:r w:rsidRPr="008577F1">
              <w:instrText xml:space="preserve"> </w:instrText>
            </w:r>
            <w:r w:rsidRPr="008577F1">
              <w:rPr>
                <w:rFonts w:hint="eastAsia"/>
              </w:rPr>
              <w:instrText>REF _Ref192596785 \r \h</w:instrText>
            </w:r>
            <w:r w:rsidRPr="008577F1">
              <w:instrText xml:space="preserve"> </w:instrText>
            </w:r>
            <w:r>
              <w:instrText xml:space="preserve"> \* MERGEFORMAT </w:instrText>
            </w:r>
            <w:r w:rsidRPr="008577F1">
              <w:fldChar w:fldCharType="separate"/>
            </w:r>
            <w:r w:rsidRPr="008577F1">
              <w:t>2.3.</w:t>
            </w:r>
            <w:r w:rsidRPr="008577F1">
              <w:t>6</w:t>
            </w:r>
            <w:r w:rsidRPr="008577F1">
              <w:fldChar w:fldCharType="end"/>
            </w:r>
            <w:r w:rsidRPr="008577F1">
              <w:rPr>
                <w:rFonts w:hint="eastAsia"/>
              </w:rPr>
              <w:t xml:space="preserve">, </w:t>
            </w:r>
            <w:r w:rsidRPr="008577F1">
              <w:fldChar w:fldCharType="begin"/>
            </w:r>
            <w:r w:rsidRPr="008577F1">
              <w:instrText xml:space="preserve"> </w:instrText>
            </w:r>
            <w:r w:rsidRPr="008577F1">
              <w:rPr>
                <w:rFonts w:hint="eastAsia"/>
              </w:rPr>
              <w:instrText>REF _Ref192596829 \r \h</w:instrText>
            </w:r>
            <w:r w:rsidRPr="008577F1">
              <w:instrText xml:space="preserve"> </w:instrText>
            </w:r>
            <w:r>
              <w:instrText xml:space="preserve"> \* MERGEFORMAT </w:instrText>
            </w:r>
            <w:r w:rsidRPr="008577F1">
              <w:fldChar w:fldCharType="separate"/>
            </w:r>
            <w:r w:rsidRPr="008577F1">
              <w:t>2.</w:t>
            </w:r>
            <w:r w:rsidRPr="008577F1">
              <w:t>3</w:t>
            </w:r>
            <w:r w:rsidRPr="008577F1">
              <w:t>.9</w:t>
            </w:r>
            <w:r w:rsidRPr="008577F1">
              <w:fldChar w:fldCharType="end"/>
            </w:r>
          </w:p>
        </w:tc>
        <w:tc>
          <w:tcPr>
            <w:tcW w:w="1418" w:type="dxa"/>
          </w:tcPr>
          <w:p w14:paraId="51E66B10" w14:textId="77777777" w:rsidR="00E179E5" w:rsidRPr="008577F1" w:rsidRDefault="00E179E5" w:rsidP="00E179E5">
            <w:pPr>
              <w:rPr>
                <w:rFonts w:hint="eastAsia"/>
              </w:rPr>
            </w:pPr>
            <w:r w:rsidRPr="008577F1">
              <w:rPr>
                <w:rFonts w:hint="eastAsia"/>
              </w:rPr>
              <w:t>2025/3/25</w:t>
            </w:r>
          </w:p>
        </w:tc>
        <w:tc>
          <w:tcPr>
            <w:tcW w:w="1275" w:type="dxa"/>
          </w:tcPr>
          <w:p w14:paraId="0FA627B9" w14:textId="77777777" w:rsidR="00E179E5" w:rsidRPr="008577F1" w:rsidRDefault="00E179E5" w:rsidP="00E179E5">
            <w:pPr>
              <w:rPr>
                <w:rFonts w:hint="eastAsia"/>
              </w:rPr>
            </w:pPr>
            <w:r w:rsidRPr="008577F1">
              <w:rPr>
                <w:rFonts w:hint="eastAsia"/>
              </w:rPr>
              <w:t>4GC</w:t>
            </w:r>
            <w:r w:rsidRPr="008577F1">
              <w:rPr>
                <w:rFonts w:hint="eastAsia"/>
              </w:rPr>
              <w:t>三角</w:t>
            </w:r>
          </w:p>
        </w:tc>
      </w:tr>
      <w:tr w:rsidR="00E179E5" w:rsidRPr="005D4911" w14:paraId="732BD4E8" w14:textId="77777777" w:rsidTr="000B7CDA">
        <w:tblPrEx>
          <w:tblCellMar>
            <w:top w:w="0" w:type="dxa"/>
            <w:bottom w:w="0" w:type="dxa"/>
          </w:tblCellMar>
        </w:tblPrEx>
        <w:trPr>
          <w:trHeight w:val="135"/>
        </w:trPr>
        <w:tc>
          <w:tcPr>
            <w:tcW w:w="1676" w:type="dxa"/>
            <w:vMerge w:val="restart"/>
            <w:shd w:val="clear" w:color="auto" w:fill="auto"/>
          </w:tcPr>
          <w:p w14:paraId="04C4F5C5" w14:textId="77777777" w:rsidR="00E179E5" w:rsidRPr="002C191D" w:rsidRDefault="00E179E5" w:rsidP="00E179E5">
            <w:pPr>
              <w:rPr>
                <w:rFonts w:hint="eastAsia"/>
                <w:noProof/>
              </w:rPr>
            </w:pPr>
            <w:r w:rsidRPr="002C191D">
              <w:rPr>
                <w:noProof/>
              </w:rPr>
              <w:t>7.5Z</w:t>
            </w:r>
          </w:p>
        </w:tc>
        <w:tc>
          <w:tcPr>
            <w:tcW w:w="881" w:type="dxa"/>
          </w:tcPr>
          <w:p w14:paraId="1315358D" w14:textId="77777777" w:rsidR="00E179E5" w:rsidRPr="002C191D" w:rsidRDefault="00E179E5" w:rsidP="00E179E5">
            <w:pPr>
              <w:rPr>
                <w:rFonts w:hint="eastAsia"/>
                <w:noProof/>
              </w:rPr>
            </w:pPr>
            <w:r w:rsidRPr="002C191D">
              <w:rPr>
                <w:rFonts w:hint="eastAsia"/>
                <w:noProof/>
              </w:rPr>
              <w:t>A</w:t>
            </w:r>
          </w:p>
        </w:tc>
        <w:tc>
          <w:tcPr>
            <w:tcW w:w="4389" w:type="dxa"/>
          </w:tcPr>
          <w:p w14:paraId="2FB4116E" w14:textId="77777777" w:rsidR="00E179E5" w:rsidRPr="002C191D" w:rsidRDefault="00E179E5" w:rsidP="00E179E5">
            <w:pPr>
              <w:rPr>
                <w:rFonts w:hint="eastAsia"/>
              </w:rPr>
            </w:pPr>
            <w:r w:rsidRPr="002C191D">
              <w:rPr>
                <w:rFonts w:hint="eastAsia"/>
              </w:rPr>
              <w:t>電源状態に対する各種表示条件の記載の明確化</w:t>
            </w:r>
          </w:p>
          <w:p w14:paraId="2A0D6D13" w14:textId="77777777" w:rsidR="00E179E5" w:rsidRPr="002C191D" w:rsidRDefault="00E179E5" w:rsidP="00E179E5">
            <w:pPr>
              <w:rPr>
                <w:rFonts w:hint="eastAsia"/>
              </w:rPr>
            </w:pPr>
            <w:r w:rsidRPr="002C191D">
              <w:rPr>
                <w:rFonts w:hint="eastAsia"/>
              </w:rPr>
              <w:t>変連</w:t>
            </w:r>
            <w:r w:rsidRPr="002C191D">
              <w:rPr>
                <w:rFonts w:hint="eastAsia"/>
              </w:rPr>
              <w:t>No</w:t>
            </w:r>
            <w:r w:rsidRPr="002C191D">
              <w:rPr>
                <w:rFonts w:hint="eastAsia"/>
              </w:rPr>
              <w:t>：</w:t>
            </w:r>
            <w:r w:rsidRPr="002C191D">
              <w:rPr>
                <w:rFonts w:hint="eastAsia"/>
              </w:rPr>
              <w:t>SUCDC-144</w:t>
            </w:r>
          </w:p>
          <w:p w14:paraId="601E29A6" w14:textId="77777777" w:rsidR="00E179E5" w:rsidRPr="002C191D" w:rsidRDefault="00E179E5" w:rsidP="00E179E5">
            <w:r w:rsidRPr="002C191D">
              <w:rPr>
                <w:rFonts w:hint="eastAsia"/>
              </w:rPr>
              <w:t>QA No</w:t>
            </w:r>
            <w:r w:rsidRPr="002C191D">
              <w:rPr>
                <w:rFonts w:hint="eastAsia"/>
              </w:rPr>
              <w:t>：</w:t>
            </w:r>
            <w:r w:rsidRPr="002C191D">
              <w:rPr>
                <w:rFonts w:hint="eastAsia"/>
              </w:rPr>
              <w:t>DCQA24-10136</w:t>
            </w:r>
          </w:p>
          <w:p w14:paraId="0030A48B" w14:textId="77777777" w:rsidR="00E179E5" w:rsidRPr="002C191D" w:rsidRDefault="00E179E5" w:rsidP="00E179E5">
            <w:pPr>
              <w:rPr>
                <w:rFonts w:hint="eastAsia"/>
              </w:rPr>
            </w:pPr>
            <w:r w:rsidRPr="002C191D">
              <w:rPr>
                <w:rFonts w:hint="eastAsia"/>
              </w:rPr>
              <w:t>対象モデル：</w:t>
            </w:r>
            <w:r w:rsidRPr="002C191D">
              <w:rPr>
                <w:rFonts w:hint="eastAsia"/>
              </w:rPr>
              <w:t>24SU/C-DC</w:t>
            </w:r>
          </w:p>
          <w:p w14:paraId="652516CD" w14:textId="77777777" w:rsidR="00E179E5" w:rsidRPr="002C191D" w:rsidRDefault="00E179E5" w:rsidP="00E179E5">
            <w:pPr>
              <w:rPr>
                <w:rFonts w:hint="eastAsia"/>
              </w:rPr>
            </w:pPr>
            <w:r w:rsidRPr="002C191D">
              <w:rPr>
                <w:rFonts w:hint="eastAsia"/>
              </w:rPr>
              <w:t>織り込みターゲット：</w:t>
            </w:r>
            <w:r w:rsidRPr="002C191D">
              <w:rPr>
                <w:rFonts w:hint="eastAsia"/>
              </w:rPr>
              <w:t>CV</w:t>
            </w:r>
          </w:p>
          <w:p w14:paraId="5AE89A0D" w14:textId="77777777" w:rsidR="00E179E5" w:rsidRPr="002C191D" w:rsidRDefault="00E179E5" w:rsidP="00E179E5">
            <w:pPr>
              <w:rPr>
                <w:rFonts w:hint="eastAsia"/>
              </w:rPr>
            </w:pPr>
            <w:r w:rsidRPr="002C191D">
              <w:fldChar w:fldCharType="begin"/>
            </w:r>
            <w:r w:rsidRPr="002C191D">
              <w:instrText xml:space="preserve"> </w:instrText>
            </w:r>
            <w:r w:rsidRPr="002C191D">
              <w:rPr>
                <w:rFonts w:hint="eastAsia"/>
              </w:rPr>
              <w:instrText>REF _Ref166744979 \r \h</w:instrText>
            </w:r>
            <w:r w:rsidRPr="002C191D">
              <w:instrText xml:space="preserve"> </w:instrText>
            </w:r>
            <w:r w:rsidRPr="002C191D">
              <w:instrText xml:space="preserve"> \* MERGEFORMAT </w:instrText>
            </w:r>
            <w:r w:rsidRPr="002C191D">
              <w:fldChar w:fldCharType="separate"/>
            </w:r>
            <w:r w:rsidRPr="002C191D">
              <w:t>2.1.2</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_Ref166745783 \r \h</w:instrText>
            </w:r>
            <w:r w:rsidRPr="002C191D">
              <w:instrText xml:space="preserve"> </w:instrText>
            </w:r>
            <w:r>
              <w:instrText xml:space="preserve"> \* MERGEFORMAT </w:instrText>
            </w:r>
            <w:r w:rsidRPr="002C191D">
              <w:fldChar w:fldCharType="separate"/>
            </w:r>
            <w:r w:rsidRPr="002C191D">
              <w:t>2.1.6</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_Ref188895742 \r \h</w:instrText>
            </w:r>
            <w:r w:rsidRPr="002C191D">
              <w:instrText xml:space="preserve"> </w:instrText>
            </w:r>
            <w:r>
              <w:instrText xml:space="preserve"> \* MERGEFORMAT </w:instrText>
            </w:r>
            <w:r w:rsidRPr="002C191D">
              <w:fldChar w:fldCharType="separate"/>
            </w:r>
            <w:r w:rsidRPr="002C191D">
              <w:t>2.1.8</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_Ref197717945 \r \h</w:instrText>
            </w:r>
            <w:r w:rsidRPr="002C191D">
              <w:instrText xml:space="preserve"> </w:instrText>
            </w:r>
            <w:r>
              <w:instrText xml:space="preserve"> \* MERGEFORMAT </w:instrText>
            </w:r>
            <w:r w:rsidRPr="002C191D">
              <w:fldChar w:fldCharType="separate"/>
            </w:r>
            <w:r w:rsidRPr="002C191D">
              <w:t>3.2</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_Ref197717977 \r \h</w:instrText>
            </w:r>
            <w:r w:rsidRPr="002C191D">
              <w:instrText xml:space="preserve"> </w:instrText>
            </w:r>
            <w:r>
              <w:instrText xml:space="preserve"> \* MERGEFORMAT </w:instrText>
            </w:r>
            <w:r w:rsidRPr="002C191D">
              <w:fldChar w:fldCharType="separate"/>
            </w:r>
            <w:r w:rsidRPr="002C191D">
              <w:t>3.7.1</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_Ref197715657 \r \h</w:instrText>
            </w:r>
            <w:r w:rsidRPr="002C191D">
              <w:instrText xml:space="preserve"> </w:instrText>
            </w:r>
            <w:r>
              <w:instrText xml:space="preserve"> \* MERGEFORMAT </w:instrText>
            </w:r>
            <w:r w:rsidRPr="002C191D">
              <w:fldChar w:fldCharType="separate"/>
            </w:r>
            <w:r w:rsidRPr="002C191D">
              <w:t>3.9</w:t>
            </w:r>
            <w:r w:rsidRPr="002C191D">
              <w:fldChar w:fldCharType="end"/>
            </w:r>
          </w:p>
        </w:tc>
        <w:tc>
          <w:tcPr>
            <w:tcW w:w="1418" w:type="dxa"/>
          </w:tcPr>
          <w:p w14:paraId="286ADC4F" w14:textId="77777777" w:rsidR="00E179E5" w:rsidRPr="002C191D" w:rsidRDefault="00E179E5" w:rsidP="00E179E5">
            <w:pPr>
              <w:rPr>
                <w:rFonts w:hint="eastAsia"/>
              </w:rPr>
            </w:pPr>
            <w:r w:rsidRPr="002C191D">
              <w:rPr>
                <w:rFonts w:hint="eastAsia"/>
              </w:rPr>
              <w:t>2025/6/2</w:t>
            </w:r>
          </w:p>
        </w:tc>
        <w:tc>
          <w:tcPr>
            <w:tcW w:w="1275" w:type="dxa"/>
          </w:tcPr>
          <w:p w14:paraId="269298A5" w14:textId="77777777" w:rsidR="00E179E5" w:rsidRPr="002C191D" w:rsidRDefault="00E179E5" w:rsidP="00E179E5">
            <w:pPr>
              <w:rPr>
                <w:rFonts w:hint="eastAsia"/>
              </w:rPr>
            </w:pPr>
            <w:r w:rsidRPr="002C191D">
              <w:rPr>
                <w:rFonts w:hint="eastAsia"/>
              </w:rPr>
              <w:t xml:space="preserve">4GC </w:t>
            </w:r>
            <w:r w:rsidRPr="002C191D">
              <w:rPr>
                <w:rFonts w:hint="eastAsia"/>
              </w:rPr>
              <w:t>三角</w:t>
            </w:r>
          </w:p>
          <w:p w14:paraId="60F6B287" w14:textId="77777777" w:rsidR="00E179E5" w:rsidRPr="002C191D" w:rsidRDefault="00E179E5" w:rsidP="00E179E5">
            <w:pPr>
              <w:rPr>
                <w:rFonts w:hint="eastAsia"/>
              </w:rPr>
            </w:pPr>
            <w:r w:rsidRPr="002C191D">
              <w:rPr>
                <w:rFonts w:hint="eastAsia"/>
              </w:rPr>
              <w:t>2MVC</w:t>
            </w:r>
            <w:r w:rsidRPr="002C191D">
              <w:rPr>
                <w:rFonts w:hint="eastAsia"/>
              </w:rPr>
              <w:t>永井</w:t>
            </w:r>
          </w:p>
        </w:tc>
      </w:tr>
      <w:tr w:rsidR="00E179E5" w:rsidRPr="005D4911" w14:paraId="22295967" w14:textId="77777777" w:rsidTr="000B7CDA">
        <w:tblPrEx>
          <w:tblCellMar>
            <w:top w:w="0" w:type="dxa"/>
            <w:bottom w:w="0" w:type="dxa"/>
          </w:tblCellMar>
        </w:tblPrEx>
        <w:trPr>
          <w:trHeight w:val="135"/>
        </w:trPr>
        <w:tc>
          <w:tcPr>
            <w:tcW w:w="1676" w:type="dxa"/>
            <w:vMerge/>
            <w:shd w:val="clear" w:color="auto" w:fill="auto"/>
          </w:tcPr>
          <w:p w14:paraId="7393CFC0" w14:textId="77777777" w:rsidR="00E179E5" w:rsidRPr="002C191D" w:rsidRDefault="00E179E5" w:rsidP="00E179E5">
            <w:pPr>
              <w:rPr>
                <w:noProof/>
              </w:rPr>
            </w:pPr>
          </w:p>
        </w:tc>
        <w:tc>
          <w:tcPr>
            <w:tcW w:w="881" w:type="dxa"/>
          </w:tcPr>
          <w:p w14:paraId="0895E22E" w14:textId="77777777" w:rsidR="00E179E5" w:rsidRPr="002C191D" w:rsidRDefault="00E179E5" w:rsidP="00E179E5">
            <w:pPr>
              <w:rPr>
                <w:rFonts w:hint="eastAsia"/>
                <w:noProof/>
              </w:rPr>
            </w:pPr>
            <w:r w:rsidRPr="002C191D">
              <w:rPr>
                <w:rFonts w:hint="eastAsia"/>
                <w:noProof/>
              </w:rPr>
              <w:t>B</w:t>
            </w:r>
          </w:p>
        </w:tc>
        <w:tc>
          <w:tcPr>
            <w:tcW w:w="4389" w:type="dxa"/>
          </w:tcPr>
          <w:p w14:paraId="7912A1B3" w14:textId="77777777" w:rsidR="00E179E5" w:rsidRPr="002C191D" w:rsidRDefault="00E179E5" w:rsidP="00E179E5">
            <w:pPr>
              <w:rPr>
                <w:rFonts w:hint="eastAsia"/>
              </w:rPr>
            </w:pPr>
            <w:r w:rsidRPr="002C191D">
              <w:rPr>
                <w:rFonts w:hint="eastAsia"/>
              </w:rPr>
              <w:t>B_DMODE bit</w:t>
            </w:r>
            <w:r w:rsidRPr="002C191D">
              <w:rPr>
                <w:rFonts w:hint="eastAsia"/>
              </w:rPr>
              <w:t>定義の誤記訂正</w:t>
            </w:r>
          </w:p>
          <w:p w14:paraId="5AD2498F" w14:textId="77777777" w:rsidR="00E179E5" w:rsidRPr="002C191D" w:rsidRDefault="00E179E5" w:rsidP="00E179E5">
            <w:pPr>
              <w:rPr>
                <w:rFonts w:hint="eastAsia"/>
              </w:rPr>
            </w:pPr>
            <w:r w:rsidRPr="002C191D">
              <w:rPr>
                <w:rFonts w:hint="eastAsia"/>
              </w:rPr>
              <w:t>変連</w:t>
            </w:r>
            <w:r w:rsidRPr="002C191D">
              <w:rPr>
                <w:rFonts w:hint="eastAsia"/>
              </w:rPr>
              <w:t>No</w:t>
            </w:r>
            <w:r w:rsidRPr="002C191D">
              <w:rPr>
                <w:rFonts w:hint="eastAsia"/>
              </w:rPr>
              <w:t>：</w:t>
            </w:r>
            <w:r w:rsidRPr="002C191D">
              <w:rPr>
                <w:rFonts w:hint="eastAsia"/>
              </w:rPr>
              <w:t>SUCDC-144</w:t>
            </w:r>
          </w:p>
          <w:p w14:paraId="505CE4C4" w14:textId="77777777" w:rsidR="00E179E5" w:rsidRPr="002C191D" w:rsidRDefault="00E179E5" w:rsidP="00E179E5">
            <w:r w:rsidRPr="002C191D">
              <w:rPr>
                <w:rFonts w:hint="eastAsia"/>
              </w:rPr>
              <w:t>QA No</w:t>
            </w:r>
            <w:r w:rsidRPr="002C191D">
              <w:rPr>
                <w:rFonts w:hint="eastAsia"/>
              </w:rPr>
              <w:t>：</w:t>
            </w:r>
            <w:r w:rsidRPr="002C191D">
              <w:rPr>
                <w:rFonts w:hint="eastAsia"/>
              </w:rPr>
              <w:t>DCQA24-11881</w:t>
            </w:r>
          </w:p>
          <w:p w14:paraId="16C109AC" w14:textId="77777777" w:rsidR="00E179E5" w:rsidRPr="002C191D" w:rsidRDefault="00E179E5" w:rsidP="00E179E5">
            <w:pPr>
              <w:rPr>
                <w:rFonts w:hint="eastAsia"/>
              </w:rPr>
            </w:pPr>
            <w:r w:rsidRPr="002C191D">
              <w:rPr>
                <w:rFonts w:hint="eastAsia"/>
              </w:rPr>
              <w:t>対象モデル：</w:t>
            </w:r>
            <w:r w:rsidRPr="002C191D">
              <w:rPr>
                <w:rFonts w:hint="eastAsia"/>
              </w:rPr>
              <w:t>24SU</w:t>
            </w:r>
          </w:p>
          <w:p w14:paraId="069CD67E" w14:textId="77777777" w:rsidR="00E179E5" w:rsidRPr="002C191D" w:rsidRDefault="00E179E5" w:rsidP="00E179E5">
            <w:pPr>
              <w:rPr>
                <w:rFonts w:hint="eastAsia"/>
              </w:rPr>
            </w:pPr>
            <w:r w:rsidRPr="002C191D">
              <w:rPr>
                <w:rFonts w:hint="eastAsia"/>
              </w:rPr>
              <w:t>織り込みターゲット：</w:t>
            </w:r>
            <w:r w:rsidRPr="002C191D">
              <w:rPr>
                <w:rFonts w:hint="eastAsia"/>
              </w:rPr>
              <w:t>CV</w:t>
            </w:r>
          </w:p>
          <w:p w14:paraId="49DD4C6E" w14:textId="77777777" w:rsidR="00E179E5" w:rsidRPr="002C191D" w:rsidRDefault="00E179E5" w:rsidP="00E179E5">
            <w:pPr>
              <w:rPr>
                <w:rFonts w:hint="eastAsia"/>
              </w:rPr>
            </w:pPr>
            <w:r w:rsidRPr="002C191D">
              <w:fldChar w:fldCharType="begin"/>
            </w:r>
            <w:r w:rsidRPr="002C191D">
              <w:instrText xml:space="preserve"> REF _Ref100571087 \r \h </w:instrText>
            </w:r>
            <w:r w:rsidRPr="002C191D">
              <w:instrText xml:space="preserve"> \* MERGEFORMAT </w:instrText>
            </w:r>
            <w:r w:rsidRPr="002C191D">
              <w:fldChar w:fldCharType="separate"/>
            </w:r>
            <w:r w:rsidRPr="002C191D">
              <w:t>2.1.5</w:t>
            </w:r>
            <w:r w:rsidRPr="002C191D">
              <w:fldChar w:fldCharType="end"/>
            </w:r>
          </w:p>
        </w:tc>
        <w:tc>
          <w:tcPr>
            <w:tcW w:w="1418" w:type="dxa"/>
          </w:tcPr>
          <w:p w14:paraId="49C9FBB1" w14:textId="77777777" w:rsidR="00E179E5" w:rsidRPr="002C191D" w:rsidRDefault="00E179E5" w:rsidP="00E179E5">
            <w:pPr>
              <w:rPr>
                <w:rFonts w:hint="eastAsia"/>
              </w:rPr>
            </w:pPr>
            <w:r w:rsidRPr="002C191D">
              <w:rPr>
                <w:rFonts w:hint="eastAsia"/>
              </w:rPr>
              <w:t>2025/6/2</w:t>
            </w:r>
          </w:p>
        </w:tc>
        <w:tc>
          <w:tcPr>
            <w:tcW w:w="1275" w:type="dxa"/>
          </w:tcPr>
          <w:p w14:paraId="64C98612" w14:textId="77777777" w:rsidR="00E179E5" w:rsidRPr="002C191D" w:rsidRDefault="00E179E5" w:rsidP="00E179E5">
            <w:pPr>
              <w:rPr>
                <w:rFonts w:hint="eastAsia"/>
              </w:rPr>
            </w:pPr>
            <w:r w:rsidRPr="002C191D">
              <w:rPr>
                <w:rFonts w:hint="eastAsia"/>
              </w:rPr>
              <w:t>2MVC</w:t>
            </w:r>
            <w:r w:rsidRPr="002C191D">
              <w:rPr>
                <w:rFonts w:hint="eastAsia"/>
              </w:rPr>
              <w:t>永井</w:t>
            </w:r>
          </w:p>
        </w:tc>
      </w:tr>
      <w:tr w:rsidR="00E179E5" w:rsidRPr="005D4911" w14:paraId="679B2008" w14:textId="77777777" w:rsidTr="000B7CDA">
        <w:tblPrEx>
          <w:tblCellMar>
            <w:top w:w="0" w:type="dxa"/>
            <w:bottom w:w="0" w:type="dxa"/>
          </w:tblCellMar>
        </w:tblPrEx>
        <w:trPr>
          <w:trHeight w:val="135"/>
        </w:trPr>
        <w:tc>
          <w:tcPr>
            <w:tcW w:w="1676" w:type="dxa"/>
            <w:shd w:val="clear" w:color="auto" w:fill="auto"/>
          </w:tcPr>
          <w:p w14:paraId="2757775F" w14:textId="77777777" w:rsidR="00E179E5" w:rsidRPr="00DB19E1" w:rsidRDefault="00E179E5" w:rsidP="00E179E5">
            <w:pPr>
              <w:rPr>
                <w:rFonts w:hint="eastAsia"/>
                <w:noProof/>
              </w:rPr>
            </w:pPr>
            <w:r w:rsidRPr="00DB19E1">
              <w:rPr>
                <w:rFonts w:hint="eastAsia"/>
                <w:noProof/>
              </w:rPr>
              <w:t>7.6Z</w:t>
            </w:r>
          </w:p>
        </w:tc>
        <w:tc>
          <w:tcPr>
            <w:tcW w:w="881" w:type="dxa"/>
          </w:tcPr>
          <w:p w14:paraId="618B3EC4" w14:textId="77777777" w:rsidR="00E179E5" w:rsidRPr="00DB19E1" w:rsidRDefault="00E179E5" w:rsidP="00E179E5">
            <w:pPr>
              <w:rPr>
                <w:rFonts w:hint="eastAsia"/>
                <w:noProof/>
              </w:rPr>
            </w:pPr>
            <w:r w:rsidRPr="00DB19E1">
              <w:rPr>
                <w:rFonts w:hint="eastAsia"/>
                <w:noProof/>
              </w:rPr>
              <w:t>A</w:t>
            </w:r>
          </w:p>
        </w:tc>
        <w:tc>
          <w:tcPr>
            <w:tcW w:w="4389" w:type="dxa"/>
          </w:tcPr>
          <w:p w14:paraId="35F3DB71" w14:textId="77777777" w:rsidR="00E179E5" w:rsidRPr="00DB19E1" w:rsidRDefault="0096532D" w:rsidP="00E179E5">
            <w:r w:rsidRPr="00DB19E1">
              <w:rPr>
                <w:rFonts w:hint="eastAsia"/>
              </w:rPr>
              <w:t>文中記載の参照箇所がずれていたため、誤記訂正</w:t>
            </w:r>
          </w:p>
          <w:p w14:paraId="673649A7" w14:textId="77777777" w:rsidR="00E179E5" w:rsidRPr="00DB19E1" w:rsidRDefault="00E179E5" w:rsidP="00E179E5">
            <w:pPr>
              <w:rPr>
                <w:rFonts w:hint="eastAsia"/>
              </w:rPr>
            </w:pPr>
            <w:r w:rsidRPr="00DB19E1">
              <w:rPr>
                <w:rFonts w:hint="eastAsia"/>
              </w:rPr>
              <w:t>変連</w:t>
            </w:r>
            <w:r w:rsidRPr="00DB19E1">
              <w:rPr>
                <w:rFonts w:hint="eastAsia"/>
              </w:rPr>
              <w:t>No</w:t>
            </w:r>
            <w:r w:rsidRPr="00DB19E1">
              <w:rPr>
                <w:rFonts w:hint="eastAsia"/>
              </w:rPr>
              <w:t>：</w:t>
            </w:r>
            <w:r w:rsidR="001709EE" w:rsidRPr="00DB19E1">
              <w:rPr>
                <w:rFonts w:hint="eastAsia"/>
              </w:rPr>
              <w:t>SUCDC-151</w:t>
            </w:r>
          </w:p>
          <w:p w14:paraId="28B47013" w14:textId="77777777" w:rsidR="0096532D" w:rsidRPr="00DB19E1" w:rsidRDefault="00E179E5" w:rsidP="00E179E5">
            <w:pPr>
              <w:rPr>
                <w:rFonts w:hint="eastAsia"/>
              </w:rPr>
            </w:pPr>
            <w:r w:rsidRPr="00DB19E1">
              <w:rPr>
                <w:rFonts w:hint="eastAsia"/>
              </w:rPr>
              <w:t>対象モデル：</w:t>
            </w:r>
            <w:r w:rsidR="001709EE" w:rsidRPr="00DB19E1">
              <w:rPr>
                <w:rFonts w:hint="eastAsia"/>
              </w:rPr>
              <w:t>24SU/C-DC</w:t>
            </w:r>
          </w:p>
          <w:p w14:paraId="2D3C4BAA" w14:textId="77777777" w:rsidR="00E179E5" w:rsidRPr="00DB19E1" w:rsidRDefault="00E179E5" w:rsidP="00E179E5">
            <w:pPr>
              <w:rPr>
                <w:rFonts w:hint="eastAsia"/>
              </w:rPr>
            </w:pPr>
            <w:r w:rsidRPr="00DB19E1">
              <w:rPr>
                <w:rFonts w:hint="eastAsia"/>
              </w:rPr>
              <w:t>織り込みターゲット：</w:t>
            </w:r>
            <w:r w:rsidR="001709EE" w:rsidRPr="00DB19E1">
              <w:rPr>
                <w:rFonts w:hint="eastAsia"/>
              </w:rPr>
              <w:t>CV</w:t>
            </w:r>
          </w:p>
          <w:p w14:paraId="7D2F8C86" w14:textId="77777777" w:rsidR="00D46F89" w:rsidRPr="00DB19E1" w:rsidRDefault="00D46F89" w:rsidP="00E179E5">
            <w:pPr>
              <w:rPr>
                <w:rFonts w:hint="eastAsia"/>
              </w:rPr>
            </w:pPr>
            <w:r w:rsidRPr="00DB19E1">
              <w:fldChar w:fldCharType="begin"/>
            </w:r>
            <w:r w:rsidRPr="00DB19E1">
              <w:instrText xml:space="preserve"> </w:instrText>
            </w:r>
            <w:r w:rsidRPr="00DB19E1">
              <w:rPr>
                <w:rFonts w:hint="eastAsia"/>
              </w:rPr>
              <w:instrText>REF _Ref188895229 \r \h</w:instrText>
            </w:r>
            <w:r w:rsidRPr="00DB19E1">
              <w:instrText xml:space="preserve"> </w:instrText>
            </w:r>
            <w:r w:rsidR="00DB19E1">
              <w:instrText xml:space="preserve"> \* MERGEFORMAT </w:instrText>
            </w:r>
            <w:r w:rsidRPr="00DB19E1">
              <w:fldChar w:fldCharType="separate"/>
            </w:r>
            <w:r w:rsidRPr="00DB19E1">
              <w:t>1.3.4</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_Ref100570781 \r \h</w:instrText>
            </w:r>
            <w:r w:rsidRPr="00DB19E1">
              <w:instrText xml:space="preserve"> </w:instrText>
            </w:r>
            <w:r w:rsidR="00DB19E1">
              <w:instrText xml:space="preserve"> \* MERGEFORMAT </w:instrText>
            </w:r>
            <w:r w:rsidRPr="00DB19E1">
              <w:fldChar w:fldCharType="separate"/>
            </w:r>
            <w:r w:rsidRPr="00DB19E1">
              <w:t>2.1.1</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_Ref166744979 \r \h</w:instrText>
            </w:r>
            <w:r w:rsidRPr="00DB19E1">
              <w:instrText xml:space="preserve"> </w:instrText>
            </w:r>
            <w:r w:rsidR="00DB19E1">
              <w:instrText xml:space="preserve"> \* MERGEFORMAT </w:instrText>
            </w:r>
            <w:r w:rsidRPr="00DB19E1">
              <w:fldChar w:fldCharType="separate"/>
            </w:r>
            <w:r w:rsidRPr="00DB19E1">
              <w:t>2.1.2</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_Ref166745942 \r \h</w:instrText>
            </w:r>
            <w:r w:rsidRPr="00DB19E1">
              <w:instrText xml:space="preserve"> </w:instrText>
            </w:r>
            <w:r w:rsidR="00DB19E1">
              <w:instrText xml:space="preserve"> \* MERGEFORMAT </w:instrText>
            </w:r>
            <w:r w:rsidRPr="00DB19E1">
              <w:fldChar w:fldCharType="separate"/>
            </w:r>
            <w:r w:rsidRPr="00DB19E1">
              <w:t>2.1.4</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_Ref166745783 \r \h</w:instrText>
            </w:r>
            <w:r w:rsidRPr="00DB19E1">
              <w:instrText xml:space="preserve"> </w:instrText>
            </w:r>
            <w:r w:rsidR="00DB19E1">
              <w:instrText xml:space="preserve"> \* MERGEFORMAT </w:instrText>
            </w:r>
            <w:r w:rsidRPr="00DB19E1">
              <w:fldChar w:fldCharType="separate"/>
            </w:r>
            <w:r w:rsidRPr="00DB19E1">
              <w:t>2.1.6</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_Ref188895742 \r \h</w:instrText>
            </w:r>
            <w:r w:rsidRPr="00DB19E1">
              <w:instrText xml:space="preserve"> </w:instrText>
            </w:r>
            <w:r w:rsidR="00DB19E1">
              <w:instrText xml:space="preserve"> \* MERGEFORMAT </w:instrText>
            </w:r>
            <w:r w:rsidRPr="00DB19E1">
              <w:fldChar w:fldCharType="separate"/>
            </w:r>
            <w:r w:rsidRPr="00DB19E1">
              <w:t>2.1.8</w:t>
            </w:r>
            <w:r w:rsidRPr="00DB19E1">
              <w:fldChar w:fldCharType="end"/>
            </w:r>
            <w:r w:rsidR="00D25CC8" w:rsidRPr="00DB19E1">
              <w:rPr>
                <w:rFonts w:hint="eastAsia"/>
              </w:rPr>
              <w:t xml:space="preserve">, </w:t>
            </w:r>
            <w:r w:rsidR="00D25CC8" w:rsidRPr="00DB19E1">
              <w:fldChar w:fldCharType="begin"/>
            </w:r>
            <w:r w:rsidR="00D25CC8" w:rsidRPr="00DB19E1">
              <w:instrText xml:space="preserve"> </w:instrText>
            </w:r>
            <w:r w:rsidR="00D25CC8" w:rsidRPr="00DB19E1">
              <w:rPr>
                <w:rFonts w:hint="eastAsia"/>
              </w:rPr>
              <w:instrText>REF _Ref100587072 \r \h</w:instrText>
            </w:r>
            <w:r w:rsidR="00D25CC8" w:rsidRPr="00DB19E1">
              <w:instrText xml:space="preserve"> </w:instrText>
            </w:r>
            <w:r w:rsidR="00DB19E1">
              <w:instrText xml:space="preserve"> \* MERGEFORMAT </w:instrText>
            </w:r>
            <w:r w:rsidR="00D25CC8" w:rsidRPr="00DB19E1">
              <w:fldChar w:fldCharType="separate"/>
            </w:r>
            <w:r w:rsidR="00D25CC8" w:rsidRPr="00DB19E1">
              <w:t>3.1</w:t>
            </w:r>
            <w:r w:rsidR="00D25CC8" w:rsidRPr="00DB19E1">
              <w:fldChar w:fldCharType="end"/>
            </w:r>
            <w:r w:rsidR="00D25CC8" w:rsidRPr="00DB19E1">
              <w:rPr>
                <w:rFonts w:hint="eastAsia"/>
              </w:rPr>
              <w:t xml:space="preserve">, </w:t>
            </w:r>
            <w:r w:rsidR="00D25CC8" w:rsidRPr="00DB19E1">
              <w:fldChar w:fldCharType="begin"/>
            </w:r>
            <w:r w:rsidR="00D25CC8" w:rsidRPr="00DB19E1">
              <w:instrText xml:space="preserve"> </w:instrText>
            </w:r>
            <w:r w:rsidR="00D25CC8" w:rsidRPr="00DB19E1">
              <w:rPr>
                <w:rFonts w:hint="eastAsia"/>
              </w:rPr>
              <w:instrText>REF _Hlk169713551 \r \h</w:instrText>
            </w:r>
            <w:r w:rsidR="00D25CC8" w:rsidRPr="00DB19E1">
              <w:instrText xml:space="preserve"> </w:instrText>
            </w:r>
            <w:r w:rsidR="00DB19E1">
              <w:instrText xml:space="preserve"> \* MERGEFORMAT </w:instrText>
            </w:r>
            <w:r w:rsidR="00D25CC8" w:rsidRPr="00DB19E1">
              <w:fldChar w:fldCharType="separate"/>
            </w:r>
            <w:r w:rsidR="00D25CC8" w:rsidRPr="00DB19E1">
              <w:t>3.1.1</w:t>
            </w:r>
            <w:r w:rsidR="00D25CC8" w:rsidRPr="00DB19E1">
              <w:fldChar w:fldCharType="end"/>
            </w:r>
            <w:r w:rsidR="00D25CC8" w:rsidRPr="00DB19E1">
              <w:rPr>
                <w:rFonts w:hint="eastAsia"/>
              </w:rPr>
              <w:t xml:space="preserve">, </w:t>
            </w:r>
            <w:r w:rsidR="00D25CC8" w:rsidRPr="00DB19E1">
              <w:fldChar w:fldCharType="begin"/>
            </w:r>
            <w:r w:rsidR="00D25CC8" w:rsidRPr="00DB19E1">
              <w:instrText xml:space="preserve"> </w:instrText>
            </w:r>
            <w:r w:rsidR="00D25CC8" w:rsidRPr="00DB19E1">
              <w:rPr>
                <w:rFonts w:hint="eastAsia"/>
              </w:rPr>
              <w:instrText>REF _Ref199948622 \r \h</w:instrText>
            </w:r>
            <w:r w:rsidR="00D25CC8" w:rsidRPr="00DB19E1">
              <w:instrText xml:space="preserve"> </w:instrText>
            </w:r>
            <w:r w:rsidR="00DB19E1">
              <w:instrText xml:space="preserve"> \* MERGEFORMAT </w:instrText>
            </w:r>
            <w:r w:rsidR="00D25CC8" w:rsidRPr="00DB19E1">
              <w:fldChar w:fldCharType="separate"/>
            </w:r>
            <w:r w:rsidR="00D25CC8" w:rsidRPr="00DB19E1">
              <w:t>3.1.2</w:t>
            </w:r>
            <w:r w:rsidR="00D25CC8"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_Ref199948669 \r \h</w:instrText>
            </w:r>
            <w:r w:rsidR="000A686A" w:rsidRPr="00DB19E1">
              <w:instrText xml:space="preserve"> </w:instrText>
            </w:r>
            <w:r w:rsidR="00DB19E1">
              <w:instrText xml:space="preserve"> \* MERGEFORMAT </w:instrText>
            </w:r>
            <w:r w:rsidR="000A686A" w:rsidRPr="00DB19E1">
              <w:fldChar w:fldCharType="separate"/>
            </w:r>
            <w:r w:rsidR="000A686A" w:rsidRPr="00DB19E1">
              <w:t>3.2</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_Ref100570458 \r \h</w:instrText>
            </w:r>
            <w:r w:rsidR="000A686A" w:rsidRPr="00DB19E1">
              <w:instrText xml:space="preserve"> </w:instrText>
            </w:r>
            <w:r w:rsidR="00DB19E1">
              <w:instrText xml:space="preserve"> \* MERGEFORMAT </w:instrText>
            </w:r>
            <w:r w:rsidR="000A686A" w:rsidRPr="00DB19E1">
              <w:fldChar w:fldCharType="separate"/>
            </w:r>
            <w:r w:rsidR="000A686A" w:rsidRPr="00DB19E1">
              <w:t>3.3</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_Ref100570481 \r \h</w:instrText>
            </w:r>
            <w:r w:rsidR="000A686A" w:rsidRPr="00DB19E1">
              <w:instrText xml:space="preserve"> </w:instrText>
            </w:r>
            <w:r w:rsidR="00DB19E1">
              <w:instrText xml:space="preserve"> \* MERGEFORMAT </w:instrText>
            </w:r>
            <w:r w:rsidR="000A686A" w:rsidRPr="00DB19E1">
              <w:fldChar w:fldCharType="separate"/>
            </w:r>
            <w:r w:rsidR="000A686A" w:rsidRPr="00DB19E1">
              <w:t>3.4</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_Ref199948773 \r \h</w:instrText>
            </w:r>
            <w:r w:rsidR="000A686A" w:rsidRPr="00DB19E1">
              <w:instrText xml:space="preserve"> </w:instrText>
            </w:r>
            <w:r w:rsidR="00DB19E1">
              <w:instrText xml:space="preserve"> \* MERGEFORMAT </w:instrText>
            </w:r>
            <w:r w:rsidR="000A686A" w:rsidRPr="00DB19E1">
              <w:fldChar w:fldCharType="separate"/>
            </w:r>
            <w:r w:rsidR="000A686A" w:rsidRPr="00DB19E1">
              <w:t>3.5</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_Ref199948823 \r \h</w:instrText>
            </w:r>
            <w:r w:rsidR="000A686A" w:rsidRPr="00DB19E1">
              <w:instrText xml:space="preserve"> </w:instrText>
            </w:r>
            <w:r w:rsidR="00DB19E1">
              <w:instrText xml:space="preserve"> \* MERGEFORMAT </w:instrText>
            </w:r>
            <w:r w:rsidR="000A686A" w:rsidRPr="00DB19E1">
              <w:fldChar w:fldCharType="separate"/>
            </w:r>
            <w:r w:rsidR="000A686A" w:rsidRPr="00DB19E1">
              <w:t>3.6.1</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_Ref199948849 \r \h</w:instrText>
            </w:r>
            <w:r w:rsidR="000A686A" w:rsidRPr="00DB19E1">
              <w:instrText xml:space="preserve"> </w:instrText>
            </w:r>
            <w:r w:rsidR="00DB19E1">
              <w:instrText xml:space="preserve"> \* MERGEFORMAT </w:instrText>
            </w:r>
            <w:r w:rsidR="000A686A" w:rsidRPr="00DB19E1">
              <w:fldChar w:fldCharType="separate"/>
            </w:r>
            <w:r w:rsidR="000A686A" w:rsidRPr="00DB19E1">
              <w:t>3.6.2</w:t>
            </w:r>
            <w:r w:rsidR="000A686A" w:rsidRPr="00DB19E1">
              <w:fldChar w:fldCharType="end"/>
            </w:r>
            <w:r w:rsidR="000A686A" w:rsidRPr="00DB19E1">
              <w:rPr>
                <w:rFonts w:hint="eastAsia"/>
              </w:rPr>
              <w:t xml:space="preserve">, </w:t>
            </w:r>
            <w:r w:rsidR="000A686A" w:rsidRPr="00DB19E1">
              <w:fldChar w:fldCharType="begin"/>
            </w:r>
            <w:r w:rsidR="000A686A" w:rsidRPr="00DB19E1">
              <w:instrText xml:space="preserve"> </w:instrText>
            </w:r>
            <w:r w:rsidR="000A686A" w:rsidRPr="00DB19E1">
              <w:rPr>
                <w:rFonts w:hint="eastAsia"/>
              </w:rPr>
              <w:instrText>REF _Ref199948870 \r \h</w:instrText>
            </w:r>
            <w:r w:rsidR="000A686A" w:rsidRPr="00DB19E1">
              <w:instrText xml:space="preserve"> </w:instrText>
            </w:r>
            <w:r w:rsidR="00DB19E1">
              <w:instrText xml:space="preserve"> \* MERGEFORMAT </w:instrText>
            </w:r>
            <w:r w:rsidR="000A686A" w:rsidRPr="00DB19E1">
              <w:fldChar w:fldCharType="separate"/>
            </w:r>
            <w:r w:rsidR="000A686A" w:rsidRPr="00DB19E1">
              <w:t>3.7.1</w:t>
            </w:r>
            <w:r w:rsidR="000A686A" w:rsidRPr="00DB19E1">
              <w:fldChar w:fldCharType="end"/>
            </w:r>
            <w:r w:rsidR="000A686A" w:rsidRPr="00DB19E1">
              <w:rPr>
                <w:rFonts w:hint="eastAsia"/>
              </w:rPr>
              <w:t xml:space="preserve">, </w:t>
            </w:r>
          </w:p>
        </w:tc>
        <w:tc>
          <w:tcPr>
            <w:tcW w:w="1418" w:type="dxa"/>
          </w:tcPr>
          <w:p w14:paraId="242EF3BB" w14:textId="77777777" w:rsidR="00E179E5" w:rsidRPr="00DB19E1" w:rsidRDefault="0096532D" w:rsidP="00E179E5">
            <w:pPr>
              <w:rPr>
                <w:rFonts w:hint="eastAsia"/>
              </w:rPr>
            </w:pPr>
            <w:r w:rsidRPr="00DB19E1">
              <w:rPr>
                <w:rFonts w:hint="eastAsia"/>
              </w:rPr>
              <w:t>2025/7/1</w:t>
            </w:r>
          </w:p>
        </w:tc>
        <w:tc>
          <w:tcPr>
            <w:tcW w:w="1275" w:type="dxa"/>
          </w:tcPr>
          <w:p w14:paraId="38491AEF" w14:textId="77777777" w:rsidR="00E179E5" w:rsidRPr="00DB19E1" w:rsidRDefault="0096532D" w:rsidP="00E179E5">
            <w:pPr>
              <w:rPr>
                <w:rFonts w:hint="eastAsia"/>
              </w:rPr>
            </w:pPr>
            <w:r w:rsidRPr="00DB19E1">
              <w:rPr>
                <w:rFonts w:hint="eastAsia"/>
              </w:rPr>
              <w:t>2MVC</w:t>
            </w:r>
            <w:r w:rsidRPr="00DB19E1">
              <w:rPr>
                <w:rFonts w:hint="eastAsia"/>
              </w:rPr>
              <w:t>永井</w:t>
            </w:r>
          </w:p>
        </w:tc>
      </w:tr>
      <w:tr w:rsidR="00C97FC3" w:rsidRPr="005D4911" w14:paraId="066E0FD8" w14:textId="77777777" w:rsidTr="000B7CDA">
        <w:tblPrEx>
          <w:tblCellMar>
            <w:top w:w="0" w:type="dxa"/>
            <w:bottom w:w="0" w:type="dxa"/>
          </w:tblCellMar>
        </w:tblPrEx>
        <w:trPr>
          <w:trHeight w:val="135"/>
        </w:trPr>
        <w:tc>
          <w:tcPr>
            <w:tcW w:w="1676" w:type="dxa"/>
            <w:shd w:val="clear" w:color="auto" w:fill="auto"/>
          </w:tcPr>
          <w:p w14:paraId="4528D19C" w14:textId="77777777" w:rsidR="00C97FC3" w:rsidRPr="008916D4" w:rsidRDefault="00D650EE" w:rsidP="00E179E5">
            <w:pPr>
              <w:rPr>
                <w:rFonts w:hint="eastAsia"/>
                <w:noProof/>
              </w:rPr>
            </w:pPr>
            <w:r w:rsidRPr="008916D4">
              <w:rPr>
                <w:rFonts w:hint="eastAsia"/>
                <w:noProof/>
              </w:rPr>
              <w:t>7.70</w:t>
            </w:r>
          </w:p>
        </w:tc>
        <w:tc>
          <w:tcPr>
            <w:tcW w:w="881" w:type="dxa"/>
          </w:tcPr>
          <w:p w14:paraId="49FE2D6E" w14:textId="77777777" w:rsidR="00C97FC3" w:rsidRPr="008916D4" w:rsidRDefault="00C97FC3" w:rsidP="00E179E5">
            <w:pPr>
              <w:rPr>
                <w:rFonts w:hint="eastAsia"/>
                <w:noProof/>
              </w:rPr>
            </w:pPr>
            <w:r w:rsidRPr="008916D4">
              <w:rPr>
                <w:rFonts w:hint="eastAsia"/>
                <w:noProof/>
              </w:rPr>
              <w:t>A</w:t>
            </w:r>
          </w:p>
        </w:tc>
        <w:tc>
          <w:tcPr>
            <w:tcW w:w="4389" w:type="dxa"/>
          </w:tcPr>
          <w:p w14:paraId="3721B40C" w14:textId="77777777" w:rsidR="00C97FC3" w:rsidRPr="008916D4" w:rsidRDefault="00C97FC3" w:rsidP="00E179E5">
            <w:pPr>
              <w:rPr>
                <w:rFonts w:hint="eastAsia"/>
              </w:rPr>
            </w:pPr>
            <w:r w:rsidRPr="008916D4">
              <w:rPr>
                <w:rFonts w:hint="eastAsia"/>
              </w:rPr>
              <w:t>ソフトスイッチ出力信号の送信条件記載箇所に▽</w:t>
            </w:r>
            <w:r w:rsidRPr="008916D4">
              <w:rPr>
                <w:rFonts w:hint="eastAsia"/>
              </w:rPr>
              <w:t>R</w:t>
            </w:r>
            <w:r w:rsidRPr="008916D4">
              <w:rPr>
                <w:rFonts w:hint="eastAsia"/>
              </w:rPr>
              <w:t>および考え方を追記</w:t>
            </w:r>
            <w:r w:rsidR="00190568" w:rsidRPr="008916D4">
              <w:rPr>
                <w:rFonts w:hint="eastAsia"/>
              </w:rPr>
              <w:t>（</w:t>
            </w:r>
            <w:r w:rsidR="00190568" w:rsidRPr="008916D4">
              <w:rPr>
                <w:rFonts w:hint="eastAsia"/>
              </w:rPr>
              <w:t>OBD</w:t>
            </w:r>
            <w:r w:rsidR="00190568" w:rsidRPr="008916D4">
              <w:rPr>
                <w:rFonts w:hint="eastAsia"/>
              </w:rPr>
              <w:t>法規対応のため</w:t>
            </w:r>
            <w:r w:rsidR="00190568" w:rsidRPr="008916D4">
              <w:rPr>
                <w:rFonts w:hint="eastAsia"/>
              </w:rPr>
              <w:t>)</w:t>
            </w:r>
          </w:p>
          <w:p w14:paraId="2304F718" w14:textId="77777777" w:rsidR="00C97FC3" w:rsidRPr="008916D4" w:rsidRDefault="00C97FC3" w:rsidP="00E179E5">
            <w:pPr>
              <w:rPr>
                <w:rFonts w:hint="eastAsia"/>
              </w:rPr>
            </w:pPr>
            <w:r w:rsidRPr="008916D4">
              <w:rPr>
                <w:rFonts w:hint="eastAsia"/>
              </w:rPr>
              <w:t>変連</w:t>
            </w:r>
            <w:r w:rsidRPr="008916D4">
              <w:rPr>
                <w:rFonts w:hint="eastAsia"/>
              </w:rPr>
              <w:t xml:space="preserve">No : </w:t>
            </w:r>
            <w:r w:rsidR="00190568" w:rsidRPr="008916D4">
              <w:rPr>
                <w:rFonts w:hint="eastAsia"/>
              </w:rPr>
              <w:t>1547</w:t>
            </w:r>
          </w:p>
          <w:p w14:paraId="1088192E" w14:textId="77777777" w:rsidR="00C97FC3" w:rsidRPr="008916D4" w:rsidRDefault="00C97FC3" w:rsidP="00E179E5">
            <w:pPr>
              <w:rPr>
                <w:rFonts w:hint="eastAsia"/>
              </w:rPr>
            </w:pPr>
            <w:r w:rsidRPr="008916D4">
              <w:rPr>
                <w:rFonts w:hint="eastAsia"/>
              </w:rPr>
              <w:t>対象モデル</w:t>
            </w:r>
            <w:r w:rsidRPr="008916D4">
              <w:rPr>
                <w:rFonts w:hint="eastAsia"/>
              </w:rPr>
              <w:t xml:space="preserve"> : 24MM</w:t>
            </w:r>
          </w:p>
          <w:p w14:paraId="503ABBCC" w14:textId="77777777" w:rsidR="00C97FC3" w:rsidRPr="008916D4" w:rsidRDefault="00C97FC3" w:rsidP="00E179E5">
            <w:r w:rsidRPr="008916D4">
              <w:rPr>
                <w:rFonts w:hint="eastAsia"/>
              </w:rPr>
              <w:t>織り込みターゲット</w:t>
            </w:r>
            <w:r w:rsidRPr="008916D4">
              <w:rPr>
                <w:rFonts w:hint="eastAsia"/>
              </w:rPr>
              <w:t xml:space="preserve"> : QCS(24MM)</w:t>
            </w:r>
          </w:p>
          <w:p w14:paraId="784362E3" w14:textId="77777777" w:rsidR="00C97FC3" w:rsidRPr="008916D4" w:rsidRDefault="00C97FC3" w:rsidP="00E179E5">
            <w:pPr>
              <w:rPr>
                <w:rFonts w:hint="eastAsia"/>
              </w:rPr>
            </w:pPr>
            <w:r w:rsidRPr="008916D4">
              <w:fldChar w:fldCharType="begin"/>
            </w:r>
            <w:r w:rsidRPr="008916D4">
              <w:instrText xml:space="preserve"> </w:instrText>
            </w:r>
            <w:r w:rsidRPr="008916D4">
              <w:rPr>
                <w:rFonts w:hint="eastAsia"/>
              </w:rPr>
              <w:instrText>REF _Ref204237108 \r \h</w:instrText>
            </w:r>
            <w:r w:rsidRPr="008916D4">
              <w:instrText xml:space="preserve"> </w:instrText>
            </w:r>
            <w:r w:rsidRPr="008916D4">
              <w:instrText xml:space="preserve"> \* MERGEFORMAT </w:instrText>
            </w:r>
            <w:r w:rsidRPr="008916D4">
              <w:fldChar w:fldCharType="separate"/>
            </w:r>
            <w:r w:rsidRPr="008916D4">
              <w:t>2.2.7</w:t>
            </w:r>
            <w:r w:rsidRPr="008916D4">
              <w:fldChar w:fldCharType="end"/>
            </w:r>
            <w:r w:rsidRPr="008916D4">
              <w:fldChar w:fldCharType="begin"/>
            </w:r>
            <w:r w:rsidRPr="008916D4">
              <w:instrText xml:space="preserve"> REF _Ref204236646 \r \h </w:instrText>
            </w:r>
            <w:r w:rsidR="008916D4">
              <w:instrText xml:space="preserve"> \* MERGEFORMAT </w:instrText>
            </w:r>
            <w:r w:rsidRPr="008916D4">
              <w:fldChar w:fldCharType="separate"/>
            </w:r>
            <w:r w:rsidRPr="008916D4">
              <w:rPr>
                <w:rFonts w:hint="eastAsia"/>
              </w:rPr>
              <w:t>②</w:t>
            </w:r>
            <w:r w:rsidRPr="008916D4">
              <w:fldChar w:fldCharType="end"/>
            </w:r>
          </w:p>
        </w:tc>
        <w:tc>
          <w:tcPr>
            <w:tcW w:w="1418" w:type="dxa"/>
          </w:tcPr>
          <w:p w14:paraId="4C35A03D" w14:textId="77777777" w:rsidR="00C97FC3" w:rsidRPr="008916D4" w:rsidRDefault="00D650EE" w:rsidP="00E179E5">
            <w:pPr>
              <w:rPr>
                <w:rFonts w:hint="eastAsia"/>
              </w:rPr>
            </w:pPr>
            <w:r w:rsidRPr="008916D4">
              <w:rPr>
                <w:rFonts w:hint="eastAsia"/>
                <w:noProof/>
              </w:rPr>
              <w:t>2025/7/28</w:t>
            </w:r>
          </w:p>
        </w:tc>
        <w:tc>
          <w:tcPr>
            <w:tcW w:w="1275" w:type="dxa"/>
          </w:tcPr>
          <w:p w14:paraId="40513514" w14:textId="77777777" w:rsidR="00C97FC3" w:rsidRPr="008916D4" w:rsidRDefault="00D650EE" w:rsidP="00E179E5">
            <w:pPr>
              <w:rPr>
                <w:rFonts w:hint="eastAsia"/>
              </w:rPr>
            </w:pPr>
            <w:r w:rsidRPr="008916D4">
              <w:rPr>
                <w:rFonts w:hint="eastAsia"/>
                <w:noProof/>
              </w:rPr>
              <w:t>2MVC</w:t>
            </w:r>
            <w:r w:rsidRPr="008916D4">
              <w:rPr>
                <w:rFonts w:hint="eastAsia"/>
                <w:noProof/>
              </w:rPr>
              <w:t>永井</w:t>
            </w:r>
          </w:p>
        </w:tc>
      </w:tr>
      <w:tr w:rsidR="00C770AD" w:rsidRPr="005D4911" w14:paraId="2154F34D" w14:textId="77777777" w:rsidTr="000B7CDA">
        <w:tblPrEx>
          <w:tblCellMar>
            <w:top w:w="0" w:type="dxa"/>
            <w:bottom w:w="0" w:type="dxa"/>
          </w:tblCellMar>
        </w:tblPrEx>
        <w:trPr>
          <w:trHeight w:val="135"/>
        </w:trPr>
        <w:tc>
          <w:tcPr>
            <w:tcW w:w="1676" w:type="dxa"/>
            <w:shd w:val="clear" w:color="auto" w:fill="auto"/>
          </w:tcPr>
          <w:p w14:paraId="47628133" w14:textId="77777777" w:rsidR="00C770AD" w:rsidRPr="00CF14CE" w:rsidRDefault="00C71D04" w:rsidP="00E179E5">
            <w:pPr>
              <w:rPr>
                <w:rFonts w:hint="eastAsia"/>
                <w:noProof/>
                <w:color w:val="FF0000"/>
              </w:rPr>
            </w:pPr>
            <w:r>
              <w:rPr>
                <w:rFonts w:hint="eastAsia"/>
                <w:noProof/>
                <w:color w:val="FF0000"/>
              </w:rPr>
              <w:t>7</w:t>
            </w:r>
            <w:r w:rsidR="00C770AD" w:rsidRPr="00CF14CE">
              <w:rPr>
                <w:rFonts w:hint="eastAsia"/>
                <w:noProof/>
                <w:color w:val="FF0000"/>
              </w:rPr>
              <w:t>.</w:t>
            </w:r>
            <w:r>
              <w:rPr>
                <w:rFonts w:hint="eastAsia"/>
                <w:noProof/>
                <w:color w:val="FF0000"/>
              </w:rPr>
              <w:t>71</w:t>
            </w:r>
          </w:p>
        </w:tc>
        <w:tc>
          <w:tcPr>
            <w:tcW w:w="881" w:type="dxa"/>
          </w:tcPr>
          <w:p w14:paraId="2903500E" w14:textId="77777777" w:rsidR="00C770AD" w:rsidRPr="00CF14CE" w:rsidRDefault="00C770AD" w:rsidP="00E179E5">
            <w:pPr>
              <w:rPr>
                <w:rFonts w:hint="eastAsia"/>
                <w:noProof/>
                <w:color w:val="FF0000"/>
              </w:rPr>
            </w:pPr>
            <w:r w:rsidRPr="00CF14CE">
              <w:rPr>
                <w:rFonts w:hint="eastAsia"/>
                <w:noProof/>
                <w:color w:val="FF0000"/>
              </w:rPr>
              <w:t>A</w:t>
            </w:r>
          </w:p>
        </w:tc>
        <w:tc>
          <w:tcPr>
            <w:tcW w:w="4389" w:type="dxa"/>
          </w:tcPr>
          <w:p w14:paraId="7F22EA58" w14:textId="77777777" w:rsidR="00C770AD" w:rsidRPr="00CF14CE" w:rsidRDefault="00C770AD" w:rsidP="00E179E5">
            <w:pPr>
              <w:rPr>
                <w:color w:val="FF0000"/>
              </w:rPr>
            </w:pPr>
            <w:r w:rsidRPr="00CF14CE">
              <w:rPr>
                <w:rFonts w:hint="eastAsia"/>
                <w:color w:val="FF0000"/>
              </w:rPr>
              <w:t>ソフトスイッチ画面のモード選択釦の決定状態にセットする仕様について、</w:t>
            </w:r>
            <w:r w:rsidRPr="00CF14CE">
              <w:rPr>
                <w:rFonts w:hint="eastAsia"/>
                <w:color w:val="FF0000"/>
              </w:rPr>
              <w:t>Normal</w:t>
            </w:r>
            <w:r w:rsidRPr="00CF14CE">
              <w:rPr>
                <w:rFonts w:hint="eastAsia"/>
                <w:color w:val="FF0000"/>
              </w:rPr>
              <w:t>モード釦の表示条件に条件を追加</w:t>
            </w:r>
          </w:p>
          <w:p w14:paraId="79853A2F" w14:textId="77777777" w:rsidR="008916D4" w:rsidRDefault="008916D4" w:rsidP="00E179E5">
            <w:pPr>
              <w:rPr>
                <w:color w:val="FF0000"/>
              </w:rPr>
            </w:pPr>
            <w:r w:rsidRPr="00CF14CE">
              <w:rPr>
                <w:rFonts w:hint="eastAsia"/>
                <w:color w:val="FF0000"/>
              </w:rPr>
              <w:t>変連</w:t>
            </w:r>
            <w:r w:rsidRPr="00CF14CE">
              <w:rPr>
                <w:rFonts w:hint="eastAsia"/>
                <w:color w:val="FF0000"/>
              </w:rPr>
              <w:t>No</w:t>
            </w:r>
            <w:r w:rsidRPr="00CF14CE">
              <w:rPr>
                <w:rFonts w:hint="eastAsia"/>
                <w:color w:val="FF0000"/>
              </w:rPr>
              <w:t>：</w:t>
            </w:r>
            <w:r w:rsidR="003F7441">
              <w:rPr>
                <w:rFonts w:hint="eastAsia"/>
                <w:color w:val="FF0000"/>
              </w:rPr>
              <w:t>SUCDC-203</w:t>
            </w:r>
          </w:p>
          <w:p w14:paraId="071625F9" w14:textId="77777777" w:rsidR="00CF14CE" w:rsidRPr="00CF14CE" w:rsidRDefault="00CF14CE" w:rsidP="00E179E5">
            <w:pPr>
              <w:rPr>
                <w:rFonts w:hint="eastAsia"/>
                <w:color w:val="FF0000"/>
              </w:rPr>
            </w:pPr>
            <w:r>
              <w:rPr>
                <w:rFonts w:hint="eastAsia"/>
                <w:color w:val="FF0000"/>
              </w:rPr>
              <w:t>QA No : DCQA24-9777</w:t>
            </w:r>
          </w:p>
          <w:p w14:paraId="77BB6F89" w14:textId="77777777" w:rsidR="008916D4" w:rsidRPr="00CF14CE" w:rsidRDefault="008916D4" w:rsidP="00E179E5">
            <w:pPr>
              <w:rPr>
                <w:color w:val="FF0000"/>
              </w:rPr>
            </w:pPr>
            <w:r w:rsidRPr="00CF14CE">
              <w:rPr>
                <w:rFonts w:hint="eastAsia"/>
                <w:color w:val="FF0000"/>
              </w:rPr>
              <w:t>対象モデル：</w:t>
            </w:r>
            <w:r w:rsidRPr="00CF14CE">
              <w:rPr>
                <w:rFonts w:hint="eastAsia"/>
                <w:color w:val="FF0000"/>
              </w:rPr>
              <w:t>24SU/C-DC</w:t>
            </w:r>
          </w:p>
          <w:p w14:paraId="6CB2CFCE" w14:textId="77777777" w:rsidR="008916D4" w:rsidRPr="00CF14CE" w:rsidRDefault="008916D4" w:rsidP="00E179E5">
            <w:pPr>
              <w:rPr>
                <w:rFonts w:hint="eastAsia"/>
                <w:color w:val="FF0000"/>
              </w:rPr>
            </w:pPr>
            <w:r w:rsidRPr="00CF14CE">
              <w:rPr>
                <w:rFonts w:hint="eastAsia"/>
                <w:color w:val="FF0000"/>
              </w:rPr>
              <w:t>織り込みターゲット：</w:t>
            </w:r>
            <w:r w:rsidR="00C71D04">
              <w:rPr>
                <w:rFonts w:hint="eastAsia"/>
                <w:color w:val="FF0000"/>
              </w:rPr>
              <w:t>CV</w:t>
            </w:r>
          </w:p>
          <w:p w14:paraId="22DB078D" w14:textId="77777777" w:rsidR="00C770AD" w:rsidRPr="00CF14CE" w:rsidRDefault="00C770AD" w:rsidP="00E179E5">
            <w:pPr>
              <w:rPr>
                <w:rFonts w:hint="eastAsia"/>
                <w:color w:val="FF0000"/>
              </w:rPr>
            </w:pPr>
            <w:r w:rsidRPr="00CF14CE">
              <w:rPr>
                <w:color w:val="FF0000"/>
              </w:rPr>
              <w:fldChar w:fldCharType="begin"/>
            </w:r>
            <w:r w:rsidRPr="00CF14CE">
              <w:rPr>
                <w:color w:val="FF0000"/>
              </w:rPr>
              <w:instrText xml:space="preserve"> REF _Ref166745783 \r \h </w:instrText>
            </w:r>
            <w:r w:rsidRPr="00CF14CE">
              <w:rPr>
                <w:color w:val="FF0000"/>
              </w:rPr>
            </w:r>
            <w:r w:rsidR="00CF14CE">
              <w:rPr>
                <w:color w:val="FF0000"/>
              </w:rPr>
              <w:instrText xml:space="preserve"> \* MERGEFORMAT </w:instrText>
            </w:r>
            <w:r w:rsidRPr="00CF14CE">
              <w:rPr>
                <w:color w:val="FF0000"/>
              </w:rPr>
              <w:fldChar w:fldCharType="separate"/>
            </w:r>
            <w:r w:rsidRPr="00CF14CE">
              <w:rPr>
                <w:color w:val="FF0000"/>
              </w:rPr>
              <w:t>2.1.6</w:t>
            </w:r>
            <w:r w:rsidRPr="00CF14CE">
              <w:rPr>
                <w:color w:val="FF0000"/>
              </w:rPr>
              <w:fldChar w:fldCharType="end"/>
            </w:r>
            <w:r w:rsidRPr="00CF14CE">
              <w:rPr>
                <w:color w:val="FF0000"/>
              </w:rPr>
              <w:fldChar w:fldCharType="begin"/>
            </w:r>
            <w:r w:rsidRPr="00CF14CE">
              <w:rPr>
                <w:color w:val="FF0000"/>
              </w:rPr>
              <w:instrText xml:space="preserve"> </w:instrText>
            </w:r>
            <w:r w:rsidRPr="00CF14CE">
              <w:rPr>
                <w:rFonts w:hint="eastAsia"/>
                <w:color w:val="FF0000"/>
              </w:rPr>
              <w:instrText>REF _Ref206610001 \r \h</w:instrText>
            </w:r>
            <w:r w:rsidRPr="00CF14CE">
              <w:rPr>
                <w:color w:val="FF0000"/>
              </w:rPr>
              <w:instrText xml:space="preserve"> </w:instrText>
            </w:r>
            <w:r w:rsidRPr="00CF14CE">
              <w:rPr>
                <w:color w:val="FF0000"/>
              </w:rPr>
            </w:r>
            <w:r w:rsidR="00CF14CE">
              <w:rPr>
                <w:color w:val="FF0000"/>
              </w:rPr>
              <w:instrText xml:space="preserve"> \* MERGEFORMAT </w:instrText>
            </w:r>
            <w:r w:rsidRPr="00CF14CE">
              <w:rPr>
                <w:color w:val="FF0000"/>
              </w:rPr>
              <w:fldChar w:fldCharType="separate"/>
            </w:r>
            <w:r w:rsidRPr="00CF14CE">
              <w:rPr>
                <w:rFonts w:hint="eastAsia"/>
                <w:color w:val="FF0000"/>
              </w:rPr>
              <w:t>④</w:t>
            </w:r>
            <w:r w:rsidRPr="00CF14CE">
              <w:rPr>
                <w:color w:val="FF0000"/>
              </w:rPr>
              <w:fldChar w:fldCharType="end"/>
            </w:r>
            <w:r w:rsidRPr="00CF14CE">
              <w:rPr>
                <w:rFonts w:hint="eastAsia"/>
                <w:color w:val="FF0000"/>
              </w:rPr>
              <w:t xml:space="preserve">,  </w:t>
            </w:r>
            <w:r w:rsidRPr="00CF14CE">
              <w:rPr>
                <w:color w:val="FF0000"/>
              </w:rPr>
              <w:fldChar w:fldCharType="begin"/>
            </w:r>
            <w:r w:rsidRPr="00CF14CE">
              <w:rPr>
                <w:color w:val="FF0000"/>
              </w:rPr>
              <w:instrText xml:space="preserve"> </w:instrText>
            </w:r>
            <w:r w:rsidRPr="00CF14CE">
              <w:rPr>
                <w:rFonts w:hint="eastAsia"/>
                <w:color w:val="FF0000"/>
              </w:rPr>
              <w:instrText>REF _Ref188895742 \r \h</w:instrText>
            </w:r>
            <w:r w:rsidRPr="00CF14CE">
              <w:rPr>
                <w:color w:val="FF0000"/>
              </w:rPr>
              <w:instrText xml:space="preserve"> </w:instrText>
            </w:r>
            <w:r w:rsidRPr="00CF14CE">
              <w:rPr>
                <w:color w:val="FF0000"/>
              </w:rPr>
            </w:r>
            <w:r w:rsidR="00CF14CE">
              <w:rPr>
                <w:color w:val="FF0000"/>
              </w:rPr>
              <w:instrText xml:space="preserve"> \* MERGEFORMAT </w:instrText>
            </w:r>
            <w:r w:rsidRPr="00CF14CE">
              <w:rPr>
                <w:color w:val="FF0000"/>
              </w:rPr>
              <w:fldChar w:fldCharType="separate"/>
            </w:r>
            <w:r w:rsidRPr="00CF14CE">
              <w:rPr>
                <w:color w:val="FF0000"/>
              </w:rPr>
              <w:t>2.1.8</w:t>
            </w:r>
            <w:r w:rsidRPr="00CF14CE">
              <w:rPr>
                <w:color w:val="FF0000"/>
              </w:rPr>
              <w:fldChar w:fldCharType="end"/>
            </w:r>
            <w:r w:rsidRPr="00CF14CE">
              <w:rPr>
                <w:color w:val="FF0000"/>
              </w:rPr>
              <w:fldChar w:fldCharType="begin"/>
            </w:r>
            <w:r w:rsidRPr="00CF14CE">
              <w:rPr>
                <w:color w:val="FF0000"/>
              </w:rPr>
              <w:instrText xml:space="preserve"> REF _Ref206610134 \r \h </w:instrText>
            </w:r>
            <w:r w:rsidRPr="00CF14CE">
              <w:rPr>
                <w:color w:val="FF0000"/>
              </w:rPr>
            </w:r>
            <w:r w:rsidR="00CF14CE">
              <w:rPr>
                <w:color w:val="FF0000"/>
              </w:rPr>
              <w:instrText xml:space="preserve"> \* MERGEFORMAT </w:instrText>
            </w:r>
            <w:r w:rsidRPr="00CF14CE">
              <w:rPr>
                <w:color w:val="FF0000"/>
              </w:rPr>
              <w:fldChar w:fldCharType="separate"/>
            </w:r>
            <w:r w:rsidRPr="00CF14CE">
              <w:rPr>
                <w:rFonts w:hint="eastAsia"/>
                <w:color w:val="FF0000"/>
              </w:rPr>
              <w:t>④</w:t>
            </w:r>
            <w:r w:rsidRPr="00CF14CE">
              <w:rPr>
                <w:color w:val="FF0000"/>
              </w:rPr>
              <w:fldChar w:fldCharType="end"/>
            </w:r>
          </w:p>
        </w:tc>
        <w:tc>
          <w:tcPr>
            <w:tcW w:w="1418" w:type="dxa"/>
          </w:tcPr>
          <w:p w14:paraId="47BD6D7C" w14:textId="77777777" w:rsidR="00C770AD" w:rsidRPr="00CF14CE" w:rsidRDefault="00C71D04" w:rsidP="00E179E5">
            <w:pPr>
              <w:rPr>
                <w:rFonts w:hint="eastAsia"/>
                <w:noProof/>
                <w:color w:val="FF0000"/>
              </w:rPr>
            </w:pPr>
            <w:r>
              <w:rPr>
                <w:rFonts w:hint="eastAsia"/>
                <w:noProof/>
                <w:color w:val="FF0000"/>
              </w:rPr>
              <w:t>2025/8/26</w:t>
            </w:r>
          </w:p>
        </w:tc>
        <w:tc>
          <w:tcPr>
            <w:tcW w:w="1275" w:type="dxa"/>
          </w:tcPr>
          <w:p w14:paraId="491E0FE7" w14:textId="77777777" w:rsidR="008916D4" w:rsidRPr="00CF14CE" w:rsidRDefault="008916D4" w:rsidP="00E179E5">
            <w:pPr>
              <w:rPr>
                <w:rFonts w:hint="eastAsia"/>
                <w:noProof/>
                <w:color w:val="FF0000"/>
              </w:rPr>
            </w:pPr>
            <w:r w:rsidRPr="00CF14CE">
              <w:rPr>
                <w:rFonts w:hint="eastAsia"/>
                <w:noProof/>
                <w:color w:val="FF0000"/>
              </w:rPr>
              <w:t>2MVC</w:t>
            </w:r>
            <w:r w:rsidRPr="00CF14CE">
              <w:rPr>
                <w:rFonts w:hint="eastAsia"/>
                <w:noProof/>
                <w:color w:val="FF0000"/>
              </w:rPr>
              <w:t>永井</w:t>
            </w:r>
          </w:p>
        </w:tc>
      </w:tr>
    </w:tbl>
    <w:p w14:paraId="53069768" w14:textId="77777777" w:rsidR="007B71D9" w:rsidRPr="005D4911" w:rsidRDefault="007B71D9" w:rsidP="00AF4999"/>
    <w:tbl>
      <w:tblPr>
        <w:tblW w:w="963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77"/>
        <w:gridCol w:w="875"/>
        <w:gridCol w:w="4338"/>
        <w:gridCol w:w="1480"/>
        <w:gridCol w:w="12"/>
        <w:gridCol w:w="1257"/>
        <w:tblGridChange w:id="1">
          <w:tblGrid>
            <w:gridCol w:w="1677"/>
            <w:gridCol w:w="875"/>
            <w:gridCol w:w="4338"/>
            <w:gridCol w:w="1480"/>
            <w:gridCol w:w="12"/>
            <w:gridCol w:w="1257"/>
          </w:tblGrid>
        </w:tblGridChange>
      </w:tblGrid>
      <w:tr w:rsidR="001A2874" w:rsidRPr="005D4911" w14:paraId="7F566D62" w14:textId="77777777" w:rsidTr="00245056">
        <w:tblPrEx>
          <w:tblCellMar>
            <w:top w:w="0" w:type="dxa"/>
            <w:bottom w:w="0" w:type="dxa"/>
          </w:tblCellMar>
        </w:tblPrEx>
        <w:trPr>
          <w:trHeight w:val="210"/>
        </w:trPr>
        <w:tc>
          <w:tcPr>
            <w:tcW w:w="1677" w:type="dxa"/>
          </w:tcPr>
          <w:p w14:paraId="3EEB40BB" w14:textId="77777777" w:rsidR="00417043" w:rsidRPr="005D4911" w:rsidRDefault="00417043" w:rsidP="006A0FFC">
            <w:pPr>
              <w:pStyle w:val="TOC1"/>
              <w:rPr>
                <w:rFonts w:hint="eastAsia"/>
              </w:rPr>
            </w:pPr>
            <w:r w:rsidRPr="005D4911">
              <w:rPr>
                <w:rFonts w:hint="eastAsia"/>
              </w:rPr>
              <w:t>【</w:t>
            </w:r>
            <w:r w:rsidRPr="005D4911">
              <w:rPr>
                <w:rFonts w:hint="eastAsia"/>
              </w:rPr>
              <w:t>History</w:t>
            </w:r>
            <w:r w:rsidRPr="005D4911">
              <w:rPr>
                <w:rFonts w:hint="eastAsia"/>
              </w:rPr>
              <w:t>】</w:t>
            </w:r>
          </w:p>
          <w:p w14:paraId="621F1881" w14:textId="77777777" w:rsidR="00417043" w:rsidRPr="005D4911" w:rsidRDefault="00417043" w:rsidP="00B11D76">
            <w:pPr>
              <w:rPr>
                <w:rFonts w:hint="eastAsia"/>
              </w:rPr>
            </w:pPr>
            <w:r w:rsidRPr="005D4911">
              <w:rPr>
                <w:rFonts w:hint="eastAsia"/>
              </w:rPr>
              <w:t>Ver.</w:t>
            </w:r>
          </w:p>
        </w:tc>
        <w:tc>
          <w:tcPr>
            <w:tcW w:w="875" w:type="dxa"/>
          </w:tcPr>
          <w:p w14:paraId="5DFBED25" w14:textId="77777777" w:rsidR="00417043" w:rsidRPr="005D4911" w:rsidRDefault="00417043" w:rsidP="00B11D76">
            <w:pPr>
              <w:rPr>
                <w:rFonts w:hint="eastAsia"/>
              </w:rPr>
            </w:pPr>
            <w:r w:rsidRPr="005D4911">
              <w:rPr>
                <w:rFonts w:hint="eastAsia"/>
              </w:rPr>
              <w:t>ISS.</w:t>
            </w:r>
          </w:p>
        </w:tc>
        <w:tc>
          <w:tcPr>
            <w:tcW w:w="4338" w:type="dxa"/>
          </w:tcPr>
          <w:p w14:paraId="24C58DF1" w14:textId="77777777" w:rsidR="00417043" w:rsidRPr="005D4911" w:rsidRDefault="00417043" w:rsidP="00B11D76">
            <w:pPr>
              <w:rPr>
                <w:rFonts w:hint="eastAsia"/>
              </w:rPr>
            </w:pPr>
            <w:r w:rsidRPr="005D4911">
              <w:rPr>
                <w:rFonts w:hint="eastAsia"/>
              </w:rPr>
              <w:t>Revision record</w:t>
            </w:r>
          </w:p>
        </w:tc>
        <w:tc>
          <w:tcPr>
            <w:tcW w:w="1492" w:type="dxa"/>
            <w:gridSpan w:val="2"/>
          </w:tcPr>
          <w:p w14:paraId="49E326CC" w14:textId="77777777" w:rsidR="00417043" w:rsidRPr="005D4911" w:rsidRDefault="00417043" w:rsidP="00B11D76">
            <w:pPr>
              <w:rPr>
                <w:rFonts w:hint="eastAsia"/>
              </w:rPr>
            </w:pPr>
            <w:r w:rsidRPr="005D4911">
              <w:rPr>
                <w:rFonts w:hint="eastAsia"/>
              </w:rPr>
              <w:t>Date</w:t>
            </w:r>
          </w:p>
        </w:tc>
        <w:tc>
          <w:tcPr>
            <w:tcW w:w="1257" w:type="dxa"/>
          </w:tcPr>
          <w:p w14:paraId="2A544E8E" w14:textId="77777777" w:rsidR="00417043" w:rsidRPr="005D4911" w:rsidRDefault="00417043" w:rsidP="00B11D76">
            <w:pPr>
              <w:rPr>
                <w:rFonts w:hint="eastAsia"/>
              </w:rPr>
            </w:pPr>
            <w:r w:rsidRPr="005D4911">
              <w:rPr>
                <w:rFonts w:hint="eastAsia"/>
              </w:rPr>
              <w:t>Reviser</w:t>
            </w:r>
          </w:p>
        </w:tc>
      </w:tr>
      <w:tr w:rsidR="000B7CDA" w:rsidRPr="005D4911" w14:paraId="5711AD31" w14:textId="77777777" w:rsidTr="00245056">
        <w:tblPrEx>
          <w:tblCellMar>
            <w:top w:w="0" w:type="dxa"/>
            <w:bottom w:w="0" w:type="dxa"/>
          </w:tblCellMar>
        </w:tblPrEx>
        <w:trPr>
          <w:trHeight w:val="135"/>
        </w:trPr>
        <w:tc>
          <w:tcPr>
            <w:tcW w:w="1677" w:type="dxa"/>
          </w:tcPr>
          <w:p w14:paraId="31AF339A" w14:textId="77777777" w:rsidR="000B7CDA" w:rsidRPr="005D4911" w:rsidRDefault="000B7CDA" w:rsidP="000B7CDA">
            <w:pPr>
              <w:rPr>
                <w:rFonts w:hint="eastAsia"/>
              </w:rPr>
            </w:pPr>
            <w:r w:rsidRPr="005D4911">
              <w:rPr>
                <w:rFonts w:hint="eastAsia"/>
              </w:rPr>
              <w:t>1.00</w:t>
            </w:r>
          </w:p>
        </w:tc>
        <w:tc>
          <w:tcPr>
            <w:tcW w:w="875" w:type="dxa"/>
          </w:tcPr>
          <w:p w14:paraId="295B5D1C" w14:textId="77777777" w:rsidR="000B7CDA" w:rsidRPr="005D4911" w:rsidRDefault="000B7CDA" w:rsidP="000B7CDA">
            <w:pPr>
              <w:rPr>
                <w:rFonts w:hint="eastAsia"/>
              </w:rPr>
            </w:pPr>
          </w:p>
        </w:tc>
        <w:tc>
          <w:tcPr>
            <w:tcW w:w="4338" w:type="dxa"/>
          </w:tcPr>
          <w:p w14:paraId="310FBD8F" w14:textId="77777777" w:rsidR="000B7CDA" w:rsidRPr="005D4911" w:rsidRDefault="000B7CDA" w:rsidP="000B7CDA">
            <w:pPr>
              <w:rPr>
                <w:rFonts w:hint="eastAsia"/>
              </w:rPr>
            </w:pPr>
            <w:r w:rsidRPr="005D4911">
              <w:rPr>
                <w:rFonts w:hint="eastAsia"/>
              </w:rPr>
              <w:t>New adoption</w:t>
            </w:r>
          </w:p>
        </w:tc>
        <w:tc>
          <w:tcPr>
            <w:tcW w:w="1492" w:type="dxa"/>
            <w:gridSpan w:val="2"/>
          </w:tcPr>
          <w:p w14:paraId="43E7EE3E" w14:textId="77777777" w:rsidR="000B7CDA" w:rsidRPr="005D4911" w:rsidRDefault="000B7CDA" w:rsidP="000B7CDA">
            <w:pPr>
              <w:rPr>
                <w:rFonts w:hint="eastAsia"/>
              </w:rPr>
            </w:pPr>
            <w:r w:rsidRPr="005D4911">
              <w:rPr>
                <w:rFonts w:hint="eastAsia"/>
              </w:rPr>
              <w:t>2</w:t>
            </w:r>
            <w:r w:rsidRPr="005D4911">
              <w:t>022/</w:t>
            </w:r>
            <w:r w:rsidR="001A2652" w:rsidRPr="005D4911">
              <w:t>4/15</w:t>
            </w:r>
          </w:p>
        </w:tc>
        <w:tc>
          <w:tcPr>
            <w:tcW w:w="1257" w:type="dxa"/>
          </w:tcPr>
          <w:p w14:paraId="33AB8B74" w14:textId="77777777" w:rsidR="000B7CDA" w:rsidRPr="005D4911" w:rsidRDefault="000B7CDA" w:rsidP="000B7CDA">
            <w:pPr>
              <w:rPr>
                <w:rFonts w:hint="eastAsia"/>
              </w:rPr>
            </w:pPr>
            <w:r w:rsidRPr="005D4911">
              <w:rPr>
                <w:rFonts w:hint="eastAsia"/>
              </w:rPr>
              <w:t>4</w:t>
            </w:r>
            <w:r w:rsidRPr="005D4911">
              <w:t>GC Kikuchi</w:t>
            </w:r>
          </w:p>
        </w:tc>
      </w:tr>
      <w:tr w:rsidR="009D6CC3" w:rsidRPr="005D4911" w14:paraId="65FFCD42" w14:textId="77777777" w:rsidTr="00245056">
        <w:tblPrEx>
          <w:tblCellMar>
            <w:top w:w="0" w:type="dxa"/>
            <w:bottom w:w="0" w:type="dxa"/>
          </w:tblCellMar>
        </w:tblPrEx>
        <w:trPr>
          <w:trHeight w:val="135"/>
        </w:trPr>
        <w:tc>
          <w:tcPr>
            <w:tcW w:w="1677" w:type="dxa"/>
          </w:tcPr>
          <w:p w14:paraId="5C2E18A6" w14:textId="77777777" w:rsidR="009D6CC3" w:rsidRPr="00573F86" w:rsidRDefault="009D6CC3" w:rsidP="009D6CC3">
            <w:pPr>
              <w:rPr>
                <w:rFonts w:hint="eastAsia"/>
              </w:rPr>
            </w:pPr>
            <w:r w:rsidRPr="00573F86">
              <w:rPr>
                <w:rFonts w:hint="eastAsia"/>
              </w:rPr>
              <w:t>1.0</w:t>
            </w:r>
            <w:r w:rsidRPr="00573F86">
              <w:t>1</w:t>
            </w:r>
          </w:p>
        </w:tc>
        <w:tc>
          <w:tcPr>
            <w:tcW w:w="875" w:type="dxa"/>
          </w:tcPr>
          <w:p w14:paraId="6F748F10" w14:textId="77777777" w:rsidR="009D6CC3" w:rsidRPr="00573F86" w:rsidRDefault="009D6CC3" w:rsidP="009D6CC3">
            <w:pPr>
              <w:rPr>
                <w:rFonts w:hint="eastAsia"/>
              </w:rPr>
            </w:pPr>
          </w:p>
        </w:tc>
        <w:tc>
          <w:tcPr>
            <w:tcW w:w="4338" w:type="dxa"/>
          </w:tcPr>
          <w:p w14:paraId="65A15531" w14:textId="77777777" w:rsidR="009D6CC3" w:rsidRPr="00573F86" w:rsidRDefault="009D6CC3" w:rsidP="009D6CC3">
            <w:pPr>
              <w:rPr>
                <w:rFonts w:hint="eastAsia"/>
              </w:rPr>
            </w:pPr>
            <w:r w:rsidRPr="00573F86">
              <w:rPr>
                <w:rFonts w:hint="eastAsia"/>
              </w:rPr>
              <w:t>・</w:t>
            </w:r>
            <w:r w:rsidRPr="00573F86">
              <w:t xml:space="preserve">Revised </w:t>
            </w:r>
            <w:r w:rsidR="002474FF" w:rsidRPr="00573F86">
              <w:t>“</w:t>
            </w:r>
            <w:r w:rsidRPr="00573F86">
              <w:rPr>
                <w:rFonts w:hint="eastAsia"/>
              </w:rPr>
              <w:t>T</w:t>
            </w:r>
            <w:r w:rsidRPr="00573F86">
              <w:t>.B.D</w:t>
            </w:r>
            <w:r w:rsidR="002474FF" w:rsidRPr="00573F86">
              <w:t>”</w:t>
            </w:r>
          </w:p>
          <w:p w14:paraId="794E26B8" w14:textId="77777777" w:rsidR="009D6CC3" w:rsidRPr="00573F86" w:rsidRDefault="009D6CC3" w:rsidP="002474FF">
            <w:pPr>
              <w:rPr>
                <w:rFonts w:hint="eastAsia"/>
              </w:rPr>
            </w:pPr>
            <w:r w:rsidRPr="00573F86">
              <w:rPr>
                <w:rFonts w:hint="eastAsia"/>
              </w:rPr>
              <w:t>・</w:t>
            </w:r>
            <w:r w:rsidRPr="00573F86">
              <w:rPr>
                <w:rFonts w:hint="eastAsia"/>
              </w:rPr>
              <w:t>A</w:t>
            </w:r>
            <w:r w:rsidRPr="00573F86">
              <w:t>dd</w:t>
            </w:r>
            <w:r w:rsidR="002474FF" w:rsidRPr="00573F86">
              <w:rPr>
                <w:rFonts w:hint="eastAsia"/>
              </w:rPr>
              <w:t xml:space="preserve"> </w:t>
            </w:r>
            <w:r w:rsidRPr="00573F86">
              <w:rPr>
                <w:rFonts w:hint="eastAsia"/>
              </w:rPr>
              <w:t>3</w:t>
            </w:r>
            <w:r w:rsidRPr="00573F86">
              <w:t>.8.2</w:t>
            </w:r>
            <w:r w:rsidR="002474FF" w:rsidRPr="00573F86">
              <w:rPr>
                <w:rFonts w:hint="eastAsia"/>
              </w:rPr>
              <w:t xml:space="preserve"> </w:t>
            </w:r>
            <w:r w:rsidR="002474FF" w:rsidRPr="00573F86">
              <w:t>and</w:t>
            </w:r>
            <w:r w:rsidR="002474FF" w:rsidRPr="00573F86">
              <w:rPr>
                <w:rFonts w:hint="eastAsia"/>
              </w:rPr>
              <w:t xml:space="preserve"> </w:t>
            </w:r>
            <w:r w:rsidRPr="00573F86">
              <w:rPr>
                <w:rFonts w:hint="eastAsia"/>
              </w:rPr>
              <w:t>3</w:t>
            </w:r>
            <w:r w:rsidRPr="00573F86">
              <w:t>.9</w:t>
            </w:r>
            <w:r w:rsidRPr="00573F86">
              <w:rPr>
                <w:rFonts w:hint="eastAsia"/>
              </w:rPr>
              <w:t xml:space="preserve"> </w:t>
            </w:r>
          </w:p>
        </w:tc>
        <w:tc>
          <w:tcPr>
            <w:tcW w:w="1492" w:type="dxa"/>
            <w:gridSpan w:val="2"/>
          </w:tcPr>
          <w:p w14:paraId="46304C97" w14:textId="77777777" w:rsidR="009D6CC3" w:rsidRPr="00573F86" w:rsidRDefault="009D6CC3" w:rsidP="009D6CC3">
            <w:pPr>
              <w:rPr>
                <w:rFonts w:hint="eastAsia"/>
              </w:rPr>
            </w:pPr>
            <w:r w:rsidRPr="00573F86">
              <w:rPr>
                <w:rFonts w:hint="eastAsia"/>
              </w:rPr>
              <w:t>20</w:t>
            </w:r>
            <w:r w:rsidRPr="00573F86">
              <w:t>22</w:t>
            </w:r>
            <w:r w:rsidRPr="00573F86">
              <w:rPr>
                <w:rFonts w:hint="eastAsia"/>
              </w:rPr>
              <w:t>/</w:t>
            </w:r>
            <w:r w:rsidRPr="00573F86">
              <w:t>6/30</w:t>
            </w:r>
          </w:p>
        </w:tc>
        <w:tc>
          <w:tcPr>
            <w:tcW w:w="1257" w:type="dxa"/>
          </w:tcPr>
          <w:p w14:paraId="45F71E7D" w14:textId="77777777" w:rsidR="009D6CC3" w:rsidRPr="00573F86" w:rsidRDefault="009D6CC3" w:rsidP="009D6CC3">
            <w:r w:rsidRPr="00573F86">
              <w:t>4</w:t>
            </w:r>
            <w:r w:rsidRPr="00573F86">
              <w:rPr>
                <w:rFonts w:hint="eastAsia"/>
              </w:rPr>
              <w:t>GC</w:t>
            </w:r>
          </w:p>
          <w:p w14:paraId="34596EE3" w14:textId="77777777" w:rsidR="009D6CC3" w:rsidRPr="00573F86" w:rsidRDefault="009D6CC3" w:rsidP="009D6CC3">
            <w:pPr>
              <w:rPr>
                <w:rFonts w:hint="eastAsia"/>
              </w:rPr>
            </w:pPr>
            <w:r w:rsidRPr="00573F86">
              <w:t>Yokoyama</w:t>
            </w:r>
          </w:p>
        </w:tc>
      </w:tr>
      <w:tr w:rsidR="00EA0E72" w:rsidRPr="005D4911" w14:paraId="6F3C3A12" w14:textId="77777777" w:rsidTr="00245056">
        <w:tblPrEx>
          <w:tblCellMar>
            <w:top w:w="0" w:type="dxa"/>
            <w:bottom w:w="0" w:type="dxa"/>
          </w:tblCellMar>
        </w:tblPrEx>
        <w:trPr>
          <w:trHeight w:val="135"/>
        </w:trPr>
        <w:tc>
          <w:tcPr>
            <w:tcW w:w="1677" w:type="dxa"/>
          </w:tcPr>
          <w:p w14:paraId="2172522B" w14:textId="77777777" w:rsidR="00EA0E72" w:rsidRPr="00573F86" w:rsidRDefault="00EA0E72" w:rsidP="00EA0E72">
            <w:pPr>
              <w:rPr>
                <w:rFonts w:hint="eastAsia"/>
              </w:rPr>
            </w:pPr>
            <w:r w:rsidRPr="00573F86">
              <w:rPr>
                <w:rFonts w:hint="eastAsia"/>
              </w:rPr>
              <w:t>1.0</w:t>
            </w:r>
            <w:r w:rsidRPr="00573F86">
              <w:t>2</w:t>
            </w:r>
          </w:p>
        </w:tc>
        <w:tc>
          <w:tcPr>
            <w:tcW w:w="875" w:type="dxa"/>
          </w:tcPr>
          <w:p w14:paraId="39C6F265" w14:textId="77777777" w:rsidR="00EA0E72" w:rsidRPr="00573F86" w:rsidRDefault="00EA0E72" w:rsidP="00EA0E72">
            <w:pPr>
              <w:rPr>
                <w:rFonts w:hint="eastAsia"/>
              </w:rPr>
            </w:pPr>
          </w:p>
        </w:tc>
        <w:tc>
          <w:tcPr>
            <w:tcW w:w="4338" w:type="dxa"/>
          </w:tcPr>
          <w:p w14:paraId="204DDE11" w14:textId="77777777" w:rsidR="001D1A9C" w:rsidRPr="00573F86" w:rsidRDefault="001D1A9C" w:rsidP="001D1A9C">
            <w:r w:rsidRPr="00573F86">
              <w:rPr>
                <w:rFonts w:hint="eastAsia"/>
              </w:rPr>
              <w:t>H</w:t>
            </w:r>
            <w:r w:rsidRPr="00573F86">
              <w:t>ENREN 027-1</w:t>
            </w:r>
          </w:p>
          <w:p w14:paraId="664CEFB1" w14:textId="77777777" w:rsidR="00EA0E72" w:rsidRPr="00573F86" w:rsidRDefault="00EA0E72" w:rsidP="00D06067">
            <w:r w:rsidRPr="00573F86">
              <w:rPr>
                <w:rFonts w:hint="eastAsia"/>
              </w:rPr>
              <w:t>・</w:t>
            </w:r>
            <w:r w:rsidR="00A73861" w:rsidRPr="00573F86">
              <w:t>Add</w:t>
            </w:r>
            <w:r w:rsidR="00880C9D" w:rsidRPr="00573F86">
              <w:rPr>
                <w:rFonts w:hint="eastAsia"/>
              </w:rPr>
              <w:t xml:space="preserve"> </w:t>
            </w:r>
            <w:r w:rsidR="00880C9D" w:rsidRPr="00573F86">
              <w:t xml:space="preserve">Track mode and </w:t>
            </w:r>
            <w:r w:rsidR="00880C9D" w:rsidRPr="00573F86">
              <w:rPr>
                <w:rFonts w:hint="eastAsia"/>
              </w:rPr>
              <w:t>r</w:t>
            </w:r>
            <w:r w:rsidR="00880C9D" w:rsidRPr="00573F86">
              <w:t xml:space="preserve">equirement specification </w:t>
            </w:r>
            <w:r w:rsidR="00880C9D" w:rsidRPr="00573F86">
              <w:lastRenderedPageBreak/>
              <w:t>fo</w:t>
            </w:r>
            <w:r w:rsidR="00121A02" w:rsidRPr="00573F86">
              <w:t>r two contacts switch operation</w:t>
            </w:r>
          </w:p>
          <w:p w14:paraId="30943803" w14:textId="77777777" w:rsidR="00121A02" w:rsidRPr="00573F86" w:rsidRDefault="00121A02" w:rsidP="00D06067">
            <w:pPr>
              <w:rPr>
                <w:rFonts w:hint="eastAsia"/>
              </w:rPr>
            </w:pPr>
            <w:r w:rsidRPr="00573F86">
              <w:rPr>
                <w:rFonts w:hint="eastAsia"/>
              </w:rPr>
              <w:t>・</w:t>
            </w:r>
            <w:r w:rsidRPr="00573F86">
              <w:t>Correction of error</w:t>
            </w:r>
          </w:p>
        </w:tc>
        <w:tc>
          <w:tcPr>
            <w:tcW w:w="1492" w:type="dxa"/>
            <w:gridSpan w:val="2"/>
          </w:tcPr>
          <w:p w14:paraId="41359558" w14:textId="77777777" w:rsidR="00EA0E72" w:rsidRPr="00573F86" w:rsidRDefault="00EA0E72" w:rsidP="00EA0E72">
            <w:pPr>
              <w:rPr>
                <w:rFonts w:hint="eastAsia"/>
              </w:rPr>
            </w:pPr>
            <w:r w:rsidRPr="00573F86">
              <w:rPr>
                <w:rFonts w:hint="eastAsia"/>
              </w:rPr>
              <w:lastRenderedPageBreak/>
              <w:t>20</w:t>
            </w:r>
            <w:r w:rsidRPr="00573F86">
              <w:t>22</w:t>
            </w:r>
            <w:r w:rsidRPr="00573F86">
              <w:rPr>
                <w:rFonts w:hint="eastAsia"/>
              </w:rPr>
              <w:t>/</w:t>
            </w:r>
            <w:r w:rsidRPr="00573F86">
              <w:t>8/</w:t>
            </w:r>
            <w:r w:rsidR="00C1225C" w:rsidRPr="00573F86">
              <w:t>9</w:t>
            </w:r>
          </w:p>
        </w:tc>
        <w:tc>
          <w:tcPr>
            <w:tcW w:w="1257" w:type="dxa"/>
          </w:tcPr>
          <w:p w14:paraId="3FAF2B08" w14:textId="77777777" w:rsidR="00EA0E72" w:rsidRPr="00573F86" w:rsidRDefault="00EA0E72" w:rsidP="00EA0E72">
            <w:r w:rsidRPr="00573F86">
              <w:t>4</w:t>
            </w:r>
            <w:r w:rsidRPr="00573F86">
              <w:rPr>
                <w:rFonts w:hint="eastAsia"/>
              </w:rPr>
              <w:t>GC</w:t>
            </w:r>
          </w:p>
          <w:p w14:paraId="3E12B87C" w14:textId="77777777" w:rsidR="00EA0E72" w:rsidRPr="00573F86" w:rsidRDefault="00EA0E72" w:rsidP="00EA0E72">
            <w:pPr>
              <w:rPr>
                <w:rFonts w:hint="eastAsia"/>
              </w:rPr>
            </w:pPr>
            <w:r w:rsidRPr="00573F86">
              <w:t>Yokoyama</w:t>
            </w:r>
          </w:p>
        </w:tc>
      </w:tr>
      <w:tr w:rsidR="00EA0E72" w:rsidRPr="005D4911" w14:paraId="0D53F151" w14:textId="77777777" w:rsidTr="00245056">
        <w:tblPrEx>
          <w:tblCellMar>
            <w:top w:w="0" w:type="dxa"/>
            <w:bottom w:w="0" w:type="dxa"/>
          </w:tblCellMar>
        </w:tblPrEx>
        <w:trPr>
          <w:trHeight w:val="135"/>
        </w:trPr>
        <w:tc>
          <w:tcPr>
            <w:tcW w:w="1677" w:type="dxa"/>
          </w:tcPr>
          <w:p w14:paraId="748CBA40" w14:textId="77777777" w:rsidR="00EA0E72" w:rsidRPr="00573F86" w:rsidRDefault="00010758" w:rsidP="00EA0E72">
            <w:pPr>
              <w:rPr>
                <w:rFonts w:hint="eastAsia"/>
              </w:rPr>
            </w:pPr>
            <w:r w:rsidRPr="00573F86">
              <w:rPr>
                <w:rFonts w:hint="eastAsia"/>
              </w:rPr>
              <w:t>1</w:t>
            </w:r>
            <w:r w:rsidRPr="00573F86">
              <w:t>.</w:t>
            </w:r>
            <w:r w:rsidR="003610F9" w:rsidRPr="00573F86">
              <w:t>50</w:t>
            </w:r>
          </w:p>
        </w:tc>
        <w:tc>
          <w:tcPr>
            <w:tcW w:w="875" w:type="dxa"/>
          </w:tcPr>
          <w:p w14:paraId="55D210E0" w14:textId="77777777" w:rsidR="00EA0E72" w:rsidRPr="00573F86" w:rsidRDefault="00EA0E72" w:rsidP="00EA0E72">
            <w:pPr>
              <w:rPr>
                <w:rFonts w:hint="eastAsia"/>
              </w:rPr>
            </w:pPr>
          </w:p>
        </w:tc>
        <w:tc>
          <w:tcPr>
            <w:tcW w:w="4338" w:type="dxa"/>
          </w:tcPr>
          <w:p w14:paraId="76DE434E" w14:textId="77777777" w:rsidR="00EA0E72" w:rsidRPr="00573F86" w:rsidRDefault="00010758" w:rsidP="00EA0E72">
            <w:r w:rsidRPr="00573F86">
              <w:rPr>
                <w:rFonts w:hint="eastAsia"/>
              </w:rPr>
              <w:t>・</w:t>
            </w:r>
            <w:r w:rsidRPr="00573F86">
              <w:t>Correction of error</w:t>
            </w:r>
          </w:p>
        </w:tc>
        <w:tc>
          <w:tcPr>
            <w:tcW w:w="1492" w:type="dxa"/>
            <w:gridSpan w:val="2"/>
          </w:tcPr>
          <w:p w14:paraId="47C8F0AF" w14:textId="77777777" w:rsidR="00EA0E72" w:rsidRPr="00573F86" w:rsidRDefault="00010758" w:rsidP="00EA0E72">
            <w:pPr>
              <w:rPr>
                <w:rFonts w:hint="eastAsia"/>
              </w:rPr>
            </w:pPr>
            <w:r w:rsidRPr="00573F86">
              <w:t>2022/09/30</w:t>
            </w:r>
          </w:p>
        </w:tc>
        <w:tc>
          <w:tcPr>
            <w:tcW w:w="1257" w:type="dxa"/>
          </w:tcPr>
          <w:p w14:paraId="02C65267" w14:textId="77777777" w:rsidR="00EA0E72" w:rsidRPr="00573F86" w:rsidRDefault="00010758" w:rsidP="00EA0E72">
            <w:pPr>
              <w:rPr>
                <w:rFonts w:hint="eastAsia"/>
              </w:rPr>
            </w:pPr>
            <w:r w:rsidRPr="00573F86">
              <w:rPr>
                <w:rFonts w:hint="eastAsia"/>
              </w:rPr>
              <w:t>4</w:t>
            </w:r>
            <w:r w:rsidRPr="00573F86">
              <w:t>GC Kawabata</w:t>
            </w:r>
          </w:p>
        </w:tc>
      </w:tr>
      <w:tr w:rsidR="00E36230" w:rsidRPr="005D4911" w14:paraId="62B9E38A" w14:textId="77777777" w:rsidTr="00245056">
        <w:tblPrEx>
          <w:tblCellMar>
            <w:top w:w="0" w:type="dxa"/>
            <w:bottom w:w="0" w:type="dxa"/>
          </w:tblCellMar>
        </w:tblPrEx>
        <w:trPr>
          <w:trHeight w:val="135"/>
        </w:trPr>
        <w:tc>
          <w:tcPr>
            <w:tcW w:w="1677" w:type="dxa"/>
          </w:tcPr>
          <w:p w14:paraId="685D773C" w14:textId="77777777" w:rsidR="00E36230" w:rsidRPr="00573F86" w:rsidRDefault="00E36230" w:rsidP="00E36230">
            <w:pPr>
              <w:rPr>
                <w:highlight w:val="yellow"/>
              </w:rPr>
            </w:pPr>
            <w:r w:rsidRPr="00573F86">
              <w:rPr>
                <w:rFonts w:hint="eastAsia"/>
              </w:rPr>
              <w:t>1</w:t>
            </w:r>
            <w:r w:rsidRPr="00573F86">
              <w:t>.60</w:t>
            </w:r>
          </w:p>
        </w:tc>
        <w:tc>
          <w:tcPr>
            <w:tcW w:w="875" w:type="dxa"/>
          </w:tcPr>
          <w:p w14:paraId="64B41C37" w14:textId="77777777" w:rsidR="00E36230" w:rsidRPr="00573F86" w:rsidRDefault="00E36230" w:rsidP="00E36230">
            <w:pPr>
              <w:rPr>
                <w:highlight w:val="yellow"/>
              </w:rPr>
            </w:pPr>
          </w:p>
        </w:tc>
        <w:tc>
          <w:tcPr>
            <w:tcW w:w="4338" w:type="dxa"/>
          </w:tcPr>
          <w:p w14:paraId="6CAB5C52" w14:textId="77777777" w:rsidR="00CD409B" w:rsidRPr="00573F86" w:rsidRDefault="00CD409B" w:rsidP="00CD409B">
            <w:pPr>
              <w:pStyle w:val="NormalWeb"/>
              <w:spacing w:before="0" w:beforeAutospacing="0" w:after="0" w:afterAutospacing="0"/>
              <w:rPr>
                <w:rFonts w:ascii="Century" w:eastAsia="MS Mincho" w:hAnsi="Century" w:cs="Times New Roman"/>
                <w:kern w:val="24"/>
                <w:sz w:val="21"/>
                <w:szCs w:val="21"/>
              </w:rPr>
            </w:pPr>
            <w:r w:rsidRPr="00573F86">
              <w:rPr>
                <w:rFonts w:ascii="Century" w:hAnsi="Century" w:hint="eastAsia"/>
                <w:sz w:val="21"/>
                <w:szCs w:val="21"/>
              </w:rPr>
              <w:t>・</w:t>
            </w:r>
            <w:r w:rsidRPr="00573F86">
              <w:rPr>
                <w:rFonts w:ascii="Century" w:hAnsi="Century"/>
                <w:sz w:val="21"/>
                <w:szCs w:val="21"/>
              </w:rPr>
              <w:t>2.3.</w:t>
            </w:r>
            <w:r w:rsidRPr="00573F86">
              <w:rPr>
                <w:rFonts w:ascii="Century" w:hAnsi="Century" w:hint="eastAsia"/>
                <w:sz w:val="21"/>
                <w:szCs w:val="21"/>
              </w:rPr>
              <w:t>5</w:t>
            </w:r>
            <w:r w:rsidRPr="00573F86">
              <w:rPr>
                <w:rFonts w:ascii="Century" w:hAnsi="Century"/>
                <w:sz w:val="21"/>
                <w:szCs w:val="21"/>
              </w:rPr>
              <w:t xml:space="preserve">,2.3.6,2.3.3 Delete the comment about </w:t>
            </w:r>
            <w:r w:rsidRPr="00573F86">
              <w:rPr>
                <w:rFonts w:ascii="Century" w:eastAsia="MS Mincho" w:hAnsi="Century" w:cs="Times New Roman"/>
                <w:kern w:val="24"/>
                <w:sz w:val="21"/>
                <w:szCs w:val="21"/>
              </w:rPr>
              <w:t xml:space="preserve">holding screen </w:t>
            </w:r>
          </w:p>
          <w:p w14:paraId="050196AD" w14:textId="77777777" w:rsidR="00CD409B" w:rsidRPr="00573F86" w:rsidRDefault="00CD409B" w:rsidP="00CD409B">
            <w:pPr>
              <w:pStyle w:val="NormalWeb"/>
              <w:spacing w:before="0" w:beforeAutospacing="0" w:after="0" w:afterAutospacing="0"/>
              <w:rPr>
                <w:rFonts w:ascii="Century" w:eastAsia="MS Mincho" w:hAnsi="Century" w:cs="Times New Roman"/>
                <w:kern w:val="24"/>
                <w:sz w:val="21"/>
                <w:szCs w:val="21"/>
              </w:rPr>
            </w:pPr>
            <w:r w:rsidRPr="00573F86">
              <w:rPr>
                <w:rFonts w:ascii="Century" w:eastAsia="MS Mincho" w:hAnsi="Century" w:cs="Times New Roman"/>
                <w:kern w:val="24"/>
                <w:sz w:val="21"/>
                <w:szCs w:val="21"/>
              </w:rPr>
              <w:t>unchanged for400ms</w:t>
            </w:r>
          </w:p>
          <w:p w14:paraId="28FE1915" w14:textId="77777777" w:rsidR="00CD409B" w:rsidRPr="00573F86" w:rsidRDefault="00CD409B" w:rsidP="00CD409B">
            <w:r w:rsidRPr="00573F86">
              <w:rPr>
                <w:rFonts w:hint="eastAsia"/>
              </w:rPr>
              <w:t>・</w:t>
            </w:r>
            <w:r w:rsidRPr="00573F86">
              <w:rPr>
                <w:rFonts w:hint="eastAsia"/>
              </w:rPr>
              <w:t>3</w:t>
            </w:r>
            <w:r w:rsidRPr="00573F86">
              <w:t>.5,</w:t>
            </w:r>
            <w:r w:rsidRPr="00573F86">
              <w:rPr>
                <w:rFonts w:hint="eastAsia"/>
              </w:rPr>
              <w:t>3</w:t>
            </w:r>
            <w:r w:rsidRPr="00573F86">
              <w:t>.8.1 Delete the comment about holding signals and screen unchanged for 400ms</w:t>
            </w:r>
          </w:p>
          <w:p w14:paraId="3714F0E1" w14:textId="77777777" w:rsidR="00CD409B" w:rsidRPr="00573F86" w:rsidRDefault="00CD409B" w:rsidP="00CD409B">
            <w:r w:rsidRPr="00573F86">
              <w:rPr>
                <w:rFonts w:hint="eastAsia"/>
              </w:rPr>
              <w:t>2</w:t>
            </w:r>
            <w:r w:rsidRPr="00573F86">
              <w:t>.1.5 Remove VSC1S93 from unreceived target for 21ePF</w:t>
            </w:r>
          </w:p>
          <w:p w14:paraId="3969AEB2" w14:textId="77777777" w:rsidR="00CD409B" w:rsidRPr="00573F86" w:rsidRDefault="00CD409B" w:rsidP="00CD409B">
            <w:r w:rsidRPr="00573F86">
              <w:rPr>
                <w:rFonts w:hint="eastAsia"/>
              </w:rPr>
              <w:t>・</w:t>
            </w:r>
            <w:r w:rsidRPr="00573F86">
              <w:rPr>
                <w:rFonts w:hint="eastAsia"/>
              </w:rPr>
              <w:t>2</w:t>
            </w:r>
            <w:r w:rsidRPr="00573F86">
              <w:t xml:space="preserve">.1.8,2.1.9,3.7.2 Add valid information for </w:t>
            </w:r>
            <w:r w:rsidRPr="00573F86">
              <w:rPr>
                <w:rFonts w:hint="eastAsia"/>
              </w:rPr>
              <w:t>Z</w:t>
            </w:r>
            <w:r w:rsidRPr="00573F86">
              <w:t>one ECU switch signal</w:t>
            </w:r>
          </w:p>
          <w:p w14:paraId="265FBD08" w14:textId="77777777" w:rsidR="00E36230" w:rsidRPr="00573F86" w:rsidRDefault="00CD409B" w:rsidP="00E36230">
            <w:pPr>
              <w:rPr>
                <w:rFonts w:hint="eastAsia"/>
              </w:rPr>
            </w:pPr>
            <w:r w:rsidRPr="00573F86">
              <w:rPr>
                <w:rFonts w:hint="eastAsia"/>
              </w:rPr>
              <w:t>・</w:t>
            </w:r>
            <w:r w:rsidRPr="00573F86">
              <w:t>Correction of error</w:t>
            </w:r>
          </w:p>
        </w:tc>
        <w:tc>
          <w:tcPr>
            <w:tcW w:w="1480" w:type="dxa"/>
          </w:tcPr>
          <w:p w14:paraId="41E391A1" w14:textId="77777777" w:rsidR="00E36230" w:rsidRPr="00573F86" w:rsidRDefault="00E36230" w:rsidP="00E36230">
            <w:pPr>
              <w:rPr>
                <w:rFonts w:hint="eastAsia"/>
                <w:highlight w:val="yellow"/>
              </w:rPr>
            </w:pPr>
            <w:r w:rsidRPr="00573F86">
              <w:rPr>
                <w:rFonts w:hint="eastAsia"/>
              </w:rPr>
              <w:t>2</w:t>
            </w:r>
            <w:r w:rsidRPr="00573F86">
              <w:t>022/12/16</w:t>
            </w:r>
          </w:p>
        </w:tc>
        <w:tc>
          <w:tcPr>
            <w:tcW w:w="1269" w:type="dxa"/>
            <w:gridSpan w:val="2"/>
          </w:tcPr>
          <w:p w14:paraId="5256B065" w14:textId="77777777" w:rsidR="00E36230" w:rsidRPr="00573F86" w:rsidRDefault="00E36230" w:rsidP="00E36230">
            <w:pPr>
              <w:rPr>
                <w:rFonts w:hint="eastAsia"/>
                <w:highlight w:val="yellow"/>
              </w:rPr>
            </w:pPr>
            <w:r w:rsidRPr="00573F86">
              <w:rPr>
                <w:rFonts w:hint="eastAsia"/>
              </w:rPr>
              <w:t>4</w:t>
            </w:r>
            <w:r w:rsidRPr="00573F86">
              <w:t xml:space="preserve">GC </w:t>
            </w:r>
            <w:r w:rsidR="007D4D21" w:rsidRPr="00573F86">
              <w:rPr>
                <w:rFonts w:hint="eastAsia"/>
              </w:rPr>
              <w:t>K</w:t>
            </w:r>
            <w:r w:rsidR="007D4D21" w:rsidRPr="00573F86">
              <w:t>ikuchi</w:t>
            </w:r>
          </w:p>
        </w:tc>
      </w:tr>
      <w:tr w:rsidR="0056680D" w:rsidRPr="005D4911" w14:paraId="2FD594CB" w14:textId="77777777" w:rsidTr="00245056">
        <w:tblPrEx>
          <w:tblCellMar>
            <w:top w:w="0" w:type="dxa"/>
            <w:bottom w:w="0" w:type="dxa"/>
          </w:tblCellMar>
        </w:tblPrEx>
        <w:trPr>
          <w:trHeight w:val="135"/>
        </w:trPr>
        <w:tc>
          <w:tcPr>
            <w:tcW w:w="1677" w:type="dxa"/>
          </w:tcPr>
          <w:p w14:paraId="105AFE9A" w14:textId="77777777" w:rsidR="0056680D" w:rsidRPr="00573F86" w:rsidRDefault="0056680D" w:rsidP="0056680D">
            <w:pPr>
              <w:rPr>
                <w:rFonts w:hint="eastAsia"/>
              </w:rPr>
            </w:pPr>
            <w:r w:rsidRPr="00573F86">
              <w:rPr>
                <w:rFonts w:hint="eastAsia"/>
              </w:rPr>
              <w:t>1</w:t>
            </w:r>
            <w:r w:rsidRPr="00573F86">
              <w:t>.70</w:t>
            </w:r>
          </w:p>
        </w:tc>
        <w:tc>
          <w:tcPr>
            <w:tcW w:w="875" w:type="dxa"/>
          </w:tcPr>
          <w:p w14:paraId="0DE608C7" w14:textId="77777777" w:rsidR="0056680D" w:rsidRPr="00573F86" w:rsidRDefault="0056680D" w:rsidP="0056680D">
            <w:pPr>
              <w:rPr>
                <w:noProof/>
              </w:rPr>
            </w:pPr>
          </w:p>
        </w:tc>
        <w:tc>
          <w:tcPr>
            <w:tcW w:w="4338" w:type="dxa"/>
          </w:tcPr>
          <w:p w14:paraId="4CEB81ED" w14:textId="77777777" w:rsidR="0056680D" w:rsidRPr="00573F86" w:rsidRDefault="0056680D" w:rsidP="00D875A9">
            <w:pPr>
              <w:jc w:val="left"/>
              <w:rPr>
                <w:rFonts w:hint="eastAsia"/>
              </w:rPr>
            </w:pPr>
            <w:r w:rsidRPr="00573F86">
              <w:rPr>
                <w:rFonts w:hint="eastAsia"/>
              </w:rPr>
              <w:t>・</w:t>
            </w:r>
            <w:r w:rsidRPr="00573F86">
              <w:rPr>
                <w:rFonts w:hint="eastAsia"/>
              </w:rPr>
              <w:t>2</w:t>
            </w:r>
            <w:r w:rsidRPr="00573F86">
              <w:t>.1.8,</w:t>
            </w:r>
            <w:r w:rsidR="00D875A9" w:rsidRPr="00573F86">
              <w:rPr>
                <w:rFonts w:hint="eastAsia"/>
              </w:rPr>
              <w:t>2</w:t>
            </w:r>
            <w:r w:rsidR="00D875A9" w:rsidRPr="00573F86">
              <w:t>.2.2,2.2.3,</w:t>
            </w:r>
            <w:r w:rsidRPr="00573F86">
              <w:t>2.2.5 Specification clarification</w:t>
            </w:r>
            <w:r w:rsidRPr="00573F86">
              <w:rPr>
                <w:rFonts w:hint="eastAsia"/>
              </w:rPr>
              <w:t>/</w:t>
            </w:r>
            <w:r w:rsidRPr="00573F86">
              <w:t xml:space="preserve"> Correction of error</w:t>
            </w:r>
          </w:p>
        </w:tc>
        <w:tc>
          <w:tcPr>
            <w:tcW w:w="1480" w:type="dxa"/>
          </w:tcPr>
          <w:p w14:paraId="01E42D74" w14:textId="77777777" w:rsidR="0056680D" w:rsidRPr="00573F86" w:rsidRDefault="0056680D" w:rsidP="0056680D">
            <w:pPr>
              <w:rPr>
                <w:rFonts w:hint="eastAsia"/>
              </w:rPr>
            </w:pPr>
            <w:r w:rsidRPr="00573F86">
              <w:rPr>
                <w:rFonts w:hint="eastAsia"/>
              </w:rPr>
              <w:t>2</w:t>
            </w:r>
            <w:r w:rsidRPr="00573F86">
              <w:t>023/3/17</w:t>
            </w:r>
          </w:p>
        </w:tc>
        <w:tc>
          <w:tcPr>
            <w:tcW w:w="1269" w:type="dxa"/>
            <w:gridSpan w:val="2"/>
          </w:tcPr>
          <w:p w14:paraId="29B07224" w14:textId="77777777" w:rsidR="0056680D" w:rsidRPr="00573F86" w:rsidRDefault="0056680D" w:rsidP="0056680D">
            <w:r w:rsidRPr="00573F86">
              <w:rPr>
                <w:rFonts w:hint="eastAsia"/>
              </w:rPr>
              <w:t>4</w:t>
            </w:r>
            <w:r w:rsidRPr="00573F86">
              <w:t>GC</w:t>
            </w:r>
          </w:p>
          <w:p w14:paraId="71178EFE" w14:textId="77777777" w:rsidR="0056680D" w:rsidRPr="00573F86" w:rsidRDefault="0056680D" w:rsidP="0056680D">
            <w:pPr>
              <w:rPr>
                <w:rFonts w:hint="eastAsia"/>
              </w:rPr>
            </w:pPr>
            <w:r w:rsidRPr="00573F86">
              <w:t>Kikuchi</w:t>
            </w:r>
          </w:p>
        </w:tc>
      </w:tr>
      <w:tr w:rsidR="00BC3FAB" w:rsidRPr="00245056" w14:paraId="29444181" w14:textId="77777777" w:rsidTr="000B7CDA">
        <w:tblPrEx>
          <w:tblCellMar>
            <w:top w:w="0" w:type="dxa"/>
            <w:bottom w:w="0" w:type="dxa"/>
          </w:tblCellMar>
        </w:tblPrEx>
        <w:trPr>
          <w:trHeight w:val="135"/>
        </w:trPr>
        <w:tc>
          <w:tcPr>
            <w:tcW w:w="1677" w:type="dxa"/>
          </w:tcPr>
          <w:p w14:paraId="2FBA0697" w14:textId="77777777" w:rsidR="00BC3FAB" w:rsidRPr="00185002" w:rsidRDefault="00BC3FAB" w:rsidP="00BC3FAB">
            <w:pPr>
              <w:rPr>
                <w:rFonts w:hint="eastAsia"/>
                <w:noProof/>
              </w:rPr>
            </w:pPr>
            <w:r w:rsidRPr="00185002">
              <w:rPr>
                <w:rFonts w:hint="eastAsia"/>
                <w:noProof/>
              </w:rPr>
              <w:t>3</w:t>
            </w:r>
            <w:r w:rsidRPr="00185002">
              <w:rPr>
                <w:noProof/>
              </w:rPr>
              <w:t>.00</w:t>
            </w:r>
          </w:p>
        </w:tc>
        <w:tc>
          <w:tcPr>
            <w:tcW w:w="875" w:type="dxa"/>
          </w:tcPr>
          <w:p w14:paraId="0E9B9657" w14:textId="77777777" w:rsidR="00BC3FAB" w:rsidRPr="00185002" w:rsidRDefault="00BC3FAB" w:rsidP="00BC3FAB">
            <w:pPr>
              <w:rPr>
                <w:rFonts w:hint="eastAsia"/>
                <w:noProof/>
              </w:rPr>
            </w:pPr>
          </w:p>
        </w:tc>
        <w:tc>
          <w:tcPr>
            <w:tcW w:w="4338" w:type="dxa"/>
          </w:tcPr>
          <w:p w14:paraId="01E34606" w14:textId="77777777" w:rsidR="00BC3FAB" w:rsidRPr="00185002" w:rsidRDefault="00BC3FAB" w:rsidP="00BC3FAB">
            <w:r w:rsidRPr="00185002">
              <w:rPr>
                <w:rFonts w:hint="eastAsia"/>
              </w:rPr>
              <w:t>H</w:t>
            </w:r>
            <w:r w:rsidRPr="00185002">
              <w:t>ENREN</w:t>
            </w:r>
            <w:r w:rsidRPr="00185002">
              <w:rPr>
                <w:rFonts w:hint="eastAsia"/>
              </w:rPr>
              <w:t xml:space="preserve"> </w:t>
            </w:r>
            <w:r w:rsidRPr="00185002">
              <w:t>691</w:t>
            </w:r>
          </w:p>
          <w:p w14:paraId="0702136C" w14:textId="77777777" w:rsidR="00BC3FAB" w:rsidRPr="00185002" w:rsidRDefault="00BC3FAB" w:rsidP="00BC3FAB">
            <w:pPr>
              <w:ind w:left="96" w:hangingChars="50" w:hanging="96"/>
              <w:rPr>
                <w:rFonts w:hint="eastAsia"/>
              </w:rPr>
            </w:pPr>
            <w:r w:rsidRPr="00185002">
              <w:rPr>
                <w:rFonts w:hint="eastAsia"/>
              </w:rPr>
              <w:t>・</w:t>
            </w:r>
            <w:r w:rsidRPr="00185002">
              <w:rPr>
                <w:rFonts w:hint="eastAsia"/>
              </w:rPr>
              <w:t>U</w:t>
            </w:r>
            <w:r w:rsidRPr="00185002">
              <w:t>pdate for 19</w:t>
            </w:r>
            <w:r w:rsidRPr="00185002">
              <w:rPr>
                <w:rFonts w:hint="eastAsia"/>
              </w:rPr>
              <w:t>e</w:t>
            </w:r>
            <w:r w:rsidRPr="00185002">
              <w:t>PFv3</w:t>
            </w:r>
            <w:r w:rsidRPr="00185002">
              <w:rPr>
                <w:rFonts w:hint="eastAsia"/>
              </w:rPr>
              <w:t xml:space="preserve"> </w:t>
            </w:r>
            <w:r w:rsidRPr="00185002">
              <w:rPr>
                <w:rFonts w:hint="eastAsia"/>
              </w:rPr>
              <w:t>（</w:t>
            </w:r>
            <w:r w:rsidRPr="00185002">
              <w:rPr>
                <w:rFonts w:hint="eastAsia"/>
              </w:rPr>
              <w:t>Z</w:t>
            </w:r>
            <w:r w:rsidRPr="00185002">
              <w:t>one ECU</w:t>
            </w:r>
            <w:r w:rsidRPr="00185002">
              <w:rPr>
                <w:rFonts w:hint="eastAsia"/>
              </w:rPr>
              <w:t>⇒</w:t>
            </w:r>
            <w:r w:rsidRPr="00185002">
              <w:rPr>
                <w:rFonts w:hint="eastAsia"/>
              </w:rPr>
              <w:t>E</w:t>
            </w:r>
            <w:r w:rsidRPr="00185002">
              <w:t>xpanded Bodey ECU</w:t>
            </w:r>
            <w:r w:rsidRPr="00185002">
              <w:rPr>
                <w:rFonts w:hint="eastAsia"/>
              </w:rPr>
              <w:t>）</w:t>
            </w:r>
          </w:p>
          <w:p w14:paraId="75AFD566" w14:textId="77777777" w:rsidR="00BC3FAB" w:rsidRPr="00185002" w:rsidRDefault="00BC3FAB" w:rsidP="00BC3FAB">
            <w:pPr>
              <w:ind w:left="96" w:hangingChars="50" w:hanging="96"/>
            </w:pPr>
            <w:r w:rsidRPr="00185002">
              <w:rPr>
                <w:rFonts w:hint="eastAsia"/>
              </w:rPr>
              <w:t>・</w:t>
            </w:r>
            <w:r w:rsidRPr="00185002">
              <w:rPr>
                <w:rFonts w:hint="eastAsia"/>
              </w:rPr>
              <w:t>U</w:t>
            </w:r>
            <w:r w:rsidRPr="00185002">
              <w:t xml:space="preserve">pdate for </w:t>
            </w:r>
            <w:r w:rsidRPr="00185002">
              <w:rPr>
                <w:rFonts w:hint="eastAsia"/>
              </w:rPr>
              <w:t>1</w:t>
            </w:r>
            <w:r w:rsidRPr="00185002">
              <w:t>9ePFv3</w:t>
            </w:r>
            <w:r w:rsidRPr="00185002">
              <w:rPr>
                <w:rFonts w:hint="eastAsia"/>
              </w:rPr>
              <w:t>（</w:t>
            </w:r>
            <w:r w:rsidRPr="00185002">
              <w:rPr>
                <w:rFonts w:hint="eastAsia"/>
              </w:rPr>
              <w:t>C</w:t>
            </w:r>
            <w:r w:rsidRPr="00185002">
              <w:t>AN communication specification change</w:t>
            </w:r>
            <w:r w:rsidRPr="00185002">
              <w:rPr>
                <w:rFonts w:hint="eastAsia"/>
              </w:rPr>
              <w:t>）</w:t>
            </w:r>
          </w:p>
          <w:p w14:paraId="759A9F9B" w14:textId="77777777" w:rsidR="00BC3FAB" w:rsidRPr="00185002" w:rsidRDefault="00BC3FAB" w:rsidP="00BC3FAB">
            <w:pPr>
              <w:rPr>
                <w:rFonts w:hint="eastAsia"/>
              </w:rPr>
            </w:pPr>
            <w:r w:rsidRPr="00185002">
              <w:rPr>
                <w:rFonts w:hint="eastAsia"/>
              </w:rPr>
              <w:t>・</w:t>
            </w:r>
            <w:r w:rsidRPr="00185002">
              <w:rPr>
                <w:rFonts w:hint="eastAsia"/>
              </w:rPr>
              <w:t>1</w:t>
            </w:r>
            <w:r w:rsidRPr="00185002">
              <w:t>.7 Add description of regulation requirements</w:t>
            </w:r>
          </w:p>
          <w:p w14:paraId="47E9EE13" w14:textId="77777777" w:rsidR="00BC3FAB" w:rsidRPr="00185002" w:rsidRDefault="00BC3FAB" w:rsidP="00BC3FAB">
            <w:pPr>
              <w:rPr>
                <w:rFonts w:hint="eastAsia"/>
              </w:rPr>
            </w:pPr>
            <w:r w:rsidRPr="00185002">
              <w:rPr>
                <w:rFonts w:hint="eastAsia"/>
              </w:rPr>
              <w:t>・</w:t>
            </w:r>
            <w:r w:rsidRPr="00185002">
              <w:rPr>
                <w:rFonts w:hint="eastAsia"/>
              </w:rPr>
              <w:t>2</w:t>
            </w:r>
            <w:r w:rsidRPr="00185002">
              <w:t>.2.2,</w:t>
            </w:r>
            <w:r w:rsidR="00A03DB5" w:rsidRPr="00185002">
              <w:t xml:space="preserve"> </w:t>
            </w:r>
            <w:r w:rsidRPr="00185002">
              <w:t>2.2.3 Refine process order of CAN output signal</w:t>
            </w:r>
          </w:p>
          <w:p w14:paraId="745F36FA" w14:textId="77777777" w:rsidR="00BC3FAB" w:rsidRPr="00185002" w:rsidRDefault="00BC3FAB" w:rsidP="00BC3FAB">
            <w:r w:rsidRPr="00185002">
              <w:rPr>
                <w:rFonts w:hint="eastAsia"/>
              </w:rPr>
              <w:t>・</w:t>
            </w:r>
            <w:r w:rsidRPr="00185002">
              <w:rPr>
                <w:rFonts w:hint="eastAsia"/>
              </w:rPr>
              <w:t>2</w:t>
            </w:r>
            <w:r w:rsidRPr="00185002">
              <w:t>.2.3 Refine CAN output regarding DMS ver.2</w:t>
            </w:r>
          </w:p>
          <w:p w14:paraId="03CCFA21" w14:textId="77777777" w:rsidR="0033283F" w:rsidRPr="00185002" w:rsidRDefault="0033283F" w:rsidP="00BC3FAB">
            <w:r w:rsidRPr="00185002">
              <w:rPr>
                <w:rFonts w:hint="eastAsia"/>
              </w:rPr>
              <w:t>・</w:t>
            </w:r>
            <w:r w:rsidRPr="00185002">
              <w:rPr>
                <w:rFonts w:hint="eastAsia"/>
              </w:rPr>
              <w:t>3</w:t>
            </w:r>
            <w:r w:rsidRPr="00185002">
              <w:t>.1 Delete the banner display for 19ePFv3</w:t>
            </w:r>
          </w:p>
          <w:p w14:paraId="69A46747" w14:textId="77777777" w:rsidR="00BC3FAB" w:rsidRPr="00185002" w:rsidRDefault="00BC3FAB" w:rsidP="00BC3FAB">
            <w:r w:rsidRPr="00185002">
              <w:rPr>
                <w:rFonts w:hint="eastAsia"/>
              </w:rPr>
              <w:t>・</w:t>
            </w:r>
            <w:r w:rsidRPr="00185002">
              <w:rPr>
                <w:rFonts w:hint="eastAsia"/>
              </w:rPr>
              <w:t>3</w:t>
            </w:r>
            <w:r w:rsidRPr="00185002">
              <w:t>.9 Delete requirement of display specification on information icon button</w:t>
            </w:r>
          </w:p>
          <w:p w14:paraId="631AFDD6" w14:textId="77777777" w:rsidR="00607170" w:rsidRPr="00185002" w:rsidRDefault="00607170" w:rsidP="00607170">
            <w:pPr>
              <w:ind w:left="96" w:hangingChars="50" w:hanging="96"/>
            </w:pPr>
            <w:r w:rsidRPr="00185002">
              <w:rPr>
                <w:rFonts w:hint="eastAsia"/>
              </w:rPr>
              <w:t>・</w:t>
            </w:r>
            <w:r w:rsidRPr="00185002">
              <w:rPr>
                <w:rFonts w:hint="eastAsia"/>
              </w:rPr>
              <w:t>3</w:t>
            </w:r>
            <w:r w:rsidRPr="00185002">
              <w:t>.10 Add the description of mode transition regarding hardware switch operation</w:t>
            </w:r>
          </w:p>
          <w:p w14:paraId="1D88DBED" w14:textId="77777777" w:rsidR="00D10DF7" w:rsidRPr="00185002" w:rsidRDefault="00BC3FAB" w:rsidP="00BC3FAB">
            <w:r w:rsidRPr="00185002">
              <w:rPr>
                <w:rFonts w:hint="eastAsia"/>
              </w:rPr>
              <w:t>・</w:t>
            </w:r>
            <w:r w:rsidRPr="00185002">
              <w:rPr>
                <w:rFonts w:hint="eastAsia"/>
              </w:rPr>
              <w:t>F</w:t>
            </w:r>
            <w:r w:rsidRPr="00185002">
              <w:t>ont color change on English</w:t>
            </w:r>
          </w:p>
          <w:p w14:paraId="2669DD21" w14:textId="77777777" w:rsidR="00AB6820" w:rsidRPr="00185002" w:rsidRDefault="00AB6820" w:rsidP="00BC3FAB">
            <w:pPr>
              <w:rPr>
                <w:rFonts w:hint="eastAsia"/>
              </w:rPr>
            </w:pPr>
            <w:r w:rsidRPr="00185002">
              <w:rPr>
                <w:rFonts w:hint="eastAsia"/>
              </w:rPr>
              <w:t>・</w:t>
            </w:r>
            <w:r w:rsidRPr="00185002">
              <w:rPr>
                <w:rFonts w:hint="eastAsia"/>
              </w:rPr>
              <w:t xml:space="preserve">2.2.2 2.2.3 2.2.6 2.3.3 2.3.5 2.3.6 </w:t>
            </w:r>
            <w:r w:rsidRPr="00185002">
              <w:t xml:space="preserve">Revise descriptions about event </w:t>
            </w:r>
            <w:r w:rsidRPr="00185002">
              <w:rPr>
                <w:rFonts w:hint="eastAsia"/>
              </w:rPr>
              <w:t>t</w:t>
            </w:r>
            <w:r w:rsidRPr="00185002">
              <w:t>ransmission cycle</w:t>
            </w:r>
          </w:p>
        </w:tc>
        <w:tc>
          <w:tcPr>
            <w:tcW w:w="1480" w:type="dxa"/>
          </w:tcPr>
          <w:p w14:paraId="46550026" w14:textId="77777777" w:rsidR="00BC3FAB" w:rsidRPr="00185002" w:rsidRDefault="00BC3FAB" w:rsidP="00BC3FAB">
            <w:pPr>
              <w:rPr>
                <w:rFonts w:hint="eastAsia"/>
              </w:rPr>
            </w:pPr>
            <w:r w:rsidRPr="00185002">
              <w:rPr>
                <w:rFonts w:hint="eastAsia"/>
              </w:rPr>
              <w:t>2</w:t>
            </w:r>
            <w:r w:rsidRPr="00185002">
              <w:t>023/</w:t>
            </w:r>
            <w:r w:rsidR="002D5673" w:rsidRPr="00185002">
              <w:t>6/2</w:t>
            </w:r>
          </w:p>
        </w:tc>
        <w:tc>
          <w:tcPr>
            <w:tcW w:w="1269" w:type="dxa"/>
            <w:gridSpan w:val="2"/>
          </w:tcPr>
          <w:p w14:paraId="45F37E62" w14:textId="77777777" w:rsidR="00BC3FAB" w:rsidRPr="00185002" w:rsidRDefault="00BC3FAB" w:rsidP="00BC3FAB">
            <w:r w:rsidRPr="00185002">
              <w:rPr>
                <w:rFonts w:hint="eastAsia"/>
              </w:rPr>
              <w:t>4</w:t>
            </w:r>
            <w:r w:rsidRPr="00185002">
              <w:t xml:space="preserve">GC </w:t>
            </w:r>
            <w:r w:rsidR="00A03DB5" w:rsidRPr="00185002">
              <w:t>Kikuchi</w:t>
            </w:r>
          </w:p>
        </w:tc>
      </w:tr>
      <w:tr w:rsidR="00C9121F" w:rsidRPr="00245056" w14:paraId="17D9780B" w14:textId="77777777" w:rsidTr="000B7CDA">
        <w:tblPrEx>
          <w:tblCellMar>
            <w:top w:w="0" w:type="dxa"/>
            <w:bottom w:w="0" w:type="dxa"/>
          </w:tblCellMar>
        </w:tblPrEx>
        <w:trPr>
          <w:trHeight w:val="135"/>
        </w:trPr>
        <w:tc>
          <w:tcPr>
            <w:tcW w:w="1677" w:type="dxa"/>
          </w:tcPr>
          <w:p w14:paraId="3A91CBC7" w14:textId="77777777" w:rsidR="00C9121F" w:rsidRPr="00F21E7A" w:rsidRDefault="00C9121F" w:rsidP="00C9121F">
            <w:pPr>
              <w:rPr>
                <w:rFonts w:hint="eastAsia"/>
                <w:noProof/>
              </w:rPr>
            </w:pPr>
            <w:r w:rsidRPr="00F21E7A">
              <w:rPr>
                <w:noProof/>
              </w:rPr>
              <w:t>3.50</w:t>
            </w:r>
          </w:p>
        </w:tc>
        <w:tc>
          <w:tcPr>
            <w:tcW w:w="875" w:type="dxa"/>
          </w:tcPr>
          <w:p w14:paraId="064369F0" w14:textId="77777777" w:rsidR="00C9121F" w:rsidRPr="00F21E7A" w:rsidRDefault="00C9121F" w:rsidP="00C9121F">
            <w:pPr>
              <w:rPr>
                <w:rFonts w:hint="eastAsia"/>
                <w:noProof/>
              </w:rPr>
            </w:pPr>
          </w:p>
        </w:tc>
        <w:tc>
          <w:tcPr>
            <w:tcW w:w="4338" w:type="dxa"/>
          </w:tcPr>
          <w:p w14:paraId="6343CB17" w14:textId="77777777" w:rsidR="00E179E5" w:rsidRPr="00F21E7A" w:rsidRDefault="00E179E5" w:rsidP="00E179E5">
            <w:r w:rsidRPr="00F21E7A">
              <w:rPr>
                <w:rFonts w:hint="eastAsia"/>
              </w:rPr>
              <w:t>H</w:t>
            </w:r>
            <w:r w:rsidRPr="00F21E7A">
              <w:t>ENREN 961(QA No:DC24-25334)</w:t>
            </w:r>
          </w:p>
          <w:p w14:paraId="3AD32652" w14:textId="77777777" w:rsidR="00E179E5" w:rsidRPr="00F21E7A" w:rsidRDefault="00E179E5" w:rsidP="00E179E5">
            <w:r w:rsidRPr="00F21E7A">
              <w:rPr>
                <w:rFonts w:hint="eastAsia"/>
              </w:rPr>
              <w:t>・</w:t>
            </w:r>
            <w:r w:rsidRPr="00F21E7A">
              <w:fldChar w:fldCharType="begin"/>
            </w:r>
            <w:r w:rsidRPr="00F21E7A">
              <w:instrText xml:space="preserve"> </w:instrText>
            </w:r>
            <w:r w:rsidRPr="00F21E7A">
              <w:rPr>
                <w:rFonts w:hint="eastAsia"/>
              </w:rPr>
              <w:instrText>REF _Ref100570781 \r \h</w:instrText>
            </w:r>
            <w:r w:rsidRPr="00F21E7A">
              <w:instrText xml:space="preserve"> </w:instrText>
            </w:r>
            <w:r>
              <w:instrText xml:space="preserve"> \* MERGEFORMAT </w:instrText>
            </w:r>
            <w:r w:rsidRPr="00F21E7A">
              <w:fldChar w:fldCharType="separate"/>
            </w:r>
            <w:r>
              <w:t>2.1.5</w:t>
            </w:r>
            <w:r w:rsidRPr="00F21E7A">
              <w:fldChar w:fldCharType="end"/>
            </w:r>
            <w:r w:rsidRPr="00F21E7A">
              <w:t xml:space="preserve"> DMS customization information of powertrain(P_DCMOD2) is added new combination(Range mode and Rear Comfort mode are equipped same project)</w:t>
            </w:r>
          </w:p>
          <w:p w14:paraId="5171E005" w14:textId="77777777" w:rsidR="00E179E5" w:rsidRPr="00F21E7A" w:rsidRDefault="00E179E5" w:rsidP="00E179E5">
            <w:pPr>
              <w:rPr>
                <w:rFonts w:hint="eastAsia"/>
              </w:rPr>
            </w:pPr>
          </w:p>
          <w:p w14:paraId="18ABFD8E" w14:textId="77777777" w:rsidR="00E179E5" w:rsidRPr="00F21E7A" w:rsidRDefault="00E179E5" w:rsidP="00E179E5">
            <w:r w:rsidRPr="00F21E7A">
              <w:rPr>
                <w:rFonts w:hint="eastAsia"/>
              </w:rPr>
              <w:t>H</w:t>
            </w:r>
            <w:r w:rsidRPr="00F21E7A">
              <w:t>ENREN</w:t>
            </w:r>
            <w:r w:rsidRPr="00F21E7A">
              <w:rPr>
                <w:rFonts w:hint="eastAsia"/>
              </w:rPr>
              <w:t xml:space="preserve"> </w:t>
            </w:r>
            <w:r w:rsidRPr="00F21E7A">
              <w:t>961(QA No:DC24-25466)</w:t>
            </w:r>
          </w:p>
          <w:p w14:paraId="192AECFB" w14:textId="77777777" w:rsidR="00C9121F" w:rsidRPr="00F21E7A" w:rsidRDefault="00E179E5" w:rsidP="00E179E5">
            <w:pPr>
              <w:rPr>
                <w:rFonts w:hint="eastAsia"/>
              </w:rPr>
            </w:pPr>
            <w:r w:rsidRPr="00F21E7A">
              <w:rPr>
                <w:rFonts w:hint="eastAsia"/>
              </w:rPr>
              <w:t>・</w:t>
            </w:r>
            <w:r>
              <w:fldChar w:fldCharType="begin"/>
            </w:r>
            <w:r>
              <w:instrText xml:space="preserve"> </w:instrText>
            </w:r>
            <w:r>
              <w:rPr>
                <w:rFonts w:hint="eastAsia"/>
              </w:rPr>
              <w:instrText>REF _Ref166748772 \r \h</w:instrText>
            </w:r>
            <w:r>
              <w:instrText xml:space="preserve"> </w:instrText>
            </w:r>
            <w:r>
              <w:fldChar w:fldCharType="separate"/>
            </w:r>
            <w:r>
              <w:t>1.4.2</w:t>
            </w:r>
            <w:r>
              <w:fldChar w:fldCharType="end"/>
            </w:r>
            <w:r w:rsidRPr="00F21E7A">
              <w:rPr>
                <w:rFonts w:hint="eastAsia"/>
              </w:rPr>
              <w:t xml:space="preserve">　</w:t>
            </w:r>
            <w:r w:rsidRPr="00F21E7A">
              <w:rPr>
                <w:rFonts w:hint="eastAsia"/>
              </w:rPr>
              <w:t>R</w:t>
            </w:r>
            <w:r w:rsidRPr="00F21E7A">
              <w:t xml:space="preserve">egarding requirement for </w:t>
            </w:r>
            <w:r>
              <w:t>MET</w:t>
            </w:r>
            <w:r w:rsidRPr="00F21E7A">
              <w:t xml:space="preserve"> ECU, description of reference for detail specification is added.</w:t>
            </w:r>
          </w:p>
        </w:tc>
        <w:tc>
          <w:tcPr>
            <w:tcW w:w="1480" w:type="dxa"/>
          </w:tcPr>
          <w:p w14:paraId="1ED21C19" w14:textId="77777777" w:rsidR="00C9121F" w:rsidRPr="00F21E7A" w:rsidRDefault="00C9121F" w:rsidP="00C9121F">
            <w:pPr>
              <w:rPr>
                <w:rFonts w:hint="eastAsia"/>
              </w:rPr>
            </w:pPr>
            <w:r w:rsidRPr="00F21E7A">
              <w:rPr>
                <w:rFonts w:hint="eastAsia"/>
              </w:rPr>
              <w:t>2</w:t>
            </w:r>
            <w:r w:rsidRPr="00F21E7A">
              <w:t>023/12/13</w:t>
            </w:r>
          </w:p>
        </w:tc>
        <w:tc>
          <w:tcPr>
            <w:tcW w:w="1269" w:type="dxa"/>
            <w:gridSpan w:val="2"/>
          </w:tcPr>
          <w:p w14:paraId="7D8CA66C" w14:textId="77777777" w:rsidR="00C9121F" w:rsidRPr="00F21E7A" w:rsidRDefault="00C9121F" w:rsidP="00C9121F">
            <w:pPr>
              <w:rPr>
                <w:rFonts w:hint="eastAsia"/>
              </w:rPr>
            </w:pPr>
            <w:r w:rsidRPr="00F21E7A">
              <w:t>2MVC</w:t>
            </w:r>
            <w:r w:rsidRPr="00F21E7A">
              <w:rPr>
                <w:rFonts w:hint="eastAsia"/>
              </w:rPr>
              <w:t>永井</w:t>
            </w:r>
          </w:p>
        </w:tc>
      </w:tr>
      <w:tr w:rsidR="006B7DEC" w:rsidRPr="00245056" w14:paraId="0C883358" w14:textId="77777777" w:rsidTr="000B7CDA">
        <w:tblPrEx>
          <w:tblCellMar>
            <w:top w:w="0" w:type="dxa"/>
            <w:bottom w:w="0" w:type="dxa"/>
          </w:tblCellMar>
        </w:tblPrEx>
        <w:trPr>
          <w:trHeight w:val="135"/>
        </w:trPr>
        <w:tc>
          <w:tcPr>
            <w:tcW w:w="1677" w:type="dxa"/>
          </w:tcPr>
          <w:p w14:paraId="0CDF0CC0" w14:textId="77777777" w:rsidR="006B7DEC" w:rsidRPr="009C74A0" w:rsidRDefault="00BA53CF" w:rsidP="006B7DEC">
            <w:pPr>
              <w:rPr>
                <w:rFonts w:hint="eastAsia"/>
                <w:noProof/>
              </w:rPr>
            </w:pPr>
            <w:r w:rsidRPr="009C74A0">
              <w:rPr>
                <w:noProof/>
              </w:rPr>
              <w:t>6</w:t>
            </w:r>
            <w:r w:rsidR="006B7DEC" w:rsidRPr="009C74A0">
              <w:rPr>
                <w:noProof/>
              </w:rPr>
              <w:t>.</w:t>
            </w:r>
            <w:r w:rsidRPr="009C74A0">
              <w:rPr>
                <w:noProof/>
              </w:rPr>
              <w:t>0</w:t>
            </w:r>
            <w:r w:rsidR="00F1005D" w:rsidRPr="009C74A0">
              <w:rPr>
                <w:noProof/>
              </w:rPr>
              <w:t>0</w:t>
            </w:r>
          </w:p>
        </w:tc>
        <w:tc>
          <w:tcPr>
            <w:tcW w:w="875" w:type="dxa"/>
          </w:tcPr>
          <w:p w14:paraId="63F8D18D" w14:textId="77777777" w:rsidR="006B7DEC" w:rsidRPr="009C74A0" w:rsidRDefault="006B7DEC" w:rsidP="006B7DEC">
            <w:pPr>
              <w:rPr>
                <w:rFonts w:hint="eastAsia"/>
                <w:noProof/>
              </w:rPr>
            </w:pPr>
          </w:p>
        </w:tc>
        <w:tc>
          <w:tcPr>
            <w:tcW w:w="4338" w:type="dxa"/>
          </w:tcPr>
          <w:p w14:paraId="5B8C0A14" w14:textId="77777777" w:rsidR="006B7DEC" w:rsidRPr="009C74A0" w:rsidRDefault="006B7DEC" w:rsidP="006B7DEC">
            <w:r w:rsidRPr="009C74A0">
              <w:rPr>
                <w:rFonts w:hint="eastAsia"/>
              </w:rPr>
              <w:t>H</w:t>
            </w:r>
            <w:r w:rsidRPr="009C74A0">
              <w:t xml:space="preserve">ENREN </w:t>
            </w:r>
            <w:r w:rsidR="00C37529" w:rsidRPr="009C74A0">
              <w:t>1085</w:t>
            </w:r>
            <w:r w:rsidRPr="009C74A0">
              <w:t>(QA No:</w:t>
            </w:r>
            <w:r w:rsidR="00962A64" w:rsidRPr="009C74A0">
              <w:t xml:space="preserve"> DCQA24-6463</w:t>
            </w:r>
            <w:r w:rsidRPr="009C74A0">
              <w:t>)</w:t>
            </w:r>
          </w:p>
          <w:p w14:paraId="266B84C6" w14:textId="77777777" w:rsidR="003563C3" w:rsidRPr="009C74A0" w:rsidRDefault="006B7DEC" w:rsidP="00C617B2">
            <w:r w:rsidRPr="009C74A0">
              <w:rPr>
                <w:rFonts w:hint="eastAsia"/>
              </w:rPr>
              <w:t>・</w:t>
            </w:r>
            <w:r w:rsidRPr="009C74A0">
              <w:rPr>
                <w:rFonts w:hint="eastAsia"/>
              </w:rPr>
              <w:t>3</w:t>
            </w:r>
            <w:r w:rsidRPr="009C74A0">
              <w:t xml:space="preserve">.7.1 Display specification on DMS software switch screen for 19ePFv2 </w:t>
            </w:r>
            <w:r w:rsidRPr="009C74A0">
              <w:rPr>
                <w:rFonts w:hint="eastAsia"/>
              </w:rPr>
              <w:t>a</w:t>
            </w:r>
            <w:r w:rsidRPr="009C74A0">
              <w:t xml:space="preserve">nd </w:t>
            </w:r>
            <w:r w:rsidRPr="009C74A0">
              <w:rPr>
                <w:rFonts w:hint="eastAsia"/>
              </w:rPr>
              <w:t>3</w:t>
            </w:r>
            <w:r w:rsidRPr="009C74A0">
              <w:t>.7.2 Display specification on DMS software switch screen for 19ePFv3</w:t>
            </w:r>
            <w:r w:rsidRPr="009C74A0">
              <w:rPr>
                <w:rFonts w:hint="eastAsia"/>
              </w:rPr>
              <w:t>,</w:t>
            </w:r>
            <w:r w:rsidRPr="009C74A0">
              <w:t xml:space="preserve"> description of </w:t>
            </w:r>
            <w:r w:rsidRPr="009C74A0">
              <w:rPr>
                <w:sz w:val="20"/>
                <w:szCs w:val="22"/>
              </w:rPr>
              <w:t xml:space="preserve">display of EV distance which can be run in Range mode </w:t>
            </w:r>
            <w:r w:rsidRPr="009C74A0">
              <w:rPr>
                <w:rFonts w:hint="eastAsia"/>
              </w:rPr>
              <w:t>i</w:t>
            </w:r>
            <w:r w:rsidRPr="009C74A0">
              <w:t>s added.</w:t>
            </w:r>
          </w:p>
          <w:p w14:paraId="05D15BCD" w14:textId="77777777" w:rsidR="008942E4" w:rsidRPr="009C74A0" w:rsidRDefault="008942E4" w:rsidP="00C617B2">
            <w:pPr>
              <w:rPr>
                <w:rFonts w:hint="eastAsia"/>
              </w:rPr>
            </w:pPr>
            <w:r w:rsidRPr="009C74A0">
              <w:t>Target model: 24MM Weaving target: CV#2</w:t>
            </w:r>
          </w:p>
        </w:tc>
        <w:tc>
          <w:tcPr>
            <w:tcW w:w="1480" w:type="dxa"/>
          </w:tcPr>
          <w:p w14:paraId="4BBB7FF8" w14:textId="77777777" w:rsidR="006B7DEC" w:rsidRPr="009C74A0" w:rsidRDefault="006B7DEC" w:rsidP="006B7DEC">
            <w:pPr>
              <w:rPr>
                <w:rFonts w:hint="eastAsia"/>
              </w:rPr>
            </w:pPr>
            <w:r w:rsidRPr="009C74A0">
              <w:rPr>
                <w:rFonts w:hint="eastAsia"/>
              </w:rPr>
              <w:t>2</w:t>
            </w:r>
            <w:r w:rsidRPr="009C74A0">
              <w:t>024/</w:t>
            </w:r>
            <w:r w:rsidR="00C37529" w:rsidRPr="009C74A0">
              <w:t>4</w:t>
            </w:r>
            <w:r w:rsidRPr="009C74A0">
              <w:t>/</w:t>
            </w:r>
            <w:r w:rsidR="00C37529" w:rsidRPr="009C74A0">
              <w:t>1</w:t>
            </w:r>
          </w:p>
        </w:tc>
        <w:tc>
          <w:tcPr>
            <w:tcW w:w="1269" w:type="dxa"/>
            <w:gridSpan w:val="2"/>
          </w:tcPr>
          <w:p w14:paraId="73292548" w14:textId="77777777" w:rsidR="006B7DEC" w:rsidRPr="009C74A0" w:rsidRDefault="006B7DEC" w:rsidP="006B7DEC">
            <w:pPr>
              <w:rPr>
                <w:rFonts w:hint="eastAsia"/>
              </w:rPr>
            </w:pPr>
            <w:r w:rsidRPr="009C74A0">
              <w:rPr>
                <w:rFonts w:hint="eastAsia"/>
              </w:rPr>
              <w:t>2</w:t>
            </w:r>
            <w:r w:rsidRPr="009C74A0">
              <w:t xml:space="preserve">MVC </w:t>
            </w:r>
            <w:r w:rsidRPr="009C74A0">
              <w:rPr>
                <w:rFonts w:hint="eastAsia"/>
              </w:rPr>
              <w:t>N</w:t>
            </w:r>
            <w:r w:rsidRPr="009C74A0">
              <w:t>agai</w:t>
            </w:r>
          </w:p>
        </w:tc>
      </w:tr>
      <w:tr w:rsidR="00B3198F" w:rsidRPr="00245056" w14:paraId="0C4A8DBF" w14:textId="77777777" w:rsidTr="000B7CDA">
        <w:tblPrEx>
          <w:tblCellMar>
            <w:top w:w="0" w:type="dxa"/>
            <w:bottom w:w="0" w:type="dxa"/>
          </w:tblCellMar>
        </w:tblPrEx>
        <w:trPr>
          <w:trHeight w:val="135"/>
        </w:trPr>
        <w:tc>
          <w:tcPr>
            <w:tcW w:w="1677" w:type="dxa"/>
          </w:tcPr>
          <w:p w14:paraId="602677EE" w14:textId="77777777" w:rsidR="00B3198F" w:rsidRPr="00B3198F" w:rsidRDefault="00B3198F" w:rsidP="00B3198F">
            <w:pPr>
              <w:rPr>
                <w:rFonts w:hint="eastAsia"/>
                <w:noProof/>
              </w:rPr>
            </w:pPr>
            <w:r w:rsidRPr="00B3198F">
              <w:rPr>
                <w:rFonts w:hint="eastAsia"/>
                <w:noProof/>
              </w:rPr>
              <w:t>6</w:t>
            </w:r>
            <w:r w:rsidRPr="00B3198F">
              <w:rPr>
                <w:noProof/>
              </w:rPr>
              <w:t>.10</w:t>
            </w:r>
          </w:p>
        </w:tc>
        <w:tc>
          <w:tcPr>
            <w:tcW w:w="875" w:type="dxa"/>
          </w:tcPr>
          <w:p w14:paraId="3ED3D1CF" w14:textId="77777777" w:rsidR="00B3198F" w:rsidRPr="00B3198F" w:rsidRDefault="00B3198F" w:rsidP="00B3198F">
            <w:pPr>
              <w:rPr>
                <w:rFonts w:hint="eastAsia"/>
                <w:noProof/>
              </w:rPr>
            </w:pPr>
          </w:p>
        </w:tc>
        <w:tc>
          <w:tcPr>
            <w:tcW w:w="4338" w:type="dxa"/>
          </w:tcPr>
          <w:p w14:paraId="5F24BEB3" w14:textId="77777777" w:rsidR="00B3198F" w:rsidRPr="00B3198F" w:rsidRDefault="00B3198F" w:rsidP="00B3198F">
            <w:r w:rsidRPr="00B3198F">
              <w:rPr>
                <w:rFonts w:hint="eastAsia"/>
              </w:rPr>
              <w:t>H</w:t>
            </w:r>
            <w:r w:rsidRPr="00B3198F">
              <w:t>ENREN SU-011</w:t>
            </w:r>
          </w:p>
          <w:p w14:paraId="1FB4C454" w14:textId="77777777" w:rsidR="00B3198F" w:rsidRPr="00B3198F" w:rsidRDefault="00B3198F" w:rsidP="00B3198F">
            <w:pPr>
              <w:rPr>
                <w:rFonts w:hint="eastAsia"/>
                <w:spacing w:val="-6"/>
              </w:rPr>
            </w:pPr>
            <w:r w:rsidRPr="00B3198F">
              <w:rPr>
                <w:rFonts w:hint="eastAsia"/>
              </w:rPr>
              <w:t>・</w:t>
            </w:r>
            <w:r w:rsidRPr="00B3198F">
              <w:rPr>
                <w:rFonts w:hint="eastAsia"/>
              </w:rPr>
              <w:t>3</w:t>
            </w:r>
            <w:r w:rsidRPr="00B3198F">
              <w:t>.1 “</w:t>
            </w:r>
            <w:r w:rsidRPr="00B3198F">
              <w:rPr>
                <w:spacing w:val="-6"/>
                <w:sz w:val="20"/>
                <w:szCs w:val="22"/>
              </w:rPr>
              <w:t>Display specification on DMS each mode screen “ The explanation stating that the soft switch always exists is removed</w:t>
            </w:r>
          </w:p>
          <w:p w14:paraId="74DC822F" w14:textId="77777777" w:rsidR="00B3198F" w:rsidRPr="00B3198F" w:rsidRDefault="00B3198F" w:rsidP="00B3198F">
            <w:pPr>
              <w:rPr>
                <w:spacing w:val="-6"/>
                <w:sz w:val="20"/>
                <w:szCs w:val="22"/>
              </w:rPr>
            </w:pPr>
            <w:r w:rsidRPr="00B3198F">
              <w:rPr>
                <w:rFonts w:hint="eastAsia"/>
              </w:rPr>
              <w:t>・</w:t>
            </w:r>
            <w:r w:rsidRPr="00B3198F">
              <w:rPr>
                <w:rFonts w:hint="eastAsia"/>
              </w:rPr>
              <w:t>3</w:t>
            </w:r>
            <w:r w:rsidRPr="00B3198F">
              <w:t>.2.1</w:t>
            </w:r>
            <w:r w:rsidRPr="00B3198F">
              <w:rPr>
                <w:rFonts w:hint="eastAsia"/>
              </w:rPr>
              <w:t>,</w:t>
            </w:r>
            <w:r w:rsidRPr="00B3198F">
              <w:t xml:space="preserve"> 3.2.2 “</w:t>
            </w:r>
            <w:r w:rsidRPr="00B3198F">
              <w:rPr>
                <w:rFonts w:hint="eastAsia"/>
                <w:spacing w:val="-6"/>
                <w:sz w:val="20"/>
                <w:szCs w:val="22"/>
              </w:rPr>
              <w:t xml:space="preserve">Display </w:t>
            </w:r>
            <w:r w:rsidRPr="00B3198F">
              <w:rPr>
                <w:spacing w:val="-6"/>
                <w:sz w:val="20"/>
                <w:szCs w:val="22"/>
              </w:rPr>
              <w:t>location</w:t>
            </w:r>
            <w:r w:rsidRPr="00B3198F">
              <w:rPr>
                <w:rFonts w:hint="eastAsia"/>
                <w:spacing w:val="-6"/>
                <w:sz w:val="20"/>
                <w:szCs w:val="22"/>
              </w:rPr>
              <w:t xml:space="preserve"> o</w:t>
            </w:r>
            <w:r w:rsidRPr="00B3198F">
              <w:rPr>
                <w:spacing w:val="-6"/>
                <w:sz w:val="20"/>
                <w:szCs w:val="22"/>
              </w:rPr>
              <w:t>f</w:t>
            </w:r>
            <w:r w:rsidRPr="00B3198F">
              <w:rPr>
                <w:rFonts w:hint="eastAsia"/>
                <w:spacing w:val="-6"/>
                <w:sz w:val="20"/>
                <w:szCs w:val="22"/>
              </w:rPr>
              <w:t xml:space="preserve"> entering button for </w:t>
            </w:r>
            <w:r w:rsidRPr="00B3198F">
              <w:rPr>
                <w:rFonts w:hint="eastAsia"/>
                <w:spacing w:val="-6"/>
                <w:sz w:val="20"/>
                <w:szCs w:val="22"/>
              </w:rPr>
              <w:lastRenderedPageBreak/>
              <w:t>DMS customization</w:t>
            </w:r>
            <w:r w:rsidRPr="00B3198F">
              <w:rPr>
                <w:spacing w:val="-6"/>
                <w:sz w:val="20"/>
                <w:szCs w:val="22"/>
              </w:rPr>
              <w:t>“ is added</w:t>
            </w:r>
          </w:p>
          <w:p w14:paraId="4A7B43B4" w14:textId="77777777" w:rsidR="00B3198F" w:rsidRPr="00B3198F" w:rsidRDefault="00B3198F" w:rsidP="00B3198F">
            <w:pPr>
              <w:rPr>
                <w:spacing w:val="-6"/>
                <w:sz w:val="20"/>
                <w:szCs w:val="22"/>
              </w:rPr>
            </w:pPr>
            <w:r w:rsidRPr="00B3198F">
              <w:rPr>
                <w:rFonts w:hint="eastAsia"/>
              </w:rPr>
              <w:t>・</w:t>
            </w:r>
            <w:r w:rsidRPr="00B3198F">
              <w:rPr>
                <w:rFonts w:hint="eastAsia"/>
              </w:rPr>
              <w:t>3</w:t>
            </w:r>
            <w:r w:rsidRPr="00B3198F">
              <w:t>.8.1 “Display specification on configuration button of each DMS mode</w:t>
            </w:r>
            <w:r w:rsidRPr="00B3198F">
              <w:rPr>
                <w:spacing w:val="-6"/>
                <w:sz w:val="20"/>
                <w:szCs w:val="22"/>
              </w:rPr>
              <w:t xml:space="preserve">“ A description of </w:t>
            </w:r>
            <w:r w:rsidRPr="00B3198F">
              <w:rPr>
                <w:rFonts w:hint="eastAsia"/>
                <w:spacing w:val="-6"/>
                <w:sz w:val="20"/>
                <w:szCs w:val="22"/>
              </w:rPr>
              <w:t>entering button for DMS customization</w:t>
            </w:r>
            <w:r w:rsidRPr="00B3198F">
              <w:rPr>
                <w:spacing w:val="-6"/>
                <w:sz w:val="20"/>
                <w:szCs w:val="22"/>
              </w:rPr>
              <w:t xml:space="preserve"> is removed because the same description is added to 3.2.2.</w:t>
            </w:r>
          </w:p>
          <w:p w14:paraId="75E12954" w14:textId="77777777" w:rsidR="00B3198F" w:rsidRPr="00B3198F" w:rsidRDefault="00B3198F" w:rsidP="00B3198F">
            <w:pPr>
              <w:rPr>
                <w:spacing w:val="-6"/>
              </w:rPr>
            </w:pPr>
            <w:r w:rsidRPr="00B3198F">
              <w:rPr>
                <w:rFonts w:hint="eastAsia"/>
                <w:spacing w:val="-6"/>
              </w:rPr>
              <w:t>T</w:t>
            </w:r>
            <w:r w:rsidRPr="00B3198F">
              <w:rPr>
                <w:spacing w:val="-6"/>
              </w:rPr>
              <w:t xml:space="preserve">arget Model : </w:t>
            </w:r>
            <w:r w:rsidRPr="00B3198F">
              <w:rPr>
                <w:rFonts w:hint="eastAsia"/>
                <w:spacing w:val="-6"/>
              </w:rPr>
              <w:t>S</w:t>
            </w:r>
            <w:r w:rsidRPr="00B3198F">
              <w:rPr>
                <w:spacing w:val="-6"/>
              </w:rPr>
              <w:t>U</w:t>
            </w:r>
            <w:r w:rsidRPr="00B3198F">
              <w:rPr>
                <w:rFonts w:hint="eastAsia"/>
                <w:spacing w:val="-6"/>
              </w:rPr>
              <w:t>、</w:t>
            </w:r>
            <w:r w:rsidRPr="00B3198F">
              <w:rPr>
                <w:rFonts w:hint="eastAsia"/>
                <w:spacing w:val="-6"/>
              </w:rPr>
              <w:t>T</w:t>
            </w:r>
            <w:r w:rsidRPr="00B3198F">
              <w:rPr>
                <w:spacing w:val="-6"/>
              </w:rPr>
              <w:t>arget Milestone</w:t>
            </w:r>
            <w:r w:rsidRPr="00B3198F">
              <w:rPr>
                <w:rFonts w:hint="eastAsia"/>
                <w:spacing w:val="-6"/>
              </w:rPr>
              <w:t>：</w:t>
            </w:r>
            <w:r w:rsidRPr="00B3198F">
              <w:rPr>
                <w:spacing w:val="-6"/>
              </w:rPr>
              <w:t>PreCV</w:t>
            </w:r>
          </w:p>
          <w:p w14:paraId="59FB6CA8" w14:textId="77777777" w:rsidR="00B3198F" w:rsidRPr="00B3198F" w:rsidRDefault="00B3198F" w:rsidP="00B3198F">
            <w:r w:rsidRPr="00B3198F">
              <w:rPr>
                <w:rFonts w:hint="eastAsia"/>
              </w:rPr>
              <w:t>H</w:t>
            </w:r>
            <w:r w:rsidRPr="00B3198F">
              <w:t>ENREN SUCDC-004</w:t>
            </w:r>
          </w:p>
          <w:p w14:paraId="1D844DAA" w14:textId="77777777" w:rsidR="00B3198F" w:rsidRPr="00B3198F" w:rsidRDefault="00B3198F" w:rsidP="00B3198F">
            <w:r w:rsidRPr="00B3198F">
              <w:rPr>
                <w:rFonts w:hint="eastAsia"/>
              </w:rPr>
              <w:t>・</w:t>
            </w:r>
            <w:r w:rsidRPr="00B3198F">
              <w:rPr>
                <w:rFonts w:hint="eastAsia"/>
              </w:rPr>
              <w:t>3</w:t>
            </w:r>
            <w:r w:rsidRPr="00B3198F">
              <w:t>.7.3 “</w:t>
            </w:r>
            <w:r w:rsidRPr="00B3198F">
              <w:rPr>
                <w:sz w:val="20"/>
                <w:szCs w:val="22"/>
              </w:rPr>
              <w:t>Cut in display specification on DMS software switch screen with voice recognition</w:t>
            </w:r>
            <w:r w:rsidRPr="00B3198F">
              <w:t>”</w:t>
            </w:r>
            <w:r w:rsidRPr="00B3198F">
              <w:rPr>
                <w:rFonts w:hint="eastAsia"/>
              </w:rPr>
              <w:t xml:space="preserve"> </w:t>
            </w:r>
            <w:r w:rsidRPr="00B3198F">
              <w:t>is added</w:t>
            </w:r>
          </w:p>
          <w:p w14:paraId="77A4240F" w14:textId="77777777" w:rsidR="00B3198F" w:rsidRPr="00B3198F" w:rsidRDefault="00B3198F" w:rsidP="00B3198F">
            <w:pPr>
              <w:rPr>
                <w:rFonts w:hint="eastAsia"/>
              </w:rPr>
            </w:pPr>
            <w:r w:rsidRPr="00B3198F">
              <w:rPr>
                <w:rFonts w:hint="eastAsia"/>
                <w:spacing w:val="-6"/>
              </w:rPr>
              <w:t>T</w:t>
            </w:r>
            <w:r w:rsidRPr="00B3198F">
              <w:rPr>
                <w:spacing w:val="-6"/>
              </w:rPr>
              <w:t xml:space="preserve">arget Model : </w:t>
            </w:r>
            <w:r w:rsidRPr="00B3198F">
              <w:rPr>
                <w:rFonts w:hint="eastAsia"/>
                <w:spacing w:val="-6"/>
              </w:rPr>
              <w:t>S</w:t>
            </w:r>
            <w:r w:rsidRPr="00B3198F">
              <w:rPr>
                <w:spacing w:val="-6"/>
              </w:rPr>
              <w:t>U/CDC</w:t>
            </w:r>
            <w:r w:rsidRPr="00B3198F">
              <w:rPr>
                <w:rFonts w:hint="eastAsia"/>
                <w:spacing w:val="-6"/>
              </w:rPr>
              <w:t>、</w:t>
            </w:r>
            <w:r w:rsidRPr="00B3198F">
              <w:rPr>
                <w:spacing w:val="-6"/>
              </w:rPr>
              <w:t>Weaving target</w:t>
            </w:r>
            <w:r w:rsidRPr="00B3198F">
              <w:rPr>
                <w:rFonts w:hint="eastAsia"/>
                <w:spacing w:val="-6"/>
              </w:rPr>
              <w:t>：</w:t>
            </w:r>
            <w:r w:rsidRPr="00B3198F">
              <w:rPr>
                <w:spacing w:val="-6"/>
              </w:rPr>
              <w:t>PreCV</w:t>
            </w:r>
          </w:p>
        </w:tc>
        <w:tc>
          <w:tcPr>
            <w:tcW w:w="1480" w:type="dxa"/>
          </w:tcPr>
          <w:p w14:paraId="6F084137" w14:textId="77777777" w:rsidR="00B3198F" w:rsidRPr="00B3198F" w:rsidRDefault="00B3198F" w:rsidP="00B3198F">
            <w:pPr>
              <w:rPr>
                <w:rFonts w:hint="eastAsia"/>
              </w:rPr>
            </w:pPr>
            <w:r w:rsidRPr="00B3198F">
              <w:rPr>
                <w:rFonts w:hint="eastAsia"/>
              </w:rPr>
              <w:lastRenderedPageBreak/>
              <w:t>2</w:t>
            </w:r>
            <w:r w:rsidRPr="00B3198F">
              <w:t>024/5/29</w:t>
            </w:r>
          </w:p>
        </w:tc>
        <w:tc>
          <w:tcPr>
            <w:tcW w:w="1269" w:type="dxa"/>
            <w:gridSpan w:val="2"/>
          </w:tcPr>
          <w:p w14:paraId="2ABADF3B" w14:textId="77777777" w:rsidR="00B3198F" w:rsidRPr="00B3198F" w:rsidRDefault="00B3198F" w:rsidP="00B3198F">
            <w:r w:rsidRPr="00B3198F">
              <w:rPr>
                <w:rFonts w:hint="eastAsia"/>
              </w:rPr>
              <w:t>2</w:t>
            </w:r>
            <w:r w:rsidRPr="00B3198F">
              <w:t>MVC</w:t>
            </w:r>
          </w:p>
          <w:p w14:paraId="5E12A4D6" w14:textId="77777777" w:rsidR="00B3198F" w:rsidRPr="00B3198F" w:rsidRDefault="00B3198F" w:rsidP="00B3198F">
            <w:pPr>
              <w:rPr>
                <w:rFonts w:hint="eastAsia"/>
              </w:rPr>
            </w:pPr>
            <w:r w:rsidRPr="00B3198F">
              <w:rPr>
                <w:rFonts w:hint="eastAsia"/>
              </w:rPr>
              <w:t>N</w:t>
            </w:r>
            <w:r w:rsidRPr="00B3198F">
              <w:t>agai</w:t>
            </w:r>
          </w:p>
        </w:tc>
      </w:tr>
      <w:tr w:rsidR="00B3198F" w:rsidRPr="00245056" w14:paraId="772C83DE" w14:textId="77777777" w:rsidTr="000B7CDA">
        <w:tblPrEx>
          <w:tblCellMar>
            <w:top w:w="0" w:type="dxa"/>
            <w:bottom w:w="0" w:type="dxa"/>
          </w:tblCellMar>
        </w:tblPrEx>
        <w:trPr>
          <w:trHeight w:val="135"/>
        </w:trPr>
        <w:tc>
          <w:tcPr>
            <w:tcW w:w="1677" w:type="dxa"/>
          </w:tcPr>
          <w:p w14:paraId="232C905C" w14:textId="77777777" w:rsidR="00B3198F" w:rsidRPr="00261393" w:rsidRDefault="00B3198F" w:rsidP="00B3198F">
            <w:pPr>
              <w:rPr>
                <w:noProof/>
                <w:color w:val="000000"/>
              </w:rPr>
            </w:pPr>
            <w:r w:rsidRPr="00261393">
              <w:rPr>
                <w:rFonts w:hint="eastAsia"/>
                <w:noProof/>
                <w:color w:val="000000"/>
              </w:rPr>
              <w:t>6.</w:t>
            </w:r>
            <w:r w:rsidRPr="00261393">
              <w:rPr>
                <w:noProof/>
                <w:color w:val="000000"/>
              </w:rPr>
              <w:t>20</w:t>
            </w:r>
          </w:p>
        </w:tc>
        <w:tc>
          <w:tcPr>
            <w:tcW w:w="875" w:type="dxa"/>
          </w:tcPr>
          <w:p w14:paraId="7FAAE732" w14:textId="77777777" w:rsidR="00B3198F" w:rsidRPr="00261393" w:rsidRDefault="00B3198F" w:rsidP="00B3198F">
            <w:pPr>
              <w:rPr>
                <w:rFonts w:hint="eastAsia"/>
                <w:noProof/>
                <w:color w:val="000000"/>
              </w:rPr>
            </w:pPr>
          </w:p>
        </w:tc>
        <w:tc>
          <w:tcPr>
            <w:tcW w:w="4338" w:type="dxa"/>
          </w:tcPr>
          <w:p w14:paraId="5A7457D5" w14:textId="77777777" w:rsidR="001147BD" w:rsidRPr="00261393" w:rsidRDefault="009347EA" w:rsidP="009347EA">
            <w:pPr>
              <w:rPr>
                <w:rFonts w:hint="eastAsia"/>
                <w:color w:val="000000"/>
              </w:rPr>
            </w:pPr>
            <w:r w:rsidRPr="00261393">
              <w:rPr>
                <w:rFonts w:hint="eastAsia"/>
                <w:color w:val="000000"/>
              </w:rPr>
              <w:t>H</w:t>
            </w:r>
            <w:r w:rsidRPr="00261393">
              <w:rPr>
                <w:color w:val="000000"/>
              </w:rPr>
              <w:t>ENREN</w:t>
            </w:r>
            <w:r w:rsidRPr="00261393">
              <w:rPr>
                <w:rStyle w:val="ui-provider"/>
                <w:color w:val="000000"/>
              </w:rPr>
              <w:t xml:space="preserve"> CDC-003</w:t>
            </w:r>
            <w:r w:rsidRPr="00261393">
              <w:rPr>
                <w:color w:val="000000"/>
              </w:rPr>
              <w:br/>
            </w:r>
            <w:r w:rsidRPr="00261393">
              <w:rPr>
                <w:rFonts w:hint="eastAsia"/>
                <w:color w:val="000000"/>
              </w:rPr>
              <w:t>24SU</w:t>
            </w:r>
            <w:r w:rsidRPr="00261393">
              <w:rPr>
                <w:rFonts w:hint="eastAsia"/>
                <w:color w:val="000000"/>
              </w:rPr>
              <w:t>、</w:t>
            </w:r>
            <w:r w:rsidRPr="00261393">
              <w:rPr>
                <w:rFonts w:hint="eastAsia"/>
                <w:color w:val="000000"/>
              </w:rPr>
              <w:t>S</w:t>
            </w:r>
            <w:r w:rsidRPr="00261393">
              <w:rPr>
                <w:color w:val="000000"/>
              </w:rPr>
              <w:t>tep</w:t>
            </w:r>
            <w:r w:rsidRPr="00261393">
              <w:rPr>
                <w:rFonts w:hint="eastAsia"/>
                <w:color w:val="000000"/>
              </w:rPr>
              <w:t>3</w:t>
            </w:r>
            <w:r w:rsidR="00C75FBC" w:rsidRPr="00261393">
              <w:rPr>
                <w:color w:val="000000"/>
              </w:rPr>
              <w:t xml:space="preserve"> Unified Specifications</w:t>
            </w:r>
            <w:r w:rsidRPr="00261393">
              <w:rPr>
                <w:color w:val="000000"/>
              </w:rPr>
              <w:br/>
            </w:r>
            <w:r w:rsidR="001147BD" w:rsidRPr="00261393">
              <w:rPr>
                <w:rFonts w:hint="eastAsia"/>
                <w:color w:val="000000"/>
              </w:rPr>
              <w:t>・</w:t>
            </w:r>
            <w:r w:rsidR="00C75FBC" w:rsidRPr="00261393">
              <w:rPr>
                <w:color w:val="000000"/>
              </w:rPr>
              <w:t>Changing the appearance of functions and system configurations</w:t>
            </w:r>
          </w:p>
          <w:p w14:paraId="3C5A6B28" w14:textId="77777777" w:rsidR="009347EA" w:rsidRPr="00261393" w:rsidRDefault="009347EA" w:rsidP="001147BD">
            <w:pPr>
              <w:ind w:firstLineChars="100" w:firstLine="193"/>
              <w:rPr>
                <w:rFonts w:hint="eastAsia"/>
                <w:color w:val="000000"/>
              </w:rPr>
            </w:pPr>
            <w:r w:rsidRPr="00261393">
              <w:rPr>
                <w:rFonts w:hint="eastAsia"/>
                <w:color w:val="000000"/>
              </w:rPr>
              <w:t>1.</w:t>
            </w:r>
            <w:r w:rsidRPr="00261393">
              <w:rPr>
                <w:color w:val="000000"/>
              </w:rPr>
              <w:t>1</w:t>
            </w:r>
            <w:r w:rsidRPr="00261393">
              <w:rPr>
                <w:rFonts w:hint="eastAsia"/>
                <w:color w:val="000000"/>
              </w:rPr>
              <w:t>, 1</w:t>
            </w:r>
            <w:r w:rsidRPr="00261393">
              <w:rPr>
                <w:color w:val="000000"/>
              </w:rPr>
              <w:t>.3</w:t>
            </w:r>
            <w:r w:rsidRPr="00261393">
              <w:rPr>
                <w:rFonts w:hint="eastAsia"/>
                <w:color w:val="000000"/>
              </w:rPr>
              <w:t>,</w:t>
            </w:r>
            <w:r w:rsidRPr="00261393">
              <w:rPr>
                <w:color w:val="000000"/>
              </w:rPr>
              <w:t xml:space="preserve"> 1.5</w:t>
            </w:r>
            <w:r w:rsidRPr="00261393">
              <w:rPr>
                <w:rFonts w:hint="eastAsia"/>
                <w:color w:val="000000"/>
              </w:rPr>
              <w:t xml:space="preserve"> </w:t>
            </w:r>
          </w:p>
          <w:p w14:paraId="73CDC322" w14:textId="77777777" w:rsidR="009347EA" w:rsidRPr="00261393" w:rsidRDefault="009347EA" w:rsidP="009347EA">
            <w:pPr>
              <w:rPr>
                <w:color w:val="000000"/>
              </w:rPr>
            </w:pPr>
            <w:r w:rsidRPr="00261393">
              <w:rPr>
                <w:rFonts w:hint="eastAsia"/>
                <w:color w:val="000000"/>
              </w:rPr>
              <w:t>・</w:t>
            </w:r>
            <w:r w:rsidRPr="00261393">
              <w:rPr>
                <w:rFonts w:hint="eastAsia"/>
                <w:color w:val="000000"/>
              </w:rPr>
              <w:t xml:space="preserve">BEV </w:t>
            </w:r>
            <w:r w:rsidRPr="00261393">
              <w:rPr>
                <w:color w:val="000000"/>
              </w:rPr>
              <w:t>Step</w:t>
            </w:r>
            <w:r w:rsidRPr="00261393">
              <w:rPr>
                <w:rFonts w:hint="eastAsia"/>
                <w:color w:val="000000"/>
              </w:rPr>
              <w:t>3</w:t>
            </w:r>
            <w:r w:rsidR="001147BD" w:rsidRPr="00261393">
              <w:rPr>
                <w:color w:val="000000"/>
              </w:rPr>
              <w:t xml:space="preserve"> Add </w:t>
            </w:r>
          </w:p>
          <w:p w14:paraId="37C3D4E1" w14:textId="77777777" w:rsidR="009347EA" w:rsidRPr="00261393" w:rsidRDefault="009347EA" w:rsidP="009347EA">
            <w:pPr>
              <w:rPr>
                <w:rFonts w:hint="eastAsia"/>
                <w:color w:val="000000"/>
              </w:rPr>
            </w:pPr>
            <w:r w:rsidRPr="00261393">
              <w:rPr>
                <w:rFonts w:hint="eastAsia"/>
                <w:color w:val="000000"/>
              </w:rPr>
              <w:t>2.1.2</w:t>
            </w:r>
            <w:r w:rsidRPr="00261393">
              <w:rPr>
                <w:color w:val="000000"/>
              </w:rPr>
              <w:t>~2.1.6</w:t>
            </w:r>
            <w:r w:rsidRPr="00261393">
              <w:rPr>
                <w:rFonts w:hint="eastAsia"/>
                <w:color w:val="000000"/>
              </w:rPr>
              <w:t xml:space="preserve">, </w:t>
            </w:r>
            <w:r w:rsidRPr="00261393">
              <w:rPr>
                <w:color w:val="000000"/>
              </w:rPr>
              <w:t xml:space="preserve">2.1.9, 2.1.11, 2.1.12, 2.2.2, 2.2.3, 2.2.5~2.2.7, 2.3.3, 2.3.6, 2.3.9, 3.1, 3.2, 3.2.3, 3.3, 3.5, 3.6, 3.7.2, 3.8.1, 3.8.2, 3.9, 3.9.1, 3.9.2 </w:t>
            </w:r>
          </w:p>
          <w:p w14:paraId="6ECA9A5F" w14:textId="77777777" w:rsidR="00B52186" w:rsidRPr="003B676B" w:rsidRDefault="00B52186" w:rsidP="00B52186">
            <w:pPr>
              <w:pStyle w:val="NormalWeb"/>
              <w:spacing w:before="0" w:beforeAutospacing="0" w:after="0" w:afterAutospacing="0"/>
              <w:rPr>
                <w:color w:val="000000"/>
                <w:sz w:val="21"/>
                <w:szCs w:val="21"/>
              </w:rPr>
            </w:pPr>
            <w:r w:rsidRPr="003B676B">
              <w:rPr>
                <w:color w:val="000000"/>
                <w:sz w:val="21"/>
                <w:szCs w:val="21"/>
              </w:rPr>
              <w:t>対象モデル：CDC</w:t>
            </w:r>
          </w:p>
          <w:p w14:paraId="6D911828" w14:textId="77777777" w:rsidR="00B3198F" w:rsidRPr="00AA5F3C" w:rsidRDefault="00B52186" w:rsidP="00B52186">
            <w:pPr>
              <w:rPr>
                <w:rFonts w:hint="eastAsia"/>
                <w:color w:val="000000"/>
              </w:rPr>
            </w:pPr>
            <w:r w:rsidRPr="003B676B">
              <w:rPr>
                <w:color w:val="000000"/>
                <w:szCs w:val="21"/>
              </w:rPr>
              <w:t>織り込みターゲット：</w:t>
            </w:r>
            <w:r w:rsidRPr="003B676B">
              <w:rPr>
                <w:color w:val="000000"/>
                <w:szCs w:val="21"/>
              </w:rPr>
              <w:t>PreCV</w:t>
            </w:r>
          </w:p>
        </w:tc>
        <w:tc>
          <w:tcPr>
            <w:tcW w:w="1480" w:type="dxa"/>
          </w:tcPr>
          <w:p w14:paraId="7258BB3A" w14:textId="77777777" w:rsidR="00B3198F" w:rsidRPr="009C74A0" w:rsidRDefault="00B3198F" w:rsidP="00B3198F">
            <w:pPr>
              <w:rPr>
                <w:rFonts w:hint="eastAsia"/>
              </w:rPr>
            </w:pPr>
          </w:p>
        </w:tc>
        <w:tc>
          <w:tcPr>
            <w:tcW w:w="1269" w:type="dxa"/>
            <w:gridSpan w:val="2"/>
          </w:tcPr>
          <w:p w14:paraId="51139449" w14:textId="77777777" w:rsidR="00B3198F" w:rsidRPr="009C74A0" w:rsidRDefault="00B3198F" w:rsidP="00B3198F">
            <w:pPr>
              <w:rPr>
                <w:rFonts w:hint="eastAsia"/>
              </w:rPr>
            </w:pPr>
          </w:p>
        </w:tc>
      </w:tr>
      <w:tr w:rsidR="00A709B8" w:rsidRPr="00245056" w14:paraId="471C6BB0" w14:textId="77777777" w:rsidTr="000B7CDA">
        <w:tblPrEx>
          <w:tblCellMar>
            <w:top w:w="0" w:type="dxa"/>
            <w:bottom w:w="0" w:type="dxa"/>
          </w:tblCellMar>
        </w:tblPrEx>
        <w:trPr>
          <w:trHeight w:val="135"/>
        </w:trPr>
        <w:tc>
          <w:tcPr>
            <w:tcW w:w="1677" w:type="dxa"/>
          </w:tcPr>
          <w:p w14:paraId="01CBC334" w14:textId="77777777" w:rsidR="00A709B8" w:rsidRPr="00AE2925" w:rsidRDefault="00A709B8" w:rsidP="00A709B8">
            <w:pPr>
              <w:rPr>
                <w:rFonts w:hint="eastAsia"/>
                <w:noProof/>
                <w:color w:val="000000"/>
              </w:rPr>
            </w:pPr>
            <w:r w:rsidRPr="00AE2925">
              <w:rPr>
                <w:rFonts w:hint="eastAsia"/>
                <w:noProof/>
                <w:color w:val="000000"/>
              </w:rPr>
              <w:t>6</w:t>
            </w:r>
            <w:r w:rsidRPr="00AE2925">
              <w:rPr>
                <w:noProof/>
                <w:color w:val="000000"/>
              </w:rPr>
              <w:t>.30</w:t>
            </w:r>
          </w:p>
        </w:tc>
        <w:tc>
          <w:tcPr>
            <w:tcW w:w="875" w:type="dxa"/>
          </w:tcPr>
          <w:p w14:paraId="010C5692" w14:textId="77777777" w:rsidR="00A709B8" w:rsidRPr="00AE2925" w:rsidRDefault="00A709B8" w:rsidP="00A709B8">
            <w:pPr>
              <w:rPr>
                <w:rFonts w:hint="eastAsia"/>
                <w:noProof/>
                <w:color w:val="000000"/>
              </w:rPr>
            </w:pPr>
          </w:p>
        </w:tc>
        <w:tc>
          <w:tcPr>
            <w:tcW w:w="4338" w:type="dxa"/>
          </w:tcPr>
          <w:p w14:paraId="5161C6C1" w14:textId="77777777" w:rsidR="005F43E6" w:rsidRPr="00AE2925" w:rsidRDefault="00DD6ED1" w:rsidP="005F43E6">
            <w:pPr>
              <w:rPr>
                <w:color w:val="000000"/>
              </w:rPr>
            </w:pPr>
            <w:r w:rsidRPr="00AE2925">
              <w:rPr>
                <w:color w:val="000000"/>
                <w:szCs w:val="21"/>
              </w:rPr>
              <w:t>Specification clarification/ Correction of error</w:t>
            </w:r>
            <w:r w:rsidR="00A709B8" w:rsidRPr="00AE2925">
              <w:rPr>
                <w:color w:val="000000"/>
                <w:szCs w:val="21"/>
              </w:rPr>
              <w:br/>
            </w:r>
            <w:r w:rsidR="005F43E6" w:rsidRPr="00AE2925">
              <w:rPr>
                <w:color w:val="000000"/>
              </w:rPr>
              <w:t>2.1.1~2.1.</w:t>
            </w:r>
            <w:r w:rsidR="005F43E6" w:rsidRPr="00AE2925">
              <w:rPr>
                <w:rFonts w:hint="eastAsia"/>
                <w:color w:val="000000"/>
              </w:rPr>
              <w:t>6</w:t>
            </w:r>
            <w:r w:rsidR="005F43E6" w:rsidRPr="00AE2925">
              <w:rPr>
                <w:color w:val="000000"/>
              </w:rPr>
              <w:t xml:space="preserve">, 2.1.9~2.1.12, 2.2.1, 2.2.3, </w:t>
            </w:r>
          </w:p>
          <w:p w14:paraId="2F12AEED" w14:textId="77777777" w:rsidR="00A709B8" w:rsidRPr="00AE2925" w:rsidRDefault="005F43E6" w:rsidP="005F43E6">
            <w:pPr>
              <w:rPr>
                <w:rFonts w:hint="eastAsia"/>
                <w:color w:val="000000"/>
              </w:rPr>
            </w:pPr>
            <w:r w:rsidRPr="00AE2925">
              <w:rPr>
                <w:color w:val="000000"/>
              </w:rPr>
              <w:t>2.2.5, 2.2.6, 2.3.3, 2.3.6, 2.3.9, 3.5, 3.7.2, 3.8.1</w:t>
            </w:r>
            <w:r w:rsidR="00DD6ED1" w:rsidRPr="00AE2925">
              <w:rPr>
                <w:color w:val="000000"/>
                <w:szCs w:val="21"/>
              </w:rPr>
              <w:br/>
            </w:r>
            <w:r w:rsidRPr="00AE2925">
              <w:rPr>
                <w:color w:val="000000"/>
                <w:szCs w:val="21"/>
              </w:rPr>
              <w:t>QANo.</w:t>
            </w:r>
            <w:r w:rsidRPr="00AE2925">
              <w:rPr>
                <w:color w:val="000000"/>
                <w:szCs w:val="21"/>
              </w:rPr>
              <w:t>：</w:t>
            </w:r>
            <w:r w:rsidRPr="00AE2925">
              <w:rPr>
                <w:color w:val="000000"/>
                <w:szCs w:val="21"/>
              </w:rPr>
              <w:t>DC24-43666, 44223, 42528, 44560, 44623, 45456, 45457, 45458, 45543 DCQA24-8150, 8153, 8460</w:t>
            </w:r>
          </w:p>
          <w:p w14:paraId="7ACD9881" w14:textId="77777777" w:rsidR="00A709B8" w:rsidRPr="00AE2925" w:rsidRDefault="00A709B8" w:rsidP="00A709B8">
            <w:pPr>
              <w:pStyle w:val="NormalWeb"/>
              <w:spacing w:before="0" w:beforeAutospacing="0" w:after="0" w:afterAutospacing="0"/>
              <w:rPr>
                <w:rFonts w:ascii="Century" w:hAnsi="Century"/>
                <w:color w:val="000000"/>
                <w:sz w:val="21"/>
                <w:szCs w:val="21"/>
              </w:rPr>
            </w:pPr>
            <w:r w:rsidRPr="00AE2925">
              <w:rPr>
                <w:rFonts w:ascii="Century" w:hAnsi="Century"/>
                <w:color w:val="000000"/>
                <w:sz w:val="21"/>
                <w:szCs w:val="21"/>
              </w:rPr>
              <w:t>HENRENNo.</w:t>
            </w:r>
            <w:r w:rsidRPr="00AE2925">
              <w:rPr>
                <w:rFonts w:ascii="Century" w:hAnsi="Century"/>
                <w:color w:val="000000"/>
                <w:sz w:val="21"/>
                <w:szCs w:val="21"/>
              </w:rPr>
              <w:t>：</w:t>
            </w:r>
            <w:r w:rsidRPr="00AE2925">
              <w:rPr>
                <w:rFonts w:ascii="Century" w:hAnsi="Century"/>
                <w:color w:val="000000"/>
                <w:sz w:val="21"/>
                <w:szCs w:val="21"/>
              </w:rPr>
              <w:t>CDC-003</w:t>
            </w:r>
          </w:p>
          <w:p w14:paraId="3C6087F9" w14:textId="77777777" w:rsidR="00A709B8" w:rsidRPr="00AE2925" w:rsidRDefault="00A709B8" w:rsidP="00A709B8">
            <w:pPr>
              <w:pStyle w:val="NormalWeb"/>
              <w:spacing w:before="0" w:beforeAutospacing="0" w:after="0" w:afterAutospacing="0"/>
              <w:rPr>
                <w:rFonts w:ascii="Century" w:hAnsi="Century"/>
                <w:color w:val="000000"/>
                <w:sz w:val="21"/>
                <w:szCs w:val="21"/>
              </w:rPr>
            </w:pPr>
            <w:r w:rsidRPr="00AE2925">
              <w:rPr>
                <w:rFonts w:ascii="Century" w:hAnsi="Century"/>
                <w:color w:val="000000"/>
                <w:sz w:val="21"/>
                <w:szCs w:val="21"/>
              </w:rPr>
              <w:t>Target Model</w:t>
            </w:r>
            <w:r w:rsidRPr="00AE2925">
              <w:rPr>
                <w:rFonts w:ascii="Century" w:hAnsi="Century"/>
                <w:color w:val="000000"/>
                <w:sz w:val="21"/>
                <w:szCs w:val="21"/>
              </w:rPr>
              <w:t>：</w:t>
            </w:r>
            <w:r w:rsidRPr="00AE2925">
              <w:rPr>
                <w:rFonts w:ascii="Century" w:hAnsi="Century"/>
                <w:color w:val="000000"/>
                <w:sz w:val="21"/>
                <w:szCs w:val="21"/>
              </w:rPr>
              <w:t>CDC</w:t>
            </w:r>
          </w:p>
          <w:p w14:paraId="5E4D1FB7" w14:textId="77777777" w:rsidR="00A709B8" w:rsidRPr="00AE2925" w:rsidRDefault="00A709B8" w:rsidP="00A709B8">
            <w:pPr>
              <w:rPr>
                <w:rFonts w:eastAsia="MS PGothic"/>
                <w:color w:val="000000"/>
              </w:rPr>
            </w:pPr>
            <w:r w:rsidRPr="00AE2925">
              <w:rPr>
                <w:rFonts w:eastAsia="MS PGothic"/>
                <w:color w:val="000000"/>
                <w:szCs w:val="21"/>
              </w:rPr>
              <w:t>Weaving target</w:t>
            </w:r>
            <w:r w:rsidRPr="00AE2925">
              <w:rPr>
                <w:rFonts w:eastAsia="MS PGothic"/>
                <w:color w:val="000000"/>
                <w:szCs w:val="21"/>
              </w:rPr>
              <w:t>：</w:t>
            </w:r>
            <w:r w:rsidRPr="00AE2925">
              <w:rPr>
                <w:rFonts w:eastAsia="MS PGothic"/>
                <w:color w:val="000000"/>
                <w:szCs w:val="21"/>
              </w:rPr>
              <w:t>PreCV</w:t>
            </w:r>
          </w:p>
        </w:tc>
        <w:tc>
          <w:tcPr>
            <w:tcW w:w="1480" w:type="dxa"/>
          </w:tcPr>
          <w:p w14:paraId="4FC69B87" w14:textId="77777777" w:rsidR="00A709B8" w:rsidRPr="00AE2925" w:rsidRDefault="00A709B8" w:rsidP="00A709B8">
            <w:pPr>
              <w:rPr>
                <w:rFonts w:hint="eastAsia"/>
                <w:color w:val="000000"/>
              </w:rPr>
            </w:pPr>
            <w:r w:rsidRPr="00AE2925">
              <w:rPr>
                <w:rFonts w:hint="eastAsia"/>
                <w:color w:val="000000"/>
              </w:rPr>
              <w:t>2</w:t>
            </w:r>
            <w:r w:rsidRPr="00AE2925">
              <w:rPr>
                <w:color w:val="000000"/>
              </w:rPr>
              <w:t>024/</w:t>
            </w:r>
            <w:r w:rsidR="005F43E6" w:rsidRPr="00AE2925">
              <w:rPr>
                <w:color w:val="000000"/>
              </w:rPr>
              <w:t>8/26</w:t>
            </w:r>
          </w:p>
        </w:tc>
        <w:tc>
          <w:tcPr>
            <w:tcW w:w="1269" w:type="dxa"/>
            <w:gridSpan w:val="2"/>
          </w:tcPr>
          <w:p w14:paraId="1149610A" w14:textId="77777777" w:rsidR="00A709B8" w:rsidRPr="00AE2925" w:rsidRDefault="00A709B8" w:rsidP="00A709B8">
            <w:pPr>
              <w:rPr>
                <w:rFonts w:hint="eastAsia"/>
                <w:color w:val="000000"/>
              </w:rPr>
            </w:pPr>
            <w:r w:rsidRPr="00AE2925">
              <w:rPr>
                <w:color w:val="000000"/>
              </w:rPr>
              <w:t>4</w:t>
            </w:r>
            <w:r w:rsidRPr="00AE2925">
              <w:rPr>
                <w:rFonts w:hint="eastAsia"/>
                <w:color w:val="000000"/>
              </w:rPr>
              <w:t>GC</w:t>
            </w:r>
            <w:r w:rsidRPr="00AE2925">
              <w:rPr>
                <w:color w:val="000000"/>
              </w:rPr>
              <w:br/>
              <w:t>Misumi</w:t>
            </w:r>
          </w:p>
        </w:tc>
      </w:tr>
      <w:tr w:rsidR="003401CC" w14:paraId="6F3A986E" w14:textId="77777777" w:rsidTr="000B7CDA">
        <w:tblPrEx>
          <w:tblCellMar>
            <w:top w:w="0" w:type="dxa"/>
            <w:bottom w:w="0" w:type="dxa"/>
          </w:tblCellMar>
        </w:tblPrEx>
        <w:trPr>
          <w:trHeight w:val="135"/>
        </w:trPr>
        <w:tc>
          <w:tcPr>
            <w:tcW w:w="1677" w:type="dxa"/>
          </w:tcPr>
          <w:p w14:paraId="285C1B7A" w14:textId="77777777" w:rsidR="003401CC" w:rsidRDefault="003401CC" w:rsidP="003401CC">
            <w:pPr>
              <w:rPr>
                <w:rFonts w:hint="eastAsia"/>
                <w:noProof/>
                <w:color w:val="000000"/>
              </w:rPr>
            </w:pPr>
            <w:r>
              <w:rPr>
                <w:rFonts w:hint="eastAsia"/>
                <w:noProof/>
                <w:color w:val="000000"/>
              </w:rPr>
              <w:t>6</w:t>
            </w:r>
            <w:r>
              <w:rPr>
                <w:noProof/>
                <w:color w:val="000000"/>
              </w:rPr>
              <w:t>.60</w:t>
            </w:r>
          </w:p>
        </w:tc>
        <w:tc>
          <w:tcPr>
            <w:tcW w:w="875" w:type="dxa"/>
          </w:tcPr>
          <w:p w14:paraId="7096D74E" w14:textId="77777777" w:rsidR="003401CC" w:rsidRDefault="003401CC" w:rsidP="003401CC">
            <w:pPr>
              <w:rPr>
                <w:rFonts w:hint="eastAsia"/>
                <w:noProof/>
                <w:color w:val="000000"/>
              </w:rPr>
            </w:pPr>
          </w:p>
        </w:tc>
        <w:tc>
          <w:tcPr>
            <w:tcW w:w="4338" w:type="dxa"/>
          </w:tcPr>
          <w:p w14:paraId="65CED02F" w14:textId="77777777" w:rsidR="00EF205C" w:rsidRDefault="00EF205C" w:rsidP="00EF205C">
            <w:pPr>
              <w:rPr>
                <w:color w:val="000000"/>
              </w:rPr>
            </w:pPr>
            <w:r>
              <w:rPr>
                <w:rFonts w:hint="eastAsia"/>
                <w:color w:val="000000"/>
              </w:rPr>
              <w:t xml:space="preserve">Requirement Modification </w:t>
            </w:r>
            <w:r>
              <w:rPr>
                <w:color w:val="000000"/>
              </w:rPr>
              <w:br/>
            </w:r>
            <w:r>
              <w:rPr>
                <w:rFonts w:hint="eastAsia"/>
                <w:color w:val="000000"/>
              </w:rPr>
              <w:t>3.7</w:t>
            </w:r>
            <w:r>
              <w:rPr>
                <w:color w:val="000000"/>
              </w:rPr>
              <w:t xml:space="preserve">.2 </w:t>
            </w:r>
            <w:r w:rsidR="004F7B7E">
              <w:rPr>
                <w:color w:val="000000"/>
              </w:rPr>
              <w:br/>
            </w:r>
            <w:r w:rsidR="004F7B7E">
              <w:rPr>
                <w:rFonts w:hint="eastAsia"/>
                <w:color w:val="000000"/>
              </w:rPr>
              <w:t>Word Modification</w:t>
            </w:r>
          </w:p>
          <w:p w14:paraId="4A1576DC" w14:textId="77777777" w:rsidR="004F7B7E" w:rsidRDefault="004F7B7E" w:rsidP="00EF205C">
            <w:pPr>
              <w:rPr>
                <w:color w:val="000000"/>
              </w:rPr>
            </w:pPr>
            <w:r>
              <w:rPr>
                <w:rFonts w:hint="eastAsia"/>
                <w:color w:val="000000"/>
              </w:rPr>
              <w:t>3.9</w:t>
            </w:r>
          </w:p>
          <w:p w14:paraId="347DC351" w14:textId="77777777" w:rsidR="00EF205C" w:rsidRDefault="00EF205C" w:rsidP="00EF205C">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HENRENNo</w:t>
            </w:r>
            <w:r>
              <w:rPr>
                <w:rFonts w:ascii="Century" w:hAnsi="Century"/>
                <w:color w:val="000000"/>
                <w:sz w:val="21"/>
                <w:szCs w:val="21"/>
              </w:rPr>
              <w:t>.</w:t>
            </w:r>
            <w:r>
              <w:rPr>
                <w:rFonts w:ascii="Century" w:hAnsi="Century"/>
                <w:color w:val="000000"/>
                <w:sz w:val="21"/>
                <w:szCs w:val="21"/>
              </w:rPr>
              <w:t>：</w:t>
            </w:r>
            <w:r w:rsidR="006C32C9">
              <w:rPr>
                <w:rFonts w:ascii="Century" w:hAnsi="Century"/>
                <w:color w:val="000000"/>
                <w:sz w:val="21"/>
                <w:szCs w:val="21"/>
              </w:rPr>
              <w:t>SUCDC-053</w:t>
            </w:r>
          </w:p>
          <w:p w14:paraId="57BADBC2" w14:textId="77777777" w:rsidR="00EF205C" w:rsidRDefault="00EF205C" w:rsidP="00EF205C">
            <w:pPr>
              <w:pStyle w:val="NormalWeb"/>
              <w:spacing w:before="0" w:beforeAutospacing="0" w:after="0" w:afterAutospacing="0"/>
              <w:rPr>
                <w:rFonts w:ascii="Century" w:hAnsi="Century"/>
                <w:color w:val="000000"/>
                <w:sz w:val="21"/>
                <w:szCs w:val="21"/>
              </w:rPr>
            </w:pPr>
            <w:r>
              <w:rPr>
                <w:rFonts w:ascii="Century" w:hAnsi="Century"/>
                <w:color w:val="000000"/>
                <w:sz w:val="21"/>
                <w:szCs w:val="21"/>
              </w:rPr>
              <w:t>QANo.</w:t>
            </w:r>
            <w:r>
              <w:rPr>
                <w:rFonts w:ascii="Century" w:hAnsi="Century"/>
                <w:color w:val="000000"/>
                <w:sz w:val="21"/>
                <w:szCs w:val="21"/>
              </w:rPr>
              <w:t>：</w:t>
            </w:r>
            <w:r w:rsidR="006C32C9">
              <w:rPr>
                <w:rFonts w:ascii="Century" w:hAnsi="Century"/>
                <w:color w:val="000000"/>
                <w:sz w:val="21"/>
                <w:szCs w:val="21"/>
              </w:rPr>
              <w:t>DCQA24-9053</w:t>
            </w:r>
            <w:r w:rsidR="006C32C9">
              <w:rPr>
                <w:rFonts w:ascii="Century" w:hAnsi="Century" w:hint="eastAsia"/>
                <w:color w:val="000000"/>
                <w:sz w:val="21"/>
                <w:szCs w:val="21"/>
              </w:rPr>
              <w:t>、</w:t>
            </w:r>
            <w:r w:rsidR="006C32C9">
              <w:rPr>
                <w:rFonts w:ascii="Century" w:hAnsi="Century" w:hint="eastAsia"/>
                <w:color w:val="000000"/>
                <w:sz w:val="21"/>
                <w:szCs w:val="21"/>
              </w:rPr>
              <w:t>DC24-45458</w:t>
            </w:r>
            <w:r w:rsidR="006C32C9">
              <w:rPr>
                <w:rFonts w:ascii="Century" w:hAnsi="Century" w:hint="eastAsia"/>
                <w:color w:val="000000"/>
                <w:sz w:val="21"/>
                <w:szCs w:val="21"/>
              </w:rPr>
              <w:t>、</w:t>
            </w:r>
            <w:r w:rsidR="006C32C9">
              <w:rPr>
                <w:rFonts w:ascii="Century" w:hAnsi="Century" w:hint="eastAsia"/>
                <w:color w:val="000000"/>
                <w:sz w:val="21"/>
                <w:szCs w:val="21"/>
              </w:rPr>
              <w:t>DC24-52832</w:t>
            </w:r>
          </w:p>
          <w:p w14:paraId="368D7971" w14:textId="77777777" w:rsidR="00EF205C" w:rsidRDefault="00EF205C" w:rsidP="00EF205C">
            <w:pPr>
              <w:pStyle w:val="NormalWeb"/>
              <w:spacing w:before="0" w:beforeAutospacing="0" w:after="0" w:afterAutospacing="0"/>
              <w:rPr>
                <w:rFonts w:ascii="Century" w:hAnsi="Century" w:hint="eastAsia"/>
                <w:color w:val="000000"/>
                <w:sz w:val="21"/>
                <w:szCs w:val="21"/>
              </w:rPr>
            </w:pPr>
            <w:r>
              <w:rPr>
                <w:rFonts w:ascii="Century" w:hAnsi="Century" w:hint="eastAsia"/>
                <w:color w:val="000000"/>
                <w:sz w:val="21"/>
                <w:szCs w:val="21"/>
              </w:rPr>
              <w:t>Target Model</w:t>
            </w:r>
            <w:r>
              <w:rPr>
                <w:rFonts w:ascii="Century" w:hAnsi="Century"/>
                <w:color w:val="000000"/>
                <w:sz w:val="21"/>
                <w:szCs w:val="21"/>
              </w:rPr>
              <w:t>：</w:t>
            </w:r>
            <w:r w:rsidR="006C32C9">
              <w:rPr>
                <w:rFonts w:ascii="Century" w:hAnsi="Century"/>
                <w:color w:val="000000"/>
                <w:sz w:val="21"/>
                <w:szCs w:val="21"/>
              </w:rPr>
              <w:t>24SU/C-DC</w:t>
            </w:r>
          </w:p>
          <w:p w14:paraId="6C78C754" w14:textId="77777777" w:rsidR="003079BE" w:rsidRDefault="00EF205C" w:rsidP="003079BE">
            <w:pPr>
              <w:rPr>
                <w:color w:val="000000"/>
                <w:szCs w:val="21"/>
              </w:rPr>
            </w:pPr>
            <w:r>
              <w:rPr>
                <w:rFonts w:eastAsia="MS PGothic"/>
                <w:color w:val="000000"/>
                <w:szCs w:val="21"/>
              </w:rPr>
              <w:t>Weaving targe</w:t>
            </w:r>
            <w:r>
              <w:rPr>
                <w:color w:val="000000"/>
                <w:szCs w:val="21"/>
              </w:rPr>
              <w:t>：</w:t>
            </w:r>
            <w:r w:rsidR="006C32C9">
              <w:rPr>
                <w:color w:val="000000"/>
                <w:szCs w:val="21"/>
              </w:rPr>
              <w:t>PreCV</w:t>
            </w:r>
          </w:p>
          <w:p w14:paraId="7083D534" w14:textId="77777777" w:rsidR="00A51680" w:rsidRDefault="00A51680" w:rsidP="003079BE">
            <w:pPr>
              <w:pStyle w:val="NormalWeb"/>
              <w:spacing w:before="0" w:beforeAutospacing="0" w:after="0" w:afterAutospacing="0"/>
              <w:rPr>
                <w:rFonts w:ascii="Century" w:hAnsi="Century" w:hint="eastAsia"/>
                <w:color w:val="000000"/>
                <w:sz w:val="21"/>
                <w:szCs w:val="21"/>
              </w:rPr>
            </w:pPr>
          </w:p>
          <w:p w14:paraId="0C97171E"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t>Add a note to DMS1S02.</w:t>
            </w:r>
          </w:p>
          <w:p w14:paraId="1B5E8AAE" w14:textId="77777777" w:rsidR="003079BE" w:rsidRDefault="001931CB" w:rsidP="003079BE">
            <w:pPr>
              <w:pStyle w:val="NormalWeb"/>
              <w:spacing w:before="0" w:beforeAutospacing="0" w:after="0" w:afterAutospacing="0"/>
              <w:rPr>
                <w:rFonts w:ascii="Century" w:hAnsi="Century"/>
                <w:color w:val="000000"/>
                <w:sz w:val="21"/>
                <w:szCs w:val="21"/>
              </w:rPr>
            </w:pPr>
            <w:r>
              <w:rPr>
                <w:rFonts w:ascii="Century" w:hAnsi="Century"/>
                <w:color w:val="000000"/>
                <w:sz w:val="21"/>
                <w:szCs w:val="21"/>
              </w:rPr>
              <w:fldChar w:fldCharType="begin"/>
            </w:r>
            <w:r>
              <w:rPr>
                <w:rFonts w:ascii="Century" w:hAnsi="Century"/>
                <w:color w:val="000000"/>
                <w:sz w:val="21"/>
                <w:szCs w:val="21"/>
              </w:rPr>
              <w:instrText xml:space="preserve"> REF _Ref100588915 \r \h </w:instrText>
            </w:r>
            <w:r>
              <w:rPr>
                <w:rFonts w:ascii="Century" w:hAnsi="Century"/>
                <w:color w:val="000000"/>
                <w:sz w:val="21"/>
                <w:szCs w:val="21"/>
              </w:rPr>
            </w:r>
            <w:r w:rsidR="00D13AB8">
              <w:rPr>
                <w:rFonts w:ascii="Century" w:hAnsi="Century"/>
                <w:color w:val="000000"/>
                <w:sz w:val="21"/>
                <w:szCs w:val="21"/>
              </w:rPr>
              <w:instrText xml:space="preserve"> \* MERGEFORMAT </w:instrText>
            </w:r>
            <w:r>
              <w:rPr>
                <w:rFonts w:ascii="Century" w:hAnsi="Century"/>
                <w:color w:val="000000"/>
                <w:sz w:val="21"/>
                <w:szCs w:val="21"/>
              </w:rPr>
              <w:fldChar w:fldCharType="separate"/>
            </w:r>
            <w:r w:rsidR="00336074">
              <w:rPr>
                <w:rFonts w:ascii="Century" w:hAnsi="Century"/>
                <w:color w:val="000000"/>
                <w:sz w:val="21"/>
                <w:szCs w:val="21"/>
              </w:rPr>
              <w:t>2.2.5</w:t>
            </w:r>
            <w:r>
              <w:rPr>
                <w:rFonts w:ascii="Century" w:hAnsi="Century"/>
                <w:color w:val="000000"/>
                <w:sz w:val="21"/>
                <w:szCs w:val="21"/>
              </w:rPr>
              <w:fldChar w:fldCharType="end"/>
            </w:r>
          </w:p>
          <w:p w14:paraId="14FAF235"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HENRENNo</w:t>
            </w:r>
            <w:r>
              <w:rPr>
                <w:rFonts w:ascii="Century" w:hAnsi="Century"/>
                <w:color w:val="000000"/>
                <w:sz w:val="21"/>
                <w:szCs w:val="21"/>
              </w:rPr>
              <w:t>.</w:t>
            </w:r>
            <w:r>
              <w:rPr>
                <w:rFonts w:ascii="Century" w:hAnsi="Century"/>
                <w:color w:val="000000"/>
                <w:sz w:val="21"/>
                <w:szCs w:val="21"/>
              </w:rPr>
              <w:t>：</w:t>
            </w:r>
            <w:r w:rsidR="00A51680">
              <w:rPr>
                <w:rFonts w:ascii="Century" w:hAnsi="Century"/>
                <w:color w:val="000000"/>
                <w:sz w:val="21"/>
                <w:szCs w:val="21"/>
              </w:rPr>
              <w:t>SUCDC-053</w:t>
            </w:r>
          </w:p>
          <w:p w14:paraId="7A2A892F" w14:textId="77777777" w:rsidR="003079BE" w:rsidRDefault="003079BE" w:rsidP="003079BE">
            <w:pPr>
              <w:pStyle w:val="NormalWeb"/>
              <w:spacing w:before="0" w:beforeAutospacing="0" w:after="0" w:afterAutospacing="0"/>
              <w:rPr>
                <w:rFonts w:ascii="Century" w:hAnsi="Century" w:hint="eastAsia"/>
                <w:color w:val="000000"/>
                <w:sz w:val="21"/>
                <w:szCs w:val="21"/>
              </w:rPr>
            </w:pPr>
            <w:r>
              <w:rPr>
                <w:rFonts w:ascii="Century" w:hAnsi="Century"/>
                <w:color w:val="000000"/>
                <w:sz w:val="21"/>
                <w:szCs w:val="21"/>
              </w:rPr>
              <w:t>QANo.</w:t>
            </w:r>
            <w:r>
              <w:rPr>
                <w:rFonts w:ascii="Century" w:hAnsi="Century"/>
                <w:color w:val="000000"/>
                <w:sz w:val="21"/>
                <w:szCs w:val="21"/>
              </w:rPr>
              <w:t>：</w:t>
            </w:r>
            <w:r>
              <w:rPr>
                <w:rFonts w:ascii="Century" w:hAnsi="Century"/>
                <w:color w:val="000000"/>
                <w:sz w:val="21"/>
                <w:szCs w:val="21"/>
              </w:rPr>
              <w:t>DC</w:t>
            </w:r>
            <w:r>
              <w:rPr>
                <w:rFonts w:ascii="Century" w:hAnsi="Century" w:hint="eastAsia"/>
                <w:color w:val="000000"/>
                <w:sz w:val="21"/>
                <w:szCs w:val="21"/>
              </w:rPr>
              <w:t>QA24-8</w:t>
            </w:r>
            <w:r>
              <w:rPr>
                <w:rFonts w:ascii="Century" w:hAnsi="Century"/>
                <w:color w:val="000000"/>
                <w:sz w:val="21"/>
                <w:szCs w:val="21"/>
              </w:rPr>
              <w:t>928</w:t>
            </w:r>
          </w:p>
          <w:p w14:paraId="4CDDB72D" w14:textId="77777777" w:rsidR="003079BE" w:rsidRDefault="003079BE" w:rsidP="003079BE">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Target Model</w:t>
            </w:r>
            <w:r>
              <w:rPr>
                <w:rFonts w:ascii="Century" w:hAnsi="Century"/>
                <w:color w:val="000000"/>
                <w:sz w:val="21"/>
                <w:szCs w:val="21"/>
              </w:rPr>
              <w:t>：</w:t>
            </w:r>
            <w:r w:rsidR="00A51680">
              <w:rPr>
                <w:rFonts w:ascii="Century" w:hAnsi="Century"/>
                <w:color w:val="000000"/>
                <w:sz w:val="21"/>
                <w:szCs w:val="21"/>
              </w:rPr>
              <w:t>24SU/C-DC</w:t>
            </w:r>
          </w:p>
          <w:p w14:paraId="70C910C9" w14:textId="77777777" w:rsidR="003079BE" w:rsidRDefault="003079BE" w:rsidP="003079BE">
            <w:pPr>
              <w:rPr>
                <w:color w:val="000000"/>
                <w:szCs w:val="21"/>
              </w:rPr>
            </w:pPr>
            <w:r>
              <w:rPr>
                <w:rFonts w:eastAsia="MS PGothic"/>
                <w:color w:val="000000"/>
                <w:szCs w:val="21"/>
              </w:rPr>
              <w:t>Weaving targe</w:t>
            </w:r>
            <w:r>
              <w:rPr>
                <w:color w:val="000000"/>
                <w:szCs w:val="21"/>
              </w:rPr>
              <w:t>：</w:t>
            </w:r>
            <w:r w:rsidR="00A51680">
              <w:rPr>
                <w:color w:val="000000"/>
                <w:szCs w:val="21"/>
              </w:rPr>
              <w:t>PreCV</w:t>
            </w:r>
          </w:p>
          <w:p w14:paraId="6C95EE3F" w14:textId="77777777" w:rsidR="00A51680" w:rsidRDefault="00A51680" w:rsidP="003079BE">
            <w:pPr>
              <w:rPr>
                <w:color w:val="000000"/>
                <w:szCs w:val="21"/>
              </w:rPr>
            </w:pPr>
          </w:p>
          <w:p w14:paraId="4EE1D136" w14:textId="77777777" w:rsidR="00A51680" w:rsidRDefault="00A51680" w:rsidP="00A51680">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R</w:t>
            </w:r>
            <w:r>
              <w:rPr>
                <w:rFonts w:ascii="Century" w:hAnsi="Century"/>
                <w:color w:val="000000"/>
                <w:sz w:val="21"/>
                <w:szCs w:val="21"/>
              </w:rPr>
              <w:t>equests of display of the DMS software switch screen with voice recognition is deleted from the DMS requirement specification.</w:t>
            </w:r>
          </w:p>
          <w:p w14:paraId="4823D4DD" w14:textId="77777777" w:rsidR="00A51680" w:rsidRDefault="00A51680" w:rsidP="00A51680">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C</w:t>
            </w:r>
            <w:r>
              <w:rPr>
                <w:rFonts w:ascii="Century" w:hAnsi="Century"/>
                <w:color w:val="000000"/>
                <w:sz w:val="21"/>
                <w:szCs w:val="21"/>
              </w:rPr>
              <w:t>ontents</w:t>
            </w:r>
            <w:r>
              <w:rPr>
                <w:rFonts w:ascii="Century" w:hAnsi="Century" w:hint="eastAsia"/>
                <w:color w:val="000000"/>
                <w:sz w:val="21"/>
                <w:szCs w:val="21"/>
              </w:rPr>
              <w:t>,</w:t>
            </w:r>
            <w:r>
              <w:rPr>
                <w:rFonts w:ascii="Century" w:hAnsi="Century"/>
                <w:color w:val="000000"/>
                <w:sz w:val="21"/>
                <w:szCs w:val="21"/>
              </w:rPr>
              <w:t xml:space="preserve"> 3.7.3</w:t>
            </w:r>
          </w:p>
          <w:p w14:paraId="21AA10BB" w14:textId="77777777" w:rsidR="00A51680" w:rsidRDefault="00A51680" w:rsidP="00A51680">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H</w:t>
            </w:r>
            <w:r>
              <w:rPr>
                <w:rFonts w:ascii="Century" w:hAnsi="Century"/>
                <w:color w:val="000000"/>
                <w:sz w:val="21"/>
                <w:szCs w:val="21"/>
              </w:rPr>
              <w:t xml:space="preserve">ENREN </w:t>
            </w:r>
            <w:r>
              <w:rPr>
                <w:rFonts w:ascii="Century" w:hAnsi="Century" w:hint="eastAsia"/>
                <w:color w:val="000000"/>
                <w:sz w:val="21"/>
                <w:szCs w:val="21"/>
              </w:rPr>
              <w:t>No</w:t>
            </w:r>
            <w:r>
              <w:rPr>
                <w:rFonts w:ascii="Century" w:hAnsi="Century"/>
                <w:color w:val="000000"/>
                <w:sz w:val="21"/>
                <w:szCs w:val="21"/>
              </w:rPr>
              <w:t>.</w:t>
            </w:r>
            <w:r>
              <w:rPr>
                <w:rFonts w:ascii="Century" w:hAnsi="Century"/>
                <w:color w:val="000000"/>
                <w:sz w:val="21"/>
                <w:szCs w:val="21"/>
              </w:rPr>
              <w:t>：</w:t>
            </w:r>
            <w:r>
              <w:rPr>
                <w:rFonts w:ascii="Century" w:hAnsi="Century"/>
                <w:color w:val="000000"/>
                <w:sz w:val="21"/>
                <w:szCs w:val="21"/>
              </w:rPr>
              <w:t xml:space="preserve">SUCDC-070 </w:t>
            </w:r>
          </w:p>
          <w:p w14:paraId="1450A5BC" w14:textId="77777777" w:rsidR="00A51680" w:rsidRDefault="00A51680" w:rsidP="00A51680">
            <w:pPr>
              <w:pStyle w:val="NormalWeb"/>
              <w:spacing w:before="0" w:beforeAutospacing="0" w:after="0" w:afterAutospacing="0"/>
              <w:rPr>
                <w:rFonts w:ascii="Century" w:hAnsi="Century" w:hint="eastAsia"/>
                <w:color w:val="000000"/>
                <w:sz w:val="21"/>
                <w:szCs w:val="21"/>
              </w:rPr>
            </w:pPr>
            <w:r>
              <w:rPr>
                <w:rFonts w:ascii="Century" w:hAnsi="Century"/>
                <w:color w:val="000000"/>
                <w:sz w:val="21"/>
                <w:szCs w:val="21"/>
              </w:rPr>
              <w:t>QANo.</w:t>
            </w:r>
            <w:r>
              <w:rPr>
                <w:rFonts w:ascii="Century" w:hAnsi="Century"/>
                <w:color w:val="000000"/>
                <w:sz w:val="21"/>
                <w:szCs w:val="21"/>
              </w:rPr>
              <w:t>：</w:t>
            </w:r>
            <w:r>
              <w:rPr>
                <w:rFonts w:ascii="Century" w:hAnsi="Century"/>
                <w:color w:val="000000"/>
                <w:sz w:val="21"/>
                <w:szCs w:val="21"/>
              </w:rPr>
              <w:t>DC</w:t>
            </w:r>
            <w:r>
              <w:rPr>
                <w:rFonts w:ascii="Century" w:hAnsi="Century" w:hint="eastAsia"/>
                <w:color w:val="000000"/>
                <w:sz w:val="21"/>
                <w:szCs w:val="21"/>
              </w:rPr>
              <w:t>QA24-</w:t>
            </w:r>
            <w:r>
              <w:rPr>
                <w:rFonts w:ascii="Century" w:hAnsi="Century"/>
                <w:color w:val="000000"/>
                <w:sz w:val="21"/>
                <w:szCs w:val="21"/>
              </w:rPr>
              <w:t>9538</w:t>
            </w:r>
          </w:p>
          <w:p w14:paraId="74F2E1EE" w14:textId="77777777" w:rsidR="00A51680" w:rsidRDefault="00A51680" w:rsidP="00A51680">
            <w:pPr>
              <w:pStyle w:val="NormalWeb"/>
              <w:spacing w:before="0" w:beforeAutospacing="0" w:after="0" w:afterAutospacing="0"/>
              <w:rPr>
                <w:rFonts w:ascii="Century" w:hAnsi="Century"/>
                <w:color w:val="000000"/>
                <w:sz w:val="21"/>
                <w:szCs w:val="21"/>
              </w:rPr>
            </w:pPr>
            <w:r>
              <w:rPr>
                <w:rFonts w:ascii="Century" w:hAnsi="Century" w:hint="eastAsia"/>
                <w:color w:val="000000"/>
                <w:sz w:val="21"/>
                <w:szCs w:val="21"/>
              </w:rPr>
              <w:t>T</w:t>
            </w:r>
            <w:r>
              <w:rPr>
                <w:rFonts w:ascii="Century" w:hAnsi="Century"/>
                <w:color w:val="000000"/>
                <w:sz w:val="21"/>
                <w:szCs w:val="21"/>
              </w:rPr>
              <w:t>arget Model</w:t>
            </w:r>
            <w:r>
              <w:rPr>
                <w:rFonts w:ascii="Century" w:hAnsi="Century"/>
                <w:color w:val="000000"/>
                <w:sz w:val="21"/>
                <w:szCs w:val="21"/>
              </w:rPr>
              <w:t>：</w:t>
            </w:r>
            <w:r>
              <w:rPr>
                <w:rFonts w:ascii="Century" w:hAnsi="Century" w:hint="eastAsia"/>
                <w:color w:val="000000"/>
                <w:sz w:val="21"/>
                <w:szCs w:val="21"/>
              </w:rPr>
              <w:t>S</w:t>
            </w:r>
            <w:r>
              <w:rPr>
                <w:rFonts w:ascii="Century" w:hAnsi="Century"/>
                <w:color w:val="000000"/>
                <w:sz w:val="21"/>
                <w:szCs w:val="21"/>
              </w:rPr>
              <w:t>U/C</w:t>
            </w:r>
            <w:r>
              <w:rPr>
                <w:rFonts w:ascii="Century" w:hAnsi="Century" w:hint="eastAsia"/>
                <w:color w:val="000000"/>
                <w:sz w:val="21"/>
                <w:szCs w:val="21"/>
              </w:rPr>
              <w:t>-</w:t>
            </w:r>
            <w:r>
              <w:rPr>
                <w:rFonts w:ascii="Century" w:hAnsi="Century"/>
                <w:color w:val="000000"/>
                <w:sz w:val="21"/>
                <w:szCs w:val="21"/>
              </w:rPr>
              <w:t>DC</w:t>
            </w:r>
          </w:p>
          <w:p w14:paraId="24D24FFD" w14:textId="77777777" w:rsidR="00A51680" w:rsidRDefault="00A51680" w:rsidP="00A51680">
            <w:pPr>
              <w:rPr>
                <w:rFonts w:hint="eastAsia"/>
                <w:color w:val="000000"/>
                <w:szCs w:val="21"/>
              </w:rPr>
            </w:pPr>
            <w:r>
              <w:rPr>
                <w:rFonts w:eastAsia="MS PGothic"/>
                <w:color w:val="000000"/>
                <w:szCs w:val="21"/>
              </w:rPr>
              <w:t>Weaving targe</w:t>
            </w:r>
            <w:r>
              <w:rPr>
                <w:rFonts w:eastAsia="MS PGothic" w:hint="eastAsia"/>
                <w:color w:val="000000"/>
                <w:szCs w:val="21"/>
              </w:rPr>
              <w:t>t</w:t>
            </w:r>
            <w:r>
              <w:rPr>
                <w:color w:val="000000"/>
                <w:szCs w:val="21"/>
              </w:rPr>
              <w:t>：</w:t>
            </w:r>
            <w:r>
              <w:rPr>
                <w:rFonts w:hint="eastAsia"/>
                <w:color w:val="000000"/>
                <w:szCs w:val="21"/>
              </w:rPr>
              <w:t>C</w:t>
            </w:r>
            <w:r>
              <w:rPr>
                <w:color w:val="000000"/>
                <w:szCs w:val="21"/>
              </w:rPr>
              <w:t>V</w:t>
            </w:r>
          </w:p>
        </w:tc>
        <w:tc>
          <w:tcPr>
            <w:tcW w:w="1480" w:type="dxa"/>
          </w:tcPr>
          <w:p w14:paraId="33535F5F" w14:textId="77777777" w:rsidR="003401CC" w:rsidRDefault="003401CC" w:rsidP="003401CC">
            <w:pPr>
              <w:rPr>
                <w:rFonts w:hint="eastAsia"/>
                <w:color w:val="000000"/>
              </w:rPr>
            </w:pPr>
            <w:r>
              <w:rPr>
                <w:rFonts w:hint="eastAsia"/>
                <w:color w:val="000000"/>
              </w:rPr>
              <w:t>2</w:t>
            </w:r>
            <w:r>
              <w:rPr>
                <w:color w:val="000000"/>
              </w:rPr>
              <w:t>024/9/17</w:t>
            </w:r>
          </w:p>
        </w:tc>
        <w:tc>
          <w:tcPr>
            <w:tcW w:w="1269" w:type="dxa"/>
            <w:gridSpan w:val="2"/>
          </w:tcPr>
          <w:p w14:paraId="207E9DC6" w14:textId="77777777" w:rsidR="003401CC" w:rsidRDefault="003401CC" w:rsidP="003401CC">
            <w:pPr>
              <w:rPr>
                <w:color w:val="000000"/>
              </w:rPr>
            </w:pPr>
            <w:r>
              <w:rPr>
                <w:color w:val="000000"/>
              </w:rPr>
              <w:t>4</w:t>
            </w:r>
            <w:r>
              <w:rPr>
                <w:rFonts w:hint="eastAsia"/>
                <w:color w:val="000000"/>
              </w:rPr>
              <w:t>GC</w:t>
            </w:r>
            <w:r>
              <w:rPr>
                <w:color w:val="000000"/>
              </w:rPr>
              <w:br/>
              <w:t>Misumi</w:t>
            </w:r>
          </w:p>
          <w:p w14:paraId="34777BBD" w14:textId="77777777" w:rsidR="003079BE" w:rsidRDefault="003079BE" w:rsidP="003401CC">
            <w:pPr>
              <w:rPr>
                <w:color w:val="000000"/>
              </w:rPr>
            </w:pPr>
          </w:p>
          <w:p w14:paraId="66D2CE16" w14:textId="77777777" w:rsidR="003079BE" w:rsidRDefault="003079BE" w:rsidP="003401CC">
            <w:pPr>
              <w:rPr>
                <w:color w:val="000000"/>
              </w:rPr>
            </w:pPr>
          </w:p>
          <w:p w14:paraId="40390652" w14:textId="77777777" w:rsidR="003079BE" w:rsidRDefault="003079BE" w:rsidP="003401CC">
            <w:pPr>
              <w:rPr>
                <w:color w:val="000000"/>
              </w:rPr>
            </w:pPr>
          </w:p>
          <w:p w14:paraId="66B459F1" w14:textId="77777777" w:rsidR="004F7B7E" w:rsidRDefault="004F7B7E" w:rsidP="003401CC">
            <w:pPr>
              <w:rPr>
                <w:color w:val="000000"/>
              </w:rPr>
            </w:pPr>
          </w:p>
          <w:p w14:paraId="2FEB70CE" w14:textId="77777777" w:rsidR="004F7B7E" w:rsidRDefault="004F7B7E" w:rsidP="003401CC">
            <w:pPr>
              <w:rPr>
                <w:rFonts w:hint="eastAsia"/>
                <w:color w:val="000000"/>
              </w:rPr>
            </w:pPr>
          </w:p>
          <w:p w14:paraId="76536B25" w14:textId="77777777" w:rsidR="003079BE" w:rsidRDefault="003079BE" w:rsidP="003401CC">
            <w:pPr>
              <w:rPr>
                <w:color w:val="000000"/>
              </w:rPr>
            </w:pPr>
          </w:p>
          <w:p w14:paraId="79426240" w14:textId="77777777" w:rsidR="00A51680" w:rsidRDefault="00A51680" w:rsidP="003401CC">
            <w:pPr>
              <w:rPr>
                <w:color w:val="000000"/>
              </w:rPr>
            </w:pPr>
          </w:p>
          <w:p w14:paraId="02C01C2D" w14:textId="77777777" w:rsidR="006C32C9" w:rsidRDefault="006C32C9" w:rsidP="003401CC">
            <w:pPr>
              <w:rPr>
                <w:rFonts w:hint="eastAsia"/>
                <w:color w:val="000000"/>
              </w:rPr>
            </w:pPr>
          </w:p>
          <w:p w14:paraId="1F05A59E" w14:textId="77777777" w:rsidR="003079BE" w:rsidRDefault="003079BE" w:rsidP="003401CC">
            <w:pPr>
              <w:rPr>
                <w:color w:val="000000"/>
              </w:rPr>
            </w:pPr>
            <w:r>
              <w:rPr>
                <w:rFonts w:hint="eastAsia"/>
                <w:color w:val="000000"/>
              </w:rPr>
              <w:t>2</w:t>
            </w:r>
            <w:r>
              <w:rPr>
                <w:color w:val="000000"/>
              </w:rPr>
              <w:t>MVC</w:t>
            </w:r>
          </w:p>
          <w:p w14:paraId="36AF6BE1" w14:textId="77777777" w:rsidR="003079BE" w:rsidRDefault="003079BE" w:rsidP="003401CC">
            <w:pPr>
              <w:rPr>
                <w:color w:val="000000"/>
              </w:rPr>
            </w:pPr>
            <w:r>
              <w:rPr>
                <w:rFonts w:hint="eastAsia"/>
                <w:color w:val="000000"/>
              </w:rPr>
              <w:t>N</w:t>
            </w:r>
            <w:r>
              <w:rPr>
                <w:color w:val="000000"/>
              </w:rPr>
              <w:t>agai</w:t>
            </w:r>
          </w:p>
          <w:p w14:paraId="02CA5A2E" w14:textId="77777777" w:rsidR="00A51680" w:rsidRDefault="00A51680" w:rsidP="003401CC">
            <w:pPr>
              <w:rPr>
                <w:color w:val="000000"/>
              </w:rPr>
            </w:pPr>
          </w:p>
          <w:p w14:paraId="27F2361C" w14:textId="77777777" w:rsidR="00A51680" w:rsidRDefault="00A51680" w:rsidP="003401CC">
            <w:pPr>
              <w:rPr>
                <w:color w:val="000000"/>
              </w:rPr>
            </w:pPr>
          </w:p>
          <w:p w14:paraId="121287C6" w14:textId="77777777" w:rsidR="00A51680" w:rsidRDefault="00A51680" w:rsidP="003401CC">
            <w:pPr>
              <w:rPr>
                <w:color w:val="000000"/>
              </w:rPr>
            </w:pPr>
          </w:p>
          <w:p w14:paraId="6BEF78DD" w14:textId="77777777" w:rsidR="00A51680" w:rsidRDefault="00A51680" w:rsidP="003401CC">
            <w:pPr>
              <w:rPr>
                <w:color w:val="000000"/>
              </w:rPr>
            </w:pPr>
          </w:p>
          <w:p w14:paraId="5CFCB07E" w14:textId="77777777" w:rsidR="00A51680" w:rsidRDefault="00A51680" w:rsidP="003401CC">
            <w:pPr>
              <w:rPr>
                <w:color w:val="000000"/>
              </w:rPr>
            </w:pPr>
          </w:p>
          <w:p w14:paraId="650BB580" w14:textId="77777777" w:rsidR="00A51680" w:rsidRDefault="00A51680" w:rsidP="00A51680">
            <w:pPr>
              <w:rPr>
                <w:color w:val="000000"/>
              </w:rPr>
            </w:pPr>
            <w:r>
              <w:rPr>
                <w:rFonts w:hint="eastAsia"/>
                <w:color w:val="000000"/>
              </w:rPr>
              <w:t>2</w:t>
            </w:r>
            <w:r>
              <w:rPr>
                <w:color w:val="000000"/>
              </w:rPr>
              <w:t>MVC</w:t>
            </w:r>
          </w:p>
          <w:p w14:paraId="0D3EE6A4" w14:textId="77777777" w:rsidR="00A51680" w:rsidRDefault="00A51680" w:rsidP="00A51680">
            <w:pPr>
              <w:rPr>
                <w:color w:val="000000"/>
              </w:rPr>
            </w:pPr>
            <w:r>
              <w:rPr>
                <w:rFonts w:hint="eastAsia"/>
                <w:color w:val="000000"/>
              </w:rPr>
              <w:t>N</w:t>
            </w:r>
            <w:r>
              <w:rPr>
                <w:color w:val="000000"/>
              </w:rPr>
              <w:t>agai</w:t>
            </w:r>
          </w:p>
          <w:p w14:paraId="4122CDB6" w14:textId="77777777" w:rsidR="00A51680" w:rsidRDefault="00A51680" w:rsidP="003401CC">
            <w:pPr>
              <w:rPr>
                <w:rFonts w:hint="eastAsia"/>
                <w:color w:val="000000"/>
              </w:rPr>
            </w:pPr>
          </w:p>
        </w:tc>
      </w:tr>
      <w:tr w:rsidR="00E179E5" w:rsidRPr="000A3F33" w14:paraId="5508F198" w14:textId="77777777" w:rsidTr="000B7CDA">
        <w:tblPrEx>
          <w:tblCellMar>
            <w:top w:w="0" w:type="dxa"/>
            <w:bottom w:w="0" w:type="dxa"/>
          </w:tblCellMar>
        </w:tblPrEx>
        <w:trPr>
          <w:trHeight w:val="135"/>
        </w:trPr>
        <w:tc>
          <w:tcPr>
            <w:tcW w:w="1677" w:type="dxa"/>
          </w:tcPr>
          <w:p w14:paraId="35F6A195" w14:textId="77777777" w:rsidR="00E179E5" w:rsidRDefault="00E179E5" w:rsidP="00E179E5">
            <w:pPr>
              <w:rPr>
                <w:rFonts w:hint="eastAsia"/>
                <w:noProof/>
                <w:color w:val="000000"/>
              </w:rPr>
            </w:pPr>
            <w:r>
              <w:rPr>
                <w:rFonts w:hint="eastAsia"/>
                <w:noProof/>
                <w:color w:val="000000"/>
              </w:rPr>
              <w:lastRenderedPageBreak/>
              <w:t>7.10</w:t>
            </w:r>
          </w:p>
        </w:tc>
        <w:tc>
          <w:tcPr>
            <w:tcW w:w="875" w:type="dxa"/>
          </w:tcPr>
          <w:p w14:paraId="51A1A114" w14:textId="77777777" w:rsidR="00E179E5" w:rsidRDefault="00E179E5" w:rsidP="00E179E5">
            <w:pPr>
              <w:rPr>
                <w:rFonts w:hint="eastAsia"/>
                <w:noProof/>
                <w:color w:val="000000"/>
              </w:rPr>
            </w:pPr>
            <w:r>
              <w:rPr>
                <w:rFonts w:hint="eastAsia"/>
                <w:noProof/>
                <w:color w:val="000000"/>
              </w:rPr>
              <w:t>A</w:t>
            </w:r>
          </w:p>
        </w:tc>
        <w:tc>
          <w:tcPr>
            <w:tcW w:w="4338" w:type="dxa"/>
          </w:tcPr>
          <w:p w14:paraId="40AD4ED6" w14:textId="77777777" w:rsidR="00E179E5" w:rsidRDefault="00E179E5" w:rsidP="00E179E5">
            <w:pPr>
              <w:rPr>
                <w:rFonts w:hint="eastAsia"/>
                <w:color w:val="000000"/>
                <w:szCs w:val="21"/>
              </w:rPr>
            </w:pPr>
            <w:r>
              <w:rPr>
                <w:color w:val="000000"/>
                <w:szCs w:val="21"/>
              </w:rPr>
              <w:t xml:space="preserve">Requirement </w:t>
            </w:r>
            <w:r>
              <w:rPr>
                <w:rFonts w:hint="eastAsia"/>
                <w:color w:val="000000"/>
                <w:szCs w:val="21"/>
              </w:rPr>
              <w:t>of  d</w:t>
            </w:r>
            <w:r>
              <w:rPr>
                <w:color w:val="000000"/>
                <w:szCs w:val="21"/>
              </w:rPr>
              <w:t>isplay specification on DMS each mode screen</w:t>
            </w:r>
            <w:r>
              <w:rPr>
                <w:rFonts w:hint="eastAsia"/>
                <w:color w:val="000000"/>
                <w:szCs w:val="21"/>
              </w:rPr>
              <w:t xml:space="preserve"> is deleted.</w:t>
            </w:r>
          </w:p>
          <w:p w14:paraId="53B64806" w14:textId="77777777" w:rsidR="00E179E5" w:rsidRDefault="00E179E5" w:rsidP="00E179E5">
            <w:pPr>
              <w:rPr>
                <w:color w:val="000000"/>
                <w:szCs w:val="21"/>
              </w:rPr>
            </w:pPr>
            <w:r>
              <w:rPr>
                <w:color w:val="000000"/>
                <w:szCs w:val="21"/>
              </w:rPr>
              <w:t>HENREN No.</w:t>
            </w:r>
            <w:r>
              <w:rPr>
                <w:rFonts w:hint="eastAsia"/>
                <w:color w:val="000000"/>
                <w:szCs w:val="21"/>
              </w:rPr>
              <w:t xml:space="preserve"> : 1508</w:t>
            </w:r>
          </w:p>
          <w:p w14:paraId="12F5F7AF" w14:textId="77777777" w:rsidR="00E179E5" w:rsidRDefault="00E179E5" w:rsidP="00E179E5">
            <w:pPr>
              <w:rPr>
                <w:rFonts w:ascii="MS Mincho" w:hAnsi="MS Mincho" w:hint="eastAsia"/>
                <w:color w:val="000000"/>
                <w:szCs w:val="21"/>
              </w:rPr>
            </w:pPr>
            <w:r>
              <w:rPr>
                <w:rFonts w:hint="eastAsia"/>
                <w:color w:val="000000"/>
                <w:szCs w:val="21"/>
              </w:rPr>
              <w:t>QA No.</w:t>
            </w:r>
            <w:r>
              <w:rPr>
                <w:rFonts w:hint="eastAsia"/>
                <w:color w:val="000000"/>
                <w:szCs w:val="21"/>
              </w:rPr>
              <w:t>：</w:t>
            </w:r>
            <w:r>
              <w:rPr>
                <w:rFonts w:hint="eastAsia"/>
                <w:color w:val="000000"/>
                <w:szCs w:val="21"/>
              </w:rPr>
              <w:t>DC24-61243, DC24-61246</w:t>
            </w:r>
          </w:p>
          <w:p w14:paraId="012B9E77" w14:textId="77777777" w:rsidR="00E179E5" w:rsidRDefault="00E179E5" w:rsidP="00E179E5">
            <w:pPr>
              <w:pStyle w:val="NormalWeb"/>
              <w:spacing w:before="0" w:beforeAutospacing="0" w:after="0" w:afterAutospacing="0"/>
              <w:rPr>
                <w:rFonts w:ascii="Century" w:eastAsia="MS Mincho" w:hAnsi="Century" w:hint="eastAsia"/>
                <w:color w:val="000000"/>
                <w:sz w:val="21"/>
                <w:szCs w:val="21"/>
              </w:rPr>
            </w:pPr>
            <w:r>
              <w:rPr>
                <w:rFonts w:ascii="Century" w:eastAsia="MS Mincho" w:hAnsi="Century"/>
                <w:color w:val="000000"/>
                <w:sz w:val="21"/>
                <w:szCs w:val="21"/>
              </w:rPr>
              <w:t>Target Model</w:t>
            </w:r>
            <w:r>
              <w:rPr>
                <w:rFonts w:ascii="Century" w:eastAsia="MS Mincho" w:hAnsi="Century" w:hint="eastAsia"/>
                <w:color w:val="000000"/>
                <w:sz w:val="21"/>
                <w:szCs w:val="21"/>
              </w:rPr>
              <w:t xml:space="preserve"> : </w:t>
            </w:r>
            <w:r>
              <w:rPr>
                <w:rFonts w:ascii="Century" w:eastAsia="MS Mincho" w:hAnsi="Century"/>
                <w:color w:val="000000"/>
                <w:sz w:val="21"/>
                <w:szCs w:val="21"/>
              </w:rPr>
              <w:t>24</w:t>
            </w:r>
            <w:r>
              <w:rPr>
                <w:rFonts w:ascii="Century" w:eastAsia="MS Mincho" w:hAnsi="Century" w:hint="eastAsia"/>
                <w:color w:val="000000"/>
                <w:sz w:val="21"/>
                <w:szCs w:val="21"/>
              </w:rPr>
              <w:t>MM</w:t>
            </w:r>
          </w:p>
          <w:p w14:paraId="016ADCF4" w14:textId="77777777" w:rsidR="00E179E5" w:rsidRDefault="00E179E5" w:rsidP="00E179E5">
            <w:pPr>
              <w:rPr>
                <w:rFonts w:hint="eastAsia"/>
                <w:color w:val="000000"/>
                <w:szCs w:val="21"/>
              </w:rPr>
            </w:pPr>
            <w:r>
              <w:rPr>
                <w:rFonts w:eastAsia="MS PGothic"/>
                <w:color w:val="000000"/>
                <w:szCs w:val="21"/>
              </w:rPr>
              <w:t>Weaving targe</w:t>
            </w:r>
            <w:r>
              <w:rPr>
                <w:rFonts w:eastAsia="MS PGothic" w:hint="eastAsia"/>
                <w:color w:val="000000"/>
                <w:szCs w:val="21"/>
              </w:rPr>
              <w:t xml:space="preserve">t : </w:t>
            </w:r>
            <w:r>
              <w:rPr>
                <w:color w:val="000000"/>
                <w:szCs w:val="21"/>
              </w:rPr>
              <w:t>1A</w:t>
            </w:r>
          </w:p>
          <w:p w14:paraId="7BAB2613" w14:textId="77777777" w:rsidR="00E179E5" w:rsidRDefault="00E179E5" w:rsidP="00E179E5">
            <w:pPr>
              <w:numPr>
                <w:ilvl w:val="0"/>
                <w:numId w:val="18"/>
              </w:numPr>
              <w:rPr>
                <w:color w:val="000000"/>
                <w:szCs w:val="21"/>
              </w:rPr>
            </w:pPr>
            <w:r>
              <w:rPr>
                <w:rFonts w:hint="eastAsia"/>
                <w:color w:val="000000"/>
                <w:szCs w:val="21"/>
              </w:rPr>
              <w:t xml:space="preserve">Content : </w:t>
            </w:r>
            <w:r>
              <w:rPr>
                <w:color w:val="000000"/>
              </w:rPr>
              <w:t xml:space="preserve"> </w:t>
            </w:r>
            <w:r>
              <w:rPr>
                <w:color w:val="000000"/>
              </w:rPr>
              <w:fldChar w:fldCharType="begin"/>
            </w:r>
            <w:r>
              <w:rPr>
                <w:color w:val="000000"/>
              </w:rPr>
              <w:instrText xml:space="preserve"> REF _Ref100571407 \r \h </w:instrText>
            </w:r>
            <w:r>
              <w:rPr>
                <w:color w:val="000000"/>
              </w:rPr>
            </w:r>
            <w:r>
              <w:rPr>
                <w:color w:val="000000"/>
              </w:rPr>
              <w:instrText xml:space="preserve"> \* MERGEFORMAT </w:instrText>
            </w:r>
            <w:r>
              <w:rPr>
                <w:color w:val="000000"/>
              </w:rPr>
              <w:fldChar w:fldCharType="separate"/>
            </w:r>
            <w:r>
              <w:rPr>
                <w:color w:val="000000"/>
              </w:rPr>
              <w:t>2.1.1</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_Ref100571300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2.1.2</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_Ref188850833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2.1.3</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_Ref188850850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2.1.4</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_Ref100575960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3.1</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_Ref166745217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3.1.1</w:t>
            </w:r>
            <w:r>
              <w:rPr>
                <w:color w:val="000000"/>
              </w:rPr>
              <w:fldChar w:fldCharType="end"/>
            </w:r>
            <w:r>
              <w:rPr>
                <w:rFonts w:hint="eastAsia"/>
                <w:color w:val="000000"/>
              </w:rPr>
              <w:t xml:space="preserve"> : Chapters are deleted.</w:t>
            </w:r>
          </w:p>
          <w:p w14:paraId="6FE09D66" w14:textId="77777777" w:rsidR="00E179E5" w:rsidRDefault="00E179E5" w:rsidP="00E179E5">
            <w:pPr>
              <w:numPr>
                <w:ilvl w:val="0"/>
                <w:numId w:val="18"/>
              </w:numPr>
              <w:rPr>
                <w:rFonts w:hint="eastAsia"/>
                <w:color w:val="000000"/>
                <w:szCs w:val="21"/>
              </w:rPr>
            </w:pPr>
            <w:r>
              <w:rPr>
                <w:color w:val="000000"/>
              </w:rPr>
              <w:fldChar w:fldCharType="begin"/>
            </w:r>
            <w:r>
              <w:rPr>
                <w:color w:val="000000"/>
              </w:rPr>
              <w:instrText xml:space="preserve"> REF _Ref188895229 \r \h </w:instrText>
            </w:r>
            <w:r>
              <w:rPr>
                <w:color w:val="000000"/>
              </w:rPr>
            </w:r>
            <w:r>
              <w:rPr>
                <w:color w:val="000000"/>
              </w:rPr>
              <w:instrText xml:space="preserve"> \* MERGEFORMAT </w:instrText>
            </w:r>
            <w:r>
              <w:rPr>
                <w:color w:val="000000"/>
              </w:rPr>
              <w:fldChar w:fldCharType="separate"/>
            </w:r>
            <w:r>
              <w:rPr>
                <w:color w:val="000000"/>
              </w:rPr>
              <w:t>1.3.4</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_Ref188895804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2.3.1</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_Ref188895880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_Ref100575960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3.1</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_Ref166745217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3.1.1</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_Ref100587072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3.2</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_Hlk169713551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3.2.1</w:t>
            </w:r>
            <w:r>
              <w:rPr>
                <w:color w:val="000000"/>
              </w:rPr>
              <w:fldChar w:fldCharType="end"/>
            </w:r>
            <w:r>
              <w:rPr>
                <w:rFonts w:hint="eastAsia"/>
                <w:color w:val="000000"/>
              </w:rPr>
              <w:t>：</w:t>
            </w:r>
            <w:r>
              <w:rPr>
                <w:color w:val="000000"/>
                <w:szCs w:val="21"/>
              </w:rPr>
              <w:t xml:space="preserve">Requirement </w:t>
            </w:r>
            <w:r>
              <w:rPr>
                <w:rFonts w:hint="eastAsia"/>
                <w:color w:val="000000"/>
                <w:szCs w:val="21"/>
              </w:rPr>
              <w:t>of  d</w:t>
            </w:r>
            <w:r>
              <w:rPr>
                <w:color w:val="000000"/>
                <w:szCs w:val="21"/>
              </w:rPr>
              <w:t>isplay specification on DMS each mode screen</w:t>
            </w:r>
            <w:r>
              <w:rPr>
                <w:rFonts w:hint="eastAsia"/>
                <w:color w:val="000000"/>
                <w:szCs w:val="21"/>
              </w:rPr>
              <w:t xml:space="preserve"> is deleted.</w:t>
            </w:r>
          </w:p>
          <w:p w14:paraId="17033257" w14:textId="77777777" w:rsidR="00E179E5" w:rsidRDefault="00E179E5" w:rsidP="00E179E5">
            <w:pPr>
              <w:numPr>
                <w:ilvl w:val="0"/>
                <w:numId w:val="18"/>
              </w:numPr>
              <w:rPr>
                <w:color w:val="000000"/>
              </w:rPr>
            </w:pPr>
            <w:r>
              <w:rPr>
                <w:color w:val="000000"/>
                <w:szCs w:val="21"/>
              </w:rPr>
              <w:fldChar w:fldCharType="begin"/>
            </w:r>
            <w:r>
              <w:rPr>
                <w:color w:val="000000"/>
              </w:rPr>
              <w:instrText xml:space="preserve"> REF _Ref166744979 \r \h </w:instrText>
            </w:r>
            <w:r>
              <w:rPr>
                <w:color w:val="000000"/>
                <w:szCs w:val="21"/>
              </w:rPr>
            </w:r>
            <w:r>
              <w:rPr>
                <w:color w:val="000000"/>
                <w:szCs w:val="21"/>
              </w:rPr>
              <w:instrText xml:space="preserve"> \* MERGEFORMAT </w:instrText>
            </w:r>
            <w:r>
              <w:rPr>
                <w:color w:val="000000"/>
                <w:szCs w:val="21"/>
              </w:rPr>
              <w:fldChar w:fldCharType="separate"/>
            </w:r>
            <w:r>
              <w:rPr>
                <w:color w:val="000000"/>
              </w:rPr>
              <w:t>2.1.6</w:t>
            </w:r>
            <w:r>
              <w:rPr>
                <w:color w:val="000000"/>
                <w:szCs w:val="21"/>
              </w:rPr>
              <w:fldChar w:fldCharType="end"/>
            </w:r>
            <w:r>
              <w:rPr>
                <w:color w:val="000000"/>
                <w:szCs w:val="21"/>
              </w:rPr>
              <w:t xml:space="preserve"> : The description of the definition of power status is relocated from the deleted chapter.</w:t>
            </w:r>
          </w:p>
          <w:p w14:paraId="70AEF6D0" w14:textId="77777777" w:rsidR="00E179E5" w:rsidRDefault="00E179E5" w:rsidP="00E179E5">
            <w:pPr>
              <w:numPr>
                <w:ilvl w:val="0"/>
                <w:numId w:val="18"/>
              </w:numPr>
              <w:rPr>
                <w:rFonts w:hint="eastAsia"/>
                <w:color w:val="000000"/>
              </w:rPr>
            </w:pPr>
            <w:r>
              <w:rPr>
                <w:rFonts w:ascii="MS Mincho" w:hAnsi="MS Mincho"/>
                <w:color w:val="000000"/>
                <w:szCs w:val="21"/>
              </w:rPr>
              <w:fldChar w:fldCharType="begin"/>
            </w:r>
            <w:r>
              <w:rPr>
                <w:color w:val="000000"/>
              </w:rPr>
              <w:instrText xml:space="preserve"> REF _Ref100570988 \r \h </w:instrText>
            </w:r>
            <w:r>
              <w:rPr>
                <w:rFonts w:ascii="MS Mincho" w:hAnsi="MS Mincho"/>
                <w:color w:val="000000"/>
                <w:szCs w:val="21"/>
              </w:rPr>
            </w:r>
            <w:r>
              <w:rPr>
                <w:rFonts w:ascii="MS Mincho" w:hAnsi="MS Mincho"/>
                <w:color w:val="000000"/>
                <w:szCs w:val="21"/>
              </w:rPr>
              <w:instrText xml:space="preserve"> \* MERGEFORMAT </w:instrText>
            </w:r>
            <w:r>
              <w:rPr>
                <w:rFonts w:ascii="MS Mincho" w:hAnsi="MS Mincho"/>
                <w:color w:val="000000"/>
                <w:szCs w:val="21"/>
              </w:rPr>
              <w:fldChar w:fldCharType="separate"/>
            </w:r>
            <w:r>
              <w:rPr>
                <w:color w:val="000000"/>
              </w:rPr>
              <w:t>2.1.7</w:t>
            </w:r>
            <w:r>
              <w:rPr>
                <w:rFonts w:ascii="MS Mincho" w:hAnsi="MS Mincho"/>
                <w:color w:val="000000"/>
                <w:szCs w:val="21"/>
              </w:rPr>
              <w:fldChar w:fldCharType="end"/>
            </w:r>
            <w:r>
              <w:rPr>
                <w:rFonts w:ascii="MS Mincho" w:hAnsi="MS Mincho" w:hint="eastAsia"/>
                <w:color w:val="000000"/>
                <w:szCs w:val="21"/>
              </w:rPr>
              <w:t xml:space="preserve">, </w:t>
            </w:r>
            <w:r>
              <w:rPr>
                <w:color w:val="000000"/>
                <w:szCs w:val="21"/>
              </w:rPr>
              <w:fldChar w:fldCharType="begin"/>
            </w:r>
            <w:r>
              <w:rPr>
                <w:color w:val="000000"/>
                <w:szCs w:val="21"/>
              </w:rPr>
              <w:instrText xml:space="preserve"> REF _Ref166745942 \r \h </w:instrText>
            </w:r>
            <w:r>
              <w:rPr>
                <w:color w:val="000000"/>
                <w:szCs w:val="21"/>
              </w:rPr>
            </w:r>
            <w:r>
              <w:rPr>
                <w:color w:val="000000"/>
                <w:szCs w:val="21"/>
              </w:rPr>
              <w:instrText xml:space="preserve"> \* MERGEFORMAT </w:instrText>
            </w:r>
            <w:r>
              <w:rPr>
                <w:color w:val="000000"/>
                <w:szCs w:val="21"/>
              </w:rPr>
              <w:fldChar w:fldCharType="separate"/>
            </w:r>
            <w:r>
              <w:rPr>
                <w:color w:val="000000"/>
                <w:szCs w:val="21"/>
              </w:rPr>
              <w:t>2.1.8</w:t>
            </w:r>
            <w:r>
              <w:rPr>
                <w:color w:val="000000"/>
                <w:szCs w:val="21"/>
              </w:rPr>
              <w:fldChar w:fldCharType="end"/>
            </w:r>
            <w:r>
              <w:rPr>
                <w:rFonts w:hint="eastAsia"/>
                <w:color w:val="000000"/>
                <w:szCs w:val="21"/>
              </w:rPr>
              <w:t xml:space="preserve">, </w:t>
            </w:r>
            <w:r>
              <w:rPr>
                <w:color w:val="000000"/>
                <w:szCs w:val="21"/>
              </w:rPr>
              <w:fldChar w:fldCharType="begin"/>
            </w:r>
            <w:r>
              <w:rPr>
                <w:color w:val="000000"/>
                <w:szCs w:val="21"/>
              </w:rPr>
              <w:instrText xml:space="preserve"> </w:instrText>
            </w:r>
            <w:r>
              <w:rPr>
                <w:rFonts w:hint="eastAsia"/>
                <w:color w:val="000000"/>
                <w:szCs w:val="21"/>
              </w:rPr>
              <w:instrText>REF _Ref100571087 \r \h</w:instrText>
            </w:r>
            <w:r>
              <w:rPr>
                <w:color w:val="000000"/>
                <w:szCs w:val="21"/>
              </w:rPr>
              <w:instrText xml:space="preserve"> </w:instrText>
            </w:r>
            <w:r>
              <w:rPr>
                <w:color w:val="000000"/>
                <w:szCs w:val="21"/>
              </w:rPr>
            </w:r>
            <w:r>
              <w:rPr>
                <w:color w:val="000000"/>
                <w:szCs w:val="21"/>
              </w:rPr>
              <w:instrText xml:space="preserve"> \* MERGEFORMAT </w:instrText>
            </w:r>
            <w:r>
              <w:rPr>
                <w:color w:val="000000"/>
                <w:szCs w:val="21"/>
              </w:rPr>
              <w:fldChar w:fldCharType="separate"/>
            </w:r>
            <w:r>
              <w:rPr>
                <w:color w:val="000000"/>
                <w:szCs w:val="21"/>
              </w:rPr>
              <w:t>2.1.9</w:t>
            </w:r>
            <w:r>
              <w:rPr>
                <w:color w:val="000000"/>
                <w:szCs w:val="21"/>
              </w:rPr>
              <w:fldChar w:fldCharType="end"/>
            </w:r>
            <w:r>
              <w:rPr>
                <w:rFonts w:hint="eastAsia"/>
                <w:color w:val="000000"/>
                <w:szCs w:val="21"/>
              </w:rPr>
              <w:t xml:space="preserve">, </w:t>
            </w:r>
            <w:r>
              <w:rPr>
                <w:color w:val="000000"/>
                <w:szCs w:val="21"/>
              </w:rPr>
              <w:fldChar w:fldCharType="begin"/>
            </w:r>
            <w:r>
              <w:rPr>
                <w:color w:val="000000"/>
                <w:szCs w:val="21"/>
              </w:rPr>
              <w:instrText xml:space="preserve"> </w:instrText>
            </w:r>
            <w:r>
              <w:rPr>
                <w:rFonts w:hint="eastAsia"/>
                <w:color w:val="000000"/>
                <w:szCs w:val="21"/>
              </w:rPr>
              <w:instrText>REF _Ref166745783 \r \h</w:instrText>
            </w:r>
            <w:r>
              <w:rPr>
                <w:color w:val="000000"/>
                <w:szCs w:val="21"/>
              </w:rPr>
              <w:instrText xml:space="preserve"> </w:instrText>
            </w:r>
            <w:r>
              <w:rPr>
                <w:color w:val="000000"/>
                <w:szCs w:val="21"/>
              </w:rPr>
            </w:r>
            <w:r>
              <w:rPr>
                <w:color w:val="000000"/>
                <w:szCs w:val="21"/>
              </w:rPr>
              <w:instrText xml:space="preserve"> \* MERGEFORMAT </w:instrText>
            </w:r>
            <w:r>
              <w:rPr>
                <w:color w:val="000000"/>
                <w:szCs w:val="21"/>
              </w:rPr>
              <w:fldChar w:fldCharType="separate"/>
            </w:r>
            <w:r>
              <w:rPr>
                <w:color w:val="000000"/>
                <w:szCs w:val="21"/>
              </w:rPr>
              <w:t>2.1.10</w:t>
            </w:r>
            <w:r>
              <w:rPr>
                <w:color w:val="000000"/>
                <w:szCs w:val="21"/>
              </w:rPr>
              <w:fldChar w:fldCharType="end"/>
            </w:r>
            <w:r>
              <w:rPr>
                <w:rFonts w:hint="eastAsia"/>
                <w:color w:val="000000"/>
                <w:szCs w:val="21"/>
              </w:rPr>
              <w:t xml:space="preserve">, </w:t>
            </w:r>
            <w:r>
              <w:rPr>
                <w:color w:val="000000"/>
                <w:szCs w:val="21"/>
              </w:rPr>
              <w:fldChar w:fldCharType="begin"/>
            </w:r>
            <w:r>
              <w:rPr>
                <w:color w:val="000000"/>
                <w:szCs w:val="21"/>
              </w:rPr>
              <w:instrText xml:space="preserve"> </w:instrText>
            </w:r>
            <w:r>
              <w:rPr>
                <w:rFonts w:hint="eastAsia"/>
                <w:color w:val="000000"/>
                <w:szCs w:val="21"/>
              </w:rPr>
              <w:instrText>REF _Ref188895719 \r \h</w:instrText>
            </w:r>
            <w:r>
              <w:rPr>
                <w:color w:val="000000"/>
                <w:szCs w:val="21"/>
              </w:rPr>
              <w:instrText xml:space="preserve"> </w:instrText>
            </w:r>
            <w:r>
              <w:rPr>
                <w:color w:val="000000"/>
                <w:szCs w:val="21"/>
              </w:rPr>
            </w:r>
            <w:r>
              <w:rPr>
                <w:color w:val="000000"/>
                <w:szCs w:val="21"/>
              </w:rPr>
              <w:instrText xml:space="preserve"> \* MERGEFORMAT </w:instrText>
            </w:r>
            <w:r>
              <w:rPr>
                <w:color w:val="000000"/>
                <w:szCs w:val="21"/>
              </w:rPr>
              <w:fldChar w:fldCharType="separate"/>
            </w:r>
            <w:r>
              <w:rPr>
                <w:color w:val="000000"/>
                <w:szCs w:val="21"/>
              </w:rPr>
              <w:t>2.1.11</w:t>
            </w:r>
            <w:r>
              <w:rPr>
                <w:color w:val="000000"/>
                <w:szCs w:val="21"/>
              </w:rPr>
              <w:fldChar w:fldCharType="end"/>
            </w:r>
            <w:r>
              <w:rPr>
                <w:rFonts w:hint="eastAsia"/>
                <w:color w:val="000000"/>
                <w:szCs w:val="21"/>
              </w:rPr>
              <w:t xml:space="preserve">, </w:t>
            </w:r>
            <w:r>
              <w:rPr>
                <w:color w:val="000000"/>
                <w:szCs w:val="21"/>
              </w:rPr>
              <w:fldChar w:fldCharType="begin"/>
            </w:r>
            <w:r>
              <w:rPr>
                <w:color w:val="000000"/>
                <w:szCs w:val="21"/>
              </w:rPr>
              <w:instrText xml:space="preserve"> </w:instrText>
            </w:r>
            <w:r>
              <w:rPr>
                <w:rFonts w:hint="eastAsia"/>
                <w:color w:val="000000"/>
                <w:szCs w:val="21"/>
              </w:rPr>
              <w:instrText>REF _Ref188895742 \r \h</w:instrText>
            </w:r>
            <w:r>
              <w:rPr>
                <w:color w:val="000000"/>
                <w:szCs w:val="21"/>
              </w:rPr>
              <w:instrText xml:space="preserve"> </w:instrText>
            </w:r>
            <w:r>
              <w:rPr>
                <w:color w:val="000000"/>
                <w:szCs w:val="21"/>
              </w:rPr>
            </w:r>
            <w:r>
              <w:rPr>
                <w:color w:val="000000"/>
                <w:szCs w:val="21"/>
              </w:rPr>
              <w:instrText xml:space="preserve"> \* MERGEFORMAT </w:instrText>
            </w:r>
            <w:r>
              <w:rPr>
                <w:color w:val="000000"/>
                <w:szCs w:val="21"/>
              </w:rPr>
              <w:fldChar w:fldCharType="separate"/>
            </w:r>
            <w:r>
              <w:rPr>
                <w:color w:val="000000"/>
                <w:szCs w:val="21"/>
              </w:rPr>
              <w:t>2.1.12</w:t>
            </w:r>
            <w:r>
              <w:rPr>
                <w:color w:val="000000"/>
                <w:szCs w:val="21"/>
              </w:rPr>
              <w:fldChar w:fldCharType="end"/>
            </w:r>
            <w:r>
              <w:rPr>
                <w:rFonts w:hint="eastAsia"/>
                <w:color w:val="000000"/>
                <w:szCs w:val="21"/>
              </w:rPr>
              <w:t xml:space="preserve"> : The description of the definition of B_DMODE is relocated from the deleted chapter. Moreover, </w:t>
            </w:r>
            <w:r>
              <w:rPr>
                <w:color w:val="000000"/>
                <w:szCs w:val="21"/>
              </w:rPr>
              <w:t>the reference to that description</w:t>
            </w:r>
            <w:r>
              <w:rPr>
                <w:rFonts w:hint="eastAsia"/>
                <w:color w:val="000000"/>
                <w:szCs w:val="21"/>
              </w:rPr>
              <w:t xml:space="preserve"> is r</w:t>
            </w:r>
            <w:r>
              <w:rPr>
                <w:color w:val="000000"/>
                <w:szCs w:val="21"/>
              </w:rPr>
              <w:t>evised.</w:t>
            </w:r>
          </w:p>
        </w:tc>
        <w:tc>
          <w:tcPr>
            <w:tcW w:w="1480" w:type="dxa"/>
          </w:tcPr>
          <w:p w14:paraId="033F8725" w14:textId="77777777" w:rsidR="00E179E5" w:rsidRDefault="00E179E5" w:rsidP="00E179E5">
            <w:pPr>
              <w:rPr>
                <w:rFonts w:hint="eastAsia"/>
                <w:color w:val="000000"/>
              </w:rPr>
            </w:pPr>
            <w:r>
              <w:rPr>
                <w:rFonts w:hint="eastAsia"/>
                <w:color w:val="000000"/>
              </w:rPr>
              <w:t>2025/2/4</w:t>
            </w:r>
          </w:p>
        </w:tc>
        <w:tc>
          <w:tcPr>
            <w:tcW w:w="1269" w:type="dxa"/>
            <w:gridSpan w:val="2"/>
          </w:tcPr>
          <w:p w14:paraId="37305A67" w14:textId="77777777" w:rsidR="00E179E5" w:rsidRDefault="00E179E5" w:rsidP="00E179E5">
            <w:pPr>
              <w:rPr>
                <w:rFonts w:hint="eastAsia"/>
                <w:color w:val="000000"/>
              </w:rPr>
            </w:pPr>
            <w:r>
              <w:rPr>
                <w:rFonts w:hint="eastAsia"/>
                <w:color w:val="000000"/>
              </w:rPr>
              <w:t>2MVC Nagai</w:t>
            </w:r>
          </w:p>
        </w:tc>
      </w:tr>
      <w:tr w:rsidR="00E179E5" w:rsidRPr="000A3F33" w14:paraId="428AF3E4" w14:textId="77777777" w:rsidTr="000B7CDA">
        <w:tblPrEx>
          <w:tblCellMar>
            <w:top w:w="0" w:type="dxa"/>
            <w:bottom w:w="0" w:type="dxa"/>
          </w:tblCellMar>
        </w:tblPrEx>
        <w:trPr>
          <w:trHeight w:val="135"/>
        </w:trPr>
        <w:tc>
          <w:tcPr>
            <w:tcW w:w="1677" w:type="dxa"/>
          </w:tcPr>
          <w:p w14:paraId="53292C55" w14:textId="77777777" w:rsidR="00E179E5" w:rsidRDefault="00E179E5" w:rsidP="00E179E5">
            <w:pPr>
              <w:rPr>
                <w:rFonts w:hint="eastAsia"/>
                <w:noProof/>
                <w:color w:val="000000"/>
              </w:rPr>
            </w:pPr>
          </w:p>
        </w:tc>
        <w:tc>
          <w:tcPr>
            <w:tcW w:w="875" w:type="dxa"/>
          </w:tcPr>
          <w:p w14:paraId="6D96AA18" w14:textId="77777777" w:rsidR="00E179E5" w:rsidRDefault="00E179E5" w:rsidP="00E179E5">
            <w:pPr>
              <w:rPr>
                <w:rFonts w:hint="eastAsia"/>
                <w:noProof/>
                <w:color w:val="000000"/>
              </w:rPr>
            </w:pPr>
            <w:r>
              <w:rPr>
                <w:rFonts w:hint="eastAsia"/>
                <w:noProof/>
                <w:color w:val="000000"/>
              </w:rPr>
              <w:t>B</w:t>
            </w:r>
          </w:p>
        </w:tc>
        <w:tc>
          <w:tcPr>
            <w:tcW w:w="4338" w:type="dxa"/>
          </w:tcPr>
          <w:p w14:paraId="4808462A" w14:textId="77777777" w:rsidR="00E179E5" w:rsidRDefault="00E179E5" w:rsidP="00E179E5">
            <w:pPr>
              <w:rPr>
                <w:color w:val="000000"/>
              </w:rPr>
            </w:pPr>
            <w:r>
              <w:rPr>
                <w:color w:val="000000"/>
              </w:rPr>
              <w:t>Change in handling of the customization settings screen during communication interruptions and when IG is turned off</w:t>
            </w:r>
          </w:p>
          <w:p w14:paraId="0078A562" w14:textId="77777777" w:rsidR="00E179E5" w:rsidRDefault="00E179E5" w:rsidP="00E179E5">
            <w:pPr>
              <w:pStyle w:val="NormalWeb"/>
              <w:spacing w:before="0" w:beforeAutospacing="0" w:after="0" w:afterAutospacing="0"/>
              <w:rPr>
                <w:rFonts w:ascii="Century" w:eastAsia="MS Mincho" w:hAnsi="Century"/>
                <w:color w:val="000000"/>
                <w:sz w:val="21"/>
                <w:szCs w:val="21"/>
              </w:rPr>
            </w:pPr>
            <w:r>
              <w:rPr>
                <w:rFonts w:ascii="Century" w:eastAsia="MS Mincho" w:hAnsi="Century" w:hint="eastAsia"/>
                <w:color w:val="000000"/>
                <w:sz w:val="21"/>
                <w:szCs w:val="21"/>
              </w:rPr>
              <w:t>HENREN No.</w:t>
            </w:r>
            <w:r>
              <w:rPr>
                <w:rFonts w:ascii="Century" w:eastAsia="MS Mincho" w:hAnsi="Century" w:hint="eastAsia"/>
                <w:color w:val="000000"/>
                <w:sz w:val="21"/>
                <w:szCs w:val="21"/>
              </w:rPr>
              <w:t>：</w:t>
            </w:r>
            <w:r>
              <w:rPr>
                <w:rFonts w:ascii="Century" w:eastAsia="MS Mincho" w:hAnsi="Century" w:hint="eastAsia"/>
                <w:color w:val="000000"/>
                <w:sz w:val="21"/>
                <w:szCs w:val="21"/>
              </w:rPr>
              <w:t>1503</w:t>
            </w:r>
          </w:p>
          <w:p w14:paraId="2F6D5833" w14:textId="77777777" w:rsidR="00E179E5" w:rsidRDefault="00E179E5" w:rsidP="00E179E5">
            <w:pPr>
              <w:pStyle w:val="NormalWeb"/>
              <w:spacing w:before="0" w:beforeAutospacing="0" w:after="0" w:afterAutospacing="0"/>
              <w:rPr>
                <w:rFonts w:ascii="Century" w:eastAsia="MS Mincho" w:hAnsi="Century"/>
                <w:color w:val="000000"/>
                <w:sz w:val="21"/>
                <w:szCs w:val="21"/>
              </w:rPr>
            </w:pPr>
            <w:r>
              <w:rPr>
                <w:rFonts w:ascii="Century" w:eastAsia="MS Mincho" w:hAnsi="Century"/>
                <w:color w:val="000000"/>
                <w:sz w:val="21"/>
                <w:szCs w:val="21"/>
              </w:rPr>
              <w:t>QANo.</w:t>
            </w:r>
            <w:r>
              <w:rPr>
                <w:rFonts w:ascii="Century" w:eastAsia="MS Mincho" w:hAnsi="Century"/>
                <w:color w:val="000000"/>
                <w:sz w:val="21"/>
                <w:szCs w:val="21"/>
              </w:rPr>
              <w:t>：</w:t>
            </w:r>
            <w:r>
              <w:rPr>
                <w:rFonts w:ascii="Century" w:eastAsia="MS Mincho" w:hAnsi="Century"/>
                <w:color w:val="000000"/>
                <w:sz w:val="21"/>
                <w:szCs w:val="21"/>
              </w:rPr>
              <w:t>DCQA24-9872</w:t>
            </w:r>
          </w:p>
          <w:p w14:paraId="10DD6DD4" w14:textId="77777777" w:rsidR="00E179E5" w:rsidRDefault="00E179E5" w:rsidP="00E179E5">
            <w:pPr>
              <w:pStyle w:val="NormalWeb"/>
              <w:spacing w:before="0" w:beforeAutospacing="0" w:after="0" w:afterAutospacing="0"/>
              <w:rPr>
                <w:rFonts w:ascii="Century" w:eastAsia="MS Mincho" w:hAnsi="Century" w:hint="eastAsia"/>
                <w:color w:val="000000"/>
                <w:sz w:val="21"/>
                <w:szCs w:val="21"/>
              </w:rPr>
            </w:pPr>
            <w:r>
              <w:rPr>
                <w:rFonts w:ascii="Century" w:eastAsia="MS Mincho" w:hAnsi="Century" w:hint="eastAsia"/>
                <w:color w:val="000000"/>
                <w:sz w:val="21"/>
                <w:szCs w:val="21"/>
              </w:rPr>
              <w:t>Target Model</w:t>
            </w:r>
            <w:r>
              <w:rPr>
                <w:rFonts w:ascii="Century" w:eastAsia="MS Mincho" w:hAnsi="Century" w:hint="eastAsia"/>
                <w:color w:val="000000"/>
                <w:sz w:val="21"/>
                <w:szCs w:val="21"/>
              </w:rPr>
              <w:t>：</w:t>
            </w:r>
            <w:r>
              <w:rPr>
                <w:rFonts w:ascii="Century" w:eastAsia="MS Mincho" w:hAnsi="Century" w:hint="eastAsia"/>
                <w:color w:val="000000"/>
                <w:sz w:val="21"/>
                <w:szCs w:val="21"/>
              </w:rPr>
              <w:t>24MM</w:t>
            </w:r>
          </w:p>
          <w:p w14:paraId="19CB2011" w14:textId="77777777" w:rsidR="00E179E5" w:rsidRDefault="00E179E5" w:rsidP="00E179E5">
            <w:pPr>
              <w:rPr>
                <w:color w:val="000000"/>
                <w:szCs w:val="21"/>
              </w:rPr>
            </w:pPr>
            <w:r>
              <w:rPr>
                <w:rFonts w:hint="eastAsia"/>
                <w:color w:val="000000"/>
                <w:szCs w:val="21"/>
              </w:rPr>
              <w:t>Weaving target</w:t>
            </w:r>
            <w:r>
              <w:rPr>
                <w:rFonts w:hint="eastAsia"/>
                <w:color w:val="000000"/>
                <w:szCs w:val="21"/>
              </w:rPr>
              <w:t>：</w:t>
            </w:r>
            <w:r>
              <w:rPr>
                <w:rFonts w:hint="eastAsia"/>
                <w:color w:val="000000"/>
                <w:szCs w:val="21"/>
              </w:rPr>
              <w:t>1A</w:t>
            </w:r>
          </w:p>
          <w:p w14:paraId="2099F74B" w14:textId="77777777" w:rsidR="00E179E5" w:rsidRDefault="00E179E5" w:rsidP="00E179E5">
            <w:pPr>
              <w:numPr>
                <w:ilvl w:val="0"/>
                <w:numId w:val="20"/>
              </w:numPr>
              <w:rPr>
                <w:color w:val="000000"/>
              </w:rPr>
            </w:pPr>
            <w:r>
              <w:rPr>
                <w:color w:val="000000"/>
              </w:rPr>
              <w:fldChar w:fldCharType="begin"/>
            </w:r>
            <w:r>
              <w:rPr>
                <w:color w:val="000000"/>
              </w:rPr>
              <w:instrText xml:space="preserve"> REF _Ref166744979 \r \h </w:instrText>
            </w:r>
            <w:r>
              <w:rPr>
                <w:color w:val="000000"/>
              </w:rPr>
            </w:r>
            <w:r>
              <w:rPr>
                <w:color w:val="000000"/>
              </w:rPr>
              <w:instrText xml:space="preserve"> \* MERGEFORMAT </w:instrText>
            </w:r>
            <w:r>
              <w:rPr>
                <w:color w:val="000000"/>
              </w:rPr>
              <w:fldChar w:fldCharType="separate"/>
            </w:r>
            <w:r>
              <w:rPr>
                <w:color w:val="000000"/>
              </w:rPr>
              <w:t>2.1.6</w:t>
            </w:r>
            <w:r>
              <w:rPr>
                <w:color w:val="000000"/>
              </w:rPr>
              <w:fldChar w:fldCharType="end"/>
            </w:r>
            <w:r>
              <w:rPr>
                <w:rFonts w:ascii="MS Mincho" w:hAnsi="MS Mincho" w:cs="MS Mincho" w:hint="eastAsia"/>
                <w:color w:val="000000"/>
              </w:rPr>
              <w:t>⑤</w:t>
            </w:r>
            <w:r>
              <w:rPr>
                <w:rFonts w:cs="MS Mincho"/>
                <w:color w:val="000000"/>
              </w:rPr>
              <w:t xml:space="preserve">, </w:t>
            </w:r>
            <w:r>
              <w:rPr>
                <w:rFonts w:cs="MS Mincho"/>
                <w:color w:val="000000"/>
              </w:rPr>
              <w:fldChar w:fldCharType="begin"/>
            </w:r>
            <w:r>
              <w:rPr>
                <w:rFonts w:cs="MS Mincho"/>
                <w:color w:val="000000"/>
              </w:rPr>
              <w:instrText xml:space="preserve"> REF _Ref186042930 \r \h </w:instrText>
            </w:r>
            <w:r>
              <w:rPr>
                <w:rFonts w:cs="MS Mincho"/>
                <w:color w:val="000000"/>
              </w:rPr>
            </w:r>
            <w:r>
              <w:rPr>
                <w:rFonts w:cs="MS Mincho"/>
                <w:color w:val="000000"/>
              </w:rPr>
              <w:instrText xml:space="preserve"> \* MERGEFORMAT </w:instrText>
            </w:r>
            <w:r>
              <w:rPr>
                <w:rFonts w:cs="MS Mincho"/>
                <w:color w:val="000000"/>
              </w:rPr>
              <w:fldChar w:fldCharType="separate"/>
            </w:r>
            <w:r>
              <w:rPr>
                <w:rFonts w:cs="MS Mincho"/>
                <w:color w:val="000000"/>
              </w:rPr>
              <w:t>3.3</w:t>
            </w:r>
            <w:r>
              <w:rPr>
                <w:rFonts w:cs="MS Mincho"/>
                <w:color w:val="000000"/>
              </w:rPr>
              <w:fldChar w:fldCharType="end"/>
            </w:r>
          </w:p>
          <w:p w14:paraId="4DB0C289" w14:textId="77777777" w:rsidR="00E179E5" w:rsidRDefault="00E179E5" w:rsidP="00E179E5">
            <w:pPr>
              <w:rPr>
                <w:color w:val="000000"/>
                <w:szCs w:val="21"/>
              </w:rPr>
            </w:pPr>
          </w:p>
        </w:tc>
        <w:tc>
          <w:tcPr>
            <w:tcW w:w="1480" w:type="dxa"/>
          </w:tcPr>
          <w:p w14:paraId="1123F281" w14:textId="77777777" w:rsidR="00E179E5" w:rsidRDefault="00E179E5" w:rsidP="00E179E5">
            <w:pPr>
              <w:rPr>
                <w:rFonts w:hint="eastAsia"/>
                <w:color w:val="000000"/>
              </w:rPr>
            </w:pPr>
            <w:r>
              <w:rPr>
                <w:rFonts w:hint="eastAsia"/>
                <w:color w:val="000000"/>
              </w:rPr>
              <w:t>2025/2/11</w:t>
            </w:r>
          </w:p>
        </w:tc>
        <w:tc>
          <w:tcPr>
            <w:tcW w:w="1269" w:type="dxa"/>
            <w:gridSpan w:val="2"/>
          </w:tcPr>
          <w:p w14:paraId="2B1AE9E0" w14:textId="77777777" w:rsidR="00E179E5" w:rsidRDefault="00E179E5" w:rsidP="00E179E5">
            <w:pPr>
              <w:rPr>
                <w:rFonts w:hint="eastAsia"/>
                <w:color w:val="000000"/>
              </w:rPr>
            </w:pPr>
            <w:r>
              <w:rPr>
                <w:color w:val="000000"/>
              </w:rPr>
              <w:t>2MVC Nagai</w:t>
            </w:r>
          </w:p>
        </w:tc>
      </w:tr>
      <w:tr w:rsidR="00E179E5" w:rsidRPr="000A3F33" w14:paraId="0297A9B1" w14:textId="77777777" w:rsidTr="000B7CDA">
        <w:tblPrEx>
          <w:tblCellMar>
            <w:top w:w="0" w:type="dxa"/>
            <w:bottom w:w="0" w:type="dxa"/>
          </w:tblCellMar>
        </w:tblPrEx>
        <w:trPr>
          <w:trHeight w:val="135"/>
        </w:trPr>
        <w:tc>
          <w:tcPr>
            <w:tcW w:w="1677" w:type="dxa"/>
          </w:tcPr>
          <w:p w14:paraId="67BB5089" w14:textId="77777777" w:rsidR="00E179E5" w:rsidRDefault="00E179E5" w:rsidP="00E179E5">
            <w:pPr>
              <w:rPr>
                <w:rFonts w:hint="eastAsia"/>
                <w:noProof/>
                <w:color w:val="000000"/>
              </w:rPr>
            </w:pPr>
          </w:p>
        </w:tc>
        <w:tc>
          <w:tcPr>
            <w:tcW w:w="875" w:type="dxa"/>
          </w:tcPr>
          <w:p w14:paraId="180D8864" w14:textId="77777777" w:rsidR="00E179E5" w:rsidRDefault="00E179E5" w:rsidP="00E179E5">
            <w:pPr>
              <w:rPr>
                <w:rFonts w:hint="eastAsia"/>
                <w:noProof/>
                <w:color w:val="000000"/>
              </w:rPr>
            </w:pPr>
            <w:r>
              <w:rPr>
                <w:rFonts w:hint="eastAsia"/>
                <w:noProof/>
                <w:color w:val="000000"/>
              </w:rPr>
              <w:t>C</w:t>
            </w:r>
          </w:p>
        </w:tc>
        <w:tc>
          <w:tcPr>
            <w:tcW w:w="4338" w:type="dxa"/>
          </w:tcPr>
          <w:p w14:paraId="5A361807" w14:textId="77777777" w:rsidR="00E179E5" w:rsidRDefault="00E179E5" w:rsidP="00E179E5">
            <w:pPr>
              <w:rPr>
                <w:color w:val="000000"/>
              </w:rPr>
            </w:pPr>
            <w:r>
              <w:rPr>
                <w:color w:val="000000"/>
              </w:rPr>
              <w:t>Specified the</w:t>
            </w:r>
            <w:r>
              <w:rPr>
                <w:rFonts w:hint="eastAsia"/>
                <w:color w:val="000000"/>
              </w:rPr>
              <w:t xml:space="preserve"> CAN</w:t>
            </w:r>
            <w:r>
              <w:rPr>
                <w:color w:val="000000"/>
              </w:rPr>
              <w:t xml:space="preserve"> frames subject to communication interruption determination on the soft switch screen.</w:t>
            </w:r>
          </w:p>
          <w:p w14:paraId="6844AB1E" w14:textId="77777777" w:rsidR="00E179E5" w:rsidRDefault="00E179E5" w:rsidP="00E179E5">
            <w:pPr>
              <w:rPr>
                <w:rFonts w:hint="eastAsia"/>
                <w:color w:val="000000"/>
              </w:rPr>
            </w:pPr>
            <w:r>
              <w:rPr>
                <w:rFonts w:hint="eastAsia"/>
                <w:color w:val="000000"/>
              </w:rPr>
              <w:t>HENREN No</w:t>
            </w:r>
            <w:r>
              <w:rPr>
                <w:rFonts w:hint="eastAsia"/>
                <w:color w:val="000000"/>
              </w:rPr>
              <w:t>：</w:t>
            </w:r>
            <w:r>
              <w:rPr>
                <w:rFonts w:hint="eastAsia"/>
                <w:color w:val="000000"/>
              </w:rPr>
              <w:t>1503</w:t>
            </w:r>
          </w:p>
          <w:p w14:paraId="2D65914A" w14:textId="77777777" w:rsidR="00E179E5" w:rsidRDefault="00E179E5" w:rsidP="00E179E5">
            <w:pPr>
              <w:rPr>
                <w:color w:val="000000"/>
              </w:rPr>
            </w:pPr>
            <w:r>
              <w:rPr>
                <w:rFonts w:hint="eastAsia"/>
                <w:color w:val="000000"/>
              </w:rPr>
              <w:t>QANo</w:t>
            </w:r>
            <w:r>
              <w:rPr>
                <w:rFonts w:hint="eastAsia"/>
                <w:color w:val="000000"/>
              </w:rPr>
              <w:t>：</w:t>
            </w:r>
            <w:r>
              <w:rPr>
                <w:rFonts w:hint="eastAsia"/>
                <w:color w:val="000000"/>
              </w:rPr>
              <w:t>DCQA24-10085</w:t>
            </w:r>
          </w:p>
          <w:p w14:paraId="2C83933C" w14:textId="77777777" w:rsidR="00E179E5" w:rsidRDefault="00E179E5" w:rsidP="00E179E5">
            <w:pPr>
              <w:rPr>
                <w:rFonts w:hint="eastAsia"/>
                <w:color w:val="000000"/>
              </w:rPr>
            </w:pPr>
            <w:r>
              <w:rPr>
                <w:rFonts w:hint="eastAsia"/>
                <w:color w:val="000000"/>
              </w:rPr>
              <w:t>Target Model</w:t>
            </w:r>
            <w:r>
              <w:rPr>
                <w:rFonts w:hint="eastAsia"/>
                <w:color w:val="000000"/>
              </w:rPr>
              <w:t>：</w:t>
            </w:r>
            <w:r>
              <w:rPr>
                <w:rFonts w:hint="eastAsia"/>
                <w:color w:val="000000"/>
              </w:rPr>
              <w:t>24MM</w:t>
            </w:r>
          </w:p>
          <w:p w14:paraId="4EB425FC" w14:textId="77777777" w:rsidR="00E179E5" w:rsidRDefault="00E179E5" w:rsidP="00E179E5">
            <w:pPr>
              <w:rPr>
                <w:color w:val="000000"/>
              </w:rPr>
            </w:pPr>
            <w:r>
              <w:rPr>
                <w:rFonts w:hint="eastAsia"/>
                <w:color w:val="000000"/>
              </w:rPr>
              <w:t>Weaving target</w:t>
            </w:r>
            <w:r>
              <w:rPr>
                <w:rFonts w:hint="eastAsia"/>
                <w:color w:val="000000"/>
              </w:rPr>
              <w:t>：</w:t>
            </w:r>
            <w:r>
              <w:rPr>
                <w:rFonts w:hint="eastAsia"/>
                <w:color w:val="000000"/>
              </w:rPr>
              <w:t>1A</w:t>
            </w:r>
          </w:p>
          <w:p w14:paraId="70220F6F" w14:textId="77777777" w:rsidR="00E179E5" w:rsidRDefault="00E179E5" w:rsidP="00E179E5">
            <w:pPr>
              <w:numPr>
                <w:ilvl w:val="0"/>
                <w:numId w:val="20"/>
              </w:numPr>
              <w:rPr>
                <w:rFonts w:hint="eastAsia"/>
                <w:color w:val="000000"/>
              </w:rPr>
            </w:pPr>
            <w:r>
              <w:rPr>
                <w:color w:val="000000"/>
              </w:rPr>
              <w:fldChar w:fldCharType="begin"/>
            </w:r>
            <w:r>
              <w:rPr>
                <w:color w:val="000000"/>
              </w:rPr>
              <w:instrText xml:space="preserve"> </w:instrText>
            </w:r>
            <w:r>
              <w:rPr>
                <w:rFonts w:hint="eastAsia"/>
                <w:color w:val="000000"/>
              </w:rPr>
              <w:instrText>REF _Ref166745783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2.1.10</w:t>
            </w:r>
            <w:r>
              <w:rPr>
                <w:color w:val="000000"/>
              </w:rPr>
              <w:fldChar w:fldCharType="end"/>
            </w:r>
            <w:r>
              <w:rPr>
                <w:color w:val="000000"/>
              </w:rPr>
              <w:fldChar w:fldCharType="begin"/>
            </w:r>
            <w:r>
              <w:rPr>
                <w:color w:val="000000"/>
              </w:rPr>
              <w:instrText xml:space="preserve"> REF _Ref187939021 \r \h </w:instrText>
            </w:r>
            <w:r>
              <w:rPr>
                <w:color w:val="000000"/>
              </w:rPr>
            </w:r>
            <w:r>
              <w:rPr>
                <w:color w:val="000000"/>
              </w:rPr>
              <w:instrText xml:space="preserve"> \* MERGEFORMAT </w:instrText>
            </w:r>
            <w:r>
              <w:rPr>
                <w:color w:val="000000"/>
              </w:rPr>
              <w:fldChar w:fldCharType="separate"/>
            </w:r>
            <w:r>
              <w:rPr>
                <w:rFonts w:hint="eastAsia"/>
                <w:color w:val="000000"/>
              </w:rPr>
              <w:t>⑤</w:t>
            </w:r>
            <w:r>
              <w:rPr>
                <w:color w:val="000000"/>
              </w:rPr>
              <w:fldChar w:fldCharType="end"/>
            </w:r>
            <w:r>
              <w:rPr>
                <w:rFonts w:hint="eastAsia"/>
                <w:color w:val="000000"/>
              </w:rPr>
              <w:t xml:space="preserve">, </w:t>
            </w:r>
            <w:r>
              <w:rPr>
                <w:color w:val="000000"/>
              </w:rPr>
              <w:fldChar w:fldCharType="begin"/>
            </w:r>
            <w:r>
              <w:rPr>
                <w:color w:val="000000"/>
              </w:rPr>
              <w:instrText xml:space="preserve"> </w:instrText>
            </w:r>
            <w:r>
              <w:rPr>
                <w:rFonts w:hint="eastAsia"/>
                <w:color w:val="000000"/>
              </w:rPr>
              <w:instrText>REF _Ref187939102 \r \h</w:instrText>
            </w:r>
            <w:r>
              <w:rPr>
                <w:color w:val="000000"/>
              </w:rPr>
              <w:instrText xml:space="preserve"> </w:instrText>
            </w:r>
            <w:r>
              <w:rPr>
                <w:color w:val="000000"/>
              </w:rPr>
            </w:r>
            <w:r>
              <w:rPr>
                <w:color w:val="000000"/>
              </w:rPr>
              <w:instrText xml:space="preserve"> \* MERGEFORMAT </w:instrText>
            </w:r>
            <w:r>
              <w:rPr>
                <w:color w:val="000000"/>
              </w:rPr>
              <w:fldChar w:fldCharType="separate"/>
            </w:r>
            <w:r>
              <w:rPr>
                <w:color w:val="000000"/>
              </w:rPr>
              <w:t>2.1.12</w:t>
            </w:r>
            <w:r>
              <w:rPr>
                <w:color w:val="000000"/>
              </w:rPr>
              <w:fldChar w:fldCharType="end"/>
            </w:r>
            <w:r>
              <w:rPr>
                <w:color w:val="000000"/>
              </w:rPr>
              <w:fldChar w:fldCharType="begin"/>
            </w:r>
            <w:r>
              <w:rPr>
                <w:color w:val="000000"/>
              </w:rPr>
              <w:instrText xml:space="preserve"> REF _Ref187939108 \r \h </w:instrText>
            </w:r>
            <w:r>
              <w:rPr>
                <w:color w:val="000000"/>
              </w:rPr>
            </w:r>
            <w:r>
              <w:rPr>
                <w:color w:val="000000"/>
              </w:rPr>
              <w:instrText xml:space="preserve"> \* MERGEFORMAT </w:instrText>
            </w:r>
            <w:r>
              <w:rPr>
                <w:color w:val="000000"/>
              </w:rPr>
              <w:fldChar w:fldCharType="separate"/>
            </w:r>
            <w:r>
              <w:rPr>
                <w:rFonts w:hint="eastAsia"/>
                <w:color w:val="000000"/>
              </w:rPr>
              <w:t>⑤</w:t>
            </w:r>
            <w:r>
              <w:rPr>
                <w:color w:val="000000"/>
              </w:rPr>
              <w:fldChar w:fldCharType="end"/>
            </w:r>
          </w:p>
          <w:p w14:paraId="65B6FBD3" w14:textId="77777777" w:rsidR="00E179E5" w:rsidRDefault="00E179E5" w:rsidP="00E179E5">
            <w:pPr>
              <w:rPr>
                <w:color w:val="000000"/>
                <w:szCs w:val="21"/>
              </w:rPr>
            </w:pPr>
          </w:p>
        </w:tc>
        <w:tc>
          <w:tcPr>
            <w:tcW w:w="1480" w:type="dxa"/>
          </w:tcPr>
          <w:p w14:paraId="37E7BA13" w14:textId="77777777" w:rsidR="00E179E5" w:rsidRDefault="00E179E5" w:rsidP="00E179E5">
            <w:pPr>
              <w:rPr>
                <w:rFonts w:hint="eastAsia"/>
                <w:color w:val="000000"/>
              </w:rPr>
            </w:pPr>
            <w:r>
              <w:rPr>
                <w:rFonts w:hint="eastAsia"/>
                <w:color w:val="000000"/>
              </w:rPr>
              <w:t>2025/2/11</w:t>
            </w:r>
          </w:p>
        </w:tc>
        <w:tc>
          <w:tcPr>
            <w:tcW w:w="1269" w:type="dxa"/>
            <w:gridSpan w:val="2"/>
          </w:tcPr>
          <w:p w14:paraId="4FDA3E5F" w14:textId="77777777" w:rsidR="00E179E5" w:rsidRDefault="00E179E5" w:rsidP="00E179E5">
            <w:pPr>
              <w:rPr>
                <w:rFonts w:hint="eastAsia"/>
                <w:color w:val="000000"/>
              </w:rPr>
            </w:pPr>
            <w:r>
              <w:rPr>
                <w:color w:val="000000"/>
              </w:rPr>
              <w:t>2MVC Nagai</w:t>
            </w:r>
          </w:p>
        </w:tc>
      </w:tr>
      <w:tr w:rsidR="00E179E5" w:rsidRPr="00530B49" w14:paraId="77BD5B4E" w14:textId="77777777" w:rsidTr="000B7CDA">
        <w:tblPrEx>
          <w:tblCellMar>
            <w:top w:w="0" w:type="dxa"/>
            <w:bottom w:w="0" w:type="dxa"/>
          </w:tblCellMar>
        </w:tblPrEx>
        <w:trPr>
          <w:trHeight w:val="135"/>
        </w:trPr>
        <w:tc>
          <w:tcPr>
            <w:tcW w:w="1677" w:type="dxa"/>
            <w:vMerge w:val="restart"/>
          </w:tcPr>
          <w:p w14:paraId="0F55A35A" w14:textId="77777777" w:rsidR="00E179E5" w:rsidRPr="00530B49" w:rsidRDefault="00E179E5" w:rsidP="00E179E5">
            <w:pPr>
              <w:rPr>
                <w:rFonts w:hint="eastAsia"/>
                <w:noProof/>
              </w:rPr>
            </w:pPr>
            <w:r w:rsidRPr="00530B49">
              <w:rPr>
                <w:rFonts w:hint="eastAsia"/>
                <w:noProof/>
              </w:rPr>
              <w:t>7.20</w:t>
            </w:r>
          </w:p>
        </w:tc>
        <w:tc>
          <w:tcPr>
            <w:tcW w:w="875" w:type="dxa"/>
          </w:tcPr>
          <w:p w14:paraId="63686214" w14:textId="77777777" w:rsidR="00E179E5" w:rsidRPr="00530B49" w:rsidRDefault="00E179E5" w:rsidP="00E179E5">
            <w:pPr>
              <w:rPr>
                <w:rFonts w:hint="eastAsia"/>
                <w:noProof/>
              </w:rPr>
            </w:pPr>
            <w:r w:rsidRPr="00530B49">
              <w:rPr>
                <w:rFonts w:hint="eastAsia"/>
                <w:noProof/>
              </w:rPr>
              <w:t>A</w:t>
            </w:r>
          </w:p>
        </w:tc>
        <w:tc>
          <w:tcPr>
            <w:tcW w:w="4338" w:type="dxa"/>
          </w:tcPr>
          <w:p w14:paraId="36877474" w14:textId="77777777" w:rsidR="00E179E5" w:rsidRPr="00530B49" w:rsidRDefault="00E179E5" w:rsidP="00E179E5">
            <w:pPr>
              <w:rPr>
                <w:rFonts w:ascii="MS Mincho" w:hAnsi="MS Mincho"/>
                <w:szCs w:val="21"/>
              </w:rPr>
            </w:pPr>
            <w:r w:rsidRPr="00530B49">
              <w:rPr>
                <w:szCs w:val="21"/>
              </w:rPr>
              <w:t>SNOW EXTRA Mode is added.</w:t>
            </w:r>
          </w:p>
          <w:p w14:paraId="058B6228" w14:textId="77777777" w:rsidR="00E179E5" w:rsidRPr="00530B49" w:rsidRDefault="00E179E5" w:rsidP="00E179E5">
            <w:pPr>
              <w:rPr>
                <w:rFonts w:ascii="MS Mincho" w:hAnsi="MS Mincho" w:hint="eastAsia"/>
                <w:szCs w:val="21"/>
              </w:rPr>
            </w:pPr>
            <w:r w:rsidRPr="00530B49">
              <w:rPr>
                <w:szCs w:val="21"/>
              </w:rPr>
              <w:t>HENREN No.</w:t>
            </w:r>
            <w:r w:rsidRPr="00530B49">
              <w:rPr>
                <w:rFonts w:ascii="MS Mincho" w:hAnsi="MS Mincho"/>
                <w:szCs w:val="21"/>
              </w:rPr>
              <w:t>：</w:t>
            </w:r>
            <w:r w:rsidRPr="00530B49">
              <w:rPr>
                <w:szCs w:val="21"/>
              </w:rPr>
              <w:t>SU</w:t>
            </w:r>
            <w:r w:rsidRPr="00530B49">
              <w:rPr>
                <w:rFonts w:hint="eastAsia"/>
                <w:szCs w:val="21"/>
              </w:rPr>
              <w:t>-036</w:t>
            </w:r>
          </w:p>
          <w:p w14:paraId="4F414E1B" w14:textId="77777777" w:rsidR="00E179E5" w:rsidRPr="00530B49" w:rsidRDefault="00E179E5" w:rsidP="00E179E5">
            <w:pPr>
              <w:rPr>
                <w:szCs w:val="21"/>
              </w:rPr>
            </w:pPr>
            <w:r w:rsidRPr="00530B49">
              <w:rPr>
                <w:szCs w:val="21"/>
              </w:rPr>
              <w:t>Target Model</w:t>
            </w:r>
            <w:r w:rsidRPr="00530B49">
              <w:rPr>
                <w:szCs w:val="21"/>
              </w:rPr>
              <w:t>：</w:t>
            </w:r>
            <w:r w:rsidRPr="00530B49">
              <w:rPr>
                <w:rFonts w:hint="eastAsia"/>
                <w:szCs w:val="21"/>
              </w:rPr>
              <w:t>24SU</w:t>
            </w:r>
          </w:p>
          <w:p w14:paraId="175E36C8" w14:textId="77777777" w:rsidR="00E179E5" w:rsidRPr="00530B49" w:rsidRDefault="00E179E5" w:rsidP="00E179E5">
            <w:pPr>
              <w:rPr>
                <w:szCs w:val="21"/>
              </w:rPr>
            </w:pPr>
            <w:r w:rsidRPr="00530B49">
              <w:rPr>
                <w:szCs w:val="21"/>
              </w:rPr>
              <w:t>Weaving target</w:t>
            </w:r>
            <w:r w:rsidRPr="00530B49">
              <w:rPr>
                <w:szCs w:val="21"/>
              </w:rPr>
              <w:t>：</w:t>
            </w:r>
            <w:r w:rsidRPr="00530B49">
              <w:rPr>
                <w:rFonts w:hint="eastAsia"/>
                <w:szCs w:val="21"/>
              </w:rPr>
              <w:t>CV</w:t>
            </w:r>
          </w:p>
          <w:p w14:paraId="14684963"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_Ref183043588 \w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1.1.1</w:t>
            </w:r>
            <w:r w:rsidRPr="00530B49">
              <w:rPr>
                <w:szCs w:val="21"/>
              </w:rPr>
              <w:fldChar w:fldCharType="end"/>
            </w:r>
            <w:r w:rsidRPr="00530B49">
              <w:rPr>
                <w:rFonts w:hint="eastAsia"/>
                <w:szCs w:val="21"/>
              </w:rPr>
              <w:t>：</w:t>
            </w:r>
            <w:r w:rsidRPr="00530B49">
              <w:rPr>
                <w:rFonts w:hint="eastAsia"/>
                <w:szCs w:val="21"/>
              </w:rPr>
              <w:t>D</w:t>
            </w:r>
            <w:r w:rsidRPr="00530B49">
              <w:rPr>
                <w:szCs w:val="21"/>
              </w:rPr>
              <w:t xml:space="preserve">efinition of </w:t>
            </w:r>
            <w:r w:rsidRPr="00530B49">
              <w:rPr>
                <w:rFonts w:hint="eastAsia"/>
                <w:szCs w:val="21"/>
              </w:rPr>
              <w:t>S</w:t>
            </w:r>
            <w:r w:rsidRPr="00530B49">
              <w:rPr>
                <w:szCs w:val="21"/>
              </w:rPr>
              <w:t>now Extra Mode is added, definition of Snow Mode is corrected.</w:t>
            </w:r>
          </w:p>
          <w:p w14:paraId="7FD40D50" w14:textId="77777777" w:rsidR="00E179E5" w:rsidRPr="00530B49" w:rsidRDefault="00E179E5" w:rsidP="00E179E5">
            <w:pPr>
              <w:ind w:left="289" w:hangingChars="150" w:hanging="289"/>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_Ref100571087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2.1.5</w:t>
            </w:r>
            <w:r w:rsidRPr="00530B49">
              <w:rPr>
                <w:szCs w:val="21"/>
              </w:rPr>
              <w:fldChar w:fldCharType="end"/>
            </w: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_Ref100588915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2.2.5</w:t>
            </w:r>
            <w:r w:rsidRPr="00530B49">
              <w:rPr>
                <w:szCs w:val="21"/>
              </w:rPr>
              <w:fldChar w:fldCharType="end"/>
            </w:r>
            <w:r w:rsidRPr="00530B49">
              <w:rPr>
                <w:rFonts w:hint="eastAsia"/>
                <w:szCs w:val="21"/>
              </w:rPr>
              <w:t>：</w:t>
            </w:r>
            <w:r w:rsidRPr="00530B49">
              <w:rPr>
                <w:rFonts w:hint="eastAsia"/>
                <w:szCs w:val="21"/>
              </w:rPr>
              <w:t>S</w:t>
            </w:r>
            <w:r w:rsidRPr="00530B49">
              <w:rPr>
                <w:szCs w:val="21"/>
              </w:rPr>
              <w:t>now Extra Mode is assigned to</w:t>
            </w:r>
            <w:r w:rsidRPr="00530B49">
              <w:rPr>
                <w:rFonts w:hint="eastAsia"/>
                <w:szCs w:val="21"/>
              </w:rPr>
              <w:t xml:space="preserve"> </w:t>
            </w:r>
            <w:r w:rsidRPr="00530B49">
              <w:rPr>
                <w:szCs w:val="21"/>
              </w:rPr>
              <w:t>reserved bit of input and output signals.</w:t>
            </w:r>
          </w:p>
          <w:p w14:paraId="050FB8AB"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_Ref192787971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3.7.2</w:t>
            </w:r>
            <w:r w:rsidRPr="00530B49">
              <w:rPr>
                <w:szCs w:val="21"/>
              </w:rPr>
              <w:fldChar w:fldCharType="end"/>
            </w: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_Ref192787988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3.8.1</w:t>
            </w:r>
            <w:r w:rsidRPr="00530B49">
              <w:rPr>
                <w:szCs w:val="21"/>
              </w:rPr>
              <w:fldChar w:fldCharType="end"/>
            </w:r>
            <w:r w:rsidRPr="00530B49">
              <w:rPr>
                <w:rFonts w:hint="eastAsia"/>
                <w:szCs w:val="21"/>
              </w:rPr>
              <w:t xml:space="preserve">, </w:t>
            </w:r>
            <w:r w:rsidRPr="00530B49">
              <w:rPr>
                <w:szCs w:val="21"/>
              </w:rPr>
              <w:fldChar w:fldCharType="begin"/>
            </w:r>
            <w:r w:rsidRPr="00530B49">
              <w:rPr>
                <w:szCs w:val="21"/>
              </w:rPr>
              <w:instrText xml:space="preserve"> </w:instrText>
            </w:r>
            <w:r w:rsidRPr="00530B49">
              <w:rPr>
                <w:rFonts w:hint="eastAsia"/>
                <w:szCs w:val="21"/>
              </w:rPr>
              <w:instrText>REF _Ref192788000 \r \h</w:instrText>
            </w:r>
            <w:r w:rsidRPr="00530B49">
              <w:rPr>
                <w:szCs w:val="21"/>
              </w:rPr>
              <w:instrText xml:space="preserve"> </w:instrText>
            </w:r>
            <w:r w:rsidRPr="00530B49">
              <w:rPr>
                <w:szCs w:val="21"/>
              </w:rPr>
            </w:r>
            <w:r>
              <w:rPr>
                <w:szCs w:val="21"/>
              </w:rPr>
              <w:instrText xml:space="preserve"> \* MERGEFORMAT </w:instrText>
            </w:r>
            <w:r w:rsidRPr="00530B49">
              <w:rPr>
                <w:szCs w:val="21"/>
              </w:rPr>
              <w:fldChar w:fldCharType="separate"/>
            </w:r>
            <w:r w:rsidRPr="00530B49">
              <w:rPr>
                <w:szCs w:val="21"/>
              </w:rPr>
              <w:t>3.8.2</w:t>
            </w:r>
            <w:r w:rsidRPr="00530B49">
              <w:rPr>
                <w:szCs w:val="21"/>
              </w:rPr>
              <w:fldChar w:fldCharType="end"/>
            </w:r>
            <w:r w:rsidRPr="00530B49">
              <w:rPr>
                <w:rFonts w:hint="eastAsia"/>
                <w:szCs w:val="21"/>
              </w:rPr>
              <w:t>：</w:t>
            </w:r>
            <w:r w:rsidRPr="00530B49">
              <w:rPr>
                <w:rFonts w:hint="eastAsia"/>
                <w:szCs w:val="21"/>
              </w:rPr>
              <w:t>S</w:t>
            </w:r>
            <w:r w:rsidRPr="00530B49">
              <w:rPr>
                <w:szCs w:val="21"/>
              </w:rPr>
              <w:t>now Extra Mode is added to layout of mode select button and mode change order.</w:t>
            </w:r>
          </w:p>
        </w:tc>
        <w:tc>
          <w:tcPr>
            <w:tcW w:w="1480" w:type="dxa"/>
          </w:tcPr>
          <w:p w14:paraId="472C1C50" w14:textId="77777777" w:rsidR="00E179E5" w:rsidRPr="00530B49" w:rsidRDefault="00E179E5" w:rsidP="00E179E5">
            <w:pPr>
              <w:rPr>
                <w:rFonts w:hint="eastAsia"/>
              </w:rPr>
            </w:pPr>
            <w:r w:rsidRPr="00530B49">
              <w:rPr>
                <w:rFonts w:hint="eastAsia"/>
              </w:rPr>
              <w:t>2025/3/14</w:t>
            </w:r>
          </w:p>
        </w:tc>
        <w:tc>
          <w:tcPr>
            <w:tcW w:w="1269" w:type="dxa"/>
            <w:gridSpan w:val="2"/>
          </w:tcPr>
          <w:p w14:paraId="0246F8A4" w14:textId="77777777" w:rsidR="00E179E5" w:rsidRPr="00530B49" w:rsidRDefault="00E179E5" w:rsidP="00E179E5">
            <w:pPr>
              <w:rPr>
                <w:rFonts w:hint="eastAsia"/>
              </w:rPr>
            </w:pPr>
            <w:r w:rsidRPr="00530B49">
              <w:rPr>
                <w:rFonts w:hint="eastAsia"/>
              </w:rPr>
              <w:t>2MVC Nagai</w:t>
            </w:r>
          </w:p>
        </w:tc>
      </w:tr>
      <w:tr w:rsidR="00E179E5" w:rsidRPr="00530B49" w14:paraId="2DF31B18" w14:textId="77777777" w:rsidTr="000B7CDA">
        <w:tblPrEx>
          <w:tblCellMar>
            <w:top w:w="0" w:type="dxa"/>
            <w:bottom w:w="0" w:type="dxa"/>
          </w:tblCellMar>
        </w:tblPrEx>
        <w:trPr>
          <w:trHeight w:val="135"/>
        </w:trPr>
        <w:tc>
          <w:tcPr>
            <w:tcW w:w="1677" w:type="dxa"/>
            <w:vMerge/>
          </w:tcPr>
          <w:p w14:paraId="3664B43A" w14:textId="77777777" w:rsidR="00E179E5" w:rsidRPr="00530B49" w:rsidRDefault="00E179E5" w:rsidP="00E179E5">
            <w:pPr>
              <w:rPr>
                <w:rFonts w:hint="eastAsia"/>
                <w:noProof/>
              </w:rPr>
            </w:pPr>
          </w:p>
        </w:tc>
        <w:tc>
          <w:tcPr>
            <w:tcW w:w="875" w:type="dxa"/>
          </w:tcPr>
          <w:p w14:paraId="5062ED69" w14:textId="77777777" w:rsidR="00E179E5" w:rsidRPr="00530B49" w:rsidRDefault="00E179E5" w:rsidP="00E179E5">
            <w:pPr>
              <w:rPr>
                <w:rFonts w:hint="eastAsia"/>
                <w:noProof/>
              </w:rPr>
            </w:pPr>
            <w:r w:rsidRPr="00530B49">
              <w:rPr>
                <w:rFonts w:hint="eastAsia"/>
                <w:noProof/>
              </w:rPr>
              <w:t>B</w:t>
            </w:r>
          </w:p>
        </w:tc>
        <w:tc>
          <w:tcPr>
            <w:tcW w:w="4338" w:type="dxa"/>
          </w:tcPr>
          <w:p w14:paraId="7E3AB4E6" w14:textId="77777777" w:rsidR="00E179E5" w:rsidRPr="00530B49" w:rsidRDefault="00E179E5" w:rsidP="00E179E5">
            <w:pPr>
              <w:rPr>
                <w:szCs w:val="21"/>
              </w:rPr>
            </w:pPr>
            <w:r w:rsidRPr="00530B49">
              <w:rPr>
                <w:szCs w:val="21"/>
              </w:rPr>
              <w:t>Correction of miss description</w:t>
            </w:r>
          </w:p>
          <w:p w14:paraId="2D3AE101" w14:textId="77777777" w:rsidR="00E179E5" w:rsidRPr="00530B49" w:rsidRDefault="00E179E5" w:rsidP="00E179E5">
            <w:pPr>
              <w:rPr>
                <w:rFonts w:ascii="MS Mincho" w:hAnsi="MS Mincho" w:hint="eastAsia"/>
                <w:szCs w:val="21"/>
              </w:rPr>
            </w:pPr>
            <w:r w:rsidRPr="00530B49">
              <w:rPr>
                <w:szCs w:val="21"/>
              </w:rPr>
              <w:t>HENREN No.</w:t>
            </w:r>
            <w:r w:rsidRPr="00530B49">
              <w:rPr>
                <w:rFonts w:ascii="MS Mincho" w:hAnsi="MS Mincho"/>
                <w:szCs w:val="21"/>
              </w:rPr>
              <w:t>：</w:t>
            </w:r>
            <w:r w:rsidRPr="00530B49">
              <w:rPr>
                <w:szCs w:val="21"/>
              </w:rPr>
              <w:t>SU</w:t>
            </w:r>
            <w:r w:rsidRPr="00530B49">
              <w:rPr>
                <w:rFonts w:hint="eastAsia"/>
                <w:szCs w:val="21"/>
              </w:rPr>
              <w:t>-036</w:t>
            </w:r>
          </w:p>
          <w:p w14:paraId="46D6AA2C" w14:textId="77777777" w:rsidR="00E179E5" w:rsidRPr="00530B49" w:rsidRDefault="00E179E5" w:rsidP="00E179E5">
            <w:pPr>
              <w:rPr>
                <w:szCs w:val="21"/>
              </w:rPr>
            </w:pPr>
            <w:r w:rsidRPr="00530B49">
              <w:rPr>
                <w:szCs w:val="21"/>
              </w:rPr>
              <w:t>Target Model</w:t>
            </w:r>
            <w:r w:rsidRPr="00530B49">
              <w:rPr>
                <w:szCs w:val="21"/>
              </w:rPr>
              <w:t>：</w:t>
            </w:r>
            <w:r w:rsidRPr="00530B49">
              <w:rPr>
                <w:rFonts w:hint="eastAsia"/>
                <w:szCs w:val="21"/>
              </w:rPr>
              <w:t>24SU</w:t>
            </w:r>
          </w:p>
          <w:p w14:paraId="344B266A" w14:textId="77777777" w:rsidR="00E179E5" w:rsidRPr="00530B49" w:rsidRDefault="00E179E5" w:rsidP="00E179E5">
            <w:pPr>
              <w:rPr>
                <w:rFonts w:hint="eastAsia"/>
                <w:szCs w:val="21"/>
              </w:rPr>
            </w:pPr>
            <w:r w:rsidRPr="00530B49">
              <w:rPr>
                <w:szCs w:val="21"/>
              </w:rPr>
              <w:t>Weaving target</w:t>
            </w:r>
            <w:r w:rsidRPr="00530B49">
              <w:rPr>
                <w:szCs w:val="21"/>
              </w:rPr>
              <w:t>：</w:t>
            </w:r>
            <w:r w:rsidRPr="00530B49">
              <w:rPr>
                <w:rFonts w:hint="eastAsia"/>
                <w:szCs w:val="21"/>
              </w:rPr>
              <w:t>CV</w:t>
            </w:r>
          </w:p>
          <w:p w14:paraId="420D6E79"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_Ref183451195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w:t>
            </w:r>
            <w:r w:rsidRPr="00530B49">
              <w:rPr>
                <w:szCs w:val="21"/>
              </w:rPr>
              <w:fldChar w:fldCharType="end"/>
            </w:r>
            <w:r w:rsidRPr="00530B49">
              <w:rPr>
                <w:rFonts w:hint="eastAsia"/>
                <w:szCs w:val="21"/>
              </w:rPr>
              <w:t>,</w:t>
            </w:r>
            <w:r w:rsidRPr="00530B49">
              <w:rPr>
                <w:szCs w:val="21"/>
              </w:rPr>
              <w:t xml:space="preserve"> </w:t>
            </w:r>
            <w:r w:rsidRPr="00530B49">
              <w:rPr>
                <w:szCs w:val="21"/>
              </w:rPr>
              <w:fldChar w:fldCharType="begin"/>
            </w:r>
            <w:r w:rsidRPr="00530B49">
              <w:rPr>
                <w:szCs w:val="21"/>
              </w:rPr>
              <w:instrText xml:space="preserve"> </w:instrText>
            </w:r>
            <w:r w:rsidRPr="00530B49">
              <w:rPr>
                <w:rFonts w:hint="eastAsia"/>
                <w:szCs w:val="21"/>
              </w:rPr>
              <w:instrText>REF _Ref183044156 \w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1.5</w:t>
            </w:r>
            <w:r w:rsidRPr="00530B49">
              <w:rPr>
                <w:szCs w:val="21"/>
              </w:rPr>
              <w:fldChar w:fldCharType="end"/>
            </w:r>
            <w:r w:rsidRPr="00530B49">
              <w:rPr>
                <w:rFonts w:hint="eastAsia"/>
                <w:szCs w:val="21"/>
              </w:rPr>
              <w:t>：</w:t>
            </w:r>
            <w:r w:rsidRPr="00530B49">
              <w:rPr>
                <w:szCs w:val="21"/>
              </w:rPr>
              <w:t>Correction of miss description.</w:t>
            </w:r>
          </w:p>
          <w:p w14:paraId="1853FA1E" w14:textId="77777777" w:rsidR="00E179E5" w:rsidRPr="00530B49" w:rsidRDefault="00E179E5" w:rsidP="00E179E5">
            <w:pPr>
              <w:rPr>
                <w:szCs w:val="21"/>
              </w:rPr>
            </w:pPr>
            <w:r w:rsidRPr="00530B49">
              <w:rPr>
                <w:rFonts w:hint="eastAsia"/>
                <w:szCs w:val="21"/>
              </w:rPr>
              <w:t>・</w:t>
            </w:r>
            <w:r w:rsidRPr="00530B49">
              <w:rPr>
                <w:szCs w:val="21"/>
              </w:rPr>
              <w:fldChar w:fldCharType="begin"/>
            </w:r>
            <w:r w:rsidRPr="00530B49">
              <w:rPr>
                <w:szCs w:val="21"/>
              </w:rPr>
              <w:instrText xml:space="preserve"> </w:instrText>
            </w:r>
            <w:r w:rsidRPr="00530B49">
              <w:rPr>
                <w:rFonts w:hint="eastAsia"/>
                <w:szCs w:val="21"/>
              </w:rPr>
              <w:instrText>REF _Ref183045291 \r \h</w:instrText>
            </w:r>
            <w:r w:rsidRPr="00530B49">
              <w:rPr>
                <w:szCs w:val="21"/>
              </w:rPr>
              <w:instrText xml:space="preserve"> </w:instrText>
            </w:r>
            <w:r w:rsidRPr="00530B49">
              <w:rPr>
                <w:szCs w:val="21"/>
              </w:rPr>
            </w:r>
            <w:r w:rsidRPr="00530B49">
              <w:rPr>
                <w:szCs w:val="21"/>
              </w:rPr>
              <w:instrText xml:space="preserve"> \* MERGEFORMAT </w:instrText>
            </w:r>
            <w:r w:rsidRPr="00530B49">
              <w:rPr>
                <w:szCs w:val="21"/>
              </w:rPr>
              <w:fldChar w:fldCharType="separate"/>
            </w:r>
            <w:r w:rsidRPr="00530B49">
              <w:rPr>
                <w:szCs w:val="21"/>
              </w:rPr>
              <w:t>2.2.6</w:t>
            </w:r>
            <w:r w:rsidRPr="00530B49">
              <w:rPr>
                <w:szCs w:val="21"/>
              </w:rPr>
              <w:fldChar w:fldCharType="end"/>
            </w:r>
            <w:r w:rsidRPr="00530B49">
              <w:rPr>
                <w:rFonts w:hint="eastAsia"/>
                <w:szCs w:val="21"/>
              </w:rPr>
              <w:t>：</w:t>
            </w:r>
            <w:r w:rsidRPr="00530B49">
              <w:rPr>
                <w:rFonts w:hint="eastAsia"/>
                <w:szCs w:val="21"/>
              </w:rPr>
              <w:t>E</w:t>
            </w:r>
            <w:r w:rsidRPr="00530B49">
              <w:rPr>
                <w:szCs w:val="21"/>
              </w:rPr>
              <w:t>nglish translation is added.</w:t>
            </w:r>
          </w:p>
        </w:tc>
        <w:tc>
          <w:tcPr>
            <w:tcW w:w="1480" w:type="dxa"/>
          </w:tcPr>
          <w:p w14:paraId="68AF026D" w14:textId="77777777" w:rsidR="00E179E5" w:rsidRPr="00530B49" w:rsidRDefault="00E179E5" w:rsidP="00E179E5">
            <w:pPr>
              <w:rPr>
                <w:rFonts w:hint="eastAsia"/>
              </w:rPr>
            </w:pPr>
            <w:r w:rsidRPr="00530B49">
              <w:rPr>
                <w:rFonts w:hint="eastAsia"/>
              </w:rPr>
              <w:t>2025/3/14</w:t>
            </w:r>
          </w:p>
        </w:tc>
        <w:tc>
          <w:tcPr>
            <w:tcW w:w="1269" w:type="dxa"/>
            <w:gridSpan w:val="2"/>
          </w:tcPr>
          <w:p w14:paraId="1CFCEBE9" w14:textId="77777777" w:rsidR="00E179E5" w:rsidRPr="00530B49" w:rsidRDefault="00E179E5" w:rsidP="00E179E5">
            <w:pPr>
              <w:rPr>
                <w:rFonts w:hint="eastAsia"/>
              </w:rPr>
            </w:pPr>
            <w:r w:rsidRPr="00530B49">
              <w:rPr>
                <w:rFonts w:hint="eastAsia"/>
              </w:rPr>
              <w:t>2MVC Nagai</w:t>
            </w:r>
          </w:p>
        </w:tc>
      </w:tr>
      <w:tr w:rsidR="00E179E5" w:rsidRPr="00A71F0E" w14:paraId="7051D4BC" w14:textId="77777777" w:rsidTr="000B7CDA">
        <w:tblPrEx>
          <w:tblCellMar>
            <w:top w:w="0" w:type="dxa"/>
            <w:bottom w:w="0" w:type="dxa"/>
          </w:tblCellMar>
        </w:tblPrEx>
        <w:trPr>
          <w:trHeight w:val="135"/>
        </w:trPr>
        <w:tc>
          <w:tcPr>
            <w:tcW w:w="1677" w:type="dxa"/>
            <w:vMerge w:val="restart"/>
          </w:tcPr>
          <w:p w14:paraId="62632C34" w14:textId="77777777" w:rsidR="00E179E5" w:rsidRPr="008577F1" w:rsidRDefault="00E179E5" w:rsidP="00E179E5">
            <w:pPr>
              <w:rPr>
                <w:rFonts w:hint="eastAsia"/>
                <w:noProof/>
              </w:rPr>
            </w:pPr>
            <w:r w:rsidRPr="008577F1">
              <w:rPr>
                <w:rFonts w:hint="eastAsia"/>
                <w:noProof/>
              </w:rPr>
              <w:t>7.3.Z</w:t>
            </w:r>
          </w:p>
        </w:tc>
        <w:tc>
          <w:tcPr>
            <w:tcW w:w="875" w:type="dxa"/>
          </w:tcPr>
          <w:p w14:paraId="11A3A17B" w14:textId="77777777" w:rsidR="00E179E5" w:rsidRPr="008577F1" w:rsidRDefault="00E179E5" w:rsidP="00E179E5">
            <w:pPr>
              <w:rPr>
                <w:rFonts w:hint="eastAsia"/>
                <w:noProof/>
              </w:rPr>
            </w:pPr>
            <w:r w:rsidRPr="008577F1">
              <w:rPr>
                <w:rFonts w:hint="eastAsia"/>
                <w:noProof/>
              </w:rPr>
              <w:t>A</w:t>
            </w:r>
          </w:p>
        </w:tc>
        <w:tc>
          <w:tcPr>
            <w:tcW w:w="4338" w:type="dxa"/>
          </w:tcPr>
          <w:p w14:paraId="4D76B650" w14:textId="77777777" w:rsidR="00E179E5" w:rsidRPr="008577F1" w:rsidRDefault="00E179E5" w:rsidP="00E179E5">
            <w:r w:rsidRPr="008577F1">
              <w:t>S</w:t>
            </w:r>
            <w:r w:rsidRPr="008577F1">
              <w:rPr>
                <w:rFonts w:hint="eastAsia"/>
              </w:rPr>
              <w:t xml:space="preserve"> Receiving condition of B_DMSSFT and B_DMINF3 is revised. (</w:t>
            </w:r>
            <w:r w:rsidRPr="008577F1">
              <w:t xml:space="preserve">Changed from 'Received </w:t>
            </w:r>
            <w:r w:rsidRPr="008577F1">
              <w:lastRenderedPageBreak/>
              <w:t>with IGR ON' to 'Received with IGP'</w:t>
            </w:r>
            <w:r w:rsidRPr="008577F1">
              <w:rPr>
                <w:rFonts w:hint="eastAsia"/>
              </w:rPr>
              <w:t>)</w:t>
            </w:r>
          </w:p>
          <w:p w14:paraId="5E3CF19A" w14:textId="77777777" w:rsidR="00E179E5" w:rsidRPr="008577F1" w:rsidRDefault="00E179E5" w:rsidP="00E179E5">
            <w:pPr>
              <w:rPr>
                <w:rFonts w:hint="eastAsia"/>
              </w:rPr>
            </w:pPr>
            <w:r w:rsidRPr="008577F1">
              <w:rPr>
                <w:rFonts w:hint="eastAsia"/>
              </w:rPr>
              <w:t xml:space="preserve">HENREN No : </w:t>
            </w:r>
            <w:r w:rsidRPr="008577F1">
              <w:t>SUCDC-122</w:t>
            </w:r>
          </w:p>
          <w:p w14:paraId="630D9947" w14:textId="77777777" w:rsidR="00E179E5" w:rsidRPr="008577F1" w:rsidRDefault="00E179E5" w:rsidP="00E179E5">
            <w:pPr>
              <w:rPr>
                <w:rFonts w:hint="eastAsia"/>
              </w:rPr>
            </w:pPr>
            <w:r w:rsidRPr="008577F1">
              <w:rPr>
                <w:rFonts w:hint="eastAsia"/>
              </w:rPr>
              <w:t>QANo : DC24-62379</w:t>
            </w:r>
          </w:p>
          <w:p w14:paraId="1BBE2E0F" w14:textId="77777777" w:rsidR="00E179E5" w:rsidRPr="008577F1" w:rsidRDefault="00E179E5" w:rsidP="00E179E5">
            <w:pPr>
              <w:rPr>
                <w:rFonts w:hint="eastAsia"/>
              </w:rPr>
            </w:pPr>
            <w:r w:rsidRPr="008577F1">
              <w:rPr>
                <w:rFonts w:hint="eastAsia"/>
              </w:rPr>
              <w:t>Target Model : 24SU</w:t>
            </w:r>
          </w:p>
          <w:p w14:paraId="69F9B330" w14:textId="77777777" w:rsidR="00E179E5" w:rsidRPr="008577F1" w:rsidRDefault="00E179E5" w:rsidP="00E179E5">
            <w:pPr>
              <w:rPr>
                <w:rFonts w:hint="eastAsia"/>
              </w:rPr>
            </w:pPr>
            <w:r w:rsidRPr="008577F1">
              <w:rPr>
                <w:rFonts w:hint="eastAsia"/>
              </w:rPr>
              <w:t>Weaving target : CV</w:t>
            </w:r>
          </w:p>
          <w:p w14:paraId="2B5C2C0E" w14:textId="77777777" w:rsidR="00E179E5" w:rsidRPr="008577F1" w:rsidRDefault="00E179E5" w:rsidP="00E179E5">
            <w:pPr>
              <w:rPr>
                <w:szCs w:val="21"/>
              </w:rPr>
            </w:pPr>
            <w:r w:rsidRPr="008577F1">
              <w:fldChar w:fldCharType="begin"/>
            </w:r>
            <w:r w:rsidRPr="008577F1">
              <w:instrText xml:space="preserve"> </w:instrText>
            </w:r>
            <w:r w:rsidRPr="008577F1">
              <w:rPr>
                <w:rFonts w:hint="eastAsia"/>
              </w:rPr>
              <w:instrText>REF _Ref192594355 \r \h</w:instrText>
            </w:r>
            <w:r w:rsidRPr="008577F1">
              <w:instrText xml:space="preserve"> </w:instrText>
            </w:r>
            <w:r w:rsidRPr="008577F1">
              <w:instrText xml:space="preserve"> \* MERGEFORMAT </w:instrText>
            </w:r>
            <w:r w:rsidRPr="008577F1">
              <w:fldChar w:fldCharType="separate"/>
            </w:r>
            <w:r w:rsidRPr="008577F1">
              <w:t>2.3.8</w:t>
            </w:r>
            <w:r w:rsidRPr="008577F1">
              <w:fldChar w:fldCharType="end"/>
            </w:r>
          </w:p>
        </w:tc>
        <w:tc>
          <w:tcPr>
            <w:tcW w:w="1480" w:type="dxa"/>
          </w:tcPr>
          <w:p w14:paraId="0A12D2FB" w14:textId="77777777" w:rsidR="00E179E5" w:rsidRPr="008577F1" w:rsidRDefault="00E179E5" w:rsidP="00E179E5">
            <w:pPr>
              <w:rPr>
                <w:rFonts w:hint="eastAsia"/>
              </w:rPr>
            </w:pPr>
            <w:r w:rsidRPr="008577F1">
              <w:rPr>
                <w:rFonts w:hint="eastAsia"/>
              </w:rPr>
              <w:lastRenderedPageBreak/>
              <w:t>2025/3/25</w:t>
            </w:r>
          </w:p>
        </w:tc>
        <w:tc>
          <w:tcPr>
            <w:tcW w:w="1269" w:type="dxa"/>
            <w:gridSpan w:val="2"/>
          </w:tcPr>
          <w:p w14:paraId="0F349C03" w14:textId="77777777" w:rsidR="00E179E5" w:rsidRPr="008577F1" w:rsidRDefault="00E179E5" w:rsidP="00E179E5">
            <w:pPr>
              <w:rPr>
                <w:rFonts w:hint="eastAsia"/>
              </w:rPr>
            </w:pPr>
            <w:r w:rsidRPr="008577F1">
              <w:rPr>
                <w:rFonts w:hint="eastAsia"/>
              </w:rPr>
              <w:t>2MVC Nagai</w:t>
            </w:r>
          </w:p>
        </w:tc>
      </w:tr>
      <w:tr w:rsidR="00E179E5" w:rsidRPr="00A71F0E" w14:paraId="2CA993BE" w14:textId="77777777" w:rsidTr="000B7CDA">
        <w:tblPrEx>
          <w:tblCellMar>
            <w:top w:w="0" w:type="dxa"/>
            <w:bottom w:w="0" w:type="dxa"/>
          </w:tblCellMar>
        </w:tblPrEx>
        <w:trPr>
          <w:trHeight w:val="135"/>
        </w:trPr>
        <w:tc>
          <w:tcPr>
            <w:tcW w:w="1677" w:type="dxa"/>
            <w:vMerge/>
          </w:tcPr>
          <w:p w14:paraId="0E5B329A" w14:textId="77777777" w:rsidR="00E179E5" w:rsidRPr="008577F1" w:rsidRDefault="00E179E5" w:rsidP="00E179E5">
            <w:pPr>
              <w:rPr>
                <w:rFonts w:hint="eastAsia"/>
                <w:noProof/>
              </w:rPr>
            </w:pPr>
          </w:p>
        </w:tc>
        <w:tc>
          <w:tcPr>
            <w:tcW w:w="875" w:type="dxa"/>
          </w:tcPr>
          <w:p w14:paraId="5BB0ECA0" w14:textId="77777777" w:rsidR="00E179E5" w:rsidRPr="008577F1" w:rsidRDefault="00E179E5" w:rsidP="00E179E5">
            <w:pPr>
              <w:rPr>
                <w:rFonts w:hint="eastAsia"/>
                <w:noProof/>
              </w:rPr>
            </w:pPr>
            <w:r w:rsidRPr="008577F1">
              <w:rPr>
                <w:rFonts w:hint="eastAsia"/>
                <w:noProof/>
              </w:rPr>
              <w:t>B</w:t>
            </w:r>
          </w:p>
        </w:tc>
        <w:tc>
          <w:tcPr>
            <w:tcW w:w="4338" w:type="dxa"/>
          </w:tcPr>
          <w:p w14:paraId="2D72962F" w14:textId="77777777" w:rsidR="00E179E5" w:rsidRPr="008577F1" w:rsidRDefault="00E179E5" w:rsidP="00E179E5">
            <w:r w:rsidRPr="008577F1">
              <w:rPr>
                <w:rFonts w:hint="eastAsia"/>
              </w:rPr>
              <w:t>Sequence diagram modification</w:t>
            </w:r>
            <w:r w:rsidRPr="008577F1">
              <w:t>.</w:t>
            </w:r>
            <w:r w:rsidRPr="008577F1">
              <w:rPr>
                <w:rFonts w:hint="eastAsia"/>
              </w:rPr>
              <w:t xml:space="preserve"> </w:t>
            </w:r>
          </w:p>
          <w:p w14:paraId="1FF85DAC" w14:textId="77777777" w:rsidR="00E179E5" w:rsidRPr="008577F1" w:rsidRDefault="00E179E5" w:rsidP="00E179E5">
            <w:pPr>
              <w:rPr>
                <w:rFonts w:hint="eastAsia"/>
              </w:rPr>
            </w:pPr>
            <w:r w:rsidRPr="008577F1">
              <w:rPr>
                <w:rFonts w:hint="eastAsia"/>
              </w:rPr>
              <w:t>Clarification of  power state at the start of communication.</w:t>
            </w:r>
          </w:p>
          <w:p w14:paraId="162E45BC" w14:textId="77777777" w:rsidR="00E179E5" w:rsidRPr="008577F1" w:rsidRDefault="00E179E5" w:rsidP="00E179E5">
            <w:pPr>
              <w:rPr>
                <w:rFonts w:hint="eastAsia"/>
              </w:rPr>
            </w:pPr>
            <w:r w:rsidRPr="008577F1">
              <w:rPr>
                <w:rFonts w:hint="eastAsia"/>
              </w:rPr>
              <w:t>HENREN No</w:t>
            </w:r>
            <w:r w:rsidRPr="008577F1">
              <w:rPr>
                <w:rFonts w:hint="eastAsia"/>
              </w:rPr>
              <w:t>：</w:t>
            </w:r>
            <w:r w:rsidRPr="008577F1">
              <w:t>SUCDC-122</w:t>
            </w:r>
          </w:p>
          <w:p w14:paraId="08360442" w14:textId="77777777" w:rsidR="00E179E5" w:rsidRPr="008577F1" w:rsidRDefault="00E179E5" w:rsidP="00E179E5">
            <w:r w:rsidRPr="008577F1">
              <w:rPr>
                <w:rFonts w:hint="eastAsia"/>
              </w:rPr>
              <w:t>QANo</w:t>
            </w:r>
            <w:r w:rsidRPr="008577F1">
              <w:rPr>
                <w:rFonts w:hint="eastAsia"/>
              </w:rPr>
              <w:t>：</w:t>
            </w:r>
            <w:r w:rsidRPr="008577F1">
              <w:rPr>
                <w:rFonts w:hint="eastAsia"/>
              </w:rPr>
              <w:t>DC24-62396</w:t>
            </w:r>
          </w:p>
          <w:p w14:paraId="1B4E0BFB" w14:textId="77777777" w:rsidR="00E179E5" w:rsidRPr="008577F1" w:rsidRDefault="00E179E5" w:rsidP="00E179E5">
            <w:pPr>
              <w:rPr>
                <w:rFonts w:hint="eastAsia"/>
              </w:rPr>
            </w:pPr>
            <w:r w:rsidRPr="008577F1">
              <w:rPr>
                <w:rFonts w:hint="eastAsia"/>
              </w:rPr>
              <w:t>Target Model</w:t>
            </w:r>
            <w:r w:rsidRPr="008577F1">
              <w:rPr>
                <w:rFonts w:hint="eastAsia"/>
              </w:rPr>
              <w:t>：</w:t>
            </w:r>
            <w:r w:rsidRPr="008577F1">
              <w:rPr>
                <w:rFonts w:hint="eastAsia"/>
              </w:rPr>
              <w:t>C-DC</w:t>
            </w:r>
          </w:p>
          <w:p w14:paraId="1C2E51E9" w14:textId="77777777" w:rsidR="00E179E5" w:rsidRPr="008577F1" w:rsidRDefault="00E179E5" w:rsidP="00E179E5">
            <w:pPr>
              <w:rPr>
                <w:rFonts w:hint="eastAsia"/>
              </w:rPr>
            </w:pPr>
            <w:r w:rsidRPr="008577F1">
              <w:rPr>
                <w:rFonts w:hint="eastAsia"/>
              </w:rPr>
              <w:t>Weaving target</w:t>
            </w:r>
            <w:r w:rsidRPr="008577F1">
              <w:rPr>
                <w:rFonts w:hint="eastAsia"/>
              </w:rPr>
              <w:t>：</w:t>
            </w:r>
            <w:r w:rsidRPr="008577F1">
              <w:rPr>
                <w:rFonts w:hint="eastAsia"/>
              </w:rPr>
              <w:t>CV</w:t>
            </w:r>
          </w:p>
          <w:p w14:paraId="38091430" w14:textId="77777777" w:rsidR="00E179E5" w:rsidRPr="008577F1" w:rsidRDefault="00E179E5" w:rsidP="00E179E5">
            <w:r w:rsidRPr="008577F1">
              <w:fldChar w:fldCharType="begin"/>
            </w:r>
            <w:r w:rsidRPr="008577F1">
              <w:instrText xml:space="preserve"> </w:instrText>
            </w:r>
            <w:r w:rsidRPr="008577F1">
              <w:rPr>
                <w:rFonts w:hint="eastAsia"/>
              </w:rPr>
              <w:instrText>REF _Ref192596758 \r \h</w:instrText>
            </w:r>
            <w:r w:rsidRPr="008577F1">
              <w:instrText xml:space="preserve"> </w:instrText>
            </w:r>
            <w:r>
              <w:instrText xml:space="preserve"> \* MERGEFORMAT </w:instrText>
            </w:r>
            <w:r w:rsidRPr="008577F1">
              <w:fldChar w:fldCharType="separate"/>
            </w:r>
            <w:r w:rsidRPr="008577F1">
              <w:t>2.3.3</w:t>
            </w:r>
            <w:r w:rsidRPr="008577F1">
              <w:fldChar w:fldCharType="end"/>
            </w:r>
            <w:r w:rsidRPr="008577F1">
              <w:rPr>
                <w:rFonts w:hint="eastAsia"/>
              </w:rPr>
              <w:t xml:space="preserve">, </w:t>
            </w:r>
            <w:r w:rsidRPr="008577F1">
              <w:fldChar w:fldCharType="begin"/>
            </w:r>
            <w:r w:rsidRPr="008577F1">
              <w:instrText xml:space="preserve"> </w:instrText>
            </w:r>
            <w:r w:rsidRPr="008577F1">
              <w:rPr>
                <w:rFonts w:hint="eastAsia"/>
              </w:rPr>
              <w:instrText>REF _Ref192596785 \r \h</w:instrText>
            </w:r>
            <w:r w:rsidRPr="008577F1">
              <w:instrText xml:space="preserve"> </w:instrText>
            </w:r>
            <w:r>
              <w:instrText xml:space="preserve"> \* MERGEFORMAT </w:instrText>
            </w:r>
            <w:r w:rsidRPr="008577F1">
              <w:fldChar w:fldCharType="separate"/>
            </w:r>
            <w:r w:rsidRPr="008577F1">
              <w:t>2.3.6</w:t>
            </w:r>
            <w:r w:rsidRPr="008577F1">
              <w:fldChar w:fldCharType="end"/>
            </w:r>
            <w:r w:rsidRPr="008577F1">
              <w:rPr>
                <w:rFonts w:hint="eastAsia"/>
              </w:rPr>
              <w:t xml:space="preserve">, </w:t>
            </w:r>
            <w:r w:rsidRPr="008577F1">
              <w:fldChar w:fldCharType="begin"/>
            </w:r>
            <w:r w:rsidRPr="008577F1">
              <w:instrText xml:space="preserve"> </w:instrText>
            </w:r>
            <w:r w:rsidRPr="008577F1">
              <w:rPr>
                <w:rFonts w:hint="eastAsia"/>
              </w:rPr>
              <w:instrText>REF _Ref192596829 \r \h</w:instrText>
            </w:r>
            <w:r w:rsidRPr="008577F1">
              <w:instrText xml:space="preserve"> </w:instrText>
            </w:r>
            <w:r>
              <w:instrText xml:space="preserve"> \* MERGEFORMAT </w:instrText>
            </w:r>
            <w:r w:rsidRPr="008577F1">
              <w:fldChar w:fldCharType="separate"/>
            </w:r>
            <w:r w:rsidRPr="008577F1">
              <w:t>2.3.9</w:t>
            </w:r>
            <w:r w:rsidRPr="008577F1">
              <w:fldChar w:fldCharType="end"/>
            </w:r>
          </w:p>
        </w:tc>
        <w:tc>
          <w:tcPr>
            <w:tcW w:w="1480" w:type="dxa"/>
          </w:tcPr>
          <w:p w14:paraId="4F584649" w14:textId="77777777" w:rsidR="00E179E5" w:rsidRPr="008577F1" w:rsidRDefault="00E179E5" w:rsidP="00E179E5">
            <w:pPr>
              <w:rPr>
                <w:rFonts w:hint="eastAsia"/>
              </w:rPr>
            </w:pPr>
            <w:r w:rsidRPr="008577F1">
              <w:rPr>
                <w:rFonts w:hint="eastAsia"/>
              </w:rPr>
              <w:t>2025/3/25</w:t>
            </w:r>
          </w:p>
        </w:tc>
        <w:tc>
          <w:tcPr>
            <w:tcW w:w="1269" w:type="dxa"/>
            <w:gridSpan w:val="2"/>
          </w:tcPr>
          <w:p w14:paraId="088D37FD" w14:textId="77777777" w:rsidR="00E179E5" w:rsidRPr="008577F1" w:rsidRDefault="00E179E5" w:rsidP="00E179E5">
            <w:pPr>
              <w:rPr>
                <w:rFonts w:hint="eastAsia"/>
              </w:rPr>
            </w:pPr>
            <w:r w:rsidRPr="008577F1">
              <w:rPr>
                <w:rFonts w:hint="eastAsia"/>
              </w:rPr>
              <w:t>4GC Misumi</w:t>
            </w:r>
          </w:p>
        </w:tc>
      </w:tr>
      <w:tr w:rsidR="002C191D" w:rsidRPr="00A71F0E" w14:paraId="4CADCB62" w14:textId="77777777" w:rsidTr="000B7CDA">
        <w:tblPrEx>
          <w:tblCellMar>
            <w:top w:w="0" w:type="dxa"/>
            <w:bottom w:w="0" w:type="dxa"/>
          </w:tblCellMar>
        </w:tblPrEx>
        <w:trPr>
          <w:trHeight w:val="135"/>
        </w:trPr>
        <w:tc>
          <w:tcPr>
            <w:tcW w:w="1677" w:type="dxa"/>
            <w:vMerge w:val="restart"/>
          </w:tcPr>
          <w:p w14:paraId="0095A7A9" w14:textId="77777777" w:rsidR="002C191D" w:rsidRPr="002C191D" w:rsidRDefault="002C191D" w:rsidP="002C191D">
            <w:pPr>
              <w:rPr>
                <w:rFonts w:hint="eastAsia"/>
                <w:noProof/>
              </w:rPr>
            </w:pPr>
            <w:r w:rsidRPr="002C191D">
              <w:rPr>
                <w:rFonts w:hint="eastAsia"/>
                <w:noProof/>
              </w:rPr>
              <w:t>7.5.Z</w:t>
            </w:r>
          </w:p>
        </w:tc>
        <w:tc>
          <w:tcPr>
            <w:tcW w:w="875" w:type="dxa"/>
          </w:tcPr>
          <w:p w14:paraId="084DA463" w14:textId="77777777" w:rsidR="002C191D" w:rsidRPr="002C191D" w:rsidRDefault="002C191D" w:rsidP="002C191D">
            <w:pPr>
              <w:rPr>
                <w:rFonts w:hint="eastAsia"/>
                <w:noProof/>
              </w:rPr>
            </w:pPr>
            <w:r w:rsidRPr="002C191D">
              <w:rPr>
                <w:rFonts w:hint="eastAsia"/>
                <w:noProof/>
              </w:rPr>
              <w:t>A</w:t>
            </w:r>
          </w:p>
        </w:tc>
        <w:tc>
          <w:tcPr>
            <w:tcW w:w="4338" w:type="dxa"/>
          </w:tcPr>
          <w:p w14:paraId="25A820F7" w14:textId="77777777" w:rsidR="002C191D" w:rsidRPr="002C191D" w:rsidRDefault="002C191D" w:rsidP="002C191D">
            <w:r w:rsidRPr="002C191D">
              <w:t xml:space="preserve">Clarification of the various display conditions for power states. </w:t>
            </w:r>
          </w:p>
          <w:p w14:paraId="3E056F25" w14:textId="77777777" w:rsidR="002C191D" w:rsidRPr="002C191D" w:rsidRDefault="002C191D" w:rsidP="002C191D">
            <w:pPr>
              <w:rPr>
                <w:rFonts w:hint="eastAsia"/>
              </w:rPr>
            </w:pPr>
            <w:r w:rsidRPr="002C191D">
              <w:rPr>
                <w:rFonts w:hint="eastAsia"/>
              </w:rPr>
              <w:t xml:space="preserve">HENREN No. </w:t>
            </w:r>
            <w:r w:rsidRPr="002C191D">
              <w:rPr>
                <w:rFonts w:hint="eastAsia"/>
              </w:rPr>
              <w:t>：</w:t>
            </w:r>
            <w:r w:rsidRPr="002C191D">
              <w:t>SUCDC-144</w:t>
            </w:r>
          </w:p>
          <w:p w14:paraId="7185C49A" w14:textId="77777777" w:rsidR="002C191D" w:rsidRPr="002C191D" w:rsidRDefault="002C191D" w:rsidP="002C191D">
            <w:pPr>
              <w:rPr>
                <w:rFonts w:hint="eastAsia"/>
              </w:rPr>
            </w:pPr>
            <w:r w:rsidRPr="002C191D">
              <w:rPr>
                <w:rFonts w:hint="eastAsia"/>
              </w:rPr>
              <w:t xml:space="preserve">QA No. </w:t>
            </w:r>
            <w:r w:rsidRPr="002C191D">
              <w:rPr>
                <w:rFonts w:hint="eastAsia"/>
              </w:rPr>
              <w:t>：</w:t>
            </w:r>
            <w:r w:rsidRPr="002C191D">
              <w:rPr>
                <w:rFonts w:hint="eastAsia"/>
              </w:rPr>
              <w:t>DCQA24-10136</w:t>
            </w:r>
          </w:p>
          <w:p w14:paraId="33D44E85" w14:textId="77777777" w:rsidR="002C191D" w:rsidRPr="002C191D" w:rsidRDefault="002C191D" w:rsidP="002C191D">
            <w:pPr>
              <w:rPr>
                <w:rFonts w:hint="eastAsia"/>
              </w:rPr>
            </w:pPr>
            <w:r w:rsidRPr="002C191D">
              <w:rPr>
                <w:rFonts w:hint="eastAsia"/>
              </w:rPr>
              <w:t xml:space="preserve">Target Model </w:t>
            </w:r>
            <w:r w:rsidRPr="002C191D">
              <w:rPr>
                <w:rFonts w:hint="eastAsia"/>
              </w:rPr>
              <w:t>：</w:t>
            </w:r>
            <w:r w:rsidRPr="002C191D">
              <w:rPr>
                <w:rFonts w:hint="eastAsia"/>
              </w:rPr>
              <w:t xml:space="preserve"> 24SU/C-DC</w:t>
            </w:r>
          </w:p>
          <w:p w14:paraId="72D5007B" w14:textId="77777777" w:rsidR="002C191D" w:rsidRPr="002C191D" w:rsidRDefault="002C191D" w:rsidP="002C191D">
            <w:pPr>
              <w:rPr>
                <w:rFonts w:hint="eastAsia"/>
              </w:rPr>
            </w:pPr>
            <w:r w:rsidRPr="002C191D">
              <w:rPr>
                <w:rFonts w:hint="eastAsia"/>
              </w:rPr>
              <w:t xml:space="preserve">Weaving target </w:t>
            </w:r>
            <w:r w:rsidRPr="002C191D">
              <w:rPr>
                <w:rFonts w:hint="eastAsia"/>
              </w:rPr>
              <w:t>：</w:t>
            </w:r>
            <w:r w:rsidRPr="002C191D">
              <w:rPr>
                <w:rFonts w:hint="eastAsia"/>
              </w:rPr>
              <w:t>CV</w:t>
            </w:r>
          </w:p>
          <w:p w14:paraId="7080696A" w14:textId="77777777" w:rsidR="002C191D" w:rsidRPr="002C191D" w:rsidRDefault="002C191D" w:rsidP="002C191D">
            <w:pPr>
              <w:rPr>
                <w:rFonts w:hint="eastAsia"/>
              </w:rPr>
            </w:pPr>
            <w:r w:rsidRPr="002C191D">
              <w:fldChar w:fldCharType="begin"/>
            </w:r>
            <w:r w:rsidRPr="002C191D">
              <w:instrText xml:space="preserve"> </w:instrText>
            </w:r>
            <w:r w:rsidRPr="002C191D">
              <w:rPr>
                <w:rFonts w:hint="eastAsia"/>
              </w:rPr>
              <w:instrText>REF _Ref166744979 \r \h</w:instrText>
            </w:r>
            <w:r w:rsidRPr="002C191D">
              <w:instrText xml:space="preserve"> </w:instrText>
            </w:r>
            <w:r w:rsidRPr="002C191D">
              <w:instrText xml:space="preserve"> \* MERGEFORMAT </w:instrText>
            </w:r>
            <w:r w:rsidRPr="002C191D">
              <w:fldChar w:fldCharType="separate"/>
            </w:r>
            <w:r w:rsidRPr="002C191D">
              <w:t>2.1.2</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_Ref166745783 \r \h</w:instrText>
            </w:r>
            <w:r w:rsidRPr="002C191D">
              <w:instrText xml:space="preserve"> </w:instrText>
            </w:r>
            <w:r>
              <w:instrText xml:space="preserve"> \* MERGEFORMAT </w:instrText>
            </w:r>
            <w:r w:rsidRPr="002C191D">
              <w:fldChar w:fldCharType="separate"/>
            </w:r>
            <w:r w:rsidRPr="002C191D">
              <w:t>2.1.6</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_Ref188895742 \r \h</w:instrText>
            </w:r>
            <w:r w:rsidRPr="002C191D">
              <w:instrText xml:space="preserve"> </w:instrText>
            </w:r>
            <w:r>
              <w:instrText xml:space="preserve"> \* MERGEFORMAT </w:instrText>
            </w:r>
            <w:r w:rsidRPr="002C191D">
              <w:fldChar w:fldCharType="separate"/>
            </w:r>
            <w:r w:rsidRPr="002C191D">
              <w:t>2.1.8</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_Ref197717945 \r \h</w:instrText>
            </w:r>
            <w:r w:rsidRPr="002C191D">
              <w:instrText xml:space="preserve"> </w:instrText>
            </w:r>
            <w:r>
              <w:instrText xml:space="preserve"> \* MERGEFORMAT </w:instrText>
            </w:r>
            <w:r w:rsidRPr="002C191D">
              <w:fldChar w:fldCharType="separate"/>
            </w:r>
            <w:r w:rsidRPr="002C191D">
              <w:t>3.2</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_Ref197717977 \r \h</w:instrText>
            </w:r>
            <w:r w:rsidRPr="002C191D">
              <w:instrText xml:space="preserve"> </w:instrText>
            </w:r>
            <w:r>
              <w:instrText xml:space="preserve"> \* MERGEFORMAT </w:instrText>
            </w:r>
            <w:r w:rsidRPr="002C191D">
              <w:fldChar w:fldCharType="separate"/>
            </w:r>
            <w:r w:rsidRPr="002C191D">
              <w:t>3.7.1</w:t>
            </w:r>
            <w:r w:rsidRPr="002C191D">
              <w:fldChar w:fldCharType="end"/>
            </w:r>
            <w:r w:rsidRPr="002C191D">
              <w:rPr>
                <w:rFonts w:hint="eastAsia"/>
              </w:rPr>
              <w:t xml:space="preserve">, </w:t>
            </w:r>
            <w:r w:rsidRPr="002C191D">
              <w:fldChar w:fldCharType="begin"/>
            </w:r>
            <w:r w:rsidRPr="002C191D">
              <w:instrText xml:space="preserve"> </w:instrText>
            </w:r>
            <w:r w:rsidRPr="002C191D">
              <w:rPr>
                <w:rFonts w:hint="eastAsia"/>
              </w:rPr>
              <w:instrText>REF _Ref197715657 \r \h</w:instrText>
            </w:r>
            <w:r w:rsidRPr="002C191D">
              <w:instrText xml:space="preserve"> </w:instrText>
            </w:r>
            <w:r>
              <w:instrText xml:space="preserve"> \* MERGEFORMAT </w:instrText>
            </w:r>
            <w:r w:rsidRPr="002C191D">
              <w:fldChar w:fldCharType="separate"/>
            </w:r>
            <w:r w:rsidRPr="002C191D">
              <w:t>3.9</w:t>
            </w:r>
            <w:r w:rsidRPr="002C191D">
              <w:fldChar w:fldCharType="end"/>
            </w:r>
          </w:p>
        </w:tc>
        <w:tc>
          <w:tcPr>
            <w:tcW w:w="1480" w:type="dxa"/>
          </w:tcPr>
          <w:p w14:paraId="0958F5BB" w14:textId="77777777" w:rsidR="002C191D" w:rsidRPr="002C191D" w:rsidRDefault="002C191D" w:rsidP="002C191D">
            <w:pPr>
              <w:rPr>
                <w:rFonts w:hint="eastAsia"/>
              </w:rPr>
            </w:pPr>
            <w:r w:rsidRPr="002C191D">
              <w:rPr>
                <w:rFonts w:hint="eastAsia"/>
              </w:rPr>
              <w:t>2025/6/2</w:t>
            </w:r>
          </w:p>
        </w:tc>
        <w:tc>
          <w:tcPr>
            <w:tcW w:w="1269" w:type="dxa"/>
            <w:gridSpan w:val="2"/>
          </w:tcPr>
          <w:p w14:paraId="34D7C1E7" w14:textId="77777777" w:rsidR="002C191D" w:rsidRPr="002C191D" w:rsidRDefault="002C191D" w:rsidP="002C191D">
            <w:pPr>
              <w:rPr>
                <w:rFonts w:hint="eastAsia"/>
              </w:rPr>
            </w:pPr>
            <w:r w:rsidRPr="002C191D">
              <w:rPr>
                <w:rFonts w:hint="eastAsia"/>
              </w:rPr>
              <w:t>4GC Misumi</w:t>
            </w:r>
          </w:p>
          <w:p w14:paraId="543692E2" w14:textId="77777777" w:rsidR="002C191D" w:rsidRPr="002C191D" w:rsidRDefault="002C191D" w:rsidP="002C191D">
            <w:pPr>
              <w:rPr>
                <w:rFonts w:hint="eastAsia"/>
              </w:rPr>
            </w:pPr>
            <w:r w:rsidRPr="002C191D">
              <w:rPr>
                <w:rFonts w:hint="eastAsia"/>
              </w:rPr>
              <w:t>2MVC Nagai</w:t>
            </w:r>
          </w:p>
        </w:tc>
      </w:tr>
      <w:tr w:rsidR="002C191D" w:rsidRPr="00A71F0E" w14:paraId="41E40BCA" w14:textId="77777777" w:rsidTr="000B7CDA">
        <w:tblPrEx>
          <w:tblCellMar>
            <w:top w:w="0" w:type="dxa"/>
            <w:bottom w:w="0" w:type="dxa"/>
          </w:tblCellMar>
        </w:tblPrEx>
        <w:trPr>
          <w:trHeight w:val="135"/>
        </w:trPr>
        <w:tc>
          <w:tcPr>
            <w:tcW w:w="1677" w:type="dxa"/>
            <w:vMerge/>
          </w:tcPr>
          <w:p w14:paraId="42603BEE" w14:textId="77777777" w:rsidR="002C191D" w:rsidRPr="002C191D" w:rsidRDefault="002C191D" w:rsidP="002C191D">
            <w:pPr>
              <w:rPr>
                <w:rFonts w:hint="eastAsia"/>
                <w:noProof/>
              </w:rPr>
            </w:pPr>
          </w:p>
        </w:tc>
        <w:tc>
          <w:tcPr>
            <w:tcW w:w="875" w:type="dxa"/>
          </w:tcPr>
          <w:p w14:paraId="00E7DE53" w14:textId="77777777" w:rsidR="002C191D" w:rsidRPr="002C191D" w:rsidRDefault="002C191D" w:rsidP="002C191D">
            <w:pPr>
              <w:rPr>
                <w:rFonts w:hint="eastAsia"/>
                <w:noProof/>
              </w:rPr>
            </w:pPr>
            <w:r w:rsidRPr="002C191D">
              <w:rPr>
                <w:rFonts w:hint="eastAsia"/>
                <w:noProof/>
              </w:rPr>
              <w:t>B</w:t>
            </w:r>
          </w:p>
        </w:tc>
        <w:tc>
          <w:tcPr>
            <w:tcW w:w="4338" w:type="dxa"/>
          </w:tcPr>
          <w:p w14:paraId="5A48C6DB" w14:textId="77777777" w:rsidR="002C191D" w:rsidRPr="002C191D" w:rsidRDefault="002C191D" w:rsidP="002C191D">
            <w:pPr>
              <w:rPr>
                <w:rFonts w:hint="eastAsia"/>
              </w:rPr>
            </w:pPr>
            <w:r w:rsidRPr="002C191D">
              <w:t>Correction of miss description</w:t>
            </w:r>
            <w:r w:rsidRPr="002C191D">
              <w:rPr>
                <w:rFonts w:hint="eastAsia"/>
              </w:rPr>
              <w:t xml:space="preserve"> of B_DMODE.</w:t>
            </w:r>
          </w:p>
          <w:p w14:paraId="35019BF3" w14:textId="77777777" w:rsidR="002C191D" w:rsidRPr="002C191D" w:rsidRDefault="002C191D" w:rsidP="002C191D">
            <w:r w:rsidRPr="002C191D">
              <w:t>HENREN No.</w:t>
            </w:r>
            <w:r w:rsidRPr="002C191D">
              <w:rPr>
                <w:rFonts w:hint="eastAsia"/>
              </w:rPr>
              <w:t>：</w:t>
            </w:r>
            <w:r w:rsidRPr="002C191D">
              <w:t>SUCDC-144</w:t>
            </w:r>
          </w:p>
          <w:p w14:paraId="19C876CC" w14:textId="77777777" w:rsidR="002C191D" w:rsidRPr="002C191D" w:rsidRDefault="002C191D" w:rsidP="002C191D">
            <w:r w:rsidRPr="002C191D">
              <w:rPr>
                <w:rFonts w:hint="eastAsia"/>
              </w:rPr>
              <w:t>QA No</w:t>
            </w:r>
            <w:r w:rsidRPr="002C191D">
              <w:rPr>
                <w:rFonts w:hint="eastAsia"/>
              </w:rPr>
              <w:t>：</w:t>
            </w:r>
            <w:r w:rsidRPr="002C191D">
              <w:rPr>
                <w:rFonts w:hint="eastAsia"/>
              </w:rPr>
              <w:t>DCQA24-11881</w:t>
            </w:r>
          </w:p>
          <w:p w14:paraId="3A822875" w14:textId="77777777" w:rsidR="002C191D" w:rsidRPr="002C191D" w:rsidRDefault="002C191D" w:rsidP="002C191D">
            <w:pPr>
              <w:rPr>
                <w:rFonts w:hint="eastAsia"/>
              </w:rPr>
            </w:pPr>
            <w:r w:rsidRPr="002C191D">
              <w:t>Target Model</w:t>
            </w:r>
            <w:r w:rsidRPr="002C191D">
              <w:rPr>
                <w:rFonts w:hint="eastAsia"/>
              </w:rPr>
              <w:t>：</w:t>
            </w:r>
            <w:r w:rsidRPr="002C191D">
              <w:rPr>
                <w:rFonts w:hint="eastAsia"/>
              </w:rPr>
              <w:t>24SU</w:t>
            </w:r>
          </w:p>
          <w:p w14:paraId="2E56DAC2" w14:textId="77777777" w:rsidR="002C191D" w:rsidRPr="002C191D" w:rsidRDefault="002C191D" w:rsidP="002C191D">
            <w:r w:rsidRPr="002C191D">
              <w:rPr>
                <w:rFonts w:hint="eastAsia"/>
              </w:rPr>
              <w:t xml:space="preserve">Weaving target </w:t>
            </w:r>
            <w:r w:rsidRPr="002C191D">
              <w:rPr>
                <w:rFonts w:hint="eastAsia"/>
              </w:rPr>
              <w:t>：</w:t>
            </w:r>
            <w:r w:rsidRPr="002C191D">
              <w:rPr>
                <w:rFonts w:hint="eastAsia"/>
              </w:rPr>
              <w:t>CV</w:t>
            </w:r>
          </w:p>
          <w:p w14:paraId="55131E8A" w14:textId="77777777" w:rsidR="002C191D" w:rsidRPr="002C191D" w:rsidRDefault="002C191D" w:rsidP="002C191D">
            <w:r w:rsidRPr="002C191D">
              <w:fldChar w:fldCharType="begin"/>
            </w:r>
            <w:r w:rsidRPr="002C191D">
              <w:instrText xml:space="preserve"> REF _Ref100571087 \r \h </w:instrText>
            </w:r>
            <w:r w:rsidRPr="002C191D">
              <w:instrText xml:space="preserve"> \* MERGEFORMAT </w:instrText>
            </w:r>
            <w:r w:rsidRPr="002C191D">
              <w:fldChar w:fldCharType="separate"/>
            </w:r>
            <w:r w:rsidRPr="002C191D">
              <w:t>2.1.5</w:t>
            </w:r>
            <w:r w:rsidRPr="002C191D">
              <w:fldChar w:fldCharType="end"/>
            </w:r>
          </w:p>
        </w:tc>
        <w:tc>
          <w:tcPr>
            <w:tcW w:w="1480" w:type="dxa"/>
          </w:tcPr>
          <w:p w14:paraId="59877AB5" w14:textId="77777777" w:rsidR="002C191D" w:rsidRPr="002C191D" w:rsidRDefault="002C191D" w:rsidP="002C191D">
            <w:pPr>
              <w:rPr>
                <w:rFonts w:hint="eastAsia"/>
              </w:rPr>
            </w:pPr>
            <w:r w:rsidRPr="002C191D">
              <w:rPr>
                <w:rFonts w:hint="eastAsia"/>
              </w:rPr>
              <w:t>2025/6/2</w:t>
            </w:r>
          </w:p>
        </w:tc>
        <w:tc>
          <w:tcPr>
            <w:tcW w:w="1269" w:type="dxa"/>
            <w:gridSpan w:val="2"/>
          </w:tcPr>
          <w:p w14:paraId="3D7B6525" w14:textId="77777777" w:rsidR="002C191D" w:rsidRPr="002C191D" w:rsidRDefault="002C191D" w:rsidP="002C191D">
            <w:pPr>
              <w:rPr>
                <w:rFonts w:hint="eastAsia"/>
              </w:rPr>
            </w:pPr>
            <w:r w:rsidRPr="002C191D">
              <w:rPr>
                <w:rFonts w:hint="eastAsia"/>
              </w:rPr>
              <w:t>2MVC Nagai</w:t>
            </w:r>
          </w:p>
        </w:tc>
      </w:tr>
      <w:tr w:rsidR="00A16DAF" w:rsidRPr="00A71F0E" w14:paraId="169F2B15" w14:textId="77777777" w:rsidTr="000B7CDA">
        <w:tblPrEx>
          <w:tblCellMar>
            <w:top w:w="0" w:type="dxa"/>
            <w:bottom w:w="0" w:type="dxa"/>
          </w:tblCellMar>
        </w:tblPrEx>
        <w:trPr>
          <w:trHeight w:val="135"/>
        </w:trPr>
        <w:tc>
          <w:tcPr>
            <w:tcW w:w="1677" w:type="dxa"/>
          </w:tcPr>
          <w:p w14:paraId="64A52BEF" w14:textId="77777777" w:rsidR="00A16DAF" w:rsidRPr="00DB19E1" w:rsidRDefault="00A16DAF" w:rsidP="00A16DAF">
            <w:pPr>
              <w:rPr>
                <w:rFonts w:hint="eastAsia"/>
                <w:noProof/>
              </w:rPr>
            </w:pPr>
            <w:r w:rsidRPr="00DB19E1">
              <w:rPr>
                <w:rFonts w:hint="eastAsia"/>
                <w:noProof/>
              </w:rPr>
              <w:t>7.6Z</w:t>
            </w:r>
          </w:p>
        </w:tc>
        <w:tc>
          <w:tcPr>
            <w:tcW w:w="875" w:type="dxa"/>
          </w:tcPr>
          <w:p w14:paraId="2F934AB7" w14:textId="77777777" w:rsidR="00A16DAF" w:rsidRPr="00DB19E1" w:rsidRDefault="00A16DAF" w:rsidP="00A16DAF">
            <w:pPr>
              <w:rPr>
                <w:rFonts w:hint="eastAsia"/>
                <w:noProof/>
              </w:rPr>
            </w:pPr>
            <w:r w:rsidRPr="00DB19E1">
              <w:rPr>
                <w:rFonts w:hint="eastAsia"/>
                <w:noProof/>
              </w:rPr>
              <w:t>A</w:t>
            </w:r>
          </w:p>
        </w:tc>
        <w:tc>
          <w:tcPr>
            <w:tcW w:w="4338" w:type="dxa"/>
          </w:tcPr>
          <w:p w14:paraId="40A60E9F" w14:textId="77777777" w:rsidR="00A16DAF" w:rsidRPr="00DB19E1" w:rsidRDefault="00A16DAF" w:rsidP="00A16DAF">
            <w:r w:rsidRPr="00DB19E1">
              <w:t>Correction of miss description of</w:t>
            </w:r>
            <w:r w:rsidRPr="00DB19E1">
              <w:rPr>
                <w:rFonts w:hint="eastAsia"/>
              </w:rPr>
              <w:t xml:space="preserve"> reference section</w:t>
            </w:r>
          </w:p>
          <w:p w14:paraId="3D8BAFD2" w14:textId="77777777" w:rsidR="00A16DAF" w:rsidRPr="00DB19E1" w:rsidRDefault="00A16DAF" w:rsidP="00A16DAF">
            <w:pPr>
              <w:rPr>
                <w:rFonts w:hint="eastAsia"/>
              </w:rPr>
            </w:pPr>
            <w:r w:rsidRPr="00DB19E1">
              <w:rPr>
                <w:rFonts w:hint="eastAsia"/>
              </w:rPr>
              <w:t>HENREN No</w:t>
            </w:r>
            <w:r w:rsidRPr="00DB19E1">
              <w:rPr>
                <w:rFonts w:hint="eastAsia"/>
              </w:rPr>
              <w:t>：</w:t>
            </w:r>
            <w:r w:rsidR="001709EE" w:rsidRPr="00DB19E1">
              <w:rPr>
                <w:rFonts w:hint="eastAsia"/>
              </w:rPr>
              <w:t>SUCDC-151</w:t>
            </w:r>
          </w:p>
          <w:p w14:paraId="32E4DEC3" w14:textId="77777777" w:rsidR="00A16DAF" w:rsidRPr="00DB19E1" w:rsidRDefault="00A16DAF" w:rsidP="00A16DAF">
            <w:pPr>
              <w:rPr>
                <w:rFonts w:hint="eastAsia"/>
              </w:rPr>
            </w:pPr>
            <w:r w:rsidRPr="00DB19E1">
              <w:rPr>
                <w:rFonts w:hint="eastAsia"/>
              </w:rPr>
              <w:t>Target Model</w:t>
            </w:r>
            <w:r w:rsidRPr="00DB19E1">
              <w:rPr>
                <w:rFonts w:hint="eastAsia"/>
              </w:rPr>
              <w:t>：</w:t>
            </w:r>
            <w:r w:rsidR="001709EE" w:rsidRPr="00DB19E1">
              <w:rPr>
                <w:rFonts w:hint="eastAsia"/>
              </w:rPr>
              <w:t>24SU/C-DC</w:t>
            </w:r>
          </w:p>
          <w:p w14:paraId="11429FA8" w14:textId="77777777" w:rsidR="00A16DAF" w:rsidRPr="00DB19E1" w:rsidRDefault="00A16DAF" w:rsidP="00A16DAF">
            <w:pPr>
              <w:rPr>
                <w:rFonts w:hint="eastAsia"/>
              </w:rPr>
            </w:pPr>
            <w:r w:rsidRPr="00DB19E1">
              <w:t>Weaving target</w:t>
            </w:r>
            <w:r w:rsidRPr="00DB19E1">
              <w:rPr>
                <w:rFonts w:hint="eastAsia"/>
              </w:rPr>
              <w:t>：</w:t>
            </w:r>
            <w:r w:rsidR="001709EE" w:rsidRPr="00DB19E1">
              <w:rPr>
                <w:rFonts w:hint="eastAsia"/>
              </w:rPr>
              <w:t>CV</w:t>
            </w:r>
          </w:p>
          <w:p w14:paraId="43F3A814" w14:textId="77777777" w:rsidR="00A16DAF" w:rsidRPr="00DB19E1" w:rsidRDefault="00A16DAF" w:rsidP="00A16DAF">
            <w:r w:rsidRPr="00DB19E1">
              <w:fldChar w:fldCharType="begin"/>
            </w:r>
            <w:r w:rsidRPr="00DB19E1">
              <w:instrText xml:space="preserve"> </w:instrText>
            </w:r>
            <w:r w:rsidRPr="00DB19E1">
              <w:rPr>
                <w:rFonts w:hint="eastAsia"/>
              </w:rPr>
              <w:instrText>REF _Ref188895229 \r \h</w:instrText>
            </w:r>
            <w:r w:rsidRPr="00DB19E1">
              <w:instrText xml:space="preserve"> </w:instrText>
            </w:r>
            <w:r w:rsidR="0096532D" w:rsidRPr="00DB19E1">
              <w:instrText xml:space="preserve"> \* MERGEFORMAT </w:instrText>
            </w:r>
            <w:r w:rsidRPr="00DB19E1">
              <w:fldChar w:fldCharType="separate"/>
            </w:r>
            <w:r w:rsidRPr="00DB19E1">
              <w:t>1.3.4</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_Ref100570781 \r \h</w:instrText>
            </w:r>
            <w:r w:rsidRPr="00DB19E1">
              <w:instrText xml:space="preserve"> </w:instrText>
            </w:r>
            <w:r w:rsidR="0096532D" w:rsidRPr="00DB19E1">
              <w:instrText xml:space="preserve"> \* MERGEFORMAT </w:instrText>
            </w:r>
            <w:r w:rsidRPr="00DB19E1">
              <w:fldChar w:fldCharType="separate"/>
            </w:r>
            <w:r w:rsidRPr="00DB19E1">
              <w:t>2.1.1</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_Ref166744979 \r \h</w:instrText>
            </w:r>
            <w:r w:rsidRPr="00DB19E1">
              <w:instrText xml:space="preserve"> </w:instrText>
            </w:r>
            <w:r w:rsidR="0096532D" w:rsidRPr="00DB19E1">
              <w:instrText xml:space="preserve"> \* MERGEFORMAT </w:instrText>
            </w:r>
            <w:r w:rsidRPr="00DB19E1">
              <w:fldChar w:fldCharType="separate"/>
            </w:r>
            <w:r w:rsidRPr="00DB19E1">
              <w:t>2.1.2</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_Ref166745942 \r \h</w:instrText>
            </w:r>
            <w:r w:rsidRPr="00DB19E1">
              <w:instrText xml:space="preserve"> </w:instrText>
            </w:r>
            <w:r w:rsidR="0096532D" w:rsidRPr="00DB19E1">
              <w:instrText xml:space="preserve"> \* MERGEFORMAT </w:instrText>
            </w:r>
            <w:r w:rsidRPr="00DB19E1">
              <w:fldChar w:fldCharType="separate"/>
            </w:r>
            <w:r w:rsidRPr="00DB19E1">
              <w:t>2.1.4</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_Ref166745783 \r \h</w:instrText>
            </w:r>
            <w:r w:rsidRPr="00DB19E1">
              <w:instrText xml:space="preserve"> </w:instrText>
            </w:r>
            <w:r w:rsidR="0096532D" w:rsidRPr="00DB19E1">
              <w:instrText xml:space="preserve"> \* MERGEFORMAT </w:instrText>
            </w:r>
            <w:r w:rsidRPr="00DB19E1">
              <w:fldChar w:fldCharType="separate"/>
            </w:r>
            <w:r w:rsidRPr="00DB19E1">
              <w:t>2.1.6</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_Ref188895742 \r \h</w:instrText>
            </w:r>
            <w:r w:rsidRPr="00DB19E1">
              <w:instrText xml:space="preserve"> </w:instrText>
            </w:r>
            <w:r w:rsidR="0096532D" w:rsidRPr="00DB19E1">
              <w:instrText xml:space="preserve"> \* MERGEFORMAT </w:instrText>
            </w:r>
            <w:r w:rsidRPr="00DB19E1">
              <w:fldChar w:fldCharType="separate"/>
            </w:r>
            <w:r w:rsidRPr="00DB19E1">
              <w:t>2.1.8</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_Ref100587072 \r \h</w:instrText>
            </w:r>
            <w:r w:rsidRPr="00DB19E1">
              <w:instrText xml:space="preserve"> </w:instrText>
            </w:r>
            <w:r w:rsidR="0096532D" w:rsidRPr="00DB19E1">
              <w:instrText xml:space="preserve"> \* MERGEFORMAT </w:instrText>
            </w:r>
            <w:r w:rsidRPr="00DB19E1">
              <w:fldChar w:fldCharType="separate"/>
            </w:r>
            <w:r w:rsidRPr="00DB19E1">
              <w:t>3.1</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_Hlk169713551 \r \h</w:instrText>
            </w:r>
            <w:r w:rsidRPr="00DB19E1">
              <w:instrText xml:space="preserve"> </w:instrText>
            </w:r>
            <w:r w:rsidR="0096532D" w:rsidRPr="00DB19E1">
              <w:instrText xml:space="preserve"> \* MERGEFORMAT </w:instrText>
            </w:r>
            <w:r w:rsidRPr="00DB19E1">
              <w:fldChar w:fldCharType="separate"/>
            </w:r>
            <w:r w:rsidRPr="00DB19E1">
              <w:t>3.1.1</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_Ref199948622 \r \h</w:instrText>
            </w:r>
            <w:r w:rsidRPr="00DB19E1">
              <w:instrText xml:space="preserve"> </w:instrText>
            </w:r>
            <w:r w:rsidR="0096532D" w:rsidRPr="00DB19E1">
              <w:instrText xml:space="preserve"> \* MERGEFORMAT </w:instrText>
            </w:r>
            <w:r w:rsidRPr="00DB19E1">
              <w:fldChar w:fldCharType="separate"/>
            </w:r>
            <w:r w:rsidRPr="00DB19E1">
              <w:t>3.1.2</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_Ref199948669 \r \h</w:instrText>
            </w:r>
            <w:r w:rsidRPr="00DB19E1">
              <w:instrText xml:space="preserve"> </w:instrText>
            </w:r>
            <w:r w:rsidR="0096532D" w:rsidRPr="00DB19E1">
              <w:instrText xml:space="preserve"> \* MERGEFORMAT </w:instrText>
            </w:r>
            <w:r w:rsidRPr="00DB19E1">
              <w:fldChar w:fldCharType="separate"/>
            </w:r>
            <w:r w:rsidRPr="00DB19E1">
              <w:t>3.2</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_Ref100570458 \r \h</w:instrText>
            </w:r>
            <w:r w:rsidRPr="00DB19E1">
              <w:instrText xml:space="preserve"> </w:instrText>
            </w:r>
            <w:r w:rsidR="0096532D" w:rsidRPr="00DB19E1">
              <w:instrText xml:space="preserve"> \* MERGEFORMAT </w:instrText>
            </w:r>
            <w:r w:rsidRPr="00DB19E1">
              <w:fldChar w:fldCharType="separate"/>
            </w:r>
            <w:r w:rsidRPr="00DB19E1">
              <w:t>3.3</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_Ref100570481 \r \h</w:instrText>
            </w:r>
            <w:r w:rsidRPr="00DB19E1">
              <w:instrText xml:space="preserve"> </w:instrText>
            </w:r>
            <w:r w:rsidR="0096532D" w:rsidRPr="00DB19E1">
              <w:instrText xml:space="preserve"> \* MERGEFORMAT </w:instrText>
            </w:r>
            <w:r w:rsidRPr="00DB19E1">
              <w:fldChar w:fldCharType="separate"/>
            </w:r>
            <w:r w:rsidRPr="00DB19E1">
              <w:t>3.4</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_Ref199948773 \r \h</w:instrText>
            </w:r>
            <w:r w:rsidRPr="00DB19E1">
              <w:instrText xml:space="preserve"> </w:instrText>
            </w:r>
            <w:r w:rsidR="0096532D" w:rsidRPr="00DB19E1">
              <w:instrText xml:space="preserve"> \* MERGEFORMAT </w:instrText>
            </w:r>
            <w:r w:rsidRPr="00DB19E1">
              <w:fldChar w:fldCharType="separate"/>
            </w:r>
            <w:r w:rsidRPr="00DB19E1">
              <w:t>3.5</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_Ref199948823 \r \h</w:instrText>
            </w:r>
            <w:r w:rsidRPr="00DB19E1">
              <w:instrText xml:space="preserve"> </w:instrText>
            </w:r>
            <w:r w:rsidR="0096532D" w:rsidRPr="00DB19E1">
              <w:instrText xml:space="preserve"> \* MERGEFORMAT </w:instrText>
            </w:r>
            <w:r w:rsidRPr="00DB19E1">
              <w:fldChar w:fldCharType="separate"/>
            </w:r>
            <w:r w:rsidRPr="00DB19E1">
              <w:t>3.6.1</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_Ref199948849 \r \h</w:instrText>
            </w:r>
            <w:r w:rsidRPr="00DB19E1">
              <w:instrText xml:space="preserve"> </w:instrText>
            </w:r>
            <w:r w:rsidR="0096532D" w:rsidRPr="00DB19E1">
              <w:instrText xml:space="preserve"> \* MERGEFORMAT </w:instrText>
            </w:r>
            <w:r w:rsidRPr="00DB19E1">
              <w:fldChar w:fldCharType="separate"/>
            </w:r>
            <w:r w:rsidRPr="00DB19E1">
              <w:t>3.6.2</w:t>
            </w:r>
            <w:r w:rsidRPr="00DB19E1">
              <w:fldChar w:fldCharType="end"/>
            </w:r>
            <w:r w:rsidRPr="00DB19E1">
              <w:rPr>
                <w:rFonts w:hint="eastAsia"/>
              </w:rPr>
              <w:t xml:space="preserve">, </w:t>
            </w:r>
            <w:r w:rsidRPr="00DB19E1">
              <w:fldChar w:fldCharType="begin"/>
            </w:r>
            <w:r w:rsidRPr="00DB19E1">
              <w:instrText xml:space="preserve"> </w:instrText>
            </w:r>
            <w:r w:rsidRPr="00DB19E1">
              <w:rPr>
                <w:rFonts w:hint="eastAsia"/>
              </w:rPr>
              <w:instrText>REF _Ref199948870 \r \h</w:instrText>
            </w:r>
            <w:r w:rsidRPr="00DB19E1">
              <w:instrText xml:space="preserve"> </w:instrText>
            </w:r>
            <w:r w:rsidR="0096532D" w:rsidRPr="00DB19E1">
              <w:instrText xml:space="preserve"> \* MERGEFORMAT </w:instrText>
            </w:r>
            <w:r w:rsidRPr="00DB19E1">
              <w:fldChar w:fldCharType="separate"/>
            </w:r>
            <w:r w:rsidRPr="00DB19E1">
              <w:t>3.7.1</w:t>
            </w:r>
            <w:r w:rsidRPr="00DB19E1">
              <w:fldChar w:fldCharType="end"/>
            </w:r>
            <w:r w:rsidRPr="00DB19E1">
              <w:rPr>
                <w:rFonts w:hint="eastAsia"/>
              </w:rPr>
              <w:t xml:space="preserve">, </w:t>
            </w:r>
          </w:p>
        </w:tc>
        <w:tc>
          <w:tcPr>
            <w:tcW w:w="1480" w:type="dxa"/>
          </w:tcPr>
          <w:p w14:paraId="7583DC02" w14:textId="77777777" w:rsidR="00A16DAF" w:rsidRPr="00DB19E1" w:rsidRDefault="0096532D" w:rsidP="00A16DAF">
            <w:pPr>
              <w:rPr>
                <w:rFonts w:hint="eastAsia"/>
              </w:rPr>
            </w:pPr>
            <w:r w:rsidRPr="00DB19E1">
              <w:rPr>
                <w:rFonts w:hint="eastAsia"/>
              </w:rPr>
              <w:t>2025/7/1</w:t>
            </w:r>
          </w:p>
        </w:tc>
        <w:tc>
          <w:tcPr>
            <w:tcW w:w="1269" w:type="dxa"/>
            <w:gridSpan w:val="2"/>
          </w:tcPr>
          <w:p w14:paraId="5E9C2346" w14:textId="77777777" w:rsidR="0096532D" w:rsidRPr="00DB19E1" w:rsidRDefault="0096532D" w:rsidP="00A16DAF">
            <w:r w:rsidRPr="00DB19E1">
              <w:rPr>
                <w:rFonts w:hint="eastAsia"/>
              </w:rPr>
              <w:t>2MVC</w:t>
            </w:r>
          </w:p>
          <w:p w14:paraId="270219A9" w14:textId="77777777" w:rsidR="00A16DAF" w:rsidRPr="00DB19E1" w:rsidRDefault="0096532D" w:rsidP="00A16DAF">
            <w:pPr>
              <w:rPr>
                <w:rFonts w:hint="eastAsia"/>
              </w:rPr>
            </w:pPr>
            <w:r w:rsidRPr="00DB19E1">
              <w:rPr>
                <w:rFonts w:hint="eastAsia"/>
              </w:rPr>
              <w:t>Nagai</w:t>
            </w:r>
          </w:p>
        </w:tc>
      </w:tr>
      <w:tr w:rsidR="00190568" w:rsidRPr="00A71F0E" w14:paraId="72234CF3" w14:textId="77777777" w:rsidTr="000B7CDA">
        <w:tblPrEx>
          <w:tblCellMar>
            <w:top w:w="0" w:type="dxa"/>
            <w:bottom w:w="0" w:type="dxa"/>
          </w:tblCellMar>
        </w:tblPrEx>
        <w:trPr>
          <w:trHeight w:val="135"/>
        </w:trPr>
        <w:tc>
          <w:tcPr>
            <w:tcW w:w="1677" w:type="dxa"/>
          </w:tcPr>
          <w:p w14:paraId="7344916D" w14:textId="77777777" w:rsidR="00190568" w:rsidRPr="008916D4" w:rsidRDefault="00D650EE" w:rsidP="00A16DAF">
            <w:pPr>
              <w:rPr>
                <w:rFonts w:hint="eastAsia"/>
                <w:noProof/>
              </w:rPr>
            </w:pPr>
            <w:r w:rsidRPr="008916D4">
              <w:rPr>
                <w:rFonts w:hint="eastAsia"/>
                <w:noProof/>
              </w:rPr>
              <w:t>7.70</w:t>
            </w:r>
          </w:p>
        </w:tc>
        <w:tc>
          <w:tcPr>
            <w:tcW w:w="875" w:type="dxa"/>
          </w:tcPr>
          <w:p w14:paraId="288C09C5" w14:textId="77777777" w:rsidR="00190568" w:rsidRPr="008916D4" w:rsidRDefault="00D650EE" w:rsidP="00A16DAF">
            <w:pPr>
              <w:rPr>
                <w:rFonts w:hint="eastAsia"/>
                <w:noProof/>
              </w:rPr>
            </w:pPr>
            <w:r w:rsidRPr="008916D4">
              <w:rPr>
                <w:rFonts w:hint="eastAsia"/>
                <w:noProof/>
              </w:rPr>
              <w:t>A</w:t>
            </w:r>
          </w:p>
        </w:tc>
        <w:tc>
          <w:tcPr>
            <w:tcW w:w="4338" w:type="dxa"/>
          </w:tcPr>
          <w:p w14:paraId="1F5F981F" w14:textId="77777777" w:rsidR="00190568" w:rsidRPr="008916D4" w:rsidRDefault="00E26850" w:rsidP="00A16DAF">
            <w:r w:rsidRPr="008916D4">
              <w:t xml:space="preserve">Added </w:t>
            </w:r>
            <w:r w:rsidRPr="008916D4">
              <w:rPr>
                <w:rFonts w:hint="eastAsia"/>
              </w:rPr>
              <w:t>▽</w:t>
            </w:r>
            <w:r w:rsidRPr="008916D4">
              <w:t>R and the reasoning in the section describing the conditions for transmitting the soft switch output signal (to comply with OBD regulations).</w:t>
            </w:r>
          </w:p>
          <w:p w14:paraId="315B90AA" w14:textId="77777777" w:rsidR="00E26850" w:rsidRPr="008916D4" w:rsidRDefault="00E26850" w:rsidP="00A16DAF">
            <w:r w:rsidRPr="008916D4">
              <w:rPr>
                <w:rFonts w:hint="eastAsia"/>
              </w:rPr>
              <w:t>HENREN No : 1547</w:t>
            </w:r>
          </w:p>
          <w:p w14:paraId="20C99477" w14:textId="77777777" w:rsidR="00E26850" w:rsidRPr="008916D4" w:rsidRDefault="00E26850" w:rsidP="00A16DAF">
            <w:pPr>
              <w:rPr>
                <w:rFonts w:hint="eastAsia"/>
              </w:rPr>
            </w:pPr>
            <w:r w:rsidRPr="008916D4">
              <w:rPr>
                <w:rFonts w:hint="eastAsia"/>
              </w:rPr>
              <w:t>Target Model : 24MM</w:t>
            </w:r>
          </w:p>
          <w:p w14:paraId="70515060" w14:textId="77777777" w:rsidR="00E26850" w:rsidRPr="008916D4" w:rsidRDefault="00E26850" w:rsidP="00E26850">
            <w:r w:rsidRPr="008916D4">
              <w:rPr>
                <w:rFonts w:hint="eastAsia"/>
              </w:rPr>
              <w:t>Weaving target : QCS(24MM)</w:t>
            </w:r>
          </w:p>
          <w:p w14:paraId="7A856716" w14:textId="77777777" w:rsidR="00E26850" w:rsidRPr="008916D4" w:rsidRDefault="00E26850" w:rsidP="00A16DAF">
            <w:pPr>
              <w:rPr>
                <w:rFonts w:hint="eastAsia"/>
              </w:rPr>
            </w:pPr>
            <w:r w:rsidRPr="008916D4">
              <w:fldChar w:fldCharType="begin"/>
            </w:r>
            <w:r w:rsidRPr="008916D4">
              <w:instrText xml:space="preserve"> </w:instrText>
            </w:r>
            <w:r w:rsidRPr="008916D4">
              <w:rPr>
                <w:rFonts w:hint="eastAsia"/>
              </w:rPr>
              <w:instrText>REF _Ref204237108 \r \h</w:instrText>
            </w:r>
            <w:r w:rsidRPr="008916D4">
              <w:instrText xml:space="preserve"> </w:instrText>
            </w:r>
            <w:r w:rsidRPr="008916D4">
              <w:instrText xml:space="preserve"> \* MERGEFORMAT </w:instrText>
            </w:r>
            <w:r w:rsidRPr="008916D4">
              <w:fldChar w:fldCharType="separate"/>
            </w:r>
            <w:r w:rsidRPr="008916D4">
              <w:t>2.2.7</w:t>
            </w:r>
            <w:r w:rsidRPr="008916D4">
              <w:fldChar w:fldCharType="end"/>
            </w:r>
            <w:r w:rsidRPr="008916D4">
              <w:fldChar w:fldCharType="begin"/>
            </w:r>
            <w:r w:rsidRPr="008916D4">
              <w:instrText xml:space="preserve"> REF _Ref204236646 \r \h </w:instrText>
            </w:r>
            <w:r w:rsidR="008916D4">
              <w:instrText xml:space="preserve"> \* MERGEFORMAT </w:instrText>
            </w:r>
            <w:r w:rsidRPr="008916D4">
              <w:fldChar w:fldCharType="separate"/>
            </w:r>
            <w:r w:rsidRPr="008916D4">
              <w:rPr>
                <w:rFonts w:hint="eastAsia"/>
              </w:rPr>
              <w:t>②</w:t>
            </w:r>
            <w:r w:rsidRPr="008916D4">
              <w:fldChar w:fldCharType="end"/>
            </w:r>
          </w:p>
        </w:tc>
        <w:tc>
          <w:tcPr>
            <w:tcW w:w="1480" w:type="dxa"/>
          </w:tcPr>
          <w:p w14:paraId="6AD0ACB4" w14:textId="77777777" w:rsidR="00190568" w:rsidRPr="008916D4" w:rsidRDefault="00D650EE" w:rsidP="00A16DAF">
            <w:pPr>
              <w:rPr>
                <w:rFonts w:hint="eastAsia"/>
              </w:rPr>
            </w:pPr>
            <w:r w:rsidRPr="008916D4">
              <w:rPr>
                <w:rFonts w:hint="eastAsia"/>
              </w:rPr>
              <w:t>2025/7/28</w:t>
            </w:r>
          </w:p>
        </w:tc>
        <w:tc>
          <w:tcPr>
            <w:tcW w:w="1269" w:type="dxa"/>
            <w:gridSpan w:val="2"/>
          </w:tcPr>
          <w:p w14:paraId="627E5D04" w14:textId="77777777" w:rsidR="00190568" w:rsidRPr="008916D4" w:rsidRDefault="00D650EE" w:rsidP="00A16DAF">
            <w:r w:rsidRPr="008916D4">
              <w:rPr>
                <w:rFonts w:hint="eastAsia"/>
              </w:rPr>
              <w:t>2MVC</w:t>
            </w:r>
          </w:p>
          <w:p w14:paraId="24C34463" w14:textId="77777777" w:rsidR="00D650EE" w:rsidRPr="008916D4" w:rsidRDefault="00D650EE" w:rsidP="00A16DAF">
            <w:pPr>
              <w:rPr>
                <w:rFonts w:hint="eastAsia"/>
              </w:rPr>
            </w:pPr>
            <w:r w:rsidRPr="008916D4">
              <w:rPr>
                <w:rFonts w:hint="eastAsia"/>
              </w:rPr>
              <w:t>Nagai</w:t>
            </w:r>
          </w:p>
        </w:tc>
      </w:tr>
      <w:tr w:rsidR="008916D4" w:rsidRPr="00A71F0E" w14:paraId="6BCE7C7A" w14:textId="77777777" w:rsidTr="000B7CDA">
        <w:tblPrEx>
          <w:tblCellMar>
            <w:top w:w="0" w:type="dxa"/>
            <w:bottom w:w="0" w:type="dxa"/>
          </w:tblCellMar>
        </w:tblPrEx>
        <w:trPr>
          <w:trHeight w:val="135"/>
        </w:trPr>
        <w:tc>
          <w:tcPr>
            <w:tcW w:w="1677" w:type="dxa"/>
          </w:tcPr>
          <w:p w14:paraId="4F4BEEF4" w14:textId="77777777" w:rsidR="008916D4" w:rsidRPr="00CF14CE" w:rsidRDefault="00C71D04" w:rsidP="008916D4">
            <w:pPr>
              <w:rPr>
                <w:rFonts w:hint="eastAsia"/>
                <w:noProof/>
                <w:color w:val="FF0000"/>
              </w:rPr>
            </w:pPr>
            <w:r>
              <w:rPr>
                <w:rFonts w:hint="eastAsia"/>
                <w:noProof/>
                <w:color w:val="FF0000"/>
              </w:rPr>
              <w:t>7</w:t>
            </w:r>
            <w:r w:rsidR="008916D4" w:rsidRPr="00CF14CE">
              <w:rPr>
                <w:rFonts w:hint="eastAsia"/>
                <w:noProof/>
                <w:color w:val="FF0000"/>
              </w:rPr>
              <w:t>.</w:t>
            </w:r>
            <w:r>
              <w:rPr>
                <w:rFonts w:hint="eastAsia"/>
                <w:noProof/>
                <w:color w:val="FF0000"/>
              </w:rPr>
              <w:t>71</w:t>
            </w:r>
          </w:p>
        </w:tc>
        <w:tc>
          <w:tcPr>
            <w:tcW w:w="875" w:type="dxa"/>
          </w:tcPr>
          <w:p w14:paraId="2F1AD70A" w14:textId="77777777" w:rsidR="008916D4" w:rsidRPr="00CF14CE" w:rsidRDefault="008916D4" w:rsidP="008916D4">
            <w:pPr>
              <w:rPr>
                <w:rFonts w:hint="eastAsia"/>
                <w:noProof/>
                <w:color w:val="FF0000"/>
              </w:rPr>
            </w:pPr>
            <w:r w:rsidRPr="00CF14CE">
              <w:rPr>
                <w:rFonts w:hint="eastAsia"/>
                <w:noProof/>
                <w:color w:val="FF0000"/>
              </w:rPr>
              <w:t>A</w:t>
            </w:r>
          </w:p>
        </w:tc>
        <w:tc>
          <w:tcPr>
            <w:tcW w:w="4338" w:type="dxa"/>
          </w:tcPr>
          <w:p w14:paraId="33B870A7" w14:textId="77777777" w:rsidR="005A1F8D" w:rsidRPr="00CF14CE" w:rsidRDefault="005A1F8D" w:rsidP="005A1F8D">
            <w:pPr>
              <w:rPr>
                <w:color w:val="FF0000"/>
              </w:rPr>
            </w:pPr>
            <w:r w:rsidRPr="00CF14CE">
              <w:rPr>
                <w:color w:val="FF0000"/>
              </w:rPr>
              <w:t>Regarding the specification to set the soft switch screen's mode selection button to the confirmed state, an additional condition has been added to the display criteria of the Normal mode button.</w:t>
            </w:r>
          </w:p>
          <w:p w14:paraId="45C67E39" w14:textId="77777777" w:rsidR="005A1F8D" w:rsidRDefault="005A1F8D" w:rsidP="005A1F8D">
            <w:pPr>
              <w:rPr>
                <w:rFonts w:hint="eastAsia"/>
                <w:color w:val="FF0000"/>
              </w:rPr>
            </w:pPr>
            <w:r w:rsidRPr="00CF14CE">
              <w:rPr>
                <w:color w:val="FF0000"/>
              </w:rPr>
              <w:t xml:space="preserve">HENREN No : </w:t>
            </w:r>
            <w:r w:rsidR="003F7441">
              <w:rPr>
                <w:rFonts w:hint="eastAsia"/>
                <w:color w:val="FF0000"/>
              </w:rPr>
              <w:t>SUCDC-203</w:t>
            </w:r>
          </w:p>
          <w:p w14:paraId="6AE53C74" w14:textId="77777777" w:rsidR="00CF14CE" w:rsidRPr="00CF14CE" w:rsidRDefault="00CF14CE" w:rsidP="005A1F8D">
            <w:pPr>
              <w:rPr>
                <w:rFonts w:hint="eastAsia"/>
                <w:color w:val="FF0000"/>
              </w:rPr>
            </w:pPr>
            <w:r>
              <w:rPr>
                <w:rFonts w:hint="eastAsia"/>
                <w:color w:val="FF0000"/>
              </w:rPr>
              <w:t>QA No : DCQA24-9777</w:t>
            </w:r>
          </w:p>
          <w:p w14:paraId="774D0F9F" w14:textId="77777777" w:rsidR="005A1F8D" w:rsidRPr="00CF14CE" w:rsidRDefault="005A1F8D" w:rsidP="005A1F8D">
            <w:pPr>
              <w:rPr>
                <w:rFonts w:hint="eastAsia"/>
                <w:color w:val="FF0000"/>
              </w:rPr>
            </w:pPr>
            <w:r w:rsidRPr="00CF14CE">
              <w:rPr>
                <w:color w:val="FF0000"/>
              </w:rPr>
              <w:t>Target Model : 24</w:t>
            </w:r>
            <w:r w:rsidRPr="00CF14CE">
              <w:rPr>
                <w:rFonts w:hint="eastAsia"/>
                <w:color w:val="FF0000"/>
              </w:rPr>
              <w:t>SU/C-DC</w:t>
            </w:r>
          </w:p>
          <w:p w14:paraId="625D2CBD" w14:textId="77777777" w:rsidR="005A1F8D" w:rsidRPr="00CF14CE" w:rsidRDefault="005A1F8D" w:rsidP="005A1F8D">
            <w:pPr>
              <w:rPr>
                <w:rFonts w:hint="eastAsia"/>
                <w:color w:val="FF0000"/>
              </w:rPr>
            </w:pPr>
            <w:r w:rsidRPr="00CF14CE">
              <w:rPr>
                <w:color w:val="FF0000"/>
              </w:rPr>
              <w:t xml:space="preserve">Weaving target : </w:t>
            </w:r>
            <w:r w:rsidR="00C71D04">
              <w:rPr>
                <w:rFonts w:hint="eastAsia"/>
                <w:color w:val="FF0000"/>
              </w:rPr>
              <w:t>CV</w:t>
            </w:r>
          </w:p>
          <w:p w14:paraId="2B8A30BE" w14:textId="77777777" w:rsidR="008916D4" w:rsidRPr="00CF14CE" w:rsidRDefault="008916D4" w:rsidP="005A1F8D">
            <w:pPr>
              <w:rPr>
                <w:color w:val="FF0000"/>
              </w:rPr>
            </w:pPr>
            <w:r w:rsidRPr="00CF14CE">
              <w:rPr>
                <w:color w:val="FF0000"/>
              </w:rPr>
              <w:fldChar w:fldCharType="begin"/>
            </w:r>
            <w:r w:rsidRPr="00CF14CE">
              <w:rPr>
                <w:color w:val="FF0000"/>
              </w:rPr>
              <w:instrText xml:space="preserve"> REF _Ref166745783 \r \h </w:instrText>
            </w:r>
            <w:r w:rsidRPr="00CF14CE">
              <w:rPr>
                <w:color w:val="FF0000"/>
              </w:rPr>
            </w:r>
            <w:r w:rsidR="00CF14CE">
              <w:rPr>
                <w:color w:val="FF0000"/>
              </w:rPr>
              <w:instrText xml:space="preserve"> \* MERGEFORMAT </w:instrText>
            </w:r>
            <w:r w:rsidRPr="00CF14CE">
              <w:rPr>
                <w:color w:val="FF0000"/>
              </w:rPr>
              <w:fldChar w:fldCharType="separate"/>
            </w:r>
            <w:r w:rsidRPr="00CF14CE">
              <w:rPr>
                <w:color w:val="FF0000"/>
              </w:rPr>
              <w:t>2.1.6</w:t>
            </w:r>
            <w:r w:rsidRPr="00CF14CE">
              <w:rPr>
                <w:color w:val="FF0000"/>
              </w:rPr>
              <w:fldChar w:fldCharType="end"/>
            </w:r>
            <w:r w:rsidRPr="00CF14CE">
              <w:rPr>
                <w:color w:val="FF0000"/>
              </w:rPr>
              <w:fldChar w:fldCharType="begin"/>
            </w:r>
            <w:r w:rsidRPr="00CF14CE">
              <w:rPr>
                <w:color w:val="FF0000"/>
              </w:rPr>
              <w:instrText xml:space="preserve"> </w:instrText>
            </w:r>
            <w:r w:rsidRPr="00CF14CE">
              <w:rPr>
                <w:rFonts w:hint="eastAsia"/>
                <w:color w:val="FF0000"/>
              </w:rPr>
              <w:instrText>REF _Ref206610001 \r \h</w:instrText>
            </w:r>
            <w:r w:rsidRPr="00CF14CE">
              <w:rPr>
                <w:color w:val="FF0000"/>
              </w:rPr>
              <w:instrText xml:space="preserve"> </w:instrText>
            </w:r>
            <w:r w:rsidRPr="00CF14CE">
              <w:rPr>
                <w:color w:val="FF0000"/>
              </w:rPr>
            </w:r>
            <w:r w:rsidR="00CF14CE">
              <w:rPr>
                <w:color w:val="FF0000"/>
              </w:rPr>
              <w:instrText xml:space="preserve"> \* MERGEFORMAT </w:instrText>
            </w:r>
            <w:r w:rsidRPr="00CF14CE">
              <w:rPr>
                <w:color w:val="FF0000"/>
              </w:rPr>
              <w:fldChar w:fldCharType="separate"/>
            </w:r>
            <w:r w:rsidRPr="00CF14CE">
              <w:rPr>
                <w:rFonts w:hint="eastAsia"/>
                <w:color w:val="FF0000"/>
              </w:rPr>
              <w:t>④</w:t>
            </w:r>
            <w:r w:rsidRPr="00CF14CE">
              <w:rPr>
                <w:color w:val="FF0000"/>
              </w:rPr>
              <w:fldChar w:fldCharType="end"/>
            </w:r>
            <w:r w:rsidRPr="00CF14CE">
              <w:rPr>
                <w:rFonts w:hint="eastAsia"/>
                <w:color w:val="FF0000"/>
              </w:rPr>
              <w:t xml:space="preserve">,  </w:t>
            </w:r>
            <w:r w:rsidRPr="00CF14CE">
              <w:rPr>
                <w:color w:val="FF0000"/>
              </w:rPr>
              <w:fldChar w:fldCharType="begin"/>
            </w:r>
            <w:r w:rsidRPr="00CF14CE">
              <w:rPr>
                <w:color w:val="FF0000"/>
              </w:rPr>
              <w:instrText xml:space="preserve"> </w:instrText>
            </w:r>
            <w:r w:rsidRPr="00CF14CE">
              <w:rPr>
                <w:rFonts w:hint="eastAsia"/>
                <w:color w:val="FF0000"/>
              </w:rPr>
              <w:instrText>REF _Ref188895742 \r \h</w:instrText>
            </w:r>
            <w:r w:rsidRPr="00CF14CE">
              <w:rPr>
                <w:color w:val="FF0000"/>
              </w:rPr>
              <w:instrText xml:space="preserve"> </w:instrText>
            </w:r>
            <w:r w:rsidRPr="00CF14CE">
              <w:rPr>
                <w:color w:val="FF0000"/>
              </w:rPr>
            </w:r>
            <w:r w:rsidR="00CF14CE">
              <w:rPr>
                <w:color w:val="FF0000"/>
              </w:rPr>
              <w:instrText xml:space="preserve"> \* MERGEFORMAT </w:instrText>
            </w:r>
            <w:r w:rsidRPr="00CF14CE">
              <w:rPr>
                <w:color w:val="FF0000"/>
              </w:rPr>
              <w:fldChar w:fldCharType="separate"/>
            </w:r>
            <w:r w:rsidRPr="00CF14CE">
              <w:rPr>
                <w:color w:val="FF0000"/>
              </w:rPr>
              <w:t>2.1.8</w:t>
            </w:r>
            <w:r w:rsidRPr="00CF14CE">
              <w:rPr>
                <w:color w:val="FF0000"/>
              </w:rPr>
              <w:fldChar w:fldCharType="end"/>
            </w:r>
            <w:r w:rsidRPr="00CF14CE">
              <w:rPr>
                <w:color w:val="FF0000"/>
              </w:rPr>
              <w:fldChar w:fldCharType="begin"/>
            </w:r>
            <w:r w:rsidRPr="00CF14CE">
              <w:rPr>
                <w:color w:val="FF0000"/>
              </w:rPr>
              <w:instrText xml:space="preserve"> REF _Ref206610134 \r \h </w:instrText>
            </w:r>
            <w:r w:rsidRPr="00CF14CE">
              <w:rPr>
                <w:color w:val="FF0000"/>
              </w:rPr>
            </w:r>
            <w:r w:rsidR="00CF14CE">
              <w:rPr>
                <w:color w:val="FF0000"/>
              </w:rPr>
              <w:instrText xml:space="preserve"> \* MERGEFORMAT </w:instrText>
            </w:r>
            <w:r w:rsidRPr="00CF14CE">
              <w:rPr>
                <w:color w:val="FF0000"/>
              </w:rPr>
              <w:fldChar w:fldCharType="separate"/>
            </w:r>
            <w:r w:rsidRPr="00CF14CE">
              <w:rPr>
                <w:rFonts w:hint="eastAsia"/>
                <w:color w:val="FF0000"/>
              </w:rPr>
              <w:t>④</w:t>
            </w:r>
            <w:r w:rsidRPr="00CF14CE">
              <w:rPr>
                <w:color w:val="FF0000"/>
              </w:rPr>
              <w:fldChar w:fldCharType="end"/>
            </w:r>
          </w:p>
        </w:tc>
        <w:tc>
          <w:tcPr>
            <w:tcW w:w="1480" w:type="dxa"/>
          </w:tcPr>
          <w:p w14:paraId="6F7CB9F2" w14:textId="77777777" w:rsidR="008916D4" w:rsidRPr="00CF14CE" w:rsidRDefault="00C71D04" w:rsidP="008916D4">
            <w:pPr>
              <w:rPr>
                <w:rFonts w:hint="eastAsia"/>
                <w:color w:val="FF0000"/>
              </w:rPr>
            </w:pPr>
            <w:r>
              <w:rPr>
                <w:rFonts w:hint="eastAsia"/>
                <w:noProof/>
                <w:color w:val="FF0000"/>
              </w:rPr>
              <w:t>2025/8/26</w:t>
            </w:r>
          </w:p>
        </w:tc>
        <w:tc>
          <w:tcPr>
            <w:tcW w:w="1269" w:type="dxa"/>
            <w:gridSpan w:val="2"/>
          </w:tcPr>
          <w:p w14:paraId="1EF65959" w14:textId="77777777" w:rsidR="008916D4" w:rsidRPr="00CF14CE" w:rsidRDefault="008916D4" w:rsidP="008916D4">
            <w:pPr>
              <w:rPr>
                <w:rFonts w:hint="eastAsia"/>
                <w:color w:val="FF0000"/>
              </w:rPr>
            </w:pPr>
            <w:r w:rsidRPr="00CF14CE">
              <w:rPr>
                <w:rFonts w:hint="eastAsia"/>
                <w:noProof/>
                <w:color w:val="FF0000"/>
              </w:rPr>
              <w:t>2MVC</w:t>
            </w:r>
            <w:r w:rsidR="005A1F8D" w:rsidRPr="00CF14CE">
              <w:rPr>
                <w:rFonts w:hint="eastAsia"/>
                <w:noProof/>
                <w:color w:val="FF0000"/>
              </w:rPr>
              <w:t xml:space="preserve"> Nagai</w:t>
            </w:r>
          </w:p>
        </w:tc>
      </w:tr>
    </w:tbl>
    <w:p w14:paraId="6B8A49A8" w14:textId="77777777" w:rsidR="007B71D9" w:rsidRPr="00741DD5" w:rsidRDefault="00C17EE4" w:rsidP="00AF4999">
      <w:pPr>
        <w:rPr>
          <w:rFonts w:hint="eastAsia"/>
          <w:sz w:val="20"/>
          <w:szCs w:val="22"/>
        </w:rPr>
      </w:pPr>
      <w:r>
        <w:rPr>
          <w:color w:val="000000"/>
        </w:rPr>
        <w:br w:type="page"/>
      </w:r>
      <w:r w:rsidR="007B71D9" w:rsidRPr="00741DD5">
        <w:rPr>
          <w:rFonts w:hint="eastAsia"/>
          <w:color w:val="000000"/>
          <w:sz w:val="20"/>
          <w:szCs w:val="22"/>
        </w:rPr>
        <w:lastRenderedPageBreak/>
        <w:t>【目次】</w:t>
      </w:r>
    </w:p>
    <w:p w14:paraId="33389D41" w14:textId="77777777" w:rsidR="005B0CAA" w:rsidRPr="00FA1135" w:rsidRDefault="00741DD5">
      <w:pPr>
        <w:pStyle w:val="TOC1"/>
        <w:rPr>
          <w:rFonts w:ascii="Yu Mincho" w:eastAsia="Yu Mincho" w:hAnsi="Yu Mincho"/>
          <w:noProof/>
          <w:sz w:val="22"/>
        </w:rPr>
      </w:pPr>
      <w:r w:rsidRPr="00741DD5">
        <w:rPr>
          <w:sz w:val="20"/>
          <w:szCs w:val="22"/>
        </w:rPr>
        <w:fldChar w:fldCharType="begin"/>
      </w:r>
      <w:r w:rsidRPr="00741DD5">
        <w:rPr>
          <w:sz w:val="20"/>
          <w:szCs w:val="22"/>
        </w:rPr>
        <w:instrText xml:space="preserve"> TOC \o "1-3" \u </w:instrText>
      </w:r>
      <w:r w:rsidRPr="00741DD5">
        <w:rPr>
          <w:sz w:val="20"/>
          <w:szCs w:val="22"/>
        </w:rPr>
        <w:fldChar w:fldCharType="separate"/>
      </w:r>
      <w:r w:rsidR="005B0CAA">
        <w:rPr>
          <w:noProof/>
        </w:rPr>
        <w:t>1</w:t>
      </w:r>
      <w:r w:rsidR="005B0CAA" w:rsidRPr="00FA1135">
        <w:rPr>
          <w:rFonts w:ascii="Yu Mincho" w:eastAsia="Yu Mincho" w:hAnsi="Yu Mincho"/>
          <w:noProof/>
          <w:sz w:val="22"/>
        </w:rPr>
        <w:tab/>
      </w:r>
      <w:r w:rsidR="005B0CAA">
        <w:rPr>
          <w:noProof/>
        </w:rPr>
        <w:t>概要</w:t>
      </w:r>
      <w:r w:rsidR="005B0CAA">
        <w:rPr>
          <w:noProof/>
        </w:rPr>
        <w:t xml:space="preserve"> </w:t>
      </w:r>
      <w:r w:rsidR="005B0CAA" w:rsidRPr="009737E6">
        <w:rPr>
          <w:noProof/>
          <w:color w:val="00B0F0"/>
        </w:rPr>
        <w:t>/ Introduction</w:t>
      </w:r>
      <w:r w:rsidR="005B0CAA">
        <w:rPr>
          <w:noProof/>
        </w:rPr>
        <w:tab/>
      </w:r>
      <w:r w:rsidR="005B0CAA">
        <w:rPr>
          <w:noProof/>
        </w:rPr>
        <w:fldChar w:fldCharType="begin"/>
      </w:r>
      <w:r w:rsidR="005B0CAA">
        <w:rPr>
          <w:noProof/>
        </w:rPr>
        <w:instrText xml:space="preserve"> PAGEREF _Toc207119714 \h </w:instrText>
      </w:r>
      <w:r w:rsidR="005B0CAA">
        <w:rPr>
          <w:noProof/>
        </w:rPr>
      </w:r>
      <w:r w:rsidR="005B0CAA">
        <w:rPr>
          <w:noProof/>
        </w:rPr>
        <w:fldChar w:fldCharType="separate"/>
      </w:r>
      <w:r w:rsidR="005B0CAA">
        <w:rPr>
          <w:noProof/>
        </w:rPr>
        <w:t>11</w:t>
      </w:r>
      <w:r w:rsidR="005B0CAA">
        <w:rPr>
          <w:noProof/>
        </w:rPr>
        <w:fldChar w:fldCharType="end"/>
      </w:r>
    </w:p>
    <w:p w14:paraId="1DF59DC2" w14:textId="77777777" w:rsidR="005B0CAA" w:rsidRPr="00FA1135" w:rsidRDefault="005B0CAA">
      <w:pPr>
        <w:pStyle w:val="TOC2"/>
        <w:rPr>
          <w:rFonts w:ascii="Yu Mincho" w:eastAsia="Yu Mincho" w:hAnsi="Yu Mincho"/>
          <w:noProof/>
          <w:sz w:val="22"/>
        </w:rPr>
      </w:pPr>
      <w:r>
        <w:rPr>
          <w:noProof/>
        </w:rPr>
        <w:t>1.1</w:t>
      </w:r>
      <w:r w:rsidRPr="00FA1135">
        <w:rPr>
          <w:rFonts w:ascii="Yu Mincho" w:eastAsia="Yu Mincho" w:hAnsi="Yu Mincho"/>
          <w:noProof/>
          <w:sz w:val="22"/>
        </w:rPr>
        <w:tab/>
      </w:r>
      <w:r>
        <w:rPr>
          <w:noProof/>
        </w:rPr>
        <w:t>ドライブモードセレクト機能とは</w:t>
      </w:r>
      <w:r>
        <w:rPr>
          <w:noProof/>
        </w:rPr>
        <w:t xml:space="preserve"> </w:t>
      </w:r>
      <w:r w:rsidRPr="009737E6">
        <w:rPr>
          <w:noProof/>
          <w:color w:val="00B0F0"/>
        </w:rPr>
        <w:t>/ Function Overview</w:t>
      </w:r>
      <w:r>
        <w:rPr>
          <w:noProof/>
        </w:rPr>
        <w:tab/>
      </w:r>
      <w:r>
        <w:rPr>
          <w:noProof/>
        </w:rPr>
        <w:fldChar w:fldCharType="begin"/>
      </w:r>
      <w:r>
        <w:rPr>
          <w:noProof/>
        </w:rPr>
        <w:instrText xml:space="preserve"> PAGEREF _Toc207119715 \h </w:instrText>
      </w:r>
      <w:r>
        <w:rPr>
          <w:noProof/>
        </w:rPr>
      </w:r>
      <w:r>
        <w:rPr>
          <w:noProof/>
        </w:rPr>
        <w:fldChar w:fldCharType="separate"/>
      </w:r>
      <w:r>
        <w:rPr>
          <w:noProof/>
        </w:rPr>
        <w:t>11</w:t>
      </w:r>
      <w:r>
        <w:rPr>
          <w:noProof/>
        </w:rPr>
        <w:fldChar w:fldCharType="end"/>
      </w:r>
    </w:p>
    <w:p w14:paraId="72B1D877" w14:textId="77777777" w:rsidR="005B0CAA" w:rsidRPr="00FA1135" w:rsidRDefault="005B0CAA">
      <w:pPr>
        <w:pStyle w:val="TOC3"/>
        <w:rPr>
          <w:rFonts w:ascii="Yu Mincho" w:eastAsia="Yu Mincho" w:hAnsi="Yu Mincho"/>
          <w:noProof/>
          <w:sz w:val="22"/>
        </w:rPr>
      </w:pPr>
      <w:r>
        <w:rPr>
          <w:noProof/>
        </w:rPr>
        <w:t>1.1.1</w:t>
      </w:r>
      <w:r w:rsidRPr="00FA1135">
        <w:rPr>
          <w:rFonts w:ascii="Yu Mincho" w:eastAsia="Yu Mincho" w:hAnsi="Yu Mincho"/>
          <w:noProof/>
          <w:sz w:val="22"/>
        </w:rPr>
        <w:tab/>
      </w:r>
      <w:r>
        <w:rPr>
          <w:noProof/>
        </w:rPr>
        <w:t>DMS</w:t>
      </w:r>
      <w:r>
        <w:rPr>
          <w:noProof/>
        </w:rPr>
        <w:t>構成システムおよびモード一覧</w:t>
      </w:r>
      <w:r>
        <w:rPr>
          <w:noProof/>
        </w:rPr>
        <w:t xml:space="preserve"> </w:t>
      </w:r>
      <w:r w:rsidRPr="009737E6">
        <w:rPr>
          <w:noProof/>
          <w:color w:val="00B0F0"/>
        </w:rPr>
        <w:t>/ DMS configuration systems and mode list</w:t>
      </w:r>
      <w:r>
        <w:rPr>
          <w:noProof/>
        </w:rPr>
        <w:tab/>
      </w:r>
      <w:r>
        <w:rPr>
          <w:noProof/>
        </w:rPr>
        <w:fldChar w:fldCharType="begin"/>
      </w:r>
      <w:r>
        <w:rPr>
          <w:noProof/>
        </w:rPr>
        <w:instrText xml:space="preserve"> PAGEREF _Toc207119716 \h </w:instrText>
      </w:r>
      <w:r>
        <w:rPr>
          <w:noProof/>
        </w:rPr>
      </w:r>
      <w:r>
        <w:rPr>
          <w:noProof/>
        </w:rPr>
        <w:fldChar w:fldCharType="separate"/>
      </w:r>
      <w:r>
        <w:rPr>
          <w:noProof/>
        </w:rPr>
        <w:t>11</w:t>
      </w:r>
      <w:r>
        <w:rPr>
          <w:noProof/>
        </w:rPr>
        <w:fldChar w:fldCharType="end"/>
      </w:r>
    </w:p>
    <w:p w14:paraId="2BCA47E4" w14:textId="77777777" w:rsidR="005B0CAA" w:rsidRPr="00FA1135" w:rsidRDefault="005B0CAA">
      <w:pPr>
        <w:pStyle w:val="TOC2"/>
        <w:rPr>
          <w:rFonts w:ascii="Yu Mincho" w:eastAsia="Yu Mincho" w:hAnsi="Yu Mincho"/>
          <w:noProof/>
          <w:sz w:val="22"/>
        </w:rPr>
      </w:pPr>
      <w:r>
        <w:rPr>
          <w:noProof/>
        </w:rPr>
        <w:t>1.2</w:t>
      </w:r>
      <w:r w:rsidRPr="00FA1135">
        <w:rPr>
          <w:rFonts w:ascii="Yu Mincho" w:eastAsia="Yu Mincho" w:hAnsi="Yu Mincho"/>
          <w:noProof/>
          <w:sz w:val="22"/>
        </w:rPr>
        <w:tab/>
      </w:r>
      <w:r>
        <w:rPr>
          <w:noProof/>
        </w:rPr>
        <w:t>カスタマイズ機能とは</w:t>
      </w:r>
      <w:r>
        <w:rPr>
          <w:noProof/>
        </w:rPr>
        <w:t xml:space="preserve"> </w:t>
      </w:r>
      <w:r w:rsidRPr="009737E6">
        <w:rPr>
          <w:noProof/>
          <w:color w:val="00B0F0"/>
        </w:rPr>
        <w:t>/ Customize function</w:t>
      </w:r>
      <w:r>
        <w:rPr>
          <w:noProof/>
        </w:rPr>
        <w:tab/>
      </w:r>
      <w:r>
        <w:rPr>
          <w:noProof/>
        </w:rPr>
        <w:fldChar w:fldCharType="begin"/>
      </w:r>
      <w:r>
        <w:rPr>
          <w:noProof/>
        </w:rPr>
        <w:instrText xml:space="preserve"> PAGEREF _Toc207119717 \h </w:instrText>
      </w:r>
      <w:r>
        <w:rPr>
          <w:noProof/>
        </w:rPr>
      </w:r>
      <w:r>
        <w:rPr>
          <w:noProof/>
        </w:rPr>
        <w:fldChar w:fldCharType="separate"/>
      </w:r>
      <w:r>
        <w:rPr>
          <w:noProof/>
        </w:rPr>
        <w:t>13</w:t>
      </w:r>
      <w:r>
        <w:rPr>
          <w:noProof/>
        </w:rPr>
        <w:fldChar w:fldCharType="end"/>
      </w:r>
    </w:p>
    <w:p w14:paraId="0A34B6A5" w14:textId="77777777" w:rsidR="005B0CAA" w:rsidRPr="00FA1135" w:rsidRDefault="005B0CAA">
      <w:pPr>
        <w:pStyle w:val="TOC2"/>
        <w:rPr>
          <w:rFonts w:ascii="Yu Mincho" w:eastAsia="Yu Mincho" w:hAnsi="Yu Mincho"/>
          <w:noProof/>
          <w:sz w:val="22"/>
        </w:rPr>
      </w:pPr>
      <w:r>
        <w:rPr>
          <w:noProof/>
        </w:rPr>
        <w:t>1.3</w:t>
      </w:r>
      <w:r w:rsidRPr="00FA1135">
        <w:rPr>
          <w:rFonts w:ascii="Yu Mincho" w:eastAsia="Yu Mincho" w:hAnsi="Yu Mincho"/>
          <w:noProof/>
          <w:sz w:val="22"/>
        </w:rPr>
        <w:tab/>
      </w:r>
      <w:r>
        <w:rPr>
          <w:noProof/>
        </w:rPr>
        <w:t>DMS</w:t>
      </w:r>
      <w:r>
        <w:rPr>
          <w:noProof/>
        </w:rPr>
        <w:t>機能</w:t>
      </w:r>
      <w:r>
        <w:rPr>
          <w:noProof/>
        </w:rPr>
        <w:t xml:space="preserve"> </w:t>
      </w:r>
      <w:r>
        <w:rPr>
          <w:noProof/>
        </w:rPr>
        <w:t>システム構成概略</w:t>
      </w:r>
      <w:r>
        <w:rPr>
          <w:noProof/>
        </w:rPr>
        <w:t xml:space="preserve"> </w:t>
      </w:r>
      <w:r w:rsidRPr="009737E6">
        <w:rPr>
          <w:noProof/>
          <w:color w:val="00B0F0"/>
        </w:rPr>
        <w:t>/ Outline of system configuration about DMS</w:t>
      </w:r>
      <w:r>
        <w:rPr>
          <w:noProof/>
        </w:rPr>
        <w:tab/>
      </w:r>
      <w:r>
        <w:rPr>
          <w:noProof/>
        </w:rPr>
        <w:fldChar w:fldCharType="begin"/>
      </w:r>
      <w:r>
        <w:rPr>
          <w:noProof/>
        </w:rPr>
        <w:instrText xml:space="preserve"> PAGEREF _Toc207119718 \h </w:instrText>
      </w:r>
      <w:r>
        <w:rPr>
          <w:noProof/>
        </w:rPr>
      </w:r>
      <w:r>
        <w:rPr>
          <w:noProof/>
        </w:rPr>
        <w:fldChar w:fldCharType="separate"/>
      </w:r>
      <w:r>
        <w:rPr>
          <w:noProof/>
        </w:rPr>
        <w:t>13</w:t>
      </w:r>
      <w:r>
        <w:rPr>
          <w:noProof/>
        </w:rPr>
        <w:fldChar w:fldCharType="end"/>
      </w:r>
    </w:p>
    <w:p w14:paraId="234F8FFD" w14:textId="77777777" w:rsidR="005B0CAA" w:rsidRPr="00FA1135" w:rsidRDefault="005B0CAA">
      <w:pPr>
        <w:pStyle w:val="TOC3"/>
        <w:rPr>
          <w:rFonts w:ascii="Yu Mincho" w:eastAsia="Yu Mincho" w:hAnsi="Yu Mincho"/>
          <w:noProof/>
          <w:sz w:val="22"/>
        </w:rPr>
      </w:pPr>
      <w:r>
        <w:rPr>
          <w:noProof/>
        </w:rPr>
        <w:t>1.3.1</w:t>
      </w:r>
      <w:r w:rsidRPr="00FA1135">
        <w:rPr>
          <w:rFonts w:ascii="Yu Mincho" w:eastAsia="Yu Mincho" w:hAnsi="Yu Mincho"/>
          <w:noProof/>
          <w:sz w:val="22"/>
        </w:rPr>
        <w:tab/>
      </w:r>
      <w:r>
        <w:rPr>
          <w:noProof/>
        </w:rPr>
        <w:t>車両仕様情報の判定機能</w:t>
      </w:r>
      <w:r w:rsidRPr="009737E6">
        <w:rPr>
          <w:noProof/>
          <w:color w:val="00B0F0"/>
        </w:rPr>
        <w:t xml:space="preserve"> / Function for determining vehicle specification information</w:t>
      </w:r>
      <w:r>
        <w:rPr>
          <w:noProof/>
        </w:rPr>
        <w:tab/>
      </w:r>
      <w:r>
        <w:rPr>
          <w:noProof/>
        </w:rPr>
        <w:fldChar w:fldCharType="begin"/>
      </w:r>
      <w:r>
        <w:rPr>
          <w:noProof/>
        </w:rPr>
        <w:instrText xml:space="preserve"> PAGEREF _Toc207119719 \h </w:instrText>
      </w:r>
      <w:r>
        <w:rPr>
          <w:noProof/>
        </w:rPr>
      </w:r>
      <w:r>
        <w:rPr>
          <w:noProof/>
        </w:rPr>
        <w:fldChar w:fldCharType="separate"/>
      </w:r>
      <w:r>
        <w:rPr>
          <w:noProof/>
        </w:rPr>
        <w:t>14</w:t>
      </w:r>
      <w:r>
        <w:rPr>
          <w:noProof/>
        </w:rPr>
        <w:fldChar w:fldCharType="end"/>
      </w:r>
    </w:p>
    <w:p w14:paraId="3E53B1A8" w14:textId="77777777" w:rsidR="005B0CAA" w:rsidRPr="00FA1135" w:rsidRDefault="005B0CAA">
      <w:pPr>
        <w:pStyle w:val="TOC3"/>
        <w:rPr>
          <w:rFonts w:ascii="Yu Mincho" w:eastAsia="Yu Mincho" w:hAnsi="Yu Mincho"/>
          <w:noProof/>
          <w:sz w:val="22"/>
        </w:rPr>
      </w:pPr>
      <w:r>
        <w:rPr>
          <w:noProof/>
        </w:rPr>
        <w:t>1.3.2</w:t>
      </w:r>
      <w:r w:rsidRPr="00FA1135">
        <w:rPr>
          <w:rFonts w:ascii="Yu Mincho" w:eastAsia="Yu Mincho" w:hAnsi="Yu Mincho"/>
          <w:noProof/>
          <w:sz w:val="22"/>
        </w:rPr>
        <w:tab/>
      </w:r>
      <w:r>
        <w:rPr>
          <w:noProof/>
        </w:rPr>
        <w:t>モード判定機能</w:t>
      </w:r>
      <w:r w:rsidRPr="009737E6">
        <w:rPr>
          <w:noProof/>
          <w:color w:val="00B0F0"/>
        </w:rPr>
        <w:t xml:space="preserve"> / Mode Judgment Function</w:t>
      </w:r>
      <w:r>
        <w:rPr>
          <w:noProof/>
        </w:rPr>
        <w:tab/>
      </w:r>
      <w:r>
        <w:rPr>
          <w:noProof/>
        </w:rPr>
        <w:fldChar w:fldCharType="begin"/>
      </w:r>
      <w:r>
        <w:rPr>
          <w:noProof/>
        </w:rPr>
        <w:instrText xml:space="preserve"> PAGEREF _Toc207119720 \h </w:instrText>
      </w:r>
      <w:r>
        <w:rPr>
          <w:noProof/>
        </w:rPr>
      </w:r>
      <w:r>
        <w:rPr>
          <w:noProof/>
        </w:rPr>
        <w:fldChar w:fldCharType="separate"/>
      </w:r>
      <w:r>
        <w:rPr>
          <w:noProof/>
        </w:rPr>
        <w:t>14</w:t>
      </w:r>
      <w:r>
        <w:rPr>
          <w:noProof/>
        </w:rPr>
        <w:fldChar w:fldCharType="end"/>
      </w:r>
    </w:p>
    <w:p w14:paraId="2BD33E38" w14:textId="77777777" w:rsidR="005B0CAA" w:rsidRPr="00FA1135" w:rsidRDefault="005B0CAA">
      <w:pPr>
        <w:pStyle w:val="TOC3"/>
        <w:rPr>
          <w:rFonts w:ascii="Yu Mincho" w:eastAsia="Yu Mincho" w:hAnsi="Yu Mincho"/>
          <w:noProof/>
          <w:sz w:val="22"/>
        </w:rPr>
      </w:pPr>
      <w:r>
        <w:rPr>
          <w:noProof/>
        </w:rPr>
        <w:t>1.3.3</w:t>
      </w:r>
      <w:r w:rsidRPr="00FA1135">
        <w:rPr>
          <w:rFonts w:ascii="Yu Mincho" w:eastAsia="Yu Mincho" w:hAnsi="Yu Mincho"/>
          <w:noProof/>
          <w:sz w:val="22"/>
        </w:rPr>
        <w:tab/>
      </w:r>
      <w:r>
        <w:rPr>
          <w:noProof/>
        </w:rPr>
        <w:t>カスタマイズ情報の保持機能</w:t>
      </w:r>
      <w:r w:rsidRPr="009737E6">
        <w:rPr>
          <w:noProof/>
          <w:color w:val="00B0F0"/>
        </w:rPr>
        <w:t xml:space="preserve"> / Customization information retention function</w:t>
      </w:r>
      <w:r>
        <w:rPr>
          <w:noProof/>
        </w:rPr>
        <w:tab/>
      </w:r>
      <w:r>
        <w:rPr>
          <w:noProof/>
        </w:rPr>
        <w:fldChar w:fldCharType="begin"/>
      </w:r>
      <w:r>
        <w:rPr>
          <w:noProof/>
        </w:rPr>
        <w:instrText xml:space="preserve"> PAGEREF _Toc207119721 \h </w:instrText>
      </w:r>
      <w:r>
        <w:rPr>
          <w:noProof/>
        </w:rPr>
      </w:r>
      <w:r>
        <w:rPr>
          <w:noProof/>
        </w:rPr>
        <w:fldChar w:fldCharType="separate"/>
      </w:r>
      <w:r>
        <w:rPr>
          <w:noProof/>
        </w:rPr>
        <w:t>14</w:t>
      </w:r>
      <w:r>
        <w:rPr>
          <w:noProof/>
        </w:rPr>
        <w:fldChar w:fldCharType="end"/>
      </w:r>
    </w:p>
    <w:p w14:paraId="6206A90F" w14:textId="77777777" w:rsidR="005B0CAA" w:rsidRPr="00FA1135" w:rsidRDefault="005B0CAA">
      <w:pPr>
        <w:pStyle w:val="TOC3"/>
        <w:rPr>
          <w:rFonts w:ascii="Yu Mincho" w:eastAsia="Yu Mincho" w:hAnsi="Yu Mincho"/>
          <w:noProof/>
          <w:sz w:val="22"/>
        </w:rPr>
      </w:pPr>
      <w:r>
        <w:rPr>
          <w:noProof/>
        </w:rPr>
        <w:t>1.3.4</w:t>
      </w:r>
      <w:r w:rsidRPr="00FA1135">
        <w:rPr>
          <w:rFonts w:ascii="Yu Mincho" w:eastAsia="Yu Mincho" w:hAnsi="Yu Mincho"/>
          <w:noProof/>
          <w:sz w:val="22"/>
        </w:rPr>
        <w:tab/>
      </w:r>
      <w:r>
        <w:rPr>
          <w:noProof/>
        </w:rPr>
        <w:t>HMI</w:t>
      </w:r>
      <w:r>
        <w:rPr>
          <w:noProof/>
        </w:rPr>
        <w:t>機能</w:t>
      </w:r>
      <w:r w:rsidRPr="009737E6">
        <w:rPr>
          <w:noProof/>
          <w:color w:val="00B0F0"/>
        </w:rPr>
        <w:t xml:space="preserve"> / HMI function</w:t>
      </w:r>
      <w:r>
        <w:rPr>
          <w:noProof/>
        </w:rPr>
        <w:tab/>
      </w:r>
      <w:r>
        <w:rPr>
          <w:noProof/>
        </w:rPr>
        <w:fldChar w:fldCharType="begin"/>
      </w:r>
      <w:r>
        <w:rPr>
          <w:noProof/>
        </w:rPr>
        <w:instrText xml:space="preserve"> PAGEREF _Toc207119722 \h </w:instrText>
      </w:r>
      <w:r>
        <w:rPr>
          <w:noProof/>
        </w:rPr>
      </w:r>
      <w:r>
        <w:rPr>
          <w:noProof/>
        </w:rPr>
        <w:fldChar w:fldCharType="separate"/>
      </w:r>
      <w:r>
        <w:rPr>
          <w:noProof/>
        </w:rPr>
        <w:t>15</w:t>
      </w:r>
      <w:r>
        <w:rPr>
          <w:noProof/>
        </w:rPr>
        <w:fldChar w:fldCharType="end"/>
      </w:r>
    </w:p>
    <w:p w14:paraId="34907F90" w14:textId="77777777" w:rsidR="005B0CAA" w:rsidRPr="00FA1135" w:rsidRDefault="005B0CAA">
      <w:pPr>
        <w:pStyle w:val="TOC3"/>
        <w:rPr>
          <w:rFonts w:ascii="Yu Mincho" w:eastAsia="Yu Mincho" w:hAnsi="Yu Mincho"/>
          <w:noProof/>
          <w:sz w:val="22"/>
        </w:rPr>
      </w:pPr>
      <w:r>
        <w:rPr>
          <w:noProof/>
        </w:rPr>
        <w:t>1.3.5</w:t>
      </w:r>
      <w:r w:rsidRPr="00FA1135">
        <w:rPr>
          <w:rFonts w:ascii="Yu Mincho" w:eastAsia="Yu Mincho" w:hAnsi="Yu Mincho"/>
          <w:noProof/>
          <w:sz w:val="22"/>
        </w:rPr>
        <w:tab/>
      </w:r>
      <w:r>
        <w:rPr>
          <w:noProof/>
        </w:rPr>
        <w:t>ハードスイッチ</w:t>
      </w:r>
      <w:r w:rsidRPr="009737E6">
        <w:rPr>
          <w:noProof/>
          <w:color w:val="00B0F0"/>
        </w:rPr>
        <w:t xml:space="preserve"> / Hard SW</w:t>
      </w:r>
      <w:r>
        <w:rPr>
          <w:noProof/>
        </w:rPr>
        <w:tab/>
      </w:r>
      <w:r>
        <w:rPr>
          <w:noProof/>
        </w:rPr>
        <w:fldChar w:fldCharType="begin"/>
      </w:r>
      <w:r>
        <w:rPr>
          <w:noProof/>
        </w:rPr>
        <w:instrText xml:space="preserve"> PAGEREF _Toc207119723 \h </w:instrText>
      </w:r>
      <w:r>
        <w:rPr>
          <w:noProof/>
        </w:rPr>
      </w:r>
      <w:r>
        <w:rPr>
          <w:noProof/>
        </w:rPr>
        <w:fldChar w:fldCharType="separate"/>
      </w:r>
      <w:r>
        <w:rPr>
          <w:noProof/>
        </w:rPr>
        <w:t>16</w:t>
      </w:r>
      <w:r>
        <w:rPr>
          <w:noProof/>
        </w:rPr>
        <w:fldChar w:fldCharType="end"/>
      </w:r>
    </w:p>
    <w:p w14:paraId="267A8C5C" w14:textId="77777777" w:rsidR="005B0CAA" w:rsidRPr="00FA1135" w:rsidRDefault="005B0CAA">
      <w:pPr>
        <w:pStyle w:val="TOC3"/>
        <w:rPr>
          <w:rFonts w:ascii="Yu Mincho" w:eastAsia="Yu Mincho" w:hAnsi="Yu Mincho"/>
          <w:noProof/>
          <w:sz w:val="22"/>
        </w:rPr>
      </w:pPr>
      <w:r>
        <w:rPr>
          <w:noProof/>
        </w:rPr>
        <w:t>1.3.6</w:t>
      </w:r>
      <w:r w:rsidRPr="00FA1135">
        <w:rPr>
          <w:rFonts w:ascii="Yu Mincho" w:eastAsia="Yu Mincho" w:hAnsi="Yu Mincho"/>
          <w:noProof/>
          <w:sz w:val="22"/>
        </w:rPr>
        <w:tab/>
      </w:r>
      <w:r>
        <w:rPr>
          <w:noProof/>
        </w:rPr>
        <w:t>ハードスイッチ操作情報の送信機能</w:t>
      </w:r>
      <w:r w:rsidRPr="009737E6">
        <w:rPr>
          <w:noProof/>
          <w:color w:val="00B0F0"/>
        </w:rPr>
        <w:t xml:space="preserve"> / Function for transmitting hard SW operation information</w:t>
      </w:r>
      <w:r>
        <w:rPr>
          <w:noProof/>
        </w:rPr>
        <w:tab/>
      </w:r>
      <w:r>
        <w:rPr>
          <w:noProof/>
        </w:rPr>
        <w:fldChar w:fldCharType="begin"/>
      </w:r>
      <w:r>
        <w:rPr>
          <w:noProof/>
        </w:rPr>
        <w:instrText xml:space="preserve"> PAGEREF _Toc207119724 \h </w:instrText>
      </w:r>
      <w:r>
        <w:rPr>
          <w:noProof/>
        </w:rPr>
      </w:r>
      <w:r>
        <w:rPr>
          <w:noProof/>
        </w:rPr>
        <w:fldChar w:fldCharType="separate"/>
      </w:r>
      <w:r>
        <w:rPr>
          <w:noProof/>
        </w:rPr>
        <w:t>16</w:t>
      </w:r>
      <w:r>
        <w:rPr>
          <w:noProof/>
        </w:rPr>
        <w:fldChar w:fldCharType="end"/>
      </w:r>
    </w:p>
    <w:p w14:paraId="46675F1E" w14:textId="77777777" w:rsidR="005B0CAA" w:rsidRPr="00FA1135" w:rsidRDefault="005B0CAA">
      <w:pPr>
        <w:pStyle w:val="TOC3"/>
        <w:rPr>
          <w:rFonts w:ascii="Yu Mincho" w:eastAsia="Yu Mincho" w:hAnsi="Yu Mincho"/>
          <w:noProof/>
          <w:sz w:val="22"/>
        </w:rPr>
      </w:pPr>
      <w:r>
        <w:rPr>
          <w:noProof/>
        </w:rPr>
        <w:t>1.3.7</w:t>
      </w:r>
      <w:r w:rsidRPr="00FA1135">
        <w:rPr>
          <w:rFonts w:ascii="Yu Mincho" w:eastAsia="Yu Mincho" w:hAnsi="Yu Mincho"/>
          <w:noProof/>
          <w:sz w:val="22"/>
        </w:rPr>
        <w:tab/>
      </w:r>
      <w:r>
        <w:rPr>
          <w:noProof/>
        </w:rPr>
        <w:t>ソフトスイッチ操作情報の調停機能</w:t>
      </w:r>
      <w:r w:rsidRPr="009737E6">
        <w:rPr>
          <w:noProof/>
          <w:color w:val="00B0F0"/>
        </w:rPr>
        <w:t xml:space="preserve"> / Arbitration function of soft SW operation information</w:t>
      </w:r>
      <w:r>
        <w:rPr>
          <w:noProof/>
        </w:rPr>
        <w:tab/>
      </w:r>
      <w:r>
        <w:rPr>
          <w:noProof/>
        </w:rPr>
        <w:fldChar w:fldCharType="begin"/>
      </w:r>
      <w:r>
        <w:rPr>
          <w:noProof/>
        </w:rPr>
        <w:instrText xml:space="preserve"> PAGEREF _Toc207119725 \h </w:instrText>
      </w:r>
      <w:r>
        <w:rPr>
          <w:noProof/>
        </w:rPr>
      </w:r>
      <w:r>
        <w:rPr>
          <w:noProof/>
        </w:rPr>
        <w:fldChar w:fldCharType="separate"/>
      </w:r>
      <w:r>
        <w:rPr>
          <w:noProof/>
        </w:rPr>
        <w:t>16</w:t>
      </w:r>
      <w:r>
        <w:rPr>
          <w:noProof/>
        </w:rPr>
        <w:fldChar w:fldCharType="end"/>
      </w:r>
    </w:p>
    <w:p w14:paraId="06B8D67F" w14:textId="77777777" w:rsidR="005B0CAA" w:rsidRPr="00FA1135" w:rsidRDefault="005B0CAA">
      <w:pPr>
        <w:pStyle w:val="TOC3"/>
        <w:rPr>
          <w:rFonts w:ascii="Yu Mincho" w:eastAsia="Yu Mincho" w:hAnsi="Yu Mincho"/>
          <w:noProof/>
          <w:sz w:val="22"/>
        </w:rPr>
      </w:pPr>
      <w:r>
        <w:rPr>
          <w:noProof/>
        </w:rPr>
        <w:t>1.3.8</w:t>
      </w:r>
      <w:r w:rsidRPr="00FA1135">
        <w:rPr>
          <w:rFonts w:ascii="Yu Mincho" w:eastAsia="Yu Mincho" w:hAnsi="Yu Mincho"/>
          <w:noProof/>
          <w:sz w:val="22"/>
        </w:rPr>
        <w:tab/>
      </w:r>
      <w:r>
        <w:rPr>
          <w:noProof/>
        </w:rPr>
        <w:t>システム構成図</w:t>
      </w:r>
      <w:r w:rsidRPr="009737E6">
        <w:rPr>
          <w:noProof/>
          <w:color w:val="00B0F0"/>
        </w:rPr>
        <w:t xml:space="preserve"> / System Configuration Diagram</w:t>
      </w:r>
      <w:r>
        <w:rPr>
          <w:noProof/>
        </w:rPr>
        <w:tab/>
      </w:r>
      <w:r>
        <w:rPr>
          <w:noProof/>
        </w:rPr>
        <w:fldChar w:fldCharType="begin"/>
      </w:r>
      <w:r>
        <w:rPr>
          <w:noProof/>
        </w:rPr>
        <w:instrText xml:space="preserve"> PAGEREF _Toc207119726 \h </w:instrText>
      </w:r>
      <w:r>
        <w:rPr>
          <w:noProof/>
        </w:rPr>
      </w:r>
      <w:r>
        <w:rPr>
          <w:noProof/>
        </w:rPr>
        <w:fldChar w:fldCharType="separate"/>
      </w:r>
      <w:r>
        <w:rPr>
          <w:noProof/>
        </w:rPr>
        <w:t>16</w:t>
      </w:r>
      <w:r>
        <w:rPr>
          <w:noProof/>
        </w:rPr>
        <w:fldChar w:fldCharType="end"/>
      </w:r>
    </w:p>
    <w:p w14:paraId="7C097C62" w14:textId="77777777" w:rsidR="005B0CAA" w:rsidRPr="00FA1135" w:rsidRDefault="005B0CAA">
      <w:pPr>
        <w:pStyle w:val="TOC2"/>
        <w:rPr>
          <w:rFonts w:ascii="Yu Mincho" w:eastAsia="Yu Mincho" w:hAnsi="Yu Mincho"/>
          <w:noProof/>
          <w:sz w:val="22"/>
        </w:rPr>
      </w:pPr>
      <w:r>
        <w:rPr>
          <w:noProof/>
        </w:rPr>
        <w:t xml:space="preserve">1.4  </w:t>
      </w:r>
      <w:r>
        <w:rPr>
          <w:noProof/>
        </w:rPr>
        <w:t>参照仕様</w:t>
      </w:r>
      <w:r w:rsidRPr="009737E6">
        <w:rPr>
          <w:noProof/>
          <w:color w:val="00B0F0"/>
        </w:rPr>
        <w:t xml:space="preserve"> / Referencial specifications</w:t>
      </w:r>
      <w:r>
        <w:rPr>
          <w:noProof/>
        </w:rPr>
        <w:tab/>
      </w:r>
      <w:r>
        <w:rPr>
          <w:noProof/>
        </w:rPr>
        <w:fldChar w:fldCharType="begin"/>
      </w:r>
      <w:r>
        <w:rPr>
          <w:noProof/>
        </w:rPr>
        <w:instrText xml:space="preserve"> PAGEREF _Toc207119727 \h </w:instrText>
      </w:r>
      <w:r>
        <w:rPr>
          <w:noProof/>
        </w:rPr>
      </w:r>
      <w:r>
        <w:rPr>
          <w:noProof/>
        </w:rPr>
        <w:fldChar w:fldCharType="separate"/>
      </w:r>
      <w:r>
        <w:rPr>
          <w:noProof/>
        </w:rPr>
        <w:t>18</w:t>
      </w:r>
      <w:r>
        <w:rPr>
          <w:noProof/>
        </w:rPr>
        <w:fldChar w:fldCharType="end"/>
      </w:r>
    </w:p>
    <w:p w14:paraId="12F5A8ED" w14:textId="77777777" w:rsidR="005B0CAA" w:rsidRPr="00FA1135" w:rsidRDefault="005B0CAA">
      <w:pPr>
        <w:pStyle w:val="TOC2"/>
        <w:rPr>
          <w:rFonts w:ascii="Yu Mincho" w:eastAsia="Yu Mincho" w:hAnsi="Yu Mincho"/>
          <w:noProof/>
          <w:sz w:val="22"/>
        </w:rPr>
      </w:pPr>
      <w:r>
        <w:rPr>
          <w:noProof/>
        </w:rPr>
        <w:t xml:space="preserve">1.5  </w:t>
      </w:r>
      <w:r>
        <w:rPr>
          <w:noProof/>
        </w:rPr>
        <w:t>仕様組み合わせ</w:t>
      </w:r>
      <w:r>
        <w:rPr>
          <w:noProof/>
        </w:rPr>
        <w:t xml:space="preserve"> </w:t>
      </w:r>
      <w:r w:rsidRPr="009737E6">
        <w:rPr>
          <w:noProof/>
          <w:color w:val="00B0F0"/>
        </w:rPr>
        <w:t>/ Combination of Specification</w:t>
      </w:r>
      <w:r>
        <w:rPr>
          <w:noProof/>
        </w:rPr>
        <w:tab/>
      </w:r>
      <w:r>
        <w:rPr>
          <w:noProof/>
        </w:rPr>
        <w:fldChar w:fldCharType="begin"/>
      </w:r>
      <w:r>
        <w:rPr>
          <w:noProof/>
        </w:rPr>
        <w:instrText xml:space="preserve"> PAGEREF _Toc207119728 \h </w:instrText>
      </w:r>
      <w:r>
        <w:rPr>
          <w:noProof/>
        </w:rPr>
      </w:r>
      <w:r>
        <w:rPr>
          <w:noProof/>
        </w:rPr>
        <w:fldChar w:fldCharType="separate"/>
      </w:r>
      <w:r>
        <w:rPr>
          <w:noProof/>
        </w:rPr>
        <w:t>18</w:t>
      </w:r>
      <w:r>
        <w:rPr>
          <w:noProof/>
        </w:rPr>
        <w:fldChar w:fldCharType="end"/>
      </w:r>
    </w:p>
    <w:p w14:paraId="755E402B" w14:textId="77777777" w:rsidR="005B0CAA" w:rsidRPr="00FA1135" w:rsidRDefault="005B0CAA">
      <w:pPr>
        <w:pStyle w:val="TOC2"/>
        <w:rPr>
          <w:rFonts w:ascii="Yu Mincho" w:eastAsia="Yu Mincho" w:hAnsi="Yu Mincho"/>
          <w:noProof/>
          <w:sz w:val="22"/>
        </w:rPr>
      </w:pPr>
      <w:r>
        <w:rPr>
          <w:noProof/>
        </w:rPr>
        <w:t xml:space="preserve">1.6  </w:t>
      </w:r>
      <w:r>
        <w:rPr>
          <w:noProof/>
        </w:rPr>
        <w:t>法規要件</w:t>
      </w:r>
      <w:r w:rsidRPr="009737E6">
        <w:rPr>
          <w:noProof/>
          <w:color w:val="000000"/>
        </w:rPr>
        <w:t xml:space="preserve"> </w:t>
      </w:r>
      <w:r w:rsidRPr="009737E6">
        <w:rPr>
          <w:noProof/>
          <w:color w:val="00B0F0"/>
        </w:rPr>
        <w:t>/ Regulation requirements</w:t>
      </w:r>
      <w:r>
        <w:rPr>
          <w:noProof/>
        </w:rPr>
        <w:tab/>
      </w:r>
      <w:r>
        <w:rPr>
          <w:noProof/>
        </w:rPr>
        <w:fldChar w:fldCharType="begin"/>
      </w:r>
      <w:r>
        <w:rPr>
          <w:noProof/>
        </w:rPr>
        <w:instrText xml:space="preserve"> PAGEREF _Toc207119729 \h </w:instrText>
      </w:r>
      <w:r>
        <w:rPr>
          <w:noProof/>
        </w:rPr>
      </w:r>
      <w:r>
        <w:rPr>
          <w:noProof/>
        </w:rPr>
        <w:fldChar w:fldCharType="separate"/>
      </w:r>
      <w:r>
        <w:rPr>
          <w:noProof/>
        </w:rPr>
        <w:t>19</w:t>
      </w:r>
      <w:r>
        <w:rPr>
          <w:noProof/>
        </w:rPr>
        <w:fldChar w:fldCharType="end"/>
      </w:r>
    </w:p>
    <w:p w14:paraId="3BD0BB0A" w14:textId="77777777" w:rsidR="005B0CAA" w:rsidRPr="00FA1135" w:rsidRDefault="005B0CAA">
      <w:pPr>
        <w:pStyle w:val="TOC1"/>
        <w:rPr>
          <w:rFonts w:ascii="Yu Mincho" w:eastAsia="Yu Mincho" w:hAnsi="Yu Mincho"/>
          <w:noProof/>
          <w:sz w:val="22"/>
        </w:rPr>
      </w:pPr>
      <w:r>
        <w:rPr>
          <w:noProof/>
        </w:rPr>
        <w:t>2</w:t>
      </w:r>
      <w:r w:rsidRPr="00FA1135">
        <w:rPr>
          <w:rFonts w:ascii="Yu Mincho" w:eastAsia="Yu Mincho" w:hAnsi="Yu Mincho"/>
          <w:noProof/>
          <w:sz w:val="22"/>
        </w:rPr>
        <w:tab/>
      </w:r>
      <w:r>
        <w:rPr>
          <w:noProof/>
        </w:rPr>
        <w:t>入出力インターフェイス</w:t>
      </w:r>
      <w:r>
        <w:rPr>
          <w:noProof/>
        </w:rPr>
        <w:t xml:space="preserve"> </w:t>
      </w:r>
      <w:r w:rsidRPr="009737E6">
        <w:rPr>
          <w:noProof/>
          <w:color w:val="00B0F0"/>
        </w:rPr>
        <w:t>/ I/O interface</w:t>
      </w:r>
      <w:r>
        <w:rPr>
          <w:noProof/>
        </w:rPr>
        <w:tab/>
      </w:r>
      <w:r>
        <w:rPr>
          <w:noProof/>
        </w:rPr>
        <w:fldChar w:fldCharType="begin"/>
      </w:r>
      <w:r>
        <w:rPr>
          <w:noProof/>
        </w:rPr>
        <w:instrText xml:space="preserve"> PAGEREF _Toc207119730 \h </w:instrText>
      </w:r>
      <w:r>
        <w:rPr>
          <w:noProof/>
        </w:rPr>
      </w:r>
      <w:r>
        <w:rPr>
          <w:noProof/>
        </w:rPr>
        <w:fldChar w:fldCharType="separate"/>
      </w:r>
      <w:r>
        <w:rPr>
          <w:noProof/>
        </w:rPr>
        <w:t>20</w:t>
      </w:r>
      <w:r>
        <w:rPr>
          <w:noProof/>
        </w:rPr>
        <w:fldChar w:fldCharType="end"/>
      </w:r>
    </w:p>
    <w:p w14:paraId="51A44D91" w14:textId="77777777" w:rsidR="005B0CAA" w:rsidRPr="00FA1135" w:rsidRDefault="005B0CAA">
      <w:pPr>
        <w:pStyle w:val="TOC2"/>
        <w:rPr>
          <w:rFonts w:ascii="Yu Mincho" w:eastAsia="Yu Mincho" w:hAnsi="Yu Mincho"/>
          <w:noProof/>
          <w:sz w:val="22"/>
        </w:rPr>
      </w:pPr>
      <w:r>
        <w:rPr>
          <w:noProof/>
        </w:rPr>
        <w:t>2.1</w:t>
      </w:r>
      <w:r w:rsidRPr="00FA1135">
        <w:rPr>
          <w:rFonts w:ascii="Yu Mincho" w:eastAsia="Yu Mincho" w:hAnsi="Yu Mincho"/>
          <w:noProof/>
          <w:sz w:val="22"/>
        </w:rPr>
        <w:tab/>
      </w:r>
      <w:r>
        <w:rPr>
          <w:noProof/>
        </w:rPr>
        <w:t>入力信号</w:t>
      </w:r>
      <w:r>
        <w:rPr>
          <w:noProof/>
        </w:rPr>
        <w:t xml:space="preserve"> / Input signal</w:t>
      </w:r>
      <w:r>
        <w:rPr>
          <w:noProof/>
        </w:rPr>
        <w:tab/>
      </w:r>
      <w:r>
        <w:rPr>
          <w:noProof/>
        </w:rPr>
        <w:fldChar w:fldCharType="begin"/>
      </w:r>
      <w:r>
        <w:rPr>
          <w:noProof/>
        </w:rPr>
        <w:instrText xml:space="preserve"> PAGEREF _Toc207119731 \h </w:instrText>
      </w:r>
      <w:r>
        <w:rPr>
          <w:noProof/>
        </w:rPr>
      </w:r>
      <w:r>
        <w:rPr>
          <w:noProof/>
        </w:rPr>
        <w:fldChar w:fldCharType="separate"/>
      </w:r>
      <w:r>
        <w:rPr>
          <w:noProof/>
        </w:rPr>
        <w:t>20</w:t>
      </w:r>
      <w:r>
        <w:rPr>
          <w:noProof/>
        </w:rPr>
        <w:fldChar w:fldCharType="end"/>
      </w:r>
    </w:p>
    <w:p w14:paraId="274092D6" w14:textId="77777777" w:rsidR="005B0CAA" w:rsidRPr="00FA1135" w:rsidRDefault="005B0CAA">
      <w:pPr>
        <w:pStyle w:val="TOC3"/>
        <w:rPr>
          <w:rFonts w:ascii="Yu Mincho" w:eastAsia="Yu Mincho" w:hAnsi="Yu Mincho"/>
          <w:noProof/>
          <w:sz w:val="22"/>
        </w:rPr>
      </w:pPr>
      <w:r>
        <w:rPr>
          <w:noProof/>
        </w:rPr>
        <w:t>2.1.1</w:t>
      </w:r>
      <w:r w:rsidRPr="00FA1135">
        <w:rPr>
          <w:rFonts w:ascii="Yu Mincho" w:eastAsia="Yu Mincho" w:hAnsi="Yu Mincho"/>
          <w:noProof/>
          <w:sz w:val="22"/>
        </w:rPr>
        <w:tab/>
      </w:r>
      <w:r>
        <w:rPr>
          <w:noProof/>
        </w:rPr>
        <w:t>CAN</w:t>
      </w:r>
      <w:r>
        <w:rPr>
          <w:noProof/>
        </w:rPr>
        <w:t>入力信号（カスタマイズ）</w:t>
      </w:r>
      <w:r w:rsidRPr="009737E6">
        <w:rPr>
          <w:noProof/>
          <w:color w:val="00B0F0"/>
        </w:rPr>
        <w:t>/ CAN input signal (for DMS customization)</w:t>
      </w:r>
      <w:r>
        <w:rPr>
          <w:noProof/>
        </w:rPr>
        <w:tab/>
      </w:r>
      <w:r>
        <w:rPr>
          <w:noProof/>
        </w:rPr>
        <w:fldChar w:fldCharType="begin"/>
      </w:r>
      <w:r>
        <w:rPr>
          <w:noProof/>
        </w:rPr>
        <w:instrText xml:space="preserve"> PAGEREF _Toc207119732 \h </w:instrText>
      </w:r>
      <w:r>
        <w:rPr>
          <w:noProof/>
        </w:rPr>
      </w:r>
      <w:r>
        <w:rPr>
          <w:noProof/>
        </w:rPr>
        <w:fldChar w:fldCharType="separate"/>
      </w:r>
      <w:r>
        <w:rPr>
          <w:noProof/>
        </w:rPr>
        <w:t>20</w:t>
      </w:r>
      <w:r>
        <w:rPr>
          <w:noProof/>
        </w:rPr>
        <w:fldChar w:fldCharType="end"/>
      </w:r>
    </w:p>
    <w:p w14:paraId="734DE971" w14:textId="77777777" w:rsidR="005B0CAA" w:rsidRPr="00FA1135" w:rsidRDefault="005B0CAA">
      <w:pPr>
        <w:pStyle w:val="TOC3"/>
        <w:rPr>
          <w:rFonts w:ascii="Yu Mincho" w:eastAsia="Yu Mincho" w:hAnsi="Yu Mincho"/>
          <w:noProof/>
          <w:sz w:val="22"/>
        </w:rPr>
      </w:pPr>
      <w:r>
        <w:rPr>
          <w:noProof/>
        </w:rPr>
        <w:t>2.1.2</w:t>
      </w:r>
      <w:r w:rsidRPr="00FA1135">
        <w:rPr>
          <w:rFonts w:ascii="Yu Mincho" w:eastAsia="Yu Mincho" w:hAnsi="Yu Mincho"/>
          <w:noProof/>
          <w:sz w:val="22"/>
        </w:rPr>
        <w:tab/>
      </w:r>
      <w:r>
        <w:rPr>
          <w:noProof/>
        </w:rPr>
        <w:t>CAN</w:t>
      </w:r>
      <w:r>
        <w:rPr>
          <w:noProof/>
        </w:rPr>
        <w:t>入力信号処理（カスタマイズ）</w:t>
      </w:r>
      <w:r w:rsidRPr="009737E6">
        <w:rPr>
          <w:noProof/>
          <w:color w:val="00B0F0"/>
        </w:rPr>
        <w:t>/ Process order of CAN input signals (for customization)</w:t>
      </w:r>
      <w:r>
        <w:rPr>
          <w:noProof/>
        </w:rPr>
        <w:tab/>
      </w:r>
      <w:r>
        <w:rPr>
          <w:noProof/>
        </w:rPr>
        <w:fldChar w:fldCharType="begin"/>
      </w:r>
      <w:r>
        <w:rPr>
          <w:noProof/>
        </w:rPr>
        <w:instrText xml:space="preserve"> PAGEREF _Toc207119733 \h </w:instrText>
      </w:r>
      <w:r>
        <w:rPr>
          <w:noProof/>
        </w:rPr>
      </w:r>
      <w:r>
        <w:rPr>
          <w:noProof/>
        </w:rPr>
        <w:fldChar w:fldCharType="separate"/>
      </w:r>
      <w:r>
        <w:rPr>
          <w:noProof/>
        </w:rPr>
        <w:t>25</w:t>
      </w:r>
      <w:r>
        <w:rPr>
          <w:noProof/>
        </w:rPr>
        <w:fldChar w:fldCharType="end"/>
      </w:r>
    </w:p>
    <w:p w14:paraId="0F017BC1" w14:textId="77777777" w:rsidR="005B0CAA" w:rsidRPr="00FA1135" w:rsidRDefault="005B0CAA">
      <w:pPr>
        <w:pStyle w:val="TOC3"/>
        <w:rPr>
          <w:rFonts w:ascii="Yu Mincho" w:eastAsia="Yu Mincho" w:hAnsi="Yu Mincho"/>
          <w:noProof/>
          <w:sz w:val="22"/>
        </w:rPr>
      </w:pPr>
      <w:r>
        <w:rPr>
          <w:noProof/>
        </w:rPr>
        <w:t>2.1.3</w:t>
      </w:r>
      <w:r w:rsidRPr="00FA1135">
        <w:rPr>
          <w:rFonts w:ascii="Yu Mincho" w:eastAsia="Yu Mincho" w:hAnsi="Yu Mincho"/>
          <w:noProof/>
          <w:sz w:val="22"/>
        </w:rPr>
        <w:tab/>
      </w:r>
      <w:r>
        <w:rPr>
          <w:noProof/>
        </w:rPr>
        <w:t>CAN</w:t>
      </w:r>
      <w:r>
        <w:rPr>
          <w:noProof/>
        </w:rPr>
        <w:t>入力信号（</w:t>
      </w:r>
      <w:r>
        <w:rPr>
          <w:noProof/>
        </w:rPr>
        <w:t>DMS</w:t>
      </w:r>
      <w:r>
        <w:rPr>
          <w:noProof/>
        </w:rPr>
        <w:t>ソフトスイッチ</w:t>
      </w:r>
      <w:r>
        <w:rPr>
          <w:noProof/>
        </w:rPr>
        <w:t xml:space="preserve"> 19ePFv2</w:t>
      </w:r>
      <w:r>
        <w:rPr>
          <w:noProof/>
        </w:rPr>
        <w:t>）</w:t>
      </w:r>
      <w:r w:rsidRPr="009737E6">
        <w:rPr>
          <w:noProof/>
          <w:color w:val="00B0F0"/>
        </w:rPr>
        <w:t>/ CAN input signal (for 19ePFv2 DMS software switch)</w:t>
      </w:r>
      <w:r>
        <w:rPr>
          <w:noProof/>
        </w:rPr>
        <w:tab/>
      </w:r>
      <w:r>
        <w:rPr>
          <w:noProof/>
        </w:rPr>
        <w:fldChar w:fldCharType="begin"/>
      </w:r>
      <w:r>
        <w:rPr>
          <w:noProof/>
        </w:rPr>
        <w:instrText xml:space="preserve"> PAGEREF _Toc207119734 \h </w:instrText>
      </w:r>
      <w:r>
        <w:rPr>
          <w:noProof/>
        </w:rPr>
      </w:r>
      <w:r>
        <w:rPr>
          <w:noProof/>
        </w:rPr>
        <w:fldChar w:fldCharType="separate"/>
      </w:r>
      <w:r>
        <w:rPr>
          <w:noProof/>
        </w:rPr>
        <w:t>27</w:t>
      </w:r>
      <w:r>
        <w:rPr>
          <w:noProof/>
        </w:rPr>
        <w:fldChar w:fldCharType="end"/>
      </w:r>
    </w:p>
    <w:p w14:paraId="46F55D93" w14:textId="77777777" w:rsidR="005B0CAA" w:rsidRPr="00FA1135" w:rsidRDefault="005B0CAA">
      <w:pPr>
        <w:pStyle w:val="TOC3"/>
        <w:rPr>
          <w:rFonts w:ascii="Yu Mincho" w:eastAsia="Yu Mincho" w:hAnsi="Yu Mincho"/>
          <w:noProof/>
          <w:sz w:val="22"/>
        </w:rPr>
      </w:pPr>
      <w:r>
        <w:rPr>
          <w:noProof/>
        </w:rPr>
        <w:t>2.1.4</w:t>
      </w:r>
      <w:r w:rsidRPr="00FA1135">
        <w:rPr>
          <w:rFonts w:ascii="Yu Mincho" w:eastAsia="Yu Mincho" w:hAnsi="Yu Mincho"/>
          <w:noProof/>
          <w:sz w:val="22"/>
        </w:rPr>
        <w:tab/>
      </w:r>
      <w:r>
        <w:rPr>
          <w:noProof/>
        </w:rPr>
        <w:t>CAN</w:t>
      </w:r>
      <w:r>
        <w:rPr>
          <w:noProof/>
        </w:rPr>
        <w:t>入力信号処理（</w:t>
      </w:r>
      <w:r>
        <w:rPr>
          <w:noProof/>
        </w:rPr>
        <w:t>DMS</w:t>
      </w:r>
      <w:r>
        <w:rPr>
          <w:noProof/>
        </w:rPr>
        <w:t>ソフトスイッチ</w:t>
      </w:r>
      <w:r>
        <w:rPr>
          <w:noProof/>
        </w:rPr>
        <w:t xml:space="preserve"> 19ePFv2</w:t>
      </w:r>
      <w:r>
        <w:rPr>
          <w:noProof/>
        </w:rPr>
        <w:t>）</w:t>
      </w:r>
      <w:r w:rsidRPr="009737E6">
        <w:rPr>
          <w:noProof/>
          <w:color w:val="00B0F0"/>
        </w:rPr>
        <w:t>/ Process order of CAN input signals (for 19ePFv2</w:t>
      </w:r>
      <w:r>
        <w:rPr>
          <w:noProof/>
        </w:rPr>
        <w:t xml:space="preserve"> </w:t>
      </w:r>
      <w:r w:rsidRPr="009737E6">
        <w:rPr>
          <w:noProof/>
          <w:color w:val="00B0F0"/>
        </w:rPr>
        <w:t>DMS software switch</w:t>
      </w:r>
      <w:r>
        <w:rPr>
          <w:noProof/>
        </w:rPr>
        <w:t>)</w:t>
      </w:r>
      <w:r>
        <w:rPr>
          <w:noProof/>
        </w:rPr>
        <w:tab/>
      </w:r>
      <w:r>
        <w:rPr>
          <w:noProof/>
        </w:rPr>
        <w:fldChar w:fldCharType="begin"/>
      </w:r>
      <w:r>
        <w:rPr>
          <w:noProof/>
        </w:rPr>
        <w:instrText xml:space="preserve"> PAGEREF _Toc207119735 \h </w:instrText>
      </w:r>
      <w:r>
        <w:rPr>
          <w:noProof/>
        </w:rPr>
      </w:r>
      <w:r>
        <w:rPr>
          <w:noProof/>
        </w:rPr>
        <w:fldChar w:fldCharType="separate"/>
      </w:r>
      <w:r>
        <w:rPr>
          <w:noProof/>
        </w:rPr>
        <w:t>28</w:t>
      </w:r>
      <w:r>
        <w:rPr>
          <w:noProof/>
        </w:rPr>
        <w:fldChar w:fldCharType="end"/>
      </w:r>
    </w:p>
    <w:p w14:paraId="4E13AEA9" w14:textId="77777777" w:rsidR="005B0CAA" w:rsidRPr="00FA1135" w:rsidRDefault="005B0CAA">
      <w:pPr>
        <w:pStyle w:val="TOC3"/>
        <w:rPr>
          <w:rFonts w:ascii="Yu Mincho" w:eastAsia="Yu Mincho" w:hAnsi="Yu Mincho"/>
          <w:noProof/>
          <w:sz w:val="22"/>
        </w:rPr>
      </w:pPr>
      <w:r>
        <w:rPr>
          <w:noProof/>
        </w:rPr>
        <w:t>2.1.5</w:t>
      </w:r>
      <w:r w:rsidRPr="00FA1135">
        <w:rPr>
          <w:rFonts w:ascii="Yu Mincho" w:eastAsia="Yu Mincho" w:hAnsi="Yu Mincho"/>
          <w:noProof/>
          <w:sz w:val="22"/>
        </w:rPr>
        <w:tab/>
      </w:r>
      <w:r>
        <w:rPr>
          <w:noProof/>
        </w:rPr>
        <w:t>CAN</w:t>
      </w:r>
      <w:r>
        <w:rPr>
          <w:noProof/>
        </w:rPr>
        <w:t>入力信号（</w:t>
      </w:r>
      <w:r>
        <w:rPr>
          <w:noProof/>
        </w:rPr>
        <w:t>DMS</w:t>
      </w:r>
      <w:r>
        <w:rPr>
          <w:noProof/>
        </w:rPr>
        <w:t>ソフトスイッチ</w:t>
      </w:r>
      <w:r>
        <w:rPr>
          <w:noProof/>
        </w:rPr>
        <w:t xml:space="preserve"> 19ePFv3</w:t>
      </w:r>
      <w:r>
        <w:rPr>
          <w:noProof/>
        </w:rPr>
        <w:t>）</w:t>
      </w:r>
      <w:r w:rsidRPr="009737E6">
        <w:rPr>
          <w:noProof/>
          <w:color w:val="00B0F0"/>
        </w:rPr>
        <w:t>/ CAN input signal (for 19ePFv3 DMS software switch)</w:t>
      </w:r>
      <w:r>
        <w:rPr>
          <w:noProof/>
        </w:rPr>
        <w:tab/>
      </w:r>
      <w:r>
        <w:rPr>
          <w:noProof/>
        </w:rPr>
        <w:fldChar w:fldCharType="begin"/>
      </w:r>
      <w:r>
        <w:rPr>
          <w:noProof/>
        </w:rPr>
        <w:instrText xml:space="preserve"> PAGEREF _Toc207119736 \h </w:instrText>
      </w:r>
      <w:r>
        <w:rPr>
          <w:noProof/>
        </w:rPr>
      </w:r>
      <w:r>
        <w:rPr>
          <w:noProof/>
        </w:rPr>
        <w:fldChar w:fldCharType="separate"/>
      </w:r>
      <w:r>
        <w:rPr>
          <w:noProof/>
        </w:rPr>
        <w:t>29</w:t>
      </w:r>
      <w:r>
        <w:rPr>
          <w:noProof/>
        </w:rPr>
        <w:fldChar w:fldCharType="end"/>
      </w:r>
    </w:p>
    <w:p w14:paraId="64207690" w14:textId="77777777" w:rsidR="005B0CAA" w:rsidRPr="00FA1135" w:rsidRDefault="005B0CAA">
      <w:pPr>
        <w:pStyle w:val="TOC3"/>
        <w:rPr>
          <w:rFonts w:ascii="Yu Mincho" w:eastAsia="Yu Mincho" w:hAnsi="Yu Mincho"/>
          <w:noProof/>
          <w:sz w:val="22"/>
        </w:rPr>
      </w:pPr>
      <w:r>
        <w:rPr>
          <w:noProof/>
        </w:rPr>
        <w:t>2.1.6</w:t>
      </w:r>
      <w:r w:rsidRPr="00FA1135">
        <w:rPr>
          <w:rFonts w:ascii="Yu Mincho" w:eastAsia="Yu Mincho" w:hAnsi="Yu Mincho"/>
          <w:noProof/>
          <w:sz w:val="22"/>
        </w:rPr>
        <w:tab/>
      </w:r>
      <w:r>
        <w:rPr>
          <w:noProof/>
        </w:rPr>
        <w:t>CAN</w:t>
      </w:r>
      <w:r>
        <w:rPr>
          <w:noProof/>
        </w:rPr>
        <w:t>入力信号処理（</w:t>
      </w:r>
      <w:r>
        <w:rPr>
          <w:noProof/>
        </w:rPr>
        <w:t>DMS</w:t>
      </w:r>
      <w:r>
        <w:rPr>
          <w:noProof/>
        </w:rPr>
        <w:t>ソフトスイッチ</w:t>
      </w:r>
      <w:r>
        <w:rPr>
          <w:noProof/>
        </w:rPr>
        <w:t xml:space="preserve"> 19ePFv3</w:t>
      </w:r>
      <w:r>
        <w:rPr>
          <w:noProof/>
        </w:rPr>
        <w:t>）</w:t>
      </w:r>
      <w:r w:rsidRPr="009737E6">
        <w:rPr>
          <w:noProof/>
          <w:color w:val="00B0F0"/>
        </w:rPr>
        <w:t>/ Process order of CAN input signals (for DMS software switch 19ePFv3)</w:t>
      </w:r>
      <w:r>
        <w:rPr>
          <w:noProof/>
        </w:rPr>
        <w:tab/>
      </w:r>
      <w:r>
        <w:rPr>
          <w:noProof/>
        </w:rPr>
        <w:fldChar w:fldCharType="begin"/>
      </w:r>
      <w:r>
        <w:rPr>
          <w:noProof/>
        </w:rPr>
        <w:instrText xml:space="preserve"> PAGEREF _Toc207119737 \h </w:instrText>
      </w:r>
      <w:r>
        <w:rPr>
          <w:noProof/>
        </w:rPr>
      </w:r>
      <w:r>
        <w:rPr>
          <w:noProof/>
        </w:rPr>
        <w:fldChar w:fldCharType="separate"/>
      </w:r>
      <w:r>
        <w:rPr>
          <w:noProof/>
        </w:rPr>
        <w:t>31</w:t>
      </w:r>
      <w:r>
        <w:rPr>
          <w:noProof/>
        </w:rPr>
        <w:fldChar w:fldCharType="end"/>
      </w:r>
    </w:p>
    <w:p w14:paraId="4C71651A" w14:textId="77777777" w:rsidR="005B0CAA" w:rsidRPr="00FA1135" w:rsidRDefault="005B0CAA">
      <w:pPr>
        <w:pStyle w:val="TOC3"/>
        <w:rPr>
          <w:rFonts w:ascii="Yu Mincho" w:eastAsia="Yu Mincho" w:hAnsi="Yu Mincho"/>
          <w:noProof/>
          <w:sz w:val="22"/>
        </w:rPr>
      </w:pPr>
      <w:r>
        <w:rPr>
          <w:noProof/>
        </w:rPr>
        <w:t>2.1.7</w:t>
      </w:r>
      <w:r w:rsidRPr="00FA1135">
        <w:rPr>
          <w:rFonts w:ascii="Yu Mincho" w:eastAsia="Yu Mincho" w:hAnsi="Yu Mincho"/>
          <w:noProof/>
          <w:sz w:val="22"/>
        </w:rPr>
        <w:tab/>
      </w:r>
      <w:r>
        <w:rPr>
          <w:noProof/>
        </w:rPr>
        <w:t>CAN</w:t>
      </w:r>
      <w:r>
        <w:rPr>
          <w:noProof/>
        </w:rPr>
        <w:t>入力信号（</w:t>
      </w:r>
      <w:r>
        <w:rPr>
          <w:noProof/>
        </w:rPr>
        <w:t>DMS</w:t>
      </w:r>
      <w:r>
        <w:rPr>
          <w:noProof/>
        </w:rPr>
        <w:t>ソフトスイッチ</w:t>
      </w:r>
      <w:r>
        <w:rPr>
          <w:noProof/>
        </w:rPr>
        <w:t xml:space="preserve"> BEV Step3</w:t>
      </w:r>
      <w:r>
        <w:rPr>
          <w:noProof/>
        </w:rPr>
        <w:t>）</w:t>
      </w:r>
      <w:r w:rsidRPr="009737E6">
        <w:rPr>
          <w:noProof/>
          <w:color w:val="00B0F0"/>
        </w:rPr>
        <w:t>/ CAN input signal (for BEV Step3 DMS software switch)</w:t>
      </w:r>
      <w:r>
        <w:rPr>
          <w:noProof/>
        </w:rPr>
        <w:tab/>
      </w:r>
      <w:r>
        <w:rPr>
          <w:noProof/>
        </w:rPr>
        <w:fldChar w:fldCharType="begin"/>
      </w:r>
      <w:r>
        <w:rPr>
          <w:noProof/>
        </w:rPr>
        <w:instrText xml:space="preserve"> PAGEREF _Toc207119738 \h </w:instrText>
      </w:r>
      <w:r>
        <w:rPr>
          <w:noProof/>
        </w:rPr>
      </w:r>
      <w:r>
        <w:rPr>
          <w:noProof/>
        </w:rPr>
        <w:fldChar w:fldCharType="separate"/>
      </w:r>
      <w:r>
        <w:rPr>
          <w:noProof/>
        </w:rPr>
        <w:t>32</w:t>
      </w:r>
      <w:r>
        <w:rPr>
          <w:noProof/>
        </w:rPr>
        <w:fldChar w:fldCharType="end"/>
      </w:r>
    </w:p>
    <w:p w14:paraId="35407AC6" w14:textId="77777777" w:rsidR="005B0CAA" w:rsidRPr="00FA1135" w:rsidRDefault="005B0CAA">
      <w:pPr>
        <w:pStyle w:val="TOC3"/>
        <w:rPr>
          <w:rFonts w:ascii="Yu Mincho" w:eastAsia="Yu Mincho" w:hAnsi="Yu Mincho"/>
          <w:noProof/>
          <w:sz w:val="22"/>
        </w:rPr>
      </w:pPr>
      <w:r>
        <w:rPr>
          <w:noProof/>
        </w:rPr>
        <w:t>2.1.8</w:t>
      </w:r>
      <w:r w:rsidRPr="00FA1135">
        <w:rPr>
          <w:rFonts w:ascii="Yu Mincho" w:eastAsia="Yu Mincho" w:hAnsi="Yu Mincho"/>
          <w:noProof/>
          <w:sz w:val="22"/>
        </w:rPr>
        <w:tab/>
      </w:r>
      <w:r>
        <w:rPr>
          <w:noProof/>
        </w:rPr>
        <w:t>CAN</w:t>
      </w:r>
      <w:r>
        <w:rPr>
          <w:noProof/>
        </w:rPr>
        <w:t>入力信号処理（</w:t>
      </w:r>
      <w:r>
        <w:rPr>
          <w:noProof/>
        </w:rPr>
        <w:t>DMS</w:t>
      </w:r>
      <w:r>
        <w:rPr>
          <w:noProof/>
        </w:rPr>
        <w:t>ソフトスイッチ</w:t>
      </w:r>
      <w:r>
        <w:rPr>
          <w:noProof/>
        </w:rPr>
        <w:t xml:space="preserve"> BEV Step3</w:t>
      </w:r>
      <w:r w:rsidRPr="009737E6">
        <w:rPr>
          <w:noProof/>
          <w:color w:val="00B0F0"/>
        </w:rPr>
        <w:t>）</w:t>
      </w:r>
      <w:r w:rsidRPr="009737E6">
        <w:rPr>
          <w:noProof/>
          <w:color w:val="00B0F0"/>
        </w:rPr>
        <w:t>/ Process order of CAN input signals (for DMS software switch BEV Step3)</w:t>
      </w:r>
      <w:r>
        <w:rPr>
          <w:noProof/>
        </w:rPr>
        <w:tab/>
      </w:r>
      <w:r>
        <w:rPr>
          <w:noProof/>
        </w:rPr>
        <w:fldChar w:fldCharType="begin"/>
      </w:r>
      <w:r>
        <w:rPr>
          <w:noProof/>
        </w:rPr>
        <w:instrText xml:space="preserve"> PAGEREF _Toc207119739 \h </w:instrText>
      </w:r>
      <w:r>
        <w:rPr>
          <w:noProof/>
        </w:rPr>
      </w:r>
      <w:r>
        <w:rPr>
          <w:noProof/>
        </w:rPr>
        <w:fldChar w:fldCharType="separate"/>
      </w:r>
      <w:r>
        <w:rPr>
          <w:noProof/>
        </w:rPr>
        <w:t>36</w:t>
      </w:r>
      <w:r>
        <w:rPr>
          <w:noProof/>
        </w:rPr>
        <w:fldChar w:fldCharType="end"/>
      </w:r>
    </w:p>
    <w:p w14:paraId="05B2E017" w14:textId="77777777" w:rsidR="005B0CAA" w:rsidRPr="00FA1135" w:rsidRDefault="005B0CAA">
      <w:pPr>
        <w:pStyle w:val="TOC2"/>
        <w:rPr>
          <w:rFonts w:ascii="Yu Mincho" w:eastAsia="Yu Mincho" w:hAnsi="Yu Mincho"/>
          <w:noProof/>
          <w:sz w:val="22"/>
        </w:rPr>
      </w:pPr>
      <w:r>
        <w:rPr>
          <w:noProof/>
        </w:rPr>
        <w:t>2.2</w:t>
      </w:r>
      <w:r w:rsidRPr="00FA1135">
        <w:rPr>
          <w:rFonts w:ascii="Yu Mincho" w:eastAsia="Yu Mincho" w:hAnsi="Yu Mincho"/>
          <w:noProof/>
          <w:sz w:val="22"/>
        </w:rPr>
        <w:tab/>
      </w:r>
      <w:r>
        <w:rPr>
          <w:noProof/>
        </w:rPr>
        <w:t>出力信号</w:t>
      </w:r>
      <w:r>
        <w:rPr>
          <w:noProof/>
        </w:rPr>
        <w:t xml:space="preserve"> </w:t>
      </w:r>
      <w:r w:rsidRPr="009737E6">
        <w:rPr>
          <w:noProof/>
          <w:color w:val="00B0F0"/>
        </w:rPr>
        <w:t>/ Output signal</w:t>
      </w:r>
      <w:r>
        <w:rPr>
          <w:noProof/>
        </w:rPr>
        <w:tab/>
      </w:r>
      <w:r>
        <w:rPr>
          <w:noProof/>
        </w:rPr>
        <w:fldChar w:fldCharType="begin"/>
      </w:r>
      <w:r>
        <w:rPr>
          <w:noProof/>
        </w:rPr>
        <w:instrText xml:space="preserve"> PAGEREF _Toc207119740 \h </w:instrText>
      </w:r>
      <w:r>
        <w:rPr>
          <w:noProof/>
        </w:rPr>
      </w:r>
      <w:r>
        <w:rPr>
          <w:noProof/>
        </w:rPr>
        <w:fldChar w:fldCharType="separate"/>
      </w:r>
      <w:r>
        <w:rPr>
          <w:noProof/>
        </w:rPr>
        <w:t>38</w:t>
      </w:r>
      <w:r>
        <w:rPr>
          <w:noProof/>
        </w:rPr>
        <w:fldChar w:fldCharType="end"/>
      </w:r>
    </w:p>
    <w:p w14:paraId="3A4B83E2" w14:textId="77777777" w:rsidR="005B0CAA" w:rsidRPr="00FA1135" w:rsidRDefault="005B0CAA">
      <w:pPr>
        <w:pStyle w:val="TOC3"/>
        <w:rPr>
          <w:rFonts w:ascii="Yu Mincho" w:eastAsia="Yu Mincho" w:hAnsi="Yu Mincho"/>
          <w:noProof/>
          <w:sz w:val="22"/>
        </w:rPr>
      </w:pPr>
      <w:r>
        <w:rPr>
          <w:noProof/>
        </w:rPr>
        <w:t>2.2.1</w:t>
      </w:r>
      <w:r w:rsidRPr="00FA1135">
        <w:rPr>
          <w:rFonts w:ascii="Yu Mincho" w:eastAsia="Yu Mincho" w:hAnsi="Yu Mincho"/>
          <w:noProof/>
          <w:sz w:val="22"/>
        </w:rPr>
        <w:tab/>
      </w:r>
      <w:r>
        <w:rPr>
          <w:noProof/>
        </w:rPr>
        <w:t>CAN</w:t>
      </w:r>
      <w:r>
        <w:rPr>
          <w:noProof/>
        </w:rPr>
        <w:t>出力信号（カスタマイズ用）</w:t>
      </w:r>
      <w:r w:rsidRPr="009737E6">
        <w:rPr>
          <w:noProof/>
          <w:color w:val="00B0F0"/>
        </w:rPr>
        <w:t>/ CAN output signal (For DMS customization)</w:t>
      </w:r>
      <w:r>
        <w:rPr>
          <w:noProof/>
        </w:rPr>
        <w:tab/>
      </w:r>
      <w:r>
        <w:rPr>
          <w:noProof/>
        </w:rPr>
        <w:fldChar w:fldCharType="begin"/>
      </w:r>
      <w:r>
        <w:rPr>
          <w:noProof/>
        </w:rPr>
        <w:instrText xml:space="preserve"> PAGEREF _Toc207119741 \h </w:instrText>
      </w:r>
      <w:r>
        <w:rPr>
          <w:noProof/>
        </w:rPr>
      </w:r>
      <w:r>
        <w:rPr>
          <w:noProof/>
        </w:rPr>
        <w:fldChar w:fldCharType="separate"/>
      </w:r>
      <w:r>
        <w:rPr>
          <w:noProof/>
        </w:rPr>
        <w:t>38</w:t>
      </w:r>
      <w:r>
        <w:rPr>
          <w:noProof/>
        </w:rPr>
        <w:fldChar w:fldCharType="end"/>
      </w:r>
    </w:p>
    <w:p w14:paraId="7E0F5169" w14:textId="77777777" w:rsidR="005B0CAA" w:rsidRPr="00FA1135" w:rsidRDefault="005B0CAA">
      <w:pPr>
        <w:pStyle w:val="TOC3"/>
        <w:rPr>
          <w:rFonts w:ascii="Yu Mincho" w:eastAsia="Yu Mincho" w:hAnsi="Yu Mincho"/>
          <w:noProof/>
          <w:sz w:val="22"/>
        </w:rPr>
      </w:pPr>
      <w:r>
        <w:rPr>
          <w:noProof/>
        </w:rPr>
        <w:t>2.2.2</w:t>
      </w:r>
      <w:r w:rsidRPr="00FA1135">
        <w:rPr>
          <w:rFonts w:ascii="Yu Mincho" w:eastAsia="Yu Mincho" w:hAnsi="Yu Mincho"/>
          <w:noProof/>
          <w:sz w:val="22"/>
        </w:rPr>
        <w:tab/>
      </w:r>
      <w:r>
        <w:rPr>
          <w:noProof/>
        </w:rPr>
        <w:t>CAN</w:t>
      </w:r>
      <w:r>
        <w:rPr>
          <w:noProof/>
        </w:rPr>
        <w:t>出力信号処理（カスタマイズ</w:t>
      </w:r>
      <w:r>
        <w:rPr>
          <w:noProof/>
        </w:rPr>
        <w:t xml:space="preserve"> </w:t>
      </w:r>
      <w:r>
        <w:rPr>
          <w:noProof/>
        </w:rPr>
        <w:t>シャシー系以外）</w:t>
      </w:r>
      <w:r w:rsidRPr="009737E6">
        <w:rPr>
          <w:noProof/>
          <w:color w:val="00B0F0"/>
        </w:rPr>
        <w:t>/ Process order of CAN output signal (For DMS customization except for Chassis function)</w:t>
      </w:r>
      <w:r>
        <w:rPr>
          <w:noProof/>
        </w:rPr>
        <w:tab/>
      </w:r>
      <w:r>
        <w:rPr>
          <w:noProof/>
        </w:rPr>
        <w:fldChar w:fldCharType="begin"/>
      </w:r>
      <w:r>
        <w:rPr>
          <w:noProof/>
        </w:rPr>
        <w:instrText xml:space="preserve"> PAGEREF _Toc207119742 \h </w:instrText>
      </w:r>
      <w:r>
        <w:rPr>
          <w:noProof/>
        </w:rPr>
      </w:r>
      <w:r>
        <w:rPr>
          <w:noProof/>
        </w:rPr>
        <w:fldChar w:fldCharType="separate"/>
      </w:r>
      <w:r>
        <w:rPr>
          <w:noProof/>
        </w:rPr>
        <w:t>39</w:t>
      </w:r>
      <w:r>
        <w:rPr>
          <w:noProof/>
        </w:rPr>
        <w:fldChar w:fldCharType="end"/>
      </w:r>
    </w:p>
    <w:p w14:paraId="2CB320F5" w14:textId="77777777" w:rsidR="005B0CAA" w:rsidRPr="00FA1135" w:rsidRDefault="005B0CAA">
      <w:pPr>
        <w:pStyle w:val="TOC3"/>
        <w:rPr>
          <w:rFonts w:ascii="Yu Mincho" w:eastAsia="Yu Mincho" w:hAnsi="Yu Mincho"/>
          <w:noProof/>
          <w:sz w:val="22"/>
        </w:rPr>
      </w:pPr>
      <w:r>
        <w:rPr>
          <w:noProof/>
        </w:rPr>
        <w:t>2.2.3</w:t>
      </w:r>
      <w:r w:rsidRPr="00FA1135">
        <w:rPr>
          <w:rFonts w:ascii="Yu Mincho" w:eastAsia="Yu Mincho" w:hAnsi="Yu Mincho"/>
          <w:noProof/>
          <w:sz w:val="22"/>
        </w:rPr>
        <w:tab/>
      </w:r>
      <w:r>
        <w:rPr>
          <w:noProof/>
        </w:rPr>
        <w:t>CAN</w:t>
      </w:r>
      <w:r>
        <w:rPr>
          <w:noProof/>
        </w:rPr>
        <w:t>出力信号処理（カスタマイズ</w:t>
      </w:r>
      <w:r>
        <w:rPr>
          <w:noProof/>
        </w:rPr>
        <w:t xml:space="preserve"> </w:t>
      </w:r>
      <w:r>
        <w:rPr>
          <w:noProof/>
        </w:rPr>
        <w:t>シャシー系）</w:t>
      </w:r>
      <w:r w:rsidRPr="009737E6">
        <w:rPr>
          <w:noProof/>
          <w:color w:val="00B0F0"/>
        </w:rPr>
        <w:t>/ Process order of CAN output signal (For DMS chassis customization)</w:t>
      </w:r>
      <w:r>
        <w:rPr>
          <w:noProof/>
        </w:rPr>
        <w:tab/>
      </w:r>
      <w:r>
        <w:rPr>
          <w:noProof/>
        </w:rPr>
        <w:fldChar w:fldCharType="begin"/>
      </w:r>
      <w:r>
        <w:rPr>
          <w:noProof/>
        </w:rPr>
        <w:instrText xml:space="preserve"> PAGEREF _Toc207119743 \h </w:instrText>
      </w:r>
      <w:r>
        <w:rPr>
          <w:noProof/>
        </w:rPr>
      </w:r>
      <w:r>
        <w:rPr>
          <w:noProof/>
        </w:rPr>
        <w:fldChar w:fldCharType="separate"/>
      </w:r>
      <w:r>
        <w:rPr>
          <w:noProof/>
        </w:rPr>
        <w:t>39</w:t>
      </w:r>
      <w:r>
        <w:rPr>
          <w:noProof/>
        </w:rPr>
        <w:fldChar w:fldCharType="end"/>
      </w:r>
    </w:p>
    <w:p w14:paraId="6F041B90" w14:textId="77777777" w:rsidR="005B0CAA" w:rsidRPr="00FA1135" w:rsidRDefault="005B0CAA">
      <w:pPr>
        <w:pStyle w:val="TOC3"/>
        <w:rPr>
          <w:rFonts w:ascii="Yu Mincho" w:eastAsia="Yu Mincho" w:hAnsi="Yu Mincho"/>
          <w:noProof/>
          <w:sz w:val="22"/>
        </w:rPr>
      </w:pPr>
      <w:r>
        <w:rPr>
          <w:noProof/>
        </w:rPr>
        <w:t>2.2.4</w:t>
      </w:r>
      <w:r w:rsidRPr="00FA1135">
        <w:rPr>
          <w:rFonts w:ascii="Yu Mincho" w:eastAsia="Yu Mincho" w:hAnsi="Yu Mincho"/>
          <w:noProof/>
          <w:sz w:val="22"/>
        </w:rPr>
        <w:tab/>
      </w:r>
      <w:r>
        <w:rPr>
          <w:noProof/>
        </w:rPr>
        <w:t>CAN</w:t>
      </w:r>
      <w:r>
        <w:rPr>
          <w:noProof/>
        </w:rPr>
        <w:t>出力信号（</w:t>
      </w:r>
      <w:r>
        <w:rPr>
          <w:noProof/>
        </w:rPr>
        <w:t>DMS</w:t>
      </w:r>
      <w:r>
        <w:rPr>
          <w:noProof/>
        </w:rPr>
        <w:t>ソフトスイッチ</w:t>
      </w:r>
      <w:r>
        <w:rPr>
          <w:noProof/>
        </w:rPr>
        <w:t xml:space="preserve"> 19ePFv2</w:t>
      </w:r>
      <w:r>
        <w:rPr>
          <w:noProof/>
        </w:rPr>
        <w:t>用）</w:t>
      </w:r>
      <w:r w:rsidRPr="009737E6">
        <w:rPr>
          <w:noProof/>
          <w:color w:val="00B0F0"/>
        </w:rPr>
        <w:t>/ CAN output signal (for 19ePFv2 DMS software switch)</w:t>
      </w:r>
      <w:r>
        <w:rPr>
          <w:noProof/>
        </w:rPr>
        <w:tab/>
      </w:r>
      <w:r>
        <w:rPr>
          <w:noProof/>
        </w:rPr>
        <w:fldChar w:fldCharType="begin"/>
      </w:r>
      <w:r>
        <w:rPr>
          <w:noProof/>
        </w:rPr>
        <w:instrText xml:space="preserve"> PAGEREF _Toc207119744 \h </w:instrText>
      </w:r>
      <w:r>
        <w:rPr>
          <w:noProof/>
        </w:rPr>
      </w:r>
      <w:r>
        <w:rPr>
          <w:noProof/>
        </w:rPr>
        <w:fldChar w:fldCharType="separate"/>
      </w:r>
      <w:r>
        <w:rPr>
          <w:noProof/>
        </w:rPr>
        <w:t>40</w:t>
      </w:r>
      <w:r>
        <w:rPr>
          <w:noProof/>
        </w:rPr>
        <w:fldChar w:fldCharType="end"/>
      </w:r>
    </w:p>
    <w:p w14:paraId="0BA244DF" w14:textId="77777777" w:rsidR="005B0CAA" w:rsidRPr="00FA1135" w:rsidRDefault="005B0CAA">
      <w:pPr>
        <w:pStyle w:val="TOC3"/>
        <w:rPr>
          <w:rFonts w:ascii="Yu Mincho" w:eastAsia="Yu Mincho" w:hAnsi="Yu Mincho"/>
          <w:noProof/>
          <w:sz w:val="22"/>
        </w:rPr>
      </w:pPr>
      <w:r>
        <w:rPr>
          <w:noProof/>
        </w:rPr>
        <w:t>2.2.5</w:t>
      </w:r>
      <w:r w:rsidRPr="00FA1135">
        <w:rPr>
          <w:rFonts w:ascii="Yu Mincho" w:eastAsia="Yu Mincho" w:hAnsi="Yu Mincho"/>
          <w:noProof/>
          <w:sz w:val="22"/>
        </w:rPr>
        <w:tab/>
      </w:r>
      <w:r>
        <w:rPr>
          <w:noProof/>
        </w:rPr>
        <w:t>CAN</w:t>
      </w:r>
      <w:r>
        <w:rPr>
          <w:noProof/>
        </w:rPr>
        <w:t>出力信号（</w:t>
      </w:r>
      <w:r>
        <w:rPr>
          <w:noProof/>
        </w:rPr>
        <w:t>DMS</w:t>
      </w:r>
      <w:r>
        <w:rPr>
          <w:noProof/>
        </w:rPr>
        <w:t>ソフトスイッチ</w:t>
      </w:r>
      <w:r>
        <w:rPr>
          <w:noProof/>
        </w:rPr>
        <w:t xml:space="preserve"> 19ePFv3</w:t>
      </w:r>
      <w:r>
        <w:rPr>
          <w:noProof/>
        </w:rPr>
        <w:t>用）</w:t>
      </w:r>
      <w:r w:rsidRPr="009737E6">
        <w:rPr>
          <w:noProof/>
          <w:color w:val="00B0F0"/>
        </w:rPr>
        <w:t>/ CAN output signal (for 19ePFv3 DMS software switch)</w:t>
      </w:r>
      <w:r>
        <w:rPr>
          <w:noProof/>
        </w:rPr>
        <w:tab/>
      </w:r>
      <w:r>
        <w:rPr>
          <w:noProof/>
        </w:rPr>
        <w:fldChar w:fldCharType="begin"/>
      </w:r>
      <w:r>
        <w:rPr>
          <w:noProof/>
        </w:rPr>
        <w:instrText xml:space="preserve"> PAGEREF _Toc207119745 \h </w:instrText>
      </w:r>
      <w:r>
        <w:rPr>
          <w:noProof/>
        </w:rPr>
      </w:r>
      <w:r>
        <w:rPr>
          <w:noProof/>
        </w:rPr>
        <w:fldChar w:fldCharType="separate"/>
      </w:r>
      <w:r>
        <w:rPr>
          <w:noProof/>
        </w:rPr>
        <w:t>41</w:t>
      </w:r>
      <w:r>
        <w:rPr>
          <w:noProof/>
        </w:rPr>
        <w:fldChar w:fldCharType="end"/>
      </w:r>
    </w:p>
    <w:p w14:paraId="6B38E5AB" w14:textId="77777777" w:rsidR="005B0CAA" w:rsidRPr="00FA1135" w:rsidRDefault="005B0CAA">
      <w:pPr>
        <w:pStyle w:val="TOC3"/>
        <w:rPr>
          <w:rFonts w:ascii="Yu Mincho" w:eastAsia="Yu Mincho" w:hAnsi="Yu Mincho"/>
          <w:noProof/>
          <w:sz w:val="22"/>
        </w:rPr>
      </w:pPr>
      <w:r>
        <w:rPr>
          <w:noProof/>
        </w:rPr>
        <w:t>2.2.6</w:t>
      </w:r>
      <w:r w:rsidRPr="00FA1135">
        <w:rPr>
          <w:rFonts w:ascii="Yu Mincho" w:eastAsia="Yu Mincho" w:hAnsi="Yu Mincho"/>
          <w:noProof/>
          <w:sz w:val="22"/>
        </w:rPr>
        <w:tab/>
      </w:r>
      <w:r>
        <w:rPr>
          <w:noProof/>
        </w:rPr>
        <w:t>CAN</w:t>
      </w:r>
      <w:r>
        <w:rPr>
          <w:noProof/>
        </w:rPr>
        <w:t>出力信号（</w:t>
      </w:r>
      <w:r>
        <w:rPr>
          <w:noProof/>
        </w:rPr>
        <w:t>DMS</w:t>
      </w:r>
      <w:r>
        <w:rPr>
          <w:noProof/>
        </w:rPr>
        <w:t>ソフトスイッチ</w:t>
      </w:r>
      <w:r>
        <w:rPr>
          <w:noProof/>
        </w:rPr>
        <w:t xml:space="preserve"> BEV Step3</w:t>
      </w:r>
      <w:r>
        <w:rPr>
          <w:noProof/>
        </w:rPr>
        <w:t>用）</w:t>
      </w:r>
      <w:r>
        <w:rPr>
          <w:noProof/>
        </w:rPr>
        <w:t>DMS</w:t>
      </w:r>
      <w:r>
        <w:rPr>
          <w:noProof/>
        </w:rPr>
        <w:t>ソフトスイッチ用モード選択</w:t>
      </w:r>
      <w:r>
        <w:rPr>
          <w:noProof/>
        </w:rPr>
        <w:t>SW</w:t>
      </w:r>
      <w:r>
        <w:rPr>
          <w:noProof/>
        </w:rPr>
        <w:t>操作情報</w:t>
      </w:r>
      <w:r w:rsidRPr="009737E6">
        <w:rPr>
          <w:noProof/>
          <w:color w:val="000000"/>
        </w:rPr>
        <w:t xml:space="preserve"> </w:t>
      </w:r>
      <w:r w:rsidRPr="009737E6">
        <w:rPr>
          <w:noProof/>
          <w:color w:val="00B0F0"/>
        </w:rPr>
        <w:t>/ CAN output signal (for BEV Step3 DMS software switch)</w:t>
      </w:r>
      <w:r>
        <w:rPr>
          <w:noProof/>
        </w:rPr>
        <w:tab/>
      </w:r>
      <w:r>
        <w:rPr>
          <w:noProof/>
        </w:rPr>
        <w:fldChar w:fldCharType="begin"/>
      </w:r>
      <w:r>
        <w:rPr>
          <w:noProof/>
        </w:rPr>
        <w:instrText xml:space="preserve"> PAGEREF _Toc207119746 \h </w:instrText>
      </w:r>
      <w:r>
        <w:rPr>
          <w:noProof/>
        </w:rPr>
      </w:r>
      <w:r>
        <w:rPr>
          <w:noProof/>
        </w:rPr>
        <w:fldChar w:fldCharType="separate"/>
      </w:r>
      <w:r>
        <w:rPr>
          <w:noProof/>
        </w:rPr>
        <w:t>43</w:t>
      </w:r>
      <w:r>
        <w:rPr>
          <w:noProof/>
        </w:rPr>
        <w:fldChar w:fldCharType="end"/>
      </w:r>
    </w:p>
    <w:p w14:paraId="00CFB5FB" w14:textId="77777777" w:rsidR="005B0CAA" w:rsidRPr="00FA1135" w:rsidRDefault="005B0CAA">
      <w:pPr>
        <w:pStyle w:val="TOC3"/>
        <w:rPr>
          <w:rFonts w:ascii="Yu Mincho" w:eastAsia="Yu Mincho" w:hAnsi="Yu Mincho"/>
          <w:noProof/>
          <w:sz w:val="22"/>
        </w:rPr>
      </w:pPr>
      <w:r>
        <w:rPr>
          <w:noProof/>
        </w:rPr>
        <w:t>2.2.7</w:t>
      </w:r>
      <w:r w:rsidRPr="00FA1135">
        <w:rPr>
          <w:rFonts w:ascii="Yu Mincho" w:eastAsia="Yu Mincho" w:hAnsi="Yu Mincho"/>
          <w:noProof/>
          <w:sz w:val="22"/>
        </w:rPr>
        <w:tab/>
      </w:r>
      <w:r>
        <w:rPr>
          <w:noProof/>
        </w:rPr>
        <w:t>CAN</w:t>
      </w:r>
      <w:r>
        <w:rPr>
          <w:noProof/>
        </w:rPr>
        <w:t>出力信号処理（</w:t>
      </w:r>
      <w:r>
        <w:rPr>
          <w:noProof/>
        </w:rPr>
        <w:t>DMS</w:t>
      </w:r>
      <w:r>
        <w:rPr>
          <w:noProof/>
        </w:rPr>
        <w:t>ソフトスイッチ）</w:t>
      </w:r>
      <w:r w:rsidRPr="009737E6">
        <w:rPr>
          <w:noProof/>
          <w:color w:val="00B0F0"/>
        </w:rPr>
        <w:t>/ Process order of CAN output signal (For DMS software switch)</w:t>
      </w:r>
      <w:r>
        <w:rPr>
          <w:noProof/>
        </w:rPr>
        <w:tab/>
      </w:r>
      <w:r>
        <w:rPr>
          <w:noProof/>
        </w:rPr>
        <w:fldChar w:fldCharType="begin"/>
      </w:r>
      <w:r>
        <w:rPr>
          <w:noProof/>
        </w:rPr>
        <w:instrText xml:space="preserve"> PAGEREF _Toc207119747 \h </w:instrText>
      </w:r>
      <w:r>
        <w:rPr>
          <w:noProof/>
        </w:rPr>
      </w:r>
      <w:r>
        <w:rPr>
          <w:noProof/>
        </w:rPr>
        <w:fldChar w:fldCharType="separate"/>
      </w:r>
      <w:r>
        <w:rPr>
          <w:noProof/>
        </w:rPr>
        <w:t>44</w:t>
      </w:r>
      <w:r>
        <w:rPr>
          <w:noProof/>
        </w:rPr>
        <w:fldChar w:fldCharType="end"/>
      </w:r>
    </w:p>
    <w:p w14:paraId="3B84FE2E" w14:textId="77777777" w:rsidR="005B0CAA" w:rsidRPr="00FA1135" w:rsidRDefault="005B0CAA">
      <w:pPr>
        <w:pStyle w:val="TOC2"/>
        <w:rPr>
          <w:rFonts w:ascii="Yu Mincho" w:eastAsia="Yu Mincho" w:hAnsi="Yu Mincho"/>
          <w:noProof/>
          <w:sz w:val="22"/>
        </w:rPr>
      </w:pPr>
      <w:r>
        <w:rPr>
          <w:noProof/>
        </w:rPr>
        <w:t>2.3</w:t>
      </w:r>
      <w:r w:rsidRPr="00FA1135">
        <w:rPr>
          <w:rFonts w:ascii="Yu Mincho" w:eastAsia="Yu Mincho" w:hAnsi="Yu Mincho"/>
          <w:noProof/>
          <w:sz w:val="22"/>
        </w:rPr>
        <w:tab/>
      </w:r>
      <w:r>
        <w:rPr>
          <w:noProof/>
        </w:rPr>
        <w:t>信号シーケンス</w:t>
      </w:r>
      <w:r w:rsidRPr="009737E6">
        <w:rPr>
          <w:noProof/>
          <w:color w:val="00B0F0"/>
        </w:rPr>
        <w:t xml:space="preserve"> /Signal sequence diagram</w:t>
      </w:r>
      <w:r>
        <w:rPr>
          <w:noProof/>
        </w:rPr>
        <w:tab/>
      </w:r>
      <w:r>
        <w:rPr>
          <w:noProof/>
        </w:rPr>
        <w:fldChar w:fldCharType="begin"/>
      </w:r>
      <w:r>
        <w:rPr>
          <w:noProof/>
        </w:rPr>
        <w:instrText xml:space="preserve"> PAGEREF _Toc207119748 \h </w:instrText>
      </w:r>
      <w:r>
        <w:rPr>
          <w:noProof/>
        </w:rPr>
      </w:r>
      <w:r>
        <w:rPr>
          <w:noProof/>
        </w:rPr>
        <w:fldChar w:fldCharType="separate"/>
      </w:r>
      <w:r>
        <w:rPr>
          <w:noProof/>
        </w:rPr>
        <w:t>46</w:t>
      </w:r>
      <w:r>
        <w:rPr>
          <w:noProof/>
        </w:rPr>
        <w:fldChar w:fldCharType="end"/>
      </w:r>
    </w:p>
    <w:p w14:paraId="7817F3B0" w14:textId="77777777" w:rsidR="005B0CAA" w:rsidRPr="00FA1135" w:rsidRDefault="005B0CAA">
      <w:pPr>
        <w:pStyle w:val="TOC3"/>
        <w:rPr>
          <w:rFonts w:ascii="Yu Mincho" w:eastAsia="Yu Mincho" w:hAnsi="Yu Mincho"/>
          <w:noProof/>
          <w:sz w:val="22"/>
        </w:rPr>
      </w:pPr>
      <w:r>
        <w:rPr>
          <w:noProof/>
        </w:rPr>
        <w:t>2.3.1</w:t>
      </w:r>
      <w:r w:rsidRPr="00FA1135">
        <w:rPr>
          <w:rFonts w:ascii="Yu Mincho" w:eastAsia="Yu Mincho" w:hAnsi="Yu Mincho"/>
          <w:noProof/>
          <w:sz w:val="22"/>
        </w:rPr>
        <w:tab/>
      </w:r>
      <w:r>
        <w:rPr>
          <w:noProof/>
        </w:rPr>
        <w:t>正常系（</w:t>
      </w:r>
      <w:r>
        <w:rPr>
          <w:noProof/>
        </w:rPr>
        <w:t>DMS SW</w:t>
      </w:r>
      <w:r>
        <w:rPr>
          <w:noProof/>
        </w:rPr>
        <w:t>によるモード切り替え</w:t>
      </w:r>
      <w:r>
        <w:rPr>
          <w:noProof/>
        </w:rPr>
        <w:t xml:space="preserve"> 19ePFv2</w:t>
      </w:r>
      <w:r>
        <w:rPr>
          <w:noProof/>
        </w:rPr>
        <w:t>）</w:t>
      </w:r>
      <w:r w:rsidRPr="009737E6">
        <w:rPr>
          <w:noProof/>
          <w:color w:val="00B0F0"/>
        </w:rPr>
        <w:t xml:space="preserve">/ Signal sequence of Mode switching by DMS </w:t>
      </w:r>
      <w:r w:rsidRPr="009737E6">
        <w:rPr>
          <w:noProof/>
          <w:color w:val="00B0F0"/>
        </w:rPr>
        <w:lastRenderedPageBreak/>
        <w:t>S/W for</w:t>
      </w:r>
      <w:r>
        <w:rPr>
          <w:noProof/>
        </w:rPr>
        <w:t xml:space="preserve"> </w:t>
      </w:r>
      <w:r w:rsidRPr="009737E6">
        <w:rPr>
          <w:noProof/>
          <w:color w:val="000000"/>
        </w:rPr>
        <w:t xml:space="preserve"> </w:t>
      </w:r>
      <w:r w:rsidRPr="009737E6">
        <w:rPr>
          <w:noProof/>
          <w:color w:val="00B0F0"/>
        </w:rPr>
        <w:t>19ePFv2</w:t>
      </w:r>
      <w:r>
        <w:rPr>
          <w:noProof/>
        </w:rPr>
        <w:tab/>
      </w:r>
      <w:r>
        <w:rPr>
          <w:noProof/>
        </w:rPr>
        <w:fldChar w:fldCharType="begin"/>
      </w:r>
      <w:r>
        <w:rPr>
          <w:noProof/>
        </w:rPr>
        <w:instrText xml:space="preserve"> PAGEREF _Toc207119749 \h </w:instrText>
      </w:r>
      <w:r>
        <w:rPr>
          <w:noProof/>
        </w:rPr>
      </w:r>
      <w:r>
        <w:rPr>
          <w:noProof/>
        </w:rPr>
        <w:fldChar w:fldCharType="separate"/>
      </w:r>
      <w:r>
        <w:rPr>
          <w:noProof/>
        </w:rPr>
        <w:t>46</w:t>
      </w:r>
      <w:r>
        <w:rPr>
          <w:noProof/>
        </w:rPr>
        <w:fldChar w:fldCharType="end"/>
      </w:r>
    </w:p>
    <w:p w14:paraId="49ECAF75" w14:textId="77777777" w:rsidR="005B0CAA" w:rsidRPr="00FA1135" w:rsidRDefault="005B0CAA">
      <w:pPr>
        <w:pStyle w:val="TOC3"/>
        <w:rPr>
          <w:rFonts w:ascii="Yu Mincho" w:eastAsia="Yu Mincho" w:hAnsi="Yu Mincho"/>
          <w:noProof/>
          <w:sz w:val="22"/>
        </w:rPr>
      </w:pPr>
      <w:r>
        <w:rPr>
          <w:noProof/>
        </w:rPr>
        <w:t>2.3.2</w:t>
      </w:r>
      <w:r w:rsidRPr="00FA1135">
        <w:rPr>
          <w:rFonts w:ascii="Yu Mincho" w:eastAsia="Yu Mincho" w:hAnsi="Yu Mincho"/>
          <w:noProof/>
          <w:sz w:val="22"/>
        </w:rPr>
        <w:tab/>
      </w:r>
      <w:r>
        <w:rPr>
          <w:noProof/>
        </w:rPr>
        <w:t>正常系（</w:t>
      </w:r>
      <w:r>
        <w:rPr>
          <w:noProof/>
        </w:rPr>
        <w:t>DMS SW</w:t>
      </w:r>
      <w:r>
        <w:rPr>
          <w:noProof/>
        </w:rPr>
        <w:t>によるモード切り替え</w:t>
      </w:r>
      <w:r>
        <w:rPr>
          <w:noProof/>
        </w:rPr>
        <w:t xml:space="preserve"> 19ePFv3</w:t>
      </w:r>
      <w:r>
        <w:rPr>
          <w:noProof/>
        </w:rPr>
        <w:t>）</w:t>
      </w:r>
      <w:r w:rsidRPr="009737E6">
        <w:rPr>
          <w:noProof/>
          <w:color w:val="00B0F0"/>
        </w:rPr>
        <w:t>/ Signal sequence of Mode switching by DMS S/W for</w:t>
      </w:r>
      <w:r>
        <w:rPr>
          <w:noProof/>
        </w:rPr>
        <w:t xml:space="preserve"> </w:t>
      </w:r>
      <w:r w:rsidRPr="009737E6">
        <w:rPr>
          <w:noProof/>
          <w:color w:val="00B0F0"/>
        </w:rPr>
        <w:t>19ePFv3</w:t>
      </w:r>
      <w:r>
        <w:rPr>
          <w:noProof/>
        </w:rPr>
        <w:tab/>
      </w:r>
      <w:r>
        <w:rPr>
          <w:noProof/>
        </w:rPr>
        <w:fldChar w:fldCharType="begin"/>
      </w:r>
      <w:r>
        <w:rPr>
          <w:noProof/>
        </w:rPr>
        <w:instrText xml:space="preserve"> PAGEREF _Toc207119750 \h </w:instrText>
      </w:r>
      <w:r>
        <w:rPr>
          <w:noProof/>
        </w:rPr>
      </w:r>
      <w:r>
        <w:rPr>
          <w:noProof/>
        </w:rPr>
        <w:fldChar w:fldCharType="separate"/>
      </w:r>
      <w:r>
        <w:rPr>
          <w:noProof/>
        </w:rPr>
        <w:t>47</w:t>
      </w:r>
      <w:r>
        <w:rPr>
          <w:noProof/>
        </w:rPr>
        <w:fldChar w:fldCharType="end"/>
      </w:r>
    </w:p>
    <w:p w14:paraId="1813F38C" w14:textId="77777777" w:rsidR="005B0CAA" w:rsidRPr="00FA1135" w:rsidRDefault="005B0CAA">
      <w:pPr>
        <w:pStyle w:val="TOC3"/>
        <w:rPr>
          <w:rFonts w:ascii="Yu Mincho" w:eastAsia="Yu Mincho" w:hAnsi="Yu Mincho"/>
          <w:noProof/>
          <w:sz w:val="22"/>
        </w:rPr>
      </w:pPr>
      <w:r>
        <w:rPr>
          <w:noProof/>
        </w:rPr>
        <w:t>2.3.3</w:t>
      </w:r>
      <w:r w:rsidRPr="00FA1135">
        <w:rPr>
          <w:rFonts w:ascii="Yu Mincho" w:eastAsia="Yu Mincho" w:hAnsi="Yu Mincho"/>
          <w:noProof/>
          <w:sz w:val="22"/>
        </w:rPr>
        <w:tab/>
      </w:r>
      <w:r>
        <w:rPr>
          <w:noProof/>
        </w:rPr>
        <w:t>正常系（</w:t>
      </w:r>
      <w:r>
        <w:rPr>
          <w:noProof/>
        </w:rPr>
        <w:t>DMS SW</w:t>
      </w:r>
      <w:r>
        <w:rPr>
          <w:noProof/>
        </w:rPr>
        <w:t>によるモード切り替え</w:t>
      </w:r>
      <w:r>
        <w:rPr>
          <w:noProof/>
        </w:rPr>
        <w:t xml:space="preserve"> BEV Step3</w:t>
      </w:r>
      <w:r>
        <w:rPr>
          <w:noProof/>
        </w:rPr>
        <w:t>）</w:t>
      </w:r>
      <w:r w:rsidRPr="009737E6">
        <w:rPr>
          <w:noProof/>
          <w:color w:val="00B0F0"/>
        </w:rPr>
        <w:t>/ Signal sequence of Mode switching by DMS S/W for BEV Step3</w:t>
      </w:r>
      <w:r>
        <w:rPr>
          <w:noProof/>
        </w:rPr>
        <w:tab/>
      </w:r>
      <w:r>
        <w:rPr>
          <w:noProof/>
        </w:rPr>
        <w:fldChar w:fldCharType="begin"/>
      </w:r>
      <w:r>
        <w:rPr>
          <w:noProof/>
        </w:rPr>
        <w:instrText xml:space="preserve"> PAGEREF _Toc207119751 \h </w:instrText>
      </w:r>
      <w:r>
        <w:rPr>
          <w:noProof/>
        </w:rPr>
      </w:r>
      <w:r>
        <w:rPr>
          <w:noProof/>
        </w:rPr>
        <w:fldChar w:fldCharType="separate"/>
      </w:r>
      <w:r>
        <w:rPr>
          <w:noProof/>
        </w:rPr>
        <w:t>47</w:t>
      </w:r>
      <w:r>
        <w:rPr>
          <w:noProof/>
        </w:rPr>
        <w:fldChar w:fldCharType="end"/>
      </w:r>
    </w:p>
    <w:p w14:paraId="507305BE" w14:textId="77777777" w:rsidR="005B0CAA" w:rsidRPr="00FA1135" w:rsidRDefault="005B0CAA">
      <w:pPr>
        <w:pStyle w:val="TOC3"/>
        <w:rPr>
          <w:rFonts w:ascii="Yu Mincho" w:eastAsia="Yu Mincho" w:hAnsi="Yu Mincho"/>
          <w:noProof/>
          <w:sz w:val="22"/>
        </w:rPr>
      </w:pPr>
      <w:r>
        <w:rPr>
          <w:noProof/>
        </w:rPr>
        <w:t>2.3.4</w:t>
      </w:r>
      <w:r w:rsidRPr="00FA1135">
        <w:rPr>
          <w:rFonts w:ascii="Yu Mincho" w:eastAsia="Yu Mincho" w:hAnsi="Yu Mincho"/>
          <w:noProof/>
          <w:sz w:val="22"/>
        </w:rPr>
        <w:tab/>
      </w:r>
      <w:r>
        <w:rPr>
          <w:noProof/>
        </w:rPr>
        <w:t xml:space="preserve">正常系（カスタマイズ　</w:t>
      </w:r>
      <w:r>
        <w:rPr>
          <w:noProof/>
        </w:rPr>
        <w:t>19ePFv2</w:t>
      </w:r>
      <w:r>
        <w:rPr>
          <w:noProof/>
        </w:rPr>
        <w:t>）</w:t>
      </w:r>
      <w:r w:rsidRPr="009737E6">
        <w:rPr>
          <w:noProof/>
          <w:color w:val="00B0F0"/>
        </w:rPr>
        <w:t>/ Signal sequence of customization for 19ePFv2</w:t>
      </w:r>
      <w:r>
        <w:rPr>
          <w:noProof/>
        </w:rPr>
        <w:tab/>
      </w:r>
      <w:r>
        <w:rPr>
          <w:noProof/>
        </w:rPr>
        <w:fldChar w:fldCharType="begin"/>
      </w:r>
      <w:r>
        <w:rPr>
          <w:noProof/>
        </w:rPr>
        <w:instrText xml:space="preserve"> PAGEREF _Toc207119752 \h </w:instrText>
      </w:r>
      <w:r>
        <w:rPr>
          <w:noProof/>
        </w:rPr>
      </w:r>
      <w:r>
        <w:rPr>
          <w:noProof/>
        </w:rPr>
        <w:fldChar w:fldCharType="separate"/>
      </w:r>
      <w:r>
        <w:rPr>
          <w:noProof/>
        </w:rPr>
        <w:t>48</w:t>
      </w:r>
      <w:r>
        <w:rPr>
          <w:noProof/>
        </w:rPr>
        <w:fldChar w:fldCharType="end"/>
      </w:r>
    </w:p>
    <w:p w14:paraId="67B03997" w14:textId="77777777" w:rsidR="005B0CAA" w:rsidRPr="00FA1135" w:rsidRDefault="005B0CAA">
      <w:pPr>
        <w:pStyle w:val="TOC3"/>
        <w:rPr>
          <w:rFonts w:ascii="Yu Mincho" w:eastAsia="Yu Mincho" w:hAnsi="Yu Mincho"/>
          <w:noProof/>
          <w:sz w:val="22"/>
        </w:rPr>
      </w:pPr>
      <w:r>
        <w:rPr>
          <w:noProof/>
        </w:rPr>
        <w:t>2.3.5</w:t>
      </w:r>
      <w:r w:rsidRPr="00FA1135">
        <w:rPr>
          <w:rFonts w:ascii="Yu Mincho" w:eastAsia="Yu Mincho" w:hAnsi="Yu Mincho"/>
          <w:noProof/>
          <w:sz w:val="22"/>
        </w:rPr>
        <w:tab/>
      </w:r>
      <w:r>
        <w:rPr>
          <w:noProof/>
        </w:rPr>
        <w:t xml:space="preserve">正常系（カスタマイズ　</w:t>
      </w:r>
      <w:r>
        <w:rPr>
          <w:noProof/>
        </w:rPr>
        <w:t>19ePFv3</w:t>
      </w:r>
      <w:r>
        <w:rPr>
          <w:noProof/>
        </w:rPr>
        <w:t>）</w:t>
      </w:r>
      <w:r w:rsidRPr="009737E6">
        <w:rPr>
          <w:noProof/>
          <w:color w:val="00B0F0"/>
        </w:rPr>
        <w:t>/ Signal sequence of customization for 19ePFv3</w:t>
      </w:r>
      <w:r>
        <w:rPr>
          <w:noProof/>
        </w:rPr>
        <w:tab/>
      </w:r>
      <w:r>
        <w:rPr>
          <w:noProof/>
        </w:rPr>
        <w:fldChar w:fldCharType="begin"/>
      </w:r>
      <w:r>
        <w:rPr>
          <w:noProof/>
        </w:rPr>
        <w:instrText xml:space="preserve"> PAGEREF _Toc207119753 \h </w:instrText>
      </w:r>
      <w:r>
        <w:rPr>
          <w:noProof/>
        </w:rPr>
      </w:r>
      <w:r>
        <w:rPr>
          <w:noProof/>
        </w:rPr>
        <w:fldChar w:fldCharType="separate"/>
      </w:r>
      <w:r>
        <w:rPr>
          <w:noProof/>
        </w:rPr>
        <w:t>50</w:t>
      </w:r>
      <w:r>
        <w:rPr>
          <w:noProof/>
        </w:rPr>
        <w:fldChar w:fldCharType="end"/>
      </w:r>
    </w:p>
    <w:p w14:paraId="6E9E4173" w14:textId="77777777" w:rsidR="005B0CAA" w:rsidRPr="00FA1135" w:rsidRDefault="005B0CAA">
      <w:pPr>
        <w:pStyle w:val="TOC3"/>
        <w:rPr>
          <w:rFonts w:ascii="Yu Mincho" w:eastAsia="Yu Mincho" w:hAnsi="Yu Mincho"/>
          <w:noProof/>
          <w:sz w:val="22"/>
        </w:rPr>
      </w:pPr>
      <w:r>
        <w:rPr>
          <w:noProof/>
        </w:rPr>
        <w:t>2.3.6</w:t>
      </w:r>
      <w:r w:rsidRPr="00FA1135">
        <w:rPr>
          <w:rFonts w:ascii="Yu Mincho" w:eastAsia="Yu Mincho" w:hAnsi="Yu Mincho"/>
          <w:noProof/>
          <w:sz w:val="22"/>
        </w:rPr>
        <w:tab/>
      </w:r>
      <w:r>
        <w:rPr>
          <w:noProof/>
        </w:rPr>
        <w:t xml:space="preserve">正常系（カスタマイズ　</w:t>
      </w:r>
      <w:r>
        <w:rPr>
          <w:noProof/>
        </w:rPr>
        <w:t>BEV Step3</w:t>
      </w:r>
      <w:r>
        <w:rPr>
          <w:noProof/>
        </w:rPr>
        <w:t>）</w:t>
      </w:r>
      <w:r w:rsidRPr="009737E6">
        <w:rPr>
          <w:noProof/>
          <w:color w:val="00B0F0"/>
        </w:rPr>
        <w:t>/ Signal sequence of customization for BEV Step3</w:t>
      </w:r>
      <w:r>
        <w:rPr>
          <w:noProof/>
        </w:rPr>
        <w:tab/>
      </w:r>
      <w:r>
        <w:rPr>
          <w:noProof/>
        </w:rPr>
        <w:fldChar w:fldCharType="begin"/>
      </w:r>
      <w:r>
        <w:rPr>
          <w:noProof/>
        </w:rPr>
        <w:instrText xml:space="preserve"> PAGEREF _Toc207119754 \h </w:instrText>
      </w:r>
      <w:r>
        <w:rPr>
          <w:noProof/>
        </w:rPr>
      </w:r>
      <w:r>
        <w:rPr>
          <w:noProof/>
        </w:rPr>
        <w:fldChar w:fldCharType="separate"/>
      </w:r>
      <w:r>
        <w:rPr>
          <w:noProof/>
        </w:rPr>
        <w:t>50</w:t>
      </w:r>
      <w:r>
        <w:rPr>
          <w:noProof/>
        </w:rPr>
        <w:fldChar w:fldCharType="end"/>
      </w:r>
    </w:p>
    <w:p w14:paraId="4841D2AF" w14:textId="77777777" w:rsidR="005B0CAA" w:rsidRPr="00FA1135" w:rsidRDefault="005B0CAA">
      <w:pPr>
        <w:pStyle w:val="TOC3"/>
        <w:rPr>
          <w:rFonts w:ascii="Yu Mincho" w:eastAsia="Yu Mincho" w:hAnsi="Yu Mincho"/>
          <w:noProof/>
          <w:sz w:val="22"/>
        </w:rPr>
      </w:pPr>
      <w:r>
        <w:rPr>
          <w:noProof/>
        </w:rPr>
        <w:t>2.3.7</w:t>
      </w:r>
      <w:r w:rsidRPr="00FA1135">
        <w:rPr>
          <w:rFonts w:ascii="Yu Mincho" w:eastAsia="Yu Mincho" w:hAnsi="Yu Mincho"/>
          <w:noProof/>
          <w:sz w:val="22"/>
        </w:rPr>
        <w:tab/>
      </w:r>
      <w:r>
        <w:rPr>
          <w:noProof/>
        </w:rPr>
        <w:t>正常系（ソフトスイッチ</w:t>
      </w:r>
      <w:r>
        <w:rPr>
          <w:noProof/>
        </w:rPr>
        <w:t xml:space="preserve"> 19ePFv2</w:t>
      </w:r>
      <w:r>
        <w:rPr>
          <w:noProof/>
        </w:rPr>
        <w:t>）</w:t>
      </w:r>
      <w:r w:rsidRPr="009737E6">
        <w:rPr>
          <w:noProof/>
          <w:color w:val="00B0F0"/>
        </w:rPr>
        <w:t>/</w:t>
      </w:r>
      <w:r>
        <w:rPr>
          <w:noProof/>
        </w:rPr>
        <w:t xml:space="preserve"> </w:t>
      </w:r>
      <w:r w:rsidRPr="009737E6">
        <w:rPr>
          <w:noProof/>
          <w:color w:val="00B0F0"/>
        </w:rPr>
        <w:t>Signal sequence of DMS software switch for 19ePFv2</w:t>
      </w:r>
      <w:r>
        <w:rPr>
          <w:noProof/>
        </w:rPr>
        <w:tab/>
      </w:r>
      <w:r>
        <w:rPr>
          <w:noProof/>
        </w:rPr>
        <w:fldChar w:fldCharType="begin"/>
      </w:r>
      <w:r>
        <w:rPr>
          <w:noProof/>
        </w:rPr>
        <w:instrText xml:space="preserve"> PAGEREF _Toc207119755 \h </w:instrText>
      </w:r>
      <w:r>
        <w:rPr>
          <w:noProof/>
        </w:rPr>
      </w:r>
      <w:r>
        <w:rPr>
          <w:noProof/>
        </w:rPr>
        <w:fldChar w:fldCharType="separate"/>
      </w:r>
      <w:r>
        <w:rPr>
          <w:noProof/>
        </w:rPr>
        <w:t>52</w:t>
      </w:r>
      <w:r>
        <w:rPr>
          <w:noProof/>
        </w:rPr>
        <w:fldChar w:fldCharType="end"/>
      </w:r>
    </w:p>
    <w:p w14:paraId="203C71CC" w14:textId="77777777" w:rsidR="005B0CAA" w:rsidRPr="00FA1135" w:rsidRDefault="005B0CAA">
      <w:pPr>
        <w:pStyle w:val="TOC3"/>
        <w:rPr>
          <w:rFonts w:ascii="Yu Mincho" w:eastAsia="Yu Mincho" w:hAnsi="Yu Mincho"/>
          <w:noProof/>
          <w:sz w:val="22"/>
        </w:rPr>
      </w:pPr>
      <w:r w:rsidRPr="009737E6">
        <w:rPr>
          <w:noProof/>
          <w:color w:val="00B0F0"/>
        </w:rPr>
        <w:t>・</w:t>
      </w:r>
      <w:r w:rsidRPr="009737E6">
        <w:rPr>
          <w:noProof/>
          <w:color w:val="00B0F0"/>
        </w:rPr>
        <w:t>Signal sequence of DMS software switch</w:t>
      </w:r>
      <w:r>
        <w:rPr>
          <w:noProof/>
        </w:rPr>
        <w:tab/>
      </w:r>
      <w:r>
        <w:rPr>
          <w:noProof/>
        </w:rPr>
        <w:fldChar w:fldCharType="begin"/>
      </w:r>
      <w:r>
        <w:rPr>
          <w:noProof/>
        </w:rPr>
        <w:instrText xml:space="preserve"> PAGEREF _Toc207119756 \h </w:instrText>
      </w:r>
      <w:r>
        <w:rPr>
          <w:noProof/>
        </w:rPr>
      </w:r>
      <w:r>
        <w:rPr>
          <w:noProof/>
        </w:rPr>
        <w:fldChar w:fldCharType="separate"/>
      </w:r>
      <w:r>
        <w:rPr>
          <w:noProof/>
        </w:rPr>
        <w:t>52</w:t>
      </w:r>
      <w:r>
        <w:rPr>
          <w:noProof/>
        </w:rPr>
        <w:fldChar w:fldCharType="end"/>
      </w:r>
    </w:p>
    <w:p w14:paraId="49E65A01" w14:textId="77777777" w:rsidR="005B0CAA" w:rsidRPr="00FA1135" w:rsidRDefault="005B0CAA">
      <w:pPr>
        <w:pStyle w:val="TOC3"/>
        <w:rPr>
          <w:rFonts w:ascii="Yu Mincho" w:eastAsia="Yu Mincho" w:hAnsi="Yu Mincho"/>
          <w:noProof/>
          <w:sz w:val="22"/>
        </w:rPr>
      </w:pPr>
      <w:r>
        <w:rPr>
          <w:noProof/>
        </w:rPr>
        <w:t>2.3.8</w:t>
      </w:r>
      <w:r w:rsidRPr="00FA1135">
        <w:rPr>
          <w:rFonts w:ascii="Yu Mincho" w:eastAsia="Yu Mincho" w:hAnsi="Yu Mincho"/>
          <w:noProof/>
          <w:sz w:val="22"/>
        </w:rPr>
        <w:tab/>
      </w:r>
      <w:r>
        <w:rPr>
          <w:noProof/>
        </w:rPr>
        <w:t>正常系（ソフトスイッチ</w:t>
      </w:r>
      <w:r>
        <w:rPr>
          <w:noProof/>
        </w:rPr>
        <w:t xml:space="preserve"> 19ePFv3</w:t>
      </w:r>
      <w:r>
        <w:rPr>
          <w:noProof/>
        </w:rPr>
        <w:t>）</w:t>
      </w:r>
      <w:r w:rsidRPr="009737E6">
        <w:rPr>
          <w:noProof/>
          <w:color w:val="00B0F0"/>
        </w:rPr>
        <w:t>/</w:t>
      </w:r>
      <w:r>
        <w:rPr>
          <w:noProof/>
        </w:rPr>
        <w:t xml:space="preserve"> </w:t>
      </w:r>
      <w:r w:rsidRPr="009737E6">
        <w:rPr>
          <w:noProof/>
          <w:color w:val="00B0F0"/>
        </w:rPr>
        <w:t>Signal sequence of DMS software switch for 19ePFv3</w:t>
      </w:r>
      <w:r>
        <w:rPr>
          <w:noProof/>
        </w:rPr>
        <w:tab/>
      </w:r>
      <w:r>
        <w:rPr>
          <w:noProof/>
        </w:rPr>
        <w:fldChar w:fldCharType="begin"/>
      </w:r>
      <w:r>
        <w:rPr>
          <w:noProof/>
        </w:rPr>
        <w:instrText xml:space="preserve"> PAGEREF _Toc207119757 \h </w:instrText>
      </w:r>
      <w:r>
        <w:rPr>
          <w:noProof/>
        </w:rPr>
      </w:r>
      <w:r>
        <w:rPr>
          <w:noProof/>
        </w:rPr>
        <w:fldChar w:fldCharType="separate"/>
      </w:r>
      <w:r>
        <w:rPr>
          <w:noProof/>
        </w:rPr>
        <w:t>54</w:t>
      </w:r>
      <w:r>
        <w:rPr>
          <w:noProof/>
        </w:rPr>
        <w:fldChar w:fldCharType="end"/>
      </w:r>
    </w:p>
    <w:p w14:paraId="2517A95D" w14:textId="77777777" w:rsidR="005B0CAA" w:rsidRPr="00FA1135" w:rsidRDefault="005B0CAA">
      <w:pPr>
        <w:pStyle w:val="TOC3"/>
        <w:rPr>
          <w:rFonts w:ascii="Yu Mincho" w:eastAsia="Yu Mincho" w:hAnsi="Yu Mincho"/>
          <w:noProof/>
          <w:sz w:val="22"/>
        </w:rPr>
      </w:pPr>
      <w:r>
        <w:rPr>
          <w:noProof/>
        </w:rPr>
        <w:t>2.3.9</w:t>
      </w:r>
      <w:r w:rsidRPr="00FA1135">
        <w:rPr>
          <w:rFonts w:ascii="Yu Mincho" w:eastAsia="Yu Mincho" w:hAnsi="Yu Mincho"/>
          <w:noProof/>
          <w:sz w:val="22"/>
        </w:rPr>
        <w:tab/>
      </w:r>
      <w:r>
        <w:rPr>
          <w:noProof/>
        </w:rPr>
        <w:t>正常系（ソフトスイッチ</w:t>
      </w:r>
      <w:r>
        <w:rPr>
          <w:noProof/>
        </w:rPr>
        <w:t xml:space="preserve"> BEV Step3</w:t>
      </w:r>
      <w:r>
        <w:rPr>
          <w:noProof/>
        </w:rPr>
        <w:t>）</w:t>
      </w:r>
      <w:r w:rsidRPr="009737E6">
        <w:rPr>
          <w:noProof/>
          <w:color w:val="00B0F0"/>
        </w:rPr>
        <w:t>/ Signal sequence of DMS software switch for BEV Step3</w:t>
      </w:r>
      <w:r>
        <w:rPr>
          <w:noProof/>
        </w:rPr>
        <w:tab/>
      </w:r>
      <w:r>
        <w:rPr>
          <w:noProof/>
        </w:rPr>
        <w:fldChar w:fldCharType="begin"/>
      </w:r>
      <w:r>
        <w:rPr>
          <w:noProof/>
        </w:rPr>
        <w:instrText xml:space="preserve"> PAGEREF _Toc207119758 \h </w:instrText>
      </w:r>
      <w:r>
        <w:rPr>
          <w:noProof/>
        </w:rPr>
      </w:r>
      <w:r>
        <w:rPr>
          <w:noProof/>
        </w:rPr>
        <w:fldChar w:fldCharType="separate"/>
      </w:r>
      <w:r>
        <w:rPr>
          <w:noProof/>
        </w:rPr>
        <w:t>55</w:t>
      </w:r>
      <w:r>
        <w:rPr>
          <w:noProof/>
        </w:rPr>
        <w:fldChar w:fldCharType="end"/>
      </w:r>
    </w:p>
    <w:p w14:paraId="17C915D3" w14:textId="77777777" w:rsidR="005B0CAA" w:rsidRPr="00FA1135" w:rsidRDefault="005B0CAA">
      <w:pPr>
        <w:pStyle w:val="TOC1"/>
        <w:rPr>
          <w:rFonts w:ascii="Yu Mincho" w:eastAsia="Yu Mincho" w:hAnsi="Yu Mincho"/>
          <w:noProof/>
          <w:sz w:val="22"/>
        </w:rPr>
      </w:pPr>
      <w:r>
        <w:rPr>
          <w:noProof/>
        </w:rPr>
        <w:t>3</w:t>
      </w:r>
      <w:r w:rsidRPr="00FA1135">
        <w:rPr>
          <w:rFonts w:ascii="Yu Mincho" w:eastAsia="Yu Mincho" w:hAnsi="Yu Mincho"/>
          <w:noProof/>
          <w:sz w:val="22"/>
        </w:rPr>
        <w:tab/>
      </w:r>
      <w:r>
        <w:rPr>
          <w:noProof/>
        </w:rPr>
        <w:t>表示ロジック</w:t>
      </w:r>
      <w:r w:rsidRPr="009737E6">
        <w:rPr>
          <w:noProof/>
          <w:color w:val="00B0F0"/>
        </w:rPr>
        <w:t>/ Display control specification</w:t>
      </w:r>
      <w:r>
        <w:rPr>
          <w:noProof/>
        </w:rPr>
        <w:tab/>
      </w:r>
      <w:r>
        <w:rPr>
          <w:noProof/>
        </w:rPr>
        <w:fldChar w:fldCharType="begin"/>
      </w:r>
      <w:r>
        <w:rPr>
          <w:noProof/>
        </w:rPr>
        <w:instrText xml:space="preserve"> PAGEREF _Toc207119759 \h </w:instrText>
      </w:r>
      <w:r>
        <w:rPr>
          <w:noProof/>
        </w:rPr>
      </w:r>
      <w:r>
        <w:rPr>
          <w:noProof/>
        </w:rPr>
        <w:fldChar w:fldCharType="separate"/>
      </w:r>
      <w:r>
        <w:rPr>
          <w:noProof/>
        </w:rPr>
        <w:t>56</w:t>
      </w:r>
      <w:r>
        <w:rPr>
          <w:noProof/>
        </w:rPr>
        <w:fldChar w:fldCharType="end"/>
      </w:r>
    </w:p>
    <w:p w14:paraId="18570C9B" w14:textId="77777777" w:rsidR="005B0CAA" w:rsidRPr="00FA1135" w:rsidRDefault="005B0CAA">
      <w:pPr>
        <w:pStyle w:val="TOC2"/>
        <w:ind w:firstLine="88"/>
        <w:rPr>
          <w:rFonts w:ascii="Yu Mincho" w:eastAsia="Yu Mincho" w:hAnsi="Yu Mincho"/>
          <w:noProof/>
          <w:sz w:val="22"/>
        </w:rPr>
      </w:pPr>
      <w:r w:rsidRPr="009737E6">
        <w:rPr>
          <w:noProof/>
          <w:spacing w:val="-6"/>
        </w:rPr>
        <w:t>3.1</w:t>
      </w:r>
      <w:r w:rsidRPr="00FA1135">
        <w:rPr>
          <w:rFonts w:ascii="Yu Mincho" w:eastAsia="Yu Mincho" w:hAnsi="Yu Mincho"/>
          <w:noProof/>
          <w:sz w:val="22"/>
        </w:rPr>
        <w:tab/>
      </w:r>
      <w:r w:rsidRPr="009737E6">
        <w:rPr>
          <w:noProof/>
          <w:spacing w:val="-6"/>
        </w:rPr>
        <w:t>カスタマイズ設定画面への入り口釦の表示条件</w:t>
      </w:r>
      <w:r w:rsidRPr="009737E6">
        <w:rPr>
          <w:noProof/>
          <w:color w:val="00B0F0"/>
          <w:spacing w:val="-6"/>
        </w:rPr>
        <w:t>/Display specification on entering button for DMS customization</w:t>
      </w:r>
      <w:r>
        <w:rPr>
          <w:noProof/>
        </w:rPr>
        <w:tab/>
      </w:r>
      <w:r>
        <w:rPr>
          <w:noProof/>
        </w:rPr>
        <w:fldChar w:fldCharType="begin"/>
      </w:r>
      <w:r>
        <w:rPr>
          <w:noProof/>
        </w:rPr>
        <w:instrText xml:space="preserve"> PAGEREF _Toc207119760 \h </w:instrText>
      </w:r>
      <w:r>
        <w:rPr>
          <w:noProof/>
        </w:rPr>
      </w:r>
      <w:r>
        <w:rPr>
          <w:noProof/>
        </w:rPr>
        <w:fldChar w:fldCharType="separate"/>
      </w:r>
      <w:r>
        <w:rPr>
          <w:noProof/>
        </w:rPr>
        <w:t>56</w:t>
      </w:r>
      <w:r>
        <w:rPr>
          <w:noProof/>
        </w:rPr>
        <w:fldChar w:fldCharType="end"/>
      </w:r>
    </w:p>
    <w:p w14:paraId="5E8B5EB0" w14:textId="77777777" w:rsidR="005B0CAA" w:rsidRPr="00FA1135" w:rsidRDefault="005B0CAA">
      <w:pPr>
        <w:pStyle w:val="TOC3"/>
        <w:rPr>
          <w:rFonts w:ascii="Yu Mincho" w:eastAsia="Yu Mincho" w:hAnsi="Yu Mincho"/>
          <w:noProof/>
          <w:sz w:val="22"/>
        </w:rPr>
      </w:pPr>
      <w:r>
        <w:rPr>
          <w:noProof/>
        </w:rPr>
        <w:t>3.1.1</w:t>
      </w:r>
      <w:r w:rsidRPr="00FA1135">
        <w:rPr>
          <w:rFonts w:ascii="Yu Mincho" w:eastAsia="Yu Mincho" w:hAnsi="Yu Mincho"/>
          <w:noProof/>
          <w:sz w:val="22"/>
        </w:rPr>
        <w:tab/>
      </w:r>
      <w:r>
        <w:rPr>
          <w:noProof/>
        </w:rPr>
        <w:t>カスタマイズ設定画面への入り口釦の表示箇所</w:t>
      </w:r>
      <w:r>
        <w:rPr>
          <w:noProof/>
        </w:rPr>
        <w:t xml:space="preserve">(19ePFv2) </w:t>
      </w:r>
      <w:r w:rsidRPr="009737E6">
        <w:rPr>
          <w:noProof/>
          <w:color w:val="00B0F0"/>
        </w:rPr>
        <w:t>/ Display location of entering button for DMS customization for 19ePFv2</w:t>
      </w:r>
      <w:r>
        <w:rPr>
          <w:noProof/>
        </w:rPr>
        <w:tab/>
      </w:r>
      <w:r>
        <w:rPr>
          <w:noProof/>
        </w:rPr>
        <w:fldChar w:fldCharType="begin"/>
      </w:r>
      <w:r>
        <w:rPr>
          <w:noProof/>
        </w:rPr>
        <w:instrText xml:space="preserve"> PAGEREF _Toc207119761 \h </w:instrText>
      </w:r>
      <w:r>
        <w:rPr>
          <w:noProof/>
        </w:rPr>
      </w:r>
      <w:r>
        <w:rPr>
          <w:noProof/>
        </w:rPr>
        <w:fldChar w:fldCharType="separate"/>
      </w:r>
      <w:r>
        <w:rPr>
          <w:noProof/>
        </w:rPr>
        <w:t>57</w:t>
      </w:r>
      <w:r>
        <w:rPr>
          <w:noProof/>
        </w:rPr>
        <w:fldChar w:fldCharType="end"/>
      </w:r>
    </w:p>
    <w:p w14:paraId="23BC719D" w14:textId="77777777" w:rsidR="005B0CAA" w:rsidRPr="00FA1135" w:rsidRDefault="005B0CAA">
      <w:pPr>
        <w:pStyle w:val="TOC3"/>
        <w:rPr>
          <w:rFonts w:ascii="Yu Mincho" w:eastAsia="Yu Mincho" w:hAnsi="Yu Mincho"/>
          <w:noProof/>
          <w:sz w:val="22"/>
        </w:rPr>
      </w:pPr>
      <w:r>
        <w:rPr>
          <w:noProof/>
        </w:rPr>
        <w:t>3.1.2</w:t>
      </w:r>
      <w:r w:rsidRPr="00FA1135">
        <w:rPr>
          <w:rFonts w:ascii="Yu Mincho" w:eastAsia="Yu Mincho" w:hAnsi="Yu Mincho"/>
          <w:noProof/>
          <w:sz w:val="22"/>
        </w:rPr>
        <w:tab/>
      </w:r>
      <w:r>
        <w:rPr>
          <w:noProof/>
        </w:rPr>
        <w:t>カスタマイズ設定画面への入り口釦の表示箇所</w:t>
      </w:r>
      <w:r>
        <w:rPr>
          <w:noProof/>
        </w:rPr>
        <w:t xml:space="preserve">(19ePFv3, BEVstep3) </w:t>
      </w:r>
      <w:r w:rsidRPr="009737E6">
        <w:rPr>
          <w:noProof/>
          <w:color w:val="00B0F0"/>
        </w:rPr>
        <w:t>/ Display location of entering button for DMS customization for 19ePFv3, BEVstep3.</w:t>
      </w:r>
      <w:r>
        <w:rPr>
          <w:noProof/>
        </w:rPr>
        <w:tab/>
      </w:r>
      <w:r>
        <w:rPr>
          <w:noProof/>
        </w:rPr>
        <w:fldChar w:fldCharType="begin"/>
      </w:r>
      <w:r>
        <w:rPr>
          <w:noProof/>
        </w:rPr>
        <w:instrText xml:space="preserve"> PAGEREF _Toc207119762 \h </w:instrText>
      </w:r>
      <w:r>
        <w:rPr>
          <w:noProof/>
        </w:rPr>
      </w:r>
      <w:r>
        <w:rPr>
          <w:noProof/>
        </w:rPr>
        <w:fldChar w:fldCharType="separate"/>
      </w:r>
      <w:r>
        <w:rPr>
          <w:noProof/>
        </w:rPr>
        <w:t>57</w:t>
      </w:r>
      <w:r>
        <w:rPr>
          <w:noProof/>
        </w:rPr>
        <w:fldChar w:fldCharType="end"/>
      </w:r>
    </w:p>
    <w:p w14:paraId="0F5F4830" w14:textId="77777777" w:rsidR="005B0CAA" w:rsidRPr="00FA1135" w:rsidRDefault="005B0CAA">
      <w:pPr>
        <w:pStyle w:val="TOC2"/>
        <w:rPr>
          <w:rFonts w:ascii="Yu Mincho" w:eastAsia="Yu Mincho" w:hAnsi="Yu Mincho"/>
          <w:noProof/>
          <w:sz w:val="22"/>
        </w:rPr>
      </w:pPr>
      <w:r>
        <w:rPr>
          <w:noProof/>
        </w:rPr>
        <w:t>3.2</w:t>
      </w:r>
      <w:r w:rsidRPr="00FA1135">
        <w:rPr>
          <w:rFonts w:ascii="Yu Mincho" w:eastAsia="Yu Mincho" w:hAnsi="Yu Mincho"/>
          <w:noProof/>
          <w:sz w:val="22"/>
        </w:rPr>
        <w:tab/>
      </w:r>
      <w:r>
        <w:rPr>
          <w:noProof/>
        </w:rPr>
        <w:t>カスタマイズ設定画面の表示条件</w:t>
      </w:r>
      <w:r>
        <w:rPr>
          <w:noProof/>
        </w:rPr>
        <w:t xml:space="preserve"> </w:t>
      </w:r>
      <w:r w:rsidRPr="009737E6">
        <w:rPr>
          <w:noProof/>
          <w:color w:val="00B0F0"/>
        </w:rPr>
        <w:t>/ Display specification on DMS customization setting screen</w:t>
      </w:r>
      <w:r>
        <w:rPr>
          <w:noProof/>
        </w:rPr>
        <w:tab/>
      </w:r>
      <w:r>
        <w:rPr>
          <w:noProof/>
        </w:rPr>
        <w:fldChar w:fldCharType="begin"/>
      </w:r>
      <w:r>
        <w:rPr>
          <w:noProof/>
        </w:rPr>
        <w:instrText xml:space="preserve"> PAGEREF _Toc207119763 \h </w:instrText>
      </w:r>
      <w:r>
        <w:rPr>
          <w:noProof/>
        </w:rPr>
      </w:r>
      <w:r>
        <w:rPr>
          <w:noProof/>
        </w:rPr>
        <w:fldChar w:fldCharType="separate"/>
      </w:r>
      <w:r>
        <w:rPr>
          <w:noProof/>
        </w:rPr>
        <w:t>58</w:t>
      </w:r>
      <w:r>
        <w:rPr>
          <w:noProof/>
        </w:rPr>
        <w:fldChar w:fldCharType="end"/>
      </w:r>
    </w:p>
    <w:p w14:paraId="55611D19" w14:textId="77777777" w:rsidR="005B0CAA" w:rsidRPr="00FA1135" w:rsidRDefault="005B0CAA">
      <w:pPr>
        <w:pStyle w:val="TOC2"/>
        <w:rPr>
          <w:rFonts w:ascii="Yu Mincho" w:eastAsia="Yu Mincho" w:hAnsi="Yu Mincho"/>
          <w:noProof/>
          <w:sz w:val="22"/>
        </w:rPr>
      </w:pPr>
      <w:r>
        <w:rPr>
          <w:noProof/>
        </w:rPr>
        <w:t>3.3</w:t>
      </w:r>
      <w:r w:rsidRPr="00FA1135">
        <w:rPr>
          <w:rFonts w:ascii="Yu Mincho" w:eastAsia="Yu Mincho" w:hAnsi="Yu Mincho"/>
          <w:noProof/>
          <w:sz w:val="22"/>
        </w:rPr>
        <w:tab/>
      </w:r>
      <w:r>
        <w:rPr>
          <w:noProof/>
        </w:rPr>
        <w:t>カスタマイズ状態記憶表示</w:t>
      </w:r>
      <w:r w:rsidRPr="009737E6">
        <w:rPr>
          <w:noProof/>
          <w:color w:val="00B0F0"/>
        </w:rPr>
        <w:t>/ Display specification on stored stasus of DMS customization</w:t>
      </w:r>
      <w:r>
        <w:rPr>
          <w:noProof/>
        </w:rPr>
        <w:tab/>
      </w:r>
      <w:r>
        <w:rPr>
          <w:noProof/>
        </w:rPr>
        <w:fldChar w:fldCharType="begin"/>
      </w:r>
      <w:r>
        <w:rPr>
          <w:noProof/>
        </w:rPr>
        <w:instrText xml:space="preserve"> PAGEREF _Toc207119764 \h </w:instrText>
      </w:r>
      <w:r>
        <w:rPr>
          <w:noProof/>
        </w:rPr>
      </w:r>
      <w:r>
        <w:rPr>
          <w:noProof/>
        </w:rPr>
        <w:fldChar w:fldCharType="separate"/>
      </w:r>
      <w:r>
        <w:rPr>
          <w:noProof/>
        </w:rPr>
        <w:t>59</w:t>
      </w:r>
      <w:r>
        <w:rPr>
          <w:noProof/>
        </w:rPr>
        <w:fldChar w:fldCharType="end"/>
      </w:r>
    </w:p>
    <w:p w14:paraId="09A622C0" w14:textId="77777777" w:rsidR="005B0CAA" w:rsidRPr="00FA1135" w:rsidRDefault="005B0CAA">
      <w:pPr>
        <w:pStyle w:val="TOC2"/>
        <w:rPr>
          <w:rFonts w:ascii="Yu Mincho" w:eastAsia="Yu Mincho" w:hAnsi="Yu Mincho"/>
          <w:noProof/>
          <w:sz w:val="22"/>
        </w:rPr>
      </w:pPr>
      <w:r>
        <w:rPr>
          <w:noProof/>
        </w:rPr>
        <w:t>3.4</w:t>
      </w:r>
      <w:r w:rsidRPr="00FA1135">
        <w:rPr>
          <w:rFonts w:ascii="Yu Mincho" w:eastAsia="Yu Mincho" w:hAnsi="Yu Mincho"/>
          <w:noProof/>
          <w:sz w:val="22"/>
        </w:rPr>
        <w:tab/>
      </w:r>
      <w:r>
        <w:rPr>
          <w:noProof/>
        </w:rPr>
        <w:t>機能選択釦の表示</w:t>
      </w:r>
      <w:r>
        <w:rPr>
          <w:noProof/>
        </w:rPr>
        <w:t xml:space="preserve">  </w:t>
      </w:r>
      <w:r w:rsidRPr="009737E6">
        <w:rPr>
          <w:noProof/>
          <w:color w:val="00B0F0"/>
        </w:rPr>
        <w:t>/ Display specification on configuration button of each system</w:t>
      </w:r>
      <w:r>
        <w:rPr>
          <w:noProof/>
        </w:rPr>
        <w:tab/>
      </w:r>
      <w:r>
        <w:rPr>
          <w:noProof/>
        </w:rPr>
        <w:fldChar w:fldCharType="begin"/>
      </w:r>
      <w:r>
        <w:rPr>
          <w:noProof/>
        </w:rPr>
        <w:instrText xml:space="preserve"> PAGEREF _Toc207119765 \h </w:instrText>
      </w:r>
      <w:r>
        <w:rPr>
          <w:noProof/>
        </w:rPr>
      </w:r>
      <w:r>
        <w:rPr>
          <w:noProof/>
        </w:rPr>
        <w:fldChar w:fldCharType="separate"/>
      </w:r>
      <w:r>
        <w:rPr>
          <w:noProof/>
        </w:rPr>
        <w:t>60</w:t>
      </w:r>
      <w:r>
        <w:rPr>
          <w:noProof/>
        </w:rPr>
        <w:fldChar w:fldCharType="end"/>
      </w:r>
    </w:p>
    <w:p w14:paraId="458FCAFC" w14:textId="77777777" w:rsidR="005B0CAA" w:rsidRPr="00FA1135" w:rsidRDefault="005B0CAA">
      <w:pPr>
        <w:pStyle w:val="TOC2"/>
        <w:rPr>
          <w:rFonts w:ascii="Yu Mincho" w:eastAsia="Yu Mincho" w:hAnsi="Yu Mincho"/>
          <w:noProof/>
          <w:sz w:val="22"/>
        </w:rPr>
      </w:pPr>
      <w:r>
        <w:rPr>
          <w:noProof/>
        </w:rPr>
        <w:t>3.5</w:t>
      </w:r>
      <w:r w:rsidRPr="00FA1135">
        <w:rPr>
          <w:rFonts w:ascii="Yu Mincho" w:eastAsia="Yu Mincho" w:hAnsi="Yu Mincho"/>
          <w:noProof/>
          <w:sz w:val="22"/>
        </w:rPr>
        <w:tab/>
      </w:r>
      <w:r>
        <w:rPr>
          <w:noProof/>
        </w:rPr>
        <w:t>カスタマイズ対象リスト</w:t>
      </w:r>
      <w:r w:rsidRPr="009737E6">
        <w:rPr>
          <w:noProof/>
          <w:color w:val="00B0F0"/>
        </w:rPr>
        <w:t xml:space="preserve"> / Setting item list of DMS each systems</w:t>
      </w:r>
      <w:r>
        <w:rPr>
          <w:noProof/>
        </w:rPr>
        <w:tab/>
      </w:r>
      <w:r>
        <w:rPr>
          <w:noProof/>
        </w:rPr>
        <w:fldChar w:fldCharType="begin"/>
      </w:r>
      <w:r>
        <w:rPr>
          <w:noProof/>
        </w:rPr>
        <w:instrText xml:space="preserve"> PAGEREF _Toc207119766 \h </w:instrText>
      </w:r>
      <w:r>
        <w:rPr>
          <w:noProof/>
        </w:rPr>
      </w:r>
      <w:r>
        <w:rPr>
          <w:noProof/>
        </w:rPr>
        <w:fldChar w:fldCharType="separate"/>
      </w:r>
      <w:r>
        <w:rPr>
          <w:noProof/>
        </w:rPr>
        <w:t>61</w:t>
      </w:r>
      <w:r>
        <w:rPr>
          <w:noProof/>
        </w:rPr>
        <w:fldChar w:fldCharType="end"/>
      </w:r>
    </w:p>
    <w:p w14:paraId="386AF7F8" w14:textId="77777777" w:rsidR="005B0CAA" w:rsidRPr="00FA1135" w:rsidRDefault="005B0CAA">
      <w:pPr>
        <w:pStyle w:val="TOC2"/>
        <w:rPr>
          <w:rFonts w:ascii="Yu Mincho" w:eastAsia="Yu Mincho" w:hAnsi="Yu Mincho"/>
          <w:noProof/>
          <w:sz w:val="22"/>
        </w:rPr>
      </w:pPr>
      <w:r>
        <w:rPr>
          <w:noProof/>
        </w:rPr>
        <w:t>3.6</w:t>
      </w:r>
      <w:r w:rsidRPr="00FA1135">
        <w:rPr>
          <w:rFonts w:ascii="Yu Mincho" w:eastAsia="Yu Mincho" w:hAnsi="Yu Mincho"/>
          <w:noProof/>
          <w:sz w:val="22"/>
        </w:rPr>
        <w:tab/>
      </w:r>
      <w:r>
        <w:rPr>
          <w:noProof/>
        </w:rPr>
        <w:t>ソフトスイッチ画面の表示条件</w:t>
      </w:r>
      <w:r>
        <w:rPr>
          <w:noProof/>
        </w:rPr>
        <w:t xml:space="preserve"> </w:t>
      </w:r>
      <w:r w:rsidRPr="009737E6">
        <w:rPr>
          <w:noProof/>
          <w:color w:val="00B0F0"/>
        </w:rPr>
        <w:t>/ Display specification on DMS software switch screen</w:t>
      </w:r>
      <w:r>
        <w:rPr>
          <w:noProof/>
        </w:rPr>
        <w:tab/>
      </w:r>
      <w:r>
        <w:rPr>
          <w:noProof/>
        </w:rPr>
        <w:fldChar w:fldCharType="begin"/>
      </w:r>
      <w:r>
        <w:rPr>
          <w:noProof/>
        </w:rPr>
        <w:instrText xml:space="preserve"> PAGEREF _Toc207119767 \h </w:instrText>
      </w:r>
      <w:r>
        <w:rPr>
          <w:noProof/>
        </w:rPr>
      </w:r>
      <w:r>
        <w:rPr>
          <w:noProof/>
        </w:rPr>
        <w:fldChar w:fldCharType="separate"/>
      </w:r>
      <w:r>
        <w:rPr>
          <w:noProof/>
        </w:rPr>
        <w:t>63</w:t>
      </w:r>
      <w:r>
        <w:rPr>
          <w:noProof/>
        </w:rPr>
        <w:fldChar w:fldCharType="end"/>
      </w:r>
    </w:p>
    <w:p w14:paraId="7AB7B770" w14:textId="77777777" w:rsidR="005B0CAA" w:rsidRPr="00FA1135" w:rsidRDefault="005B0CAA">
      <w:pPr>
        <w:pStyle w:val="TOC3"/>
        <w:rPr>
          <w:rFonts w:ascii="Yu Mincho" w:eastAsia="Yu Mincho" w:hAnsi="Yu Mincho"/>
          <w:noProof/>
          <w:sz w:val="22"/>
        </w:rPr>
      </w:pPr>
      <w:r>
        <w:rPr>
          <w:noProof/>
        </w:rPr>
        <w:t>3.6.1</w:t>
      </w:r>
      <w:r w:rsidRPr="00FA1135">
        <w:rPr>
          <w:rFonts w:ascii="Yu Mincho" w:eastAsia="Yu Mincho" w:hAnsi="Yu Mincho"/>
          <w:noProof/>
          <w:sz w:val="22"/>
        </w:rPr>
        <w:tab/>
      </w:r>
      <w:r>
        <w:rPr>
          <w:noProof/>
        </w:rPr>
        <w:t>ソフトスイッチ画面の表示条件</w:t>
      </w:r>
      <w:r>
        <w:rPr>
          <w:noProof/>
        </w:rPr>
        <w:t xml:space="preserve"> (19ePFv2) </w:t>
      </w:r>
      <w:r w:rsidRPr="009737E6">
        <w:rPr>
          <w:noProof/>
          <w:color w:val="00B0F0"/>
        </w:rPr>
        <w:t>/ Display specification on DMS software switch screen for</w:t>
      </w:r>
      <w:r>
        <w:rPr>
          <w:noProof/>
        </w:rPr>
        <w:t xml:space="preserve"> </w:t>
      </w:r>
      <w:r w:rsidRPr="009737E6">
        <w:rPr>
          <w:noProof/>
          <w:color w:val="00B0F0"/>
        </w:rPr>
        <w:t>19ePFv2</w:t>
      </w:r>
      <w:r>
        <w:rPr>
          <w:noProof/>
        </w:rPr>
        <w:tab/>
      </w:r>
      <w:r>
        <w:rPr>
          <w:noProof/>
        </w:rPr>
        <w:fldChar w:fldCharType="begin"/>
      </w:r>
      <w:r>
        <w:rPr>
          <w:noProof/>
        </w:rPr>
        <w:instrText xml:space="preserve"> PAGEREF _Toc207119768 \h </w:instrText>
      </w:r>
      <w:r>
        <w:rPr>
          <w:noProof/>
        </w:rPr>
      </w:r>
      <w:r>
        <w:rPr>
          <w:noProof/>
        </w:rPr>
        <w:fldChar w:fldCharType="separate"/>
      </w:r>
      <w:r>
        <w:rPr>
          <w:noProof/>
        </w:rPr>
        <w:t>63</w:t>
      </w:r>
      <w:r>
        <w:rPr>
          <w:noProof/>
        </w:rPr>
        <w:fldChar w:fldCharType="end"/>
      </w:r>
    </w:p>
    <w:p w14:paraId="7505356D" w14:textId="77777777" w:rsidR="005B0CAA" w:rsidRPr="00FA1135" w:rsidRDefault="005B0CAA">
      <w:pPr>
        <w:pStyle w:val="TOC3"/>
        <w:rPr>
          <w:rFonts w:ascii="Yu Mincho" w:eastAsia="Yu Mincho" w:hAnsi="Yu Mincho"/>
          <w:noProof/>
          <w:sz w:val="22"/>
        </w:rPr>
      </w:pPr>
      <w:r>
        <w:rPr>
          <w:noProof/>
        </w:rPr>
        <w:t>3.6.2</w:t>
      </w:r>
      <w:r w:rsidRPr="00FA1135">
        <w:rPr>
          <w:rFonts w:ascii="Yu Mincho" w:eastAsia="Yu Mincho" w:hAnsi="Yu Mincho"/>
          <w:noProof/>
          <w:sz w:val="22"/>
        </w:rPr>
        <w:tab/>
      </w:r>
      <w:r>
        <w:rPr>
          <w:noProof/>
        </w:rPr>
        <w:t>ソフトスイッチ画面の表示条件</w:t>
      </w:r>
      <w:r>
        <w:rPr>
          <w:noProof/>
        </w:rPr>
        <w:t xml:space="preserve"> (19ePFv3, BEV Step3)</w:t>
      </w:r>
      <w:r w:rsidRPr="009737E6">
        <w:rPr>
          <w:noProof/>
          <w:color w:val="00B0F0"/>
        </w:rPr>
        <w:t xml:space="preserve"> /Display specification on DMS software switch screen for 19ePFv3</w:t>
      </w:r>
      <w:r w:rsidRPr="009737E6">
        <w:rPr>
          <w:noProof/>
          <w:color w:val="00B0F0"/>
        </w:rPr>
        <w:t>＆</w:t>
      </w:r>
      <w:r w:rsidRPr="009737E6">
        <w:rPr>
          <w:noProof/>
          <w:color w:val="00B0F0"/>
        </w:rPr>
        <w:t>BEV Step3</w:t>
      </w:r>
      <w:r>
        <w:rPr>
          <w:noProof/>
        </w:rPr>
        <w:tab/>
      </w:r>
      <w:r>
        <w:rPr>
          <w:noProof/>
        </w:rPr>
        <w:fldChar w:fldCharType="begin"/>
      </w:r>
      <w:r>
        <w:rPr>
          <w:noProof/>
        </w:rPr>
        <w:instrText xml:space="preserve"> PAGEREF _Toc207119769 \h </w:instrText>
      </w:r>
      <w:r>
        <w:rPr>
          <w:noProof/>
        </w:rPr>
      </w:r>
      <w:r>
        <w:rPr>
          <w:noProof/>
        </w:rPr>
        <w:fldChar w:fldCharType="separate"/>
      </w:r>
      <w:r>
        <w:rPr>
          <w:noProof/>
        </w:rPr>
        <w:t>64</w:t>
      </w:r>
      <w:r>
        <w:rPr>
          <w:noProof/>
        </w:rPr>
        <w:fldChar w:fldCharType="end"/>
      </w:r>
    </w:p>
    <w:p w14:paraId="63DF8C9C" w14:textId="77777777" w:rsidR="005B0CAA" w:rsidRPr="00FA1135" w:rsidRDefault="005B0CAA">
      <w:pPr>
        <w:pStyle w:val="TOC2"/>
        <w:rPr>
          <w:rFonts w:ascii="Yu Mincho" w:eastAsia="Yu Mincho" w:hAnsi="Yu Mincho"/>
          <w:noProof/>
          <w:sz w:val="22"/>
        </w:rPr>
      </w:pPr>
      <w:r>
        <w:rPr>
          <w:noProof/>
        </w:rPr>
        <w:t>3.7</w:t>
      </w:r>
      <w:r w:rsidRPr="00FA1135">
        <w:rPr>
          <w:rFonts w:ascii="Yu Mincho" w:eastAsia="Yu Mincho" w:hAnsi="Yu Mincho"/>
          <w:noProof/>
          <w:sz w:val="22"/>
        </w:rPr>
        <w:tab/>
      </w:r>
      <w:r>
        <w:rPr>
          <w:noProof/>
        </w:rPr>
        <w:t>DMS</w:t>
      </w:r>
      <w:r>
        <w:rPr>
          <w:noProof/>
        </w:rPr>
        <w:t>モード選択釦の表示</w:t>
      </w:r>
      <w:r w:rsidRPr="009737E6">
        <w:rPr>
          <w:noProof/>
          <w:color w:val="00B0F0"/>
        </w:rPr>
        <w:t xml:space="preserve"> / Display specification on configuration button of each DMS mode</w:t>
      </w:r>
      <w:r>
        <w:rPr>
          <w:noProof/>
        </w:rPr>
        <w:tab/>
      </w:r>
      <w:r>
        <w:rPr>
          <w:noProof/>
        </w:rPr>
        <w:fldChar w:fldCharType="begin"/>
      </w:r>
      <w:r>
        <w:rPr>
          <w:noProof/>
        </w:rPr>
        <w:instrText xml:space="preserve"> PAGEREF _Toc207119770 \h </w:instrText>
      </w:r>
      <w:r>
        <w:rPr>
          <w:noProof/>
        </w:rPr>
      </w:r>
      <w:r>
        <w:rPr>
          <w:noProof/>
        </w:rPr>
        <w:fldChar w:fldCharType="separate"/>
      </w:r>
      <w:r>
        <w:rPr>
          <w:noProof/>
        </w:rPr>
        <w:t>65</w:t>
      </w:r>
      <w:r>
        <w:rPr>
          <w:noProof/>
        </w:rPr>
        <w:fldChar w:fldCharType="end"/>
      </w:r>
    </w:p>
    <w:p w14:paraId="122219D0" w14:textId="77777777" w:rsidR="005B0CAA" w:rsidRPr="00FA1135" w:rsidRDefault="005B0CAA">
      <w:pPr>
        <w:pStyle w:val="TOC3"/>
        <w:rPr>
          <w:rFonts w:ascii="Yu Mincho" w:eastAsia="Yu Mincho" w:hAnsi="Yu Mincho"/>
          <w:noProof/>
          <w:sz w:val="22"/>
        </w:rPr>
      </w:pPr>
      <w:r>
        <w:rPr>
          <w:noProof/>
        </w:rPr>
        <w:t>3.7.1</w:t>
      </w:r>
      <w:r w:rsidRPr="00FA1135">
        <w:rPr>
          <w:rFonts w:ascii="Yu Mincho" w:eastAsia="Yu Mincho" w:hAnsi="Yu Mincho"/>
          <w:noProof/>
          <w:sz w:val="22"/>
        </w:rPr>
        <w:tab/>
      </w:r>
      <w:r>
        <w:rPr>
          <w:noProof/>
        </w:rPr>
        <w:t>DMS</w:t>
      </w:r>
      <w:r>
        <w:rPr>
          <w:noProof/>
        </w:rPr>
        <w:t>モード選択釦の表示</w:t>
      </w:r>
      <w:r>
        <w:rPr>
          <w:noProof/>
        </w:rPr>
        <w:t xml:space="preserve"> </w:t>
      </w:r>
      <w:r w:rsidRPr="009737E6">
        <w:rPr>
          <w:noProof/>
          <w:color w:val="00B0F0"/>
        </w:rPr>
        <w:t>/ Display specification on configuration button of each DMS mode</w:t>
      </w:r>
      <w:r>
        <w:rPr>
          <w:noProof/>
        </w:rPr>
        <w:tab/>
      </w:r>
      <w:r>
        <w:rPr>
          <w:noProof/>
        </w:rPr>
        <w:fldChar w:fldCharType="begin"/>
      </w:r>
      <w:r>
        <w:rPr>
          <w:noProof/>
        </w:rPr>
        <w:instrText xml:space="preserve"> PAGEREF _Toc207119771 \h </w:instrText>
      </w:r>
      <w:r>
        <w:rPr>
          <w:noProof/>
        </w:rPr>
      </w:r>
      <w:r>
        <w:rPr>
          <w:noProof/>
        </w:rPr>
        <w:fldChar w:fldCharType="separate"/>
      </w:r>
      <w:r>
        <w:rPr>
          <w:noProof/>
        </w:rPr>
        <w:t>65</w:t>
      </w:r>
      <w:r>
        <w:rPr>
          <w:noProof/>
        </w:rPr>
        <w:fldChar w:fldCharType="end"/>
      </w:r>
    </w:p>
    <w:p w14:paraId="4144EB92" w14:textId="77777777" w:rsidR="005B0CAA" w:rsidRPr="00FA1135" w:rsidRDefault="005B0CAA">
      <w:pPr>
        <w:pStyle w:val="TOC3"/>
        <w:rPr>
          <w:rFonts w:ascii="Yu Mincho" w:eastAsia="Yu Mincho" w:hAnsi="Yu Mincho"/>
          <w:noProof/>
          <w:sz w:val="22"/>
        </w:rPr>
      </w:pPr>
      <w:r>
        <w:rPr>
          <w:noProof/>
        </w:rPr>
        <w:t>3.7.2</w:t>
      </w:r>
      <w:r w:rsidRPr="00FA1135">
        <w:rPr>
          <w:rFonts w:ascii="Yu Mincho" w:eastAsia="Yu Mincho" w:hAnsi="Yu Mincho"/>
          <w:noProof/>
          <w:sz w:val="22"/>
        </w:rPr>
        <w:tab/>
      </w:r>
      <w:r>
        <w:rPr>
          <w:noProof/>
        </w:rPr>
        <w:t>DMS</w:t>
      </w:r>
      <w:r>
        <w:rPr>
          <w:noProof/>
        </w:rPr>
        <w:t>モード選択釦の配置</w:t>
      </w:r>
      <w:r w:rsidRPr="009737E6">
        <w:rPr>
          <w:noProof/>
          <w:color w:val="00B0F0"/>
        </w:rPr>
        <w:t xml:space="preserve"> / Layout specification on configuration button of each DMS mode</w:t>
      </w:r>
      <w:r>
        <w:rPr>
          <w:noProof/>
        </w:rPr>
        <w:tab/>
      </w:r>
      <w:r>
        <w:rPr>
          <w:noProof/>
        </w:rPr>
        <w:fldChar w:fldCharType="begin"/>
      </w:r>
      <w:r>
        <w:rPr>
          <w:noProof/>
        </w:rPr>
        <w:instrText xml:space="preserve"> PAGEREF _Toc207119772 \h </w:instrText>
      </w:r>
      <w:r>
        <w:rPr>
          <w:noProof/>
        </w:rPr>
      </w:r>
      <w:r>
        <w:rPr>
          <w:noProof/>
        </w:rPr>
        <w:fldChar w:fldCharType="separate"/>
      </w:r>
      <w:r>
        <w:rPr>
          <w:noProof/>
        </w:rPr>
        <w:t>65</w:t>
      </w:r>
      <w:r>
        <w:rPr>
          <w:noProof/>
        </w:rPr>
        <w:fldChar w:fldCharType="end"/>
      </w:r>
    </w:p>
    <w:p w14:paraId="0C0E23EC" w14:textId="77777777" w:rsidR="005B0CAA" w:rsidRPr="00FA1135" w:rsidRDefault="005B0CAA">
      <w:pPr>
        <w:pStyle w:val="TOC2"/>
        <w:rPr>
          <w:rFonts w:ascii="Yu Mincho" w:eastAsia="Yu Mincho" w:hAnsi="Yu Mincho"/>
          <w:noProof/>
          <w:sz w:val="22"/>
        </w:rPr>
      </w:pPr>
      <w:r>
        <w:rPr>
          <w:noProof/>
        </w:rPr>
        <w:t>3.8</w:t>
      </w:r>
      <w:r w:rsidRPr="00FA1135">
        <w:rPr>
          <w:rFonts w:ascii="Yu Mincho" w:eastAsia="Yu Mincho" w:hAnsi="Yu Mincho"/>
          <w:noProof/>
          <w:sz w:val="22"/>
        </w:rPr>
        <w:tab/>
      </w:r>
      <w:r>
        <w:rPr>
          <w:noProof/>
        </w:rPr>
        <w:t>スイッチ操作に応じた</w:t>
      </w:r>
      <w:r>
        <w:rPr>
          <w:noProof/>
        </w:rPr>
        <w:t>DMS</w:t>
      </w:r>
      <w:r>
        <w:rPr>
          <w:noProof/>
        </w:rPr>
        <w:t>モードの遷移（</w:t>
      </w:r>
      <w:r>
        <w:rPr>
          <w:noProof/>
        </w:rPr>
        <w:t>19ePFv3, BEV Step3</w:t>
      </w:r>
      <w:r>
        <w:rPr>
          <w:noProof/>
        </w:rPr>
        <w:t>）</w:t>
      </w:r>
      <w:r>
        <w:rPr>
          <w:noProof/>
        </w:rPr>
        <w:t xml:space="preserve"> </w:t>
      </w:r>
      <w:r w:rsidRPr="009737E6">
        <w:rPr>
          <w:noProof/>
          <w:color w:val="00B0F0"/>
        </w:rPr>
        <w:t>/ DMS mode transition according to switch operation(19ePFv3, BEV Step3)</w:t>
      </w:r>
      <w:r>
        <w:rPr>
          <w:noProof/>
        </w:rPr>
        <w:tab/>
      </w:r>
      <w:r>
        <w:rPr>
          <w:noProof/>
        </w:rPr>
        <w:fldChar w:fldCharType="begin"/>
      </w:r>
      <w:r>
        <w:rPr>
          <w:noProof/>
        </w:rPr>
        <w:instrText xml:space="preserve"> PAGEREF _Toc207119773 \h </w:instrText>
      </w:r>
      <w:r>
        <w:rPr>
          <w:noProof/>
        </w:rPr>
      </w:r>
      <w:r>
        <w:rPr>
          <w:noProof/>
        </w:rPr>
        <w:fldChar w:fldCharType="separate"/>
      </w:r>
      <w:r>
        <w:rPr>
          <w:noProof/>
        </w:rPr>
        <w:t>66</w:t>
      </w:r>
      <w:r>
        <w:rPr>
          <w:noProof/>
        </w:rPr>
        <w:fldChar w:fldCharType="end"/>
      </w:r>
    </w:p>
    <w:p w14:paraId="1584CD15" w14:textId="77777777" w:rsidR="005B0CAA" w:rsidRPr="00FA1135" w:rsidRDefault="005B0CAA">
      <w:pPr>
        <w:pStyle w:val="TOC3"/>
        <w:rPr>
          <w:rFonts w:ascii="Yu Mincho" w:eastAsia="Yu Mincho" w:hAnsi="Yu Mincho"/>
          <w:noProof/>
          <w:sz w:val="22"/>
        </w:rPr>
      </w:pPr>
      <w:r>
        <w:rPr>
          <w:noProof/>
        </w:rPr>
        <w:t>3.8.1</w:t>
      </w:r>
      <w:r w:rsidRPr="00FA1135">
        <w:rPr>
          <w:rFonts w:ascii="Yu Mincho" w:eastAsia="Yu Mincho" w:hAnsi="Yu Mincho"/>
          <w:noProof/>
          <w:sz w:val="22"/>
        </w:rPr>
        <w:tab/>
      </w:r>
      <w:r>
        <w:rPr>
          <w:noProof/>
        </w:rPr>
        <w:t>1</w:t>
      </w:r>
      <w:r>
        <w:rPr>
          <w:noProof/>
        </w:rPr>
        <w:t>接点スイッチ付きの場合</w:t>
      </w:r>
      <w:r w:rsidRPr="009737E6">
        <w:rPr>
          <w:noProof/>
          <w:color w:val="000000"/>
        </w:rPr>
        <w:t xml:space="preserve"> </w:t>
      </w:r>
      <w:r w:rsidRPr="009737E6">
        <w:rPr>
          <w:noProof/>
          <w:color w:val="00B0F0"/>
        </w:rPr>
        <w:t>/  In case equipped with 1 contact-hardware switch</w:t>
      </w:r>
      <w:r>
        <w:rPr>
          <w:noProof/>
        </w:rPr>
        <w:tab/>
      </w:r>
      <w:r>
        <w:rPr>
          <w:noProof/>
        </w:rPr>
        <w:fldChar w:fldCharType="begin"/>
      </w:r>
      <w:r>
        <w:rPr>
          <w:noProof/>
        </w:rPr>
        <w:instrText xml:space="preserve"> PAGEREF _Toc207119774 \h </w:instrText>
      </w:r>
      <w:r>
        <w:rPr>
          <w:noProof/>
        </w:rPr>
      </w:r>
      <w:r>
        <w:rPr>
          <w:noProof/>
        </w:rPr>
        <w:fldChar w:fldCharType="separate"/>
      </w:r>
      <w:r>
        <w:rPr>
          <w:noProof/>
        </w:rPr>
        <w:t>66</w:t>
      </w:r>
      <w:r>
        <w:rPr>
          <w:noProof/>
        </w:rPr>
        <w:fldChar w:fldCharType="end"/>
      </w:r>
    </w:p>
    <w:p w14:paraId="22BC68E3" w14:textId="77777777" w:rsidR="005B0CAA" w:rsidRPr="00FA1135" w:rsidRDefault="005B0CAA">
      <w:pPr>
        <w:pStyle w:val="TOC3"/>
        <w:rPr>
          <w:rFonts w:ascii="Yu Mincho" w:eastAsia="Yu Mincho" w:hAnsi="Yu Mincho"/>
          <w:noProof/>
          <w:sz w:val="22"/>
        </w:rPr>
      </w:pPr>
      <w:r>
        <w:rPr>
          <w:noProof/>
        </w:rPr>
        <w:t>3.8.2</w:t>
      </w:r>
      <w:r w:rsidRPr="00FA1135">
        <w:rPr>
          <w:rFonts w:ascii="Yu Mincho" w:eastAsia="Yu Mincho" w:hAnsi="Yu Mincho"/>
          <w:noProof/>
          <w:sz w:val="22"/>
        </w:rPr>
        <w:tab/>
      </w:r>
      <w:r>
        <w:rPr>
          <w:noProof/>
        </w:rPr>
        <w:t>2</w:t>
      </w:r>
      <w:r>
        <w:rPr>
          <w:noProof/>
        </w:rPr>
        <w:t>接点スイッチ付きの場合</w:t>
      </w:r>
      <w:r w:rsidRPr="009737E6">
        <w:rPr>
          <w:noProof/>
          <w:color w:val="000000"/>
        </w:rPr>
        <w:t xml:space="preserve"> </w:t>
      </w:r>
      <w:r w:rsidRPr="009737E6">
        <w:rPr>
          <w:noProof/>
          <w:color w:val="00B0F0"/>
        </w:rPr>
        <w:t>/  In case equipped with 2 contact-hardware switch</w:t>
      </w:r>
      <w:r>
        <w:rPr>
          <w:noProof/>
        </w:rPr>
        <w:tab/>
      </w:r>
      <w:r>
        <w:rPr>
          <w:noProof/>
        </w:rPr>
        <w:fldChar w:fldCharType="begin"/>
      </w:r>
      <w:r>
        <w:rPr>
          <w:noProof/>
        </w:rPr>
        <w:instrText xml:space="preserve"> PAGEREF _Toc207119775 \h </w:instrText>
      </w:r>
      <w:r>
        <w:rPr>
          <w:noProof/>
        </w:rPr>
      </w:r>
      <w:r>
        <w:rPr>
          <w:noProof/>
        </w:rPr>
        <w:fldChar w:fldCharType="separate"/>
      </w:r>
      <w:r>
        <w:rPr>
          <w:noProof/>
        </w:rPr>
        <w:t>67</w:t>
      </w:r>
      <w:r>
        <w:rPr>
          <w:noProof/>
        </w:rPr>
        <w:fldChar w:fldCharType="end"/>
      </w:r>
    </w:p>
    <w:p w14:paraId="3110802B" w14:textId="77777777" w:rsidR="005B0CAA" w:rsidRPr="00FA1135" w:rsidRDefault="005B0CAA">
      <w:pPr>
        <w:pStyle w:val="TOC2"/>
        <w:rPr>
          <w:rFonts w:ascii="Yu Mincho" w:eastAsia="Yu Mincho" w:hAnsi="Yu Mincho"/>
          <w:noProof/>
          <w:sz w:val="22"/>
        </w:rPr>
      </w:pPr>
      <w:r>
        <w:rPr>
          <w:noProof/>
        </w:rPr>
        <w:t>3.9</w:t>
      </w:r>
      <w:r w:rsidRPr="00FA1135">
        <w:rPr>
          <w:rFonts w:ascii="Yu Mincho" w:eastAsia="Yu Mincho" w:hAnsi="Yu Mincho"/>
          <w:noProof/>
          <w:sz w:val="22"/>
        </w:rPr>
        <w:tab/>
      </w:r>
      <w:r>
        <w:rPr>
          <w:noProof/>
        </w:rPr>
        <w:t>電源状態別ソフトスイッチ釦アクティブ表示条件（</w:t>
      </w:r>
      <w:r>
        <w:rPr>
          <w:noProof/>
        </w:rPr>
        <w:t>19PFv3, BEV Step3</w:t>
      </w:r>
      <w:r>
        <w:rPr>
          <w:noProof/>
        </w:rPr>
        <w:t>）</w:t>
      </w:r>
      <w:r w:rsidRPr="009737E6">
        <w:rPr>
          <w:noProof/>
          <w:color w:val="00B0F0"/>
        </w:rPr>
        <w:t xml:space="preserve"> / Active condition of software switch  for power state(19ePFv3, BEV Step3)</w:t>
      </w:r>
      <w:r>
        <w:rPr>
          <w:noProof/>
        </w:rPr>
        <w:tab/>
      </w:r>
      <w:r>
        <w:rPr>
          <w:noProof/>
        </w:rPr>
        <w:fldChar w:fldCharType="begin"/>
      </w:r>
      <w:r>
        <w:rPr>
          <w:noProof/>
        </w:rPr>
        <w:instrText xml:space="preserve"> PAGEREF _Toc207119776 \h </w:instrText>
      </w:r>
      <w:r>
        <w:rPr>
          <w:noProof/>
        </w:rPr>
      </w:r>
      <w:r>
        <w:rPr>
          <w:noProof/>
        </w:rPr>
        <w:fldChar w:fldCharType="separate"/>
      </w:r>
      <w:r>
        <w:rPr>
          <w:noProof/>
        </w:rPr>
        <w:t>69</w:t>
      </w:r>
      <w:r>
        <w:rPr>
          <w:noProof/>
        </w:rPr>
        <w:fldChar w:fldCharType="end"/>
      </w:r>
    </w:p>
    <w:p w14:paraId="6111B1D5" w14:textId="77777777" w:rsidR="00784C2F" w:rsidRPr="00784C2F" w:rsidRDefault="00741DD5" w:rsidP="00784C2F">
      <w:pPr>
        <w:rPr>
          <w:noProof/>
          <w:color w:val="000000"/>
        </w:rPr>
      </w:pPr>
      <w:r w:rsidRPr="00741DD5">
        <w:rPr>
          <w:sz w:val="20"/>
          <w:szCs w:val="22"/>
        </w:rPr>
        <w:fldChar w:fldCharType="end"/>
      </w:r>
    </w:p>
    <w:p w14:paraId="7EE02BC4" w14:textId="77777777" w:rsidR="00AF4999" w:rsidRPr="00E16149" w:rsidRDefault="00784C2F" w:rsidP="00003F6E">
      <w:pPr>
        <w:rPr>
          <w:rFonts w:hint="eastAsia"/>
        </w:rPr>
      </w:pPr>
      <w:r w:rsidRPr="00784C2F">
        <w:rPr>
          <w:rFonts w:hint="eastAsia"/>
        </w:rPr>
        <w:tab/>
      </w:r>
      <w:r w:rsidR="00457F89" w:rsidRPr="00245056">
        <w:rPr>
          <w:noProof/>
          <w:color w:val="000000"/>
        </w:rPr>
        <w:br w:type="page"/>
      </w:r>
    </w:p>
    <w:p w14:paraId="78FBF3EA" w14:textId="77777777" w:rsidR="00A776D3" w:rsidRPr="00E16149" w:rsidRDefault="00A776D3" w:rsidP="00A776D3">
      <w:pPr>
        <w:pStyle w:val="Heading1"/>
        <w:numPr>
          <w:ilvl w:val="0"/>
          <w:numId w:val="1"/>
        </w:numPr>
        <w:rPr>
          <w:rFonts w:hint="eastAsia"/>
        </w:rPr>
      </w:pPr>
      <w:bookmarkStart w:id="2" w:name="_Toc362599015"/>
      <w:bookmarkStart w:id="3" w:name="_Toc166748956"/>
      <w:bookmarkStart w:id="4" w:name="_Toc183042317"/>
      <w:bookmarkStart w:id="5" w:name="_Ref183451170"/>
      <w:bookmarkStart w:id="6" w:name="_Ref183451195"/>
      <w:bookmarkStart w:id="7" w:name="_Toc207119714"/>
      <w:r w:rsidRPr="00E16149">
        <w:rPr>
          <w:rFonts w:hint="eastAsia"/>
        </w:rPr>
        <w:t>概要</w:t>
      </w:r>
      <w:bookmarkEnd w:id="2"/>
      <w:r w:rsidRPr="00E16149">
        <w:rPr>
          <w:rFonts w:hint="eastAsia"/>
        </w:rPr>
        <w:t xml:space="preserve"> </w:t>
      </w:r>
      <w:r w:rsidRPr="00E465DD">
        <w:rPr>
          <w:rFonts w:hint="eastAsia"/>
          <w:color w:val="00B0F0"/>
          <w:sz w:val="22"/>
          <w:szCs w:val="22"/>
        </w:rPr>
        <w:t>/ Introduction</w:t>
      </w:r>
      <w:bookmarkEnd w:id="3"/>
      <w:bookmarkEnd w:id="4"/>
      <w:bookmarkEnd w:id="5"/>
      <w:bookmarkEnd w:id="6"/>
      <w:bookmarkEnd w:id="7"/>
    </w:p>
    <w:p w14:paraId="74C93FA1" w14:textId="77777777" w:rsidR="00A776D3" w:rsidRPr="00E16149" w:rsidRDefault="00A776D3" w:rsidP="00A776D3">
      <w:pPr>
        <w:ind w:leftChars="200" w:left="386"/>
        <w:rPr>
          <w:rFonts w:hint="eastAsia"/>
        </w:rPr>
      </w:pPr>
      <w:r w:rsidRPr="00E16149">
        <w:rPr>
          <w:rFonts w:hint="eastAsia"/>
        </w:rPr>
        <w:t>本仕様書は、</w:t>
      </w:r>
      <w:r w:rsidRPr="00E16149">
        <w:rPr>
          <w:rFonts w:hint="eastAsia"/>
        </w:rPr>
        <w:t>2</w:t>
      </w:r>
      <w:r w:rsidRPr="00E16149">
        <w:t>4</w:t>
      </w:r>
      <w:r w:rsidRPr="00E16149">
        <w:rPr>
          <w:rFonts w:hint="eastAsia"/>
        </w:rPr>
        <w:t>MM</w:t>
      </w:r>
      <w:r w:rsidRPr="00530B49">
        <w:rPr>
          <w:rFonts w:hint="eastAsia"/>
        </w:rPr>
        <w:t>/</w:t>
      </w:r>
      <w:r w:rsidRPr="00530B49">
        <w:t>24SU/</w:t>
      </w:r>
      <w:r w:rsidRPr="00530B49">
        <w:rPr>
          <w:rFonts w:hint="eastAsia"/>
        </w:rPr>
        <w:t>BEV</w:t>
      </w:r>
      <w:r w:rsidRPr="00263538">
        <w:rPr>
          <w:rFonts w:hint="eastAsia"/>
        </w:rPr>
        <w:t xml:space="preserve"> Step3</w:t>
      </w:r>
      <w:r w:rsidRPr="00E16149">
        <w:rPr>
          <w:rFonts w:hint="eastAsia"/>
        </w:rPr>
        <w:t>向けドライブモードセレクト</w:t>
      </w:r>
      <w:r w:rsidRPr="00E16149">
        <w:rPr>
          <w:rFonts w:hint="eastAsia"/>
        </w:rPr>
        <w:t>(</w:t>
      </w:r>
      <w:r w:rsidRPr="00E16149">
        <w:t>DMS)</w:t>
      </w:r>
      <w:r w:rsidRPr="00E16149">
        <w:rPr>
          <w:rFonts w:hint="eastAsia"/>
        </w:rPr>
        <w:t>機能の画面表示仕様に対する要求事項を記載する。</w:t>
      </w:r>
      <w:r w:rsidRPr="00E16149">
        <w:rPr>
          <w:rFonts w:hint="eastAsia"/>
        </w:rPr>
        <w:t>D</w:t>
      </w:r>
      <w:r w:rsidRPr="00E16149">
        <w:t>MS</w:t>
      </w:r>
      <w:r w:rsidRPr="00E16149">
        <w:rPr>
          <w:rFonts w:hint="eastAsia"/>
        </w:rPr>
        <w:t>機能の対象国は全仕向けとする。</w:t>
      </w:r>
    </w:p>
    <w:p w14:paraId="679B0BC8" w14:textId="77777777" w:rsidR="00501EBE" w:rsidRPr="00E465DD" w:rsidRDefault="00A776D3" w:rsidP="00A776D3">
      <w:pPr>
        <w:ind w:leftChars="200" w:left="386"/>
        <w:rPr>
          <w:rFonts w:hint="eastAsia"/>
          <w:color w:val="00B0F0"/>
          <w:sz w:val="20"/>
          <w:szCs w:val="22"/>
        </w:rPr>
      </w:pPr>
      <w:r w:rsidRPr="00E465DD">
        <w:rPr>
          <w:rFonts w:hint="eastAsia"/>
          <w:color w:val="00B0F0"/>
          <w:sz w:val="20"/>
          <w:szCs w:val="22"/>
        </w:rPr>
        <w:t>This specification requests display control spec for D</w:t>
      </w:r>
      <w:r w:rsidRPr="00E465DD">
        <w:rPr>
          <w:color w:val="00B0F0"/>
          <w:sz w:val="20"/>
          <w:szCs w:val="22"/>
        </w:rPr>
        <w:t xml:space="preserve">rive </w:t>
      </w:r>
      <w:r w:rsidRPr="00E465DD">
        <w:rPr>
          <w:rFonts w:hint="eastAsia"/>
          <w:color w:val="00B0F0"/>
          <w:sz w:val="20"/>
          <w:szCs w:val="22"/>
        </w:rPr>
        <w:t>M</w:t>
      </w:r>
      <w:r w:rsidRPr="00E465DD">
        <w:rPr>
          <w:color w:val="00B0F0"/>
          <w:sz w:val="20"/>
          <w:szCs w:val="22"/>
        </w:rPr>
        <w:t xml:space="preserve">ode </w:t>
      </w:r>
      <w:r w:rsidRPr="00E465DD">
        <w:rPr>
          <w:rFonts w:hint="eastAsia"/>
          <w:color w:val="00B0F0"/>
          <w:sz w:val="20"/>
          <w:szCs w:val="22"/>
        </w:rPr>
        <w:t>S</w:t>
      </w:r>
      <w:r w:rsidRPr="00E465DD">
        <w:rPr>
          <w:color w:val="00B0F0"/>
          <w:sz w:val="20"/>
          <w:szCs w:val="22"/>
        </w:rPr>
        <w:t>elect(DMS)</w:t>
      </w:r>
      <w:r w:rsidRPr="00E465DD">
        <w:rPr>
          <w:rFonts w:hint="eastAsia"/>
          <w:color w:val="00B0F0"/>
          <w:sz w:val="20"/>
          <w:szCs w:val="22"/>
        </w:rPr>
        <w:t xml:space="preserve"> adopted by 2</w:t>
      </w:r>
      <w:r w:rsidRPr="00E465DD">
        <w:rPr>
          <w:color w:val="00B0F0"/>
          <w:sz w:val="20"/>
          <w:szCs w:val="22"/>
        </w:rPr>
        <w:t>4</w:t>
      </w:r>
      <w:r w:rsidRPr="00E465DD">
        <w:rPr>
          <w:rFonts w:hint="eastAsia"/>
          <w:color w:val="00B0F0"/>
          <w:sz w:val="20"/>
          <w:szCs w:val="22"/>
        </w:rPr>
        <w:t>MM</w:t>
      </w:r>
      <w:r w:rsidRPr="00530B49">
        <w:rPr>
          <w:rFonts w:hint="eastAsia"/>
          <w:color w:val="00B0F0"/>
          <w:sz w:val="20"/>
          <w:szCs w:val="22"/>
        </w:rPr>
        <w:t xml:space="preserve"> </w:t>
      </w:r>
      <w:r w:rsidRPr="00530B49">
        <w:rPr>
          <w:color w:val="00B0F0"/>
          <w:sz w:val="20"/>
          <w:szCs w:val="22"/>
        </w:rPr>
        <w:t xml:space="preserve">and 24SU </w:t>
      </w:r>
      <w:r w:rsidRPr="00530B49">
        <w:rPr>
          <w:rFonts w:hint="eastAsia"/>
          <w:color w:val="00B0F0"/>
          <w:sz w:val="20"/>
          <w:szCs w:val="22"/>
        </w:rPr>
        <w:t>an</w:t>
      </w:r>
      <w:r w:rsidRPr="00263538">
        <w:rPr>
          <w:rFonts w:hint="eastAsia"/>
          <w:color w:val="00B0F0"/>
          <w:sz w:val="20"/>
          <w:szCs w:val="22"/>
        </w:rPr>
        <w:t>d BEV Step3</w:t>
      </w:r>
      <w:r w:rsidRPr="00E465DD">
        <w:rPr>
          <w:rFonts w:hint="eastAsia"/>
          <w:color w:val="00B0F0"/>
          <w:sz w:val="20"/>
          <w:szCs w:val="22"/>
        </w:rPr>
        <w:t>.</w:t>
      </w:r>
      <w:r w:rsidRPr="00E465DD">
        <w:rPr>
          <w:color w:val="00B0F0"/>
          <w:sz w:val="20"/>
          <w:szCs w:val="22"/>
        </w:rPr>
        <w:t xml:space="preserve"> </w:t>
      </w:r>
      <w:r w:rsidRPr="00E465DD">
        <w:rPr>
          <w:rFonts w:hint="eastAsia"/>
          <w:color w:val="00B0F0"/>
          <w:sz w:val="20"/>
          <w:szCs w:val="22"/>
        </w:rPr>
        <w:t xml:space="preserve">DMS </w:t>
      </w:r>
      <w:r w:rsidRPr="00E465DD">
        <w:rPr>
          <w:color w:val="00B0F0"/>
          <w:sz w:val="20"/>
          <w:szCs w:val="22"/>
        </w:rPr>
        <w:t xml:space="preserve">is </w:t>
      </w:r>
      <w:r w:rsidRPr="00E465DD">
        <w:rPr>
          <w:rFonts w:hint="eastAsia"/>
          <w:color w:val="00B0F0"/>
          <w:sz w:val="20"/>
          <w:szCs w:val="22"/>
        </w:rPr>
        <w:t>applie</w:t>
      </w:r>
      <w:r w:rsidRPr="00E465DD">
        <w:rPr>
          <w:color w:val="00B0F0"/>
          <w:sz w:val="20"/>
          <w:szCs w:val="22"/>
        </w:rPr>
        <w:t>d</w:t>
      </w:r>
      <w:r w:rsidRPr="00E465DD">
        <w:rPr>
          <w:rFonts w:hint="eastAsia"/>
          <w:color w:val="00B0F0"/>
          <w:sz w:val="20"/>
          <w:szCs w:val="22"/>
        </w:rPr>
        <w:t xml:space="preserve"> for all destination.</w:t>
      </w:r>
    </w:p>
    <w:p w14:paraId="421FE115" w14:textId="77777777" w:rsidR="006A5372" w:rsidRPr="00E16149" w:rsidRDefault="006A5372" w:rsidP="00AF4999">
      <w:pPr>
        <w:ind w:leftChars="200" w:left="386"/>
      </w:pPr>
    </w:p>
    <w:p w14:paraId="5C0AABE8" w14:textId="77777777" w:rsidR="0084334E" w:rsidRPr="00E16149" w:rsidRDefault="0084334E" w:rsidP="00AF4999">
      <w:pPr>
        <w:ind w:leftChars="200" w:left="386"/>
        <w:rPr>
          <w:rFonts w:hint="eastAsia"/>
        </w:rPr>
      </w:pPr>
    </w:p>
    <w:p w14:paraId="2071D5D9" w14:textId="77777777" w:rsidR="00C33BC9" w:rsidRPr="00E16149" w:rsidRDefault="00AF4999" w:rsidP="00964551">
      <w:pPr>
        <w:pStyle w:val="Heading2"/>
        <w:rPr>
          <w:rFonts w:hint="eastAsia"/>
        </w:rPr>
      </w:pPr>
      <w:bookmarkStart w:id="8" w:name="_Toc362599016"/>
      <w:bookmarkStart w:id="9" w:name="_Toc166748957"/>
      <w:bookmarkStart w:id="10" w:name="_Toc207119715"/>
      <w:r w:rsidRPr="00E16149">
        <w:rPr>
          <w:rFonts w:hint="eastAsia"/>
        </w:rPr>
        <w:t>ドライブモードセレクト機能とは</w:t>
      </w:r>
      <w:bookmarkEnd w:id="8"/>
      <w:r w:rsidR="00D37CC8" w:rsidRPr="00E16149">
        <w:rPr>
          <w:rFonts w:hint="eastAsia"/>
        </w:rPr>
        <w:t xml:space="preserve"> </w:t>
      </w:r>
      <w:r w:rsidR="00501EBE" w:rsidRPr="00E465DD">
        <w:rPr>
          <w:rFonts w:hint="eastAsia"/>
          <w:color w:val="00B0F0"/>
          <w:sz w:val="20"/>
          <w:szCs w:val="22"/>
        </w:rPr>
        <w:t>/</w:t>
      </w:r>
      <w:r w:rsidR="00D37CC8" w:rsidRPr="00E465DD">
        <w:rPr>
          <w:rFonts w:hint="eastAsia"/>
          <w:color w:val="00B0F0"/>
          <w:sz w:val="20"/>
          <w:szCs w:val="22"/>
        </w:rPr>
        <w:t xml:space="preserve"> </w:t>
      </w:r>
      <w:r w:rsidR="00501EBE" w:rsidRPr="00E465DD">
        <w:rPr>
          <w:rFonts w:hint="eastAsia"/>
          <w:color w:val="00B0F0"/>
          <w:sz w:val="20"/>
          <w:szCs w:val="22"/>
        </w:rPr>
        <w:t>Function Overview</w:t>
      </w:r>
      <w:bookmarkEnd w:id="9"/>
      <w:bookmarkEnd w:id="10"/>
    </w:p>
    <w:p w14:paraId="4A25B541" w14:textId="77777777" w:rsidR="00501EBE" w:rsidRPr="00E16149" w:rsidRDefault="00CE7E12" w:rsidP="0044021D">
      <w:pPr>
        <w:spacing w:line="360" w:lineRule="auto"/>
        <w:ind w:leftChars="200" w:left="425" w:hangingChars="20" w:hanging="39"/>
        <w:rPr>
          <w:rFonts w:hint="eastAsia"/>
        </w:rPr>
      </w:pPr>
      <w:r w:rsidRPr="00CE7E12">
        <w:fldChar w:fldCharType="begin"/>
      </w:r>
      <w:r w:rsidRPr="00CE7E12">
        <w:instrText xml:space="preserve"> </w:instrText>
      </w:r>
      <w:r w:rsidRPr="00CE7E12">
        <w:rPr>
          <w:rFonts w:hint="eastAsia"/>
        </w:rPr>
        <w:instrText>REF _Ref166685799 \h</w:instrText>
      </w:r>
      <w:r w:rsidRPr="00CE7E12">
        <w:instrText xml:space="preserve"> </w:instrText>
      </w:r>
      <w:r w:rsidRPr="00CE7E12">
        <w:instrText xml:space="preserve"> \* MERGEFORMAT </w:instrText>
      </w:r>
      <w:r w:rsidRPr="00CE7E12">
        <w:fldChar w:fldCharType="separate"/>
      </w:r>
      <w:r w:rsidR="00336074" w:rsidRPr="00336074">
        <w:t>図</w:t>
      </w:r>
      <w:r w:rsidR="00336074" w:rsidRPr="00336074">
        <w:t xml:space="preserve"> </w:t>
      </w:r>
      <w:r w:rsidR="00336074" w:rsidRPr="00336074">
        <w:rPr>
          <w:noProof/>
        </w:rPr>
        <w:t>1.1</w:t>
      </w:r>
      <w:r w:rsidRPr="00CE7E12">
        <w:fldChar w:fldCharType="end"/>
      </w:r>
      <w:r w:rsidRPr="00263538">
        <w:rPr>
          <w:rFonts w:hint="eastAsia"/>
        </w:rPr>
        <w:t>、</w:t>
      </w:r>
      <w:r w:rsidRPr="00263538">
        <w:fldChar w:fldCharType="begin"/>
      </w:r>
      <w:r w:rsidRPr="00263538">
        <w:instrText xml:space="preserve"> </w:instrText>
      </w:r>
      <w:r w:rsidRPr="00263538">
        <w:rPr>
          <w:rFonts w:hint="eastAsia"/>
        </w:rPr>
        <w:instrText>REF _Ref166685968 \h</w:instrText>
      </w:r>
      <w:r w:rsidRPr="00263538">
        <w:instrText xml:space="preserve"> </w:instrText>
      </w:r>
      <w:r w:rsidR="00263538">
        <w:instrText xml:space="preserve"> \* MERGEFORMAT </w:instrText>
      </w:r>
      <w:r w:rsidRPr="00263538">
        <w:fldChar w:fldCharType="separate"/>
      </w:r>
      <w:r w:rsidR="00336074">
        <w:rPr>
          <w:rFonts w:hint="eastAsia"/>
        </w:rPr>
        <w:t>図</w:t>
      </w:r>
      <w:r w:rsidR="00336074">
        <w:rPr>
          <w:rFonts w:hint="eastAsia"/>
        </w:rPr>
        <w:t xml:space="preserve"> </w:t>
      </w:r>
      <w:r w:rsidR="00336074">
        <w:rPr>
          <w:noProof/>
        </w:rPr>
        <w:t>1</w:t>
      </w:r>
      <w:r w:rsidR="00336074">
        <w:rPr>
          <w:noProof/>
        </w:rPr>
        <w:t>.</w:t>
      </w:r>
      <w:r w:rsidR="00336074">
        <w:rPr>
          <w:noProof/>
        </w:rPr>
        <w:t>2</w:t>
      </w:r>
      <w:r w:rsidRPr="00263538">
        <w:fldChar w:fldCharType="end"/>
      </w:r>
      <w:r w:rsidRPr="00263538">
        <w:rPr>
          <w:rFonts w:hint="eastAsia"/>
        </w:rPr>
        <w:t>、または</w:t>
      </w:r>
      <w:r w:rsidR="004A2A54">
        <w:fldChar w:fldCharType="begin"/>
      </w:r>
      <w:r w:rsidR="004A2A54">
        <w:instrText xml:space="preserve"> </w:instrText>
      </w:r>
      <w:r w:rsidR="004A2A54">
        <w:rPr>
          <w:rFonts w:hint="eastAsia"/>
        </w:rPr>
        <w:instrText>REF _Ref199142508 \h</w:instrText>
      </w:r>
      <w:r w:rsidR="004A2A54">
        <w:instrText xml:space="preserve"> </w:instrText>
      </w:r>
      <w:r w:rsidR="004A2A54">
        <w:fldChar w:fldCharType="separate"/>
      </w:r>
      <w:r w:rsidR="004A2A54" w:rsidRPr="004A2A54">
        <w:rPr>
          <w:rFonts w:hint="eastAsia"/>
        </w:rPr>
        <w:t>図</w:t>
      </w:r>
      <w:r w:rsidR="004A2A54" w:rsidRPr="004A2A54">
        <w:rPr>
          <w:rFonts w:hint="eastAsia"/>
        </w:rPr>
        <w:t xml:space="preserve"> </w:t>
      </w:r>
      <w:r w:rsidR="004A2A54" w:rsidRPr="004A2A54">
        <w:rPr>
          <w:noProof/>
        </w:rPr>
        <w:t>1</w:t>
      </w:r>
      <w:r w:rsidR="004A2A54" w:rsidRPr="004A2A54">
        <w:t>.</w:t>
      </w:r>
      <w:r w:rsidR="004A2A54" w:rsidRPr="004A2A54">
        <w:rPr>
          <w:noProof/>
        </w:rPr>
        <w:t>3</w:t>
      </w:r>
      <w:r w:rsidR="004A2A54">
        <w:fldChar w:fldCharType="end"/>
      </w:r>
      <w:r w:rsidR="00AF4999" w:rsidRPr="00E16149">
        <w:rPr>
          <w:rFonts w:hint="eastAsia"/>
        </w:rPr>
        <w:t>に示す</w:t>
      </w:r>
      <w:r w:rsidR="00AE1176" w:rsidRPr="00E16149">
        <w:rPr>
          <w:rFonts w:hint="eastAsia"/>
        </w:rPr>
        <w:t>ような</w:t>
      </w:r>
      <w:r w:rsidR="00AE1176" w:rsidRPr="00E16149">
        <w:rPr>
          <w:rFonts w:hint="eastAsia"/>
        </w:rPr>
        <w:t>D</w:t>
      </w:r>
      <w:r w:rsidR="00AE1176" w:rsidRPr="00E16149">
        <w:t>MS</w:t>
      </w:r>
      <w:r w:rsidR="00AF4999" w:rsidRPr="00E16149">
        <w:rPr>
          <w:rFonts w:hint="eastAsia"/>
        </w:rPr>
        <w:t>スイッチに</w:t>
      </w:r>
      <w:r w:rsidR="00C073B5" w:rsidRPr="00E16149">
        <w:rPr>
          <w:rFonts w:hint="eastAsia"/>
        </w:rPr>
        <w:t>よ</w:t>
      </w:r>
      <w:r w:rsidR="00AF4999" w:rsidRPr="00E16149">
        <w:rPr>
          <w:rFonts w:hint="eastAsia"/>
        </w:rPr>
        <w:t>って、運転中の車両制御の動作モードを選択できる機能である。</w:t>
      </w:r>
      <w:r w:rsidR="00892750" w:rsidRPr="00E16149">
        <w:rPr>
          <w:rFonts w:hint="eastAsia"/>
        </w:rPr>
        <w:t>（スイッチは一例</w:t>
      </w:r>
      <w:r w:rsidR="00892750" w:rsidRPr="000C4E58">
        <w:rPr>
          <w:rFonts w:hint="eastAsia"/>
        </w:rPr>
        <w:t>）</w:t>
      </w:r>
    </w:p>
    <w:p w14:paraId="23A76D22" w14:textId="77777777" w:rsidR="00501EBE" w:rsidRPr="00E465DD" w:rsidRDefault="00501EBE" w:rsidP="00964551">
      <w:pPr>
        <w:ind w:leftChars="200" w:left="386"/>
        <w:rPr>
          <w:rFonts w:hint="eastAsia"/>
          <w:color w:val="00B0F0"/>
          <w:sz w:val="20"/>
          <w:szCs w:val="22"/>
        </w:rPr>
      </w:pPr>
      <w:r w:rsidRPr="00E465DD">
        <w:rPr>
          <w:rFonts w:hint="eastAsia"/>
          <w:color w:val="00B0F0"/>
          <w:sz w:val="20"/>
          <w:szCs w:val="22"/>
        </w:rPr>
        <w:t xml:space="preserve">DMS </w:t>
      </w:r>
      <w:r w:rsidR="001C6CF8" w:rsidRPr="00E465DD">
        <w:rPr>
          <w:rFonts w:hint="eastAsia"/>
          <w:color w:val="00B0F0"/>
          <w:sz w:val="20"/>
          <w:szCs w:val="22"/>
        </w:rPr>
        <w:t>switches</w:t>
      </w:r>
      <w:r w:rsidR="00C33BC9" w:rsidRPr="00E465DD">
        <w:rPr>
          <w:rFonts w:hint="eastAsia"/>
          <w:color w:val="00B0F0"/>
          <w:sz w:val="20"/>
          <w:szCs w:val="22"/>
        </w:rPr>
        <w:t xml:space="preserve"> </w:t>
      </w:r>
      <w:r w:rsidRPr="00E465DD">
        <w:rPr>
          <w:rFonts w:hint="eastAsia"/>
          <w:color w:val="00B0F0"/>
          <w:sz w:val="20"/>
          <w:szCs w:val="22"/>
        </w:rPr>
        <w:t>all at once multiple vehicle control</w:t>
      </w:r>
      <w:r w:rsidR="00C33BC9" w:rsidRPr="00E465DD">
        <w:rPr>
          <w:color w:val="00B0F0"/>
          <w:sz w:val="20"/>
          <w:szCs w:val="22"/>
        </w:rPr>
        <w:t xml:space="preserve"> </w:t>
      </w:r>
      <w:r w:rsidRPr="00E465DD">
        <w:rPr>
          <w:rFonts w:hint="eastAsia"/>
          <w:color w:val="00B0F0"/>
          <w:sz w:val="20"/>
          <w:szCs w:val="22"/>
        </w:rPr>
        <w:t>systems into some modes by DMS switch.</w:t>
      </w:r>
      <w:r w:rsidR="00322B75" w:rsidRPr="00322B75">
        <w:rPr>
          <w:noProof/>
        </w:rPr>
        <w:t xml:space="preserve"> </w:t>
      </w:r>
    </w:p>
    <w:p w14:paraId="6912881E" w14:textId="77777777" w:rsidR="00501EBE" w:rsidRPr="00E465DD" w:rsidRDefault="00AE1176" w:rsidP="00501EBE">
      <w:pPr>
        <w:ind w:leftChars="200" w:left="386"/>
        <w:rPr>
          <w:rFonts w:hint="eastAsia"/>
          <w:color w:val="00B0F0"/>
          <w:sz w:val="20"/>
          <w:szCs w:val="22"/>
        </w:rPr>
      </w:pPr>
      <w:r w:rsidRPr="00E465DD">
        <w:rPr>
          <w:color w:val="00B0F0"/>
          <w:sz w:val="20"/>
          <w:szCs w:val="22"/>
        </w:rPr>
        <w:t xml:space="preserve">Examples of </w:t>
      </w:r>
      <w:r w:rsidR="00501EBE" w:rsidRPr="00E465DD">
        <w:rPr>
          <w:rFonts w:hint="eastAsia"/>
          <w:color w:val="00B0F0"/>
          <w:sz w:val="20"/>
          <w:szCs w:val="22"/>
        </w:rPr>
        <w:t xml:space="preserve">DMS switch </w:t>
      </w:r>
      <w:r w:rsidRPr="00E465DD">
        <w:rPr>
          <w:color w:val="00B0F0"/>
          <w:sz w:val="20"/>
          <w:szCs w:val="22"/>
        </w:rPr>
        <w:t>are</w:t>
      </w:r>
      <w:r w:rsidR="00501EBE" w:rsidRPr="00E465DD">
        <w:rPr>
          <w:rFonts w:hint="eastAsia"/>
          <w:color w:val="00B0F0"/>
          <w:sz w:val="20"/>
          <w:szCs w:val="22"/>
        </w:rPr>
        <w:t xml:space="preserve"> shown in </w:t>
      </w:r>
      <w:r w:rsidR="00CE7E12">
        <w:rPr>
          <w:color w:val="00B0F0"/>
          <w:sz w:val="20"/>
          <w:szCs w:val="22"/>
        </w:rPr>
        <w:fldChar w:fldCharType="begin"/>
      </w:r>
      <w:r w:rsidR="00CE7E12">
        <w:rPr>
          <w:color w:val="00B0F0"/>
          <w:sz w:val="20"/>
          <w:szCs w:val="22"/>
        </w:rPr>
        <w:instrText xml:space="preserve"> </w:instrText>
      </w:r>
      <w:r w:rsidR="00CE7E12">
        <w:rPr>
          <w:rFonts w:hint="eastAsia"/>
          <w:color w:val="00B0F0"/>
          <w:sz w:val="20"/>
          <w:szCs w:val="22"/>
        </w:rPr>
        <w:instrText>REF _Ref166686176 \h</w:instrText>
      </w:r>
      <w:r w:rsidR="00CE7E12">
        <w:rPr>
          <w:color w:val="00B0F0"/>
          <w:sz w:val="20"/>
          <w:szCs w:val="22"/>
        </w:rPr>
        <w:instrText xml:space="preserve"> </w:instrText>
      </w:r>
      <w:r w:rsidR="00CE7E12">
        <w:rPr>
          <w:color w:val="00B0F0"/>
          <w:sz w:val="20"/>
          <w:szCs w:val="22"/>
        </w:rPr>
      </w:r>
      <w:r w:rsidR="00CE7E12">
        <w:rPr>
          <w:color w:val="00B0F0"/>
          <w:sz w:val="20"/>
          <w:szCs w:val="22"/>
        </w:rPr>
        <w:fldChar w:fldCharType="separate"/>
      </w:r>
      <w:r w:rsidR="00336074" w:rsidRPr="00CE7E12">
        <w:rPr>
          <w:color w:val="00B0F0"/>
        </w:rPr>
        <w:t xml:space="preserve">Figure </w:t>
      </w:r>
      <w:r w:rsidR="00336074">
        <w:rPr>
          <w:noProof/>
          <w:color w:val="00B0F0"/>
        </w:rPr>
        <w:t>1</w:t>
      </w:r>
      <w:r w:rsidR="00336074">
        <w:rPr>
          <w:color w:val="00B0F0"/>
        </w:rPr>
        <w:t>.</w:t>
      </w:r>
      <w:r w:rsidR="00336074">
        <w:rPr>
          <w:noProof/>
          <w:color w:val="00B0F0"/>
        </w:rPr>
        <w:t>1</w:t>
      </w:r>
      <w:r w:rsidR="00CE7E12">
        <w:rPr>
          <w:color w:val="00B0F0"/>
          <w:sz w:val="20"/>
          <w:szCs w:val="22"/>
        </w:rPr>
        <w:fldChar w:fldCharType="end"/>
      </w:r>
      <w:r w:rsidR="00C33BC9" w:rsidRPr="00E465DD">
        <w:rPr>
          <w:color w:val="00B0F0"/>
          <w:sz w:val="20"/>
          <w:szCs w:val="22"/>
        </w:rPr>
        <w:t xml:space="preserve"> </w:t>
      </w:r>
      <w:r w:rsidR="00CE7E12">
        <w:rPr>
          <w:rFonts w:hint="eastAsia"/>
          <w:color w:val="00B0F0"/>
          <w:sz w:val="20"/>
          <w:szCs w:val="22"/>
        </w:rPr>
        <w:t>,</w:t>
      </w:r>
      <w:r w:rsidR="00C33BC9" w:rsidRPr="00E465DD">
        <w:rPr>
          <w:color w:val="00B0F0"/>
          <w:sz w:val="20"/>
          <w:szCs w:val="22"/>
        </w:rPr>
        <w:t xml:space="preserve"> </w:t>
      </w:r>
      <w:r w:rsidR="00CE7E12">
        <w:rPr>
          <w:color w:val="00B0F0"/>
          <w:sz w:val="20"/>
          <w:szCs w:val="22"/>
        </w:rPr>
        <w:fldChar w:fldCharType="begin"/>
      </w:r>
      <w:r w:rsidR="00CE7E12">
        <w:rPr>
          <w:color w:val="00B0F0"/>
          <w:sz w:val="20"/>
          <w:szCs w:val="22"/>
        </w:rPr>
        <w:instrText xml:space="preserve"> REF _Ref166686189 \h </w:instrText>
      </w:r>
      <w:r w:rsidR="00CE7E12">
        <w:rPr>
          <w:color w:val="00B0F0"/>
          <w:sz w:val="20"/>
          <w:szCs w:val="22"/>
        </w:rPr>
      </w:r>
      <w:r w:rsidR="00CE7E12">
        <w:rPr>
          <w:color w:val="00B0F0"/>
          <w:sz w:val="20"/>
          <w:szCs w:val="22"/>
        </w:rPr>
        <w:fldChar w:fldCharType="separate"/>
      </w:r>
      <w:r w:rsidR="00336074" w:rsidRPr="00CE7E12">
        <w:rPr>
          <w:color w:val="00B0F0"/>
        </w:rPr>
        <w:t xml:space="preserve">Figure </w:t>
      </w:r>
      <w:r w:rsidR="00336074">
        <w:rPr>
          <w:noProof/>
          <w:color w:val="00B0F0"/>
        </w:rPr>
        <w:t>1</w:t>
      </w:r>
      <w:r w:rsidR="00336074">
        <w:rPr>
          <w:color w:val="00B0F0"/>
        </w:rPr>
        <w:t>.</w:t>
      </w:r>
      <w:r w:rsidR="00336074">
        <w:rPr>
          <w:noProof/>
          <w:color w:val="00B0F0"/>
        </w:rPr>
        <w:t>2</w:t>
      </w:r>
      <w:r w:rsidR="00CE7E12">
        <w:rPr>
          <w:color w:val="00B0F0"/>
          <w:sz w:val="20"/>
          <w:szCs w:val="22"/>
        </w:rPr>
        <w:fldChar w:fldCharType="end"/>
      </w:r>
      <w:r w:rsidR="00CE7E12">
        <w:rPr>
          <w:rFonts w:hint="eastAsia"/>
          <w:color w:val="00B0F0"/>
          <w:sz w:val="20"/>
          <w:szCs w:val="22"/>
        </w:rPr>
        <w:t xml:space="preserve"> </w:t>
      </w:r>
      <w:r w:rsidR="00CE7E12" w:rsidRPr="00263538">
        <w:rPr>
          <w:rFonts w:hint="eastAsia"/>
          <w:color w:val="00B0F0"/>
          <w:sz w:val="20"/>
          <w:szCs w:val="22"/>
        </w:rPr>
        <w:t xml:space="preserve">and </w:t>
      </w:r>
      <w:r w:rsidR="00CE7E12" w:rsidRPr="00263538">
        <w:rPr>
          <w:color w:val="00B0F0"/>
          <w:sz w:val="20"/>
          <w:szCs w:val="22"/>
        </w:rPr>
        <w:fldChar w:fldCharType="begin"/>
      </w:r>
      <w:r w:rsidR="00CE7E12" w:rsidRPr="00263538">
        <w:rPr>
          <w:color w:val="00B0F0"/>
          <w:sz w:val="20"/>
          <w:szCs w:val="22"/>
        </w:rPr>
        <w:instrText xml:space="preserve"> </w:instrText>
      </w:r>
      <w:r w:rsidR="00CE7E12" w:rsidRPr="00263538">
        <w:rPr>
          <w:rFonts w:hint="eastAsia"/>
          <w:color w:val="00B0F0"/>
          <w:sz w:val="20"/>
          <w:szCs w:val="22"/>
        </w:rPr>
        <w:instrText>REF _Ref166686197 \h</w:instrText>
      </w:r>
      <w:r w:rsidR="00CE7E12" w:rsidRPr="00263538">
        <w:rPr>
          <w:color w:val="00B0F0"/>
          <w:sz w:val="20"/>
          <w:szCs w:val="22"/>
        </w:rPr>
        <w:instrText xml:space="preserve"> </w:instrText>
      </w:r>
      <w:r w:rsidR="00CE7E12" w:rsidRPr="00263538">
        <w:rPr>
          <w:color w:val="00B0F0"/>
          <w:sz w:val="20"/>
          <w:szCs w:val="22"/>
        </w:rPr>
      </w:r>
      <w:r w:rsidR="00263538">
        <w:rPr>
          <w:color w:val="00B0F0"/>
          <w:sz w:val="20"/>
          <w:szCs w:val="22"/>
        </w:rPr>
        <w:instrText xml:space="preserve"> \* MERGEFORMAT </w:instrText>
      </w:r>
      <w:r w:rsidR="00CE7E12" w:rsidRPr="00263538">
        <w:rPr>
          <w:color w:val="00B0F0"/>
          <w:sz w:val="20"/>
          <w:szCs w:val="22"/>
        </w:rPr>
        <w:fldChar w:fldCharType="separate"/>
      </w:r>
      <w:r w:rsidR="00336074" w:rsidRPr="00263538">
        <w:rPr>
          <w:color w:val="00B0F0"/>
        </w:rPr>
        <w:t>Figure</w:t>
      </w:r>
      <w:r w:rsidR="00336074" w:rsidRPr="00263538">
        <w:rPr>
          <w:color w:val="00B0F0"/>
        </w:rPr>
        <w:t xml:space="preserve"> </w:t>
      </w:r>
      <w:r w:rsidR="00336074">
        <w:rPr>
          <w:noProof/>
          <w:color w:val="00B0F0"/>
        </w:rPr>
        <w:t>1</w:t>
      </w:r>
      <w:r w:rsidR="00336074" w:rsidRPr="00263538">
        <w:rPr>
          <w:noProof/>
          <w:color w:val="00B0F0"/>
        </w:rPr>
        <w:t>.</w:t>
      </w:r>
      <w:r w:rsidR="00336074">
        <w:rPr>
          <w:noProof/>
          <w:color w:val="00B0F0"/>
        </w:rPr>
        <w:t>3</w:t>
      </w:r>
      <w:r w:rsidR="00CE7E12" w:rsidRPr="00263538">
        <w:rPr>
          <w:color w:val="00B0F0"/>
          <w:sz w:val="20"/>
          <w:szCs w:val="22"/>
        </w:rPr>
        <w:fldChar w:fldCharType="end"/>
      </w:r>
      <w:r w:rsidR="00501EBE" w:rsidRPr="00E465DD">
        <w:rPr>
          <w:rFonts w:hint="eastAsia"/>
          <w:color w:val="00B0F0"/>
          <w:sz w:val="20"/>
          <w:szCs w:val="22"/>
        </w:rPr>
        <w:t>.</w:t>
      </w:r>
    </w:p>
    <w:p w14:paraId="06FCCDC7" w14:textId="77777777" w:rsidR="000F480C" w:rsidRPr="00E16149" w:rsidRDefault="000F480C" w:rsidP="00AF4999">
      <w:pPr>
        <w:ind w:leftChars="200" w:left="386"/>
      </w:pPr>
    </w:p>
    <w:tbl>
      <w:tblPr>
        <w:tblW w:w="0" w:type="auto"/>
        <w:tblInd w:w="386" w:type="dxa"/>
        <w:tblLook w:val="04A0" w:firstRow="1" w:lastRow="0" w:firstColumn="1" w:lastColumn="0" w:noHBand="0" w:noVBand="1"/>
      </w:tblPr>
      <w:tblGrid>
        <w:gridCol w:w="3896"/>
        <w:gridCol w:w="5356"/>
      </w:tblGrid>
      <w:tr w:rsidR="00E16149" w:rsidRPr="00E16149" w14:paraId="65562A92" w14:textId="77777777" w:rsidTr="0001288F">
        <w:tc>
          <w:tcPr>
            <w:tcW w:w="3975" w:type="dxa"/>
            <w:shd w:val="clear" w:color="auto" w:fill="auto"/>
          </w:tcPr>
          <w:p w14:paraId="2B6F0DD5" w14:textId="31A624FC" w:rsidR="00C42A42" w:rsidRPr="00E16149" w:rsidRDefault="00FB37A0" w:rsidP="0001288F">
            <w:pPr>
              <w:jc w:val="center"/>
            </w:pPr>
            <w:r w:rsidRPr="00E16149">
              <w:rPr>
                <w:noProof/>
              </w:rPr>
              <w:drawing>
                <wp:inline distT="0" distB="0" distL="0" distR="0" wp14:anchorId="494A1A8E" wp14:editId="21757214">
                  <wp:extent cx="1333500" cy="90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l="8794" t="11110" r="31998" b="24440"/>
                          <a:stretch>
                            <a:fillRect/>
                          </a:stretch>
                        </pic:blipFill>
                        <pic:spPr bwMode="auto">
                          <a:xfrm>
                            <a:off x="0" y="0"/>
                            <a:ext cx="1333500" cy="904875"/>
                          </a:xfrm>
                          <a:prstGeom prst="rect">
                            <a:avLst/>
                          </a:prstGeom>
                          <a:noFill/>
                          <a:ln>
                            <a:noFill/>
                          </a:ln>
                        </pic:spPr>
                      </pic:pic>
                    </a:graphicData>
                  </a:graphic>
                </wp:inline>
              </w:drawing>
            </w:r>
          </w:p>
        </w:tc>
        <w:tc>
          <w:tcPr>
            <w:tcW w:w="5493" w:type="dxa"/>
            <w:shd w:val="clear" w:color="auto" w:fill="auto"/>
          </w:tcPr>
          <w:p w14:paraId="5E72633E" w14:textId="05BE8EA9" w:rsidR="00C42A42" w:rsidRPr="00E16149" w:rsidRDefault="00FB37A0" w:rsidP="00E16149">
            <w:pPr>
              <w:jc w:val="center"/>
            </w:pPr>
            <w:r w:rsidRPr="00E16149">
              <w:rPr>
                <w:noProof/>
              </w:rPr>
              <w:drawing>
                <wp:inline distT="0" distB="0" distL="0" distR="0" wp14:anchorId="3AE987D0" wp14:editId="62698920">
                  <wp:extent cx="400050" cy="476250"/>
                  <wp:effectExtent l="0" t="0" r="0" b="0"/>
                  <wp:docPr id="2" name="図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050" cy="476250"/>
                          </a:xfrm>
                          <a:prstGeom prst="rect">
                            <a:avLst/>
                          </a:prstGeom>
                          <a:noFill/>
                          <a:ln>
                            <a:noFill/>
                          </a:ln>
                        </pic:spPr>
                      </pic:pic>
                    </a:graphicData>
                  </a:graphic>
                </wp:inline>
              </w:drawing>
            </w:r>
            <w:r w:rsidR="00C42A42" w:rsidRPr="00E16149">
              <w:rPr>
                <w:rFonts w:hint="eastAsia"/>
                <w:noProof/>
              </w:rPr>
              <w:t xml:space="preserve">　　</w:t>
            </w:r>
            <w:r w:rsidR="00457216">
              <w:object w:dxaOrig="5940" w:dyaOrig="4020" w14:anchorId="2C0C0251">
                <v:shape id="_x0000_i1027" type="#_x0000_t75" style="width:119.1pt;height:80.4pt" o:ole="">
                  <v:imagedata r:id="rId14" o:title=""/>
                </v:shape>
                <o:OLEObject Type="Embed" ProgID="PBrush" ShapeID="_x0000_i1027" DrawAspect="Content" ObjectID="_1830693404" r:id="rId15"/>
              </w:object>
            </w:r>
          </w:p>
        </w:tc>
      </w:tr>
      <w:tr w:rsidR="00C42A42" w:rsidRPr="00E16149" w14:paraId="0978A41D" w14:textId="77777777" w:rsidTr="0001288F">
        <w:tc>
          <w:tcPr>
            <w:tcW w:w="3975" w:type="dxa"/>
            <w:shd w:val="clear" w:color="auto" w:fill="auto"/>
          </w:tcPr>
          <w:p w14:paraId="35AC1634" w14:textId="77777777" w:rsidR="00C42A42" w:rsidRPr="002835BE" w:rsidRDefault="00CE7E12" w:rsidP="00CE7E12">
            <w:pPr>
              <w:pStyle w:val="Caption"/>
              <w:rPr>
                <w:rFonts w:hint="eastAsia"/>
              </w:rPr>
            </w:pPr>
            <w:bookmarkStart w:id="11" w:name="_Ref166685799"/>
            <w:r w:rsidRPr="002835BE">
              <w:t>図</w:t>
            </w:r>
            <w:r w:rsidRPr="002835BE">
              <w:t xml:space="preserve"> </w:t>
            </w:r>
            <w:fldSimple w:instr=" STYLEREF 1 \s ">
              <w:r w:rsidR="00F31CA7" w:rsidRPr="002835BE">
                <w:rPr>
                  <w:noProof/>
                </w:rPr>
                <w:t>1</w:t>
              </w:r>
            </w:fldSimple>
            <w:r w:rsidR="00F31CA7" w:rsidRPr="002835BE">
              <w:t>.</w:t>
            </w:r>
            <w:r w:rsidR="00F31CA7" w:rsidRPr="002835BE">
              <w:fldChar w:fldCharType="begin"/>
            </w:r>
            <w:r w:rsidR="00F31CA7" w:rsidRPr="002835BE">
              <w:instrText xml:space="preserve"> SEQ </w:instrText>
            </w:r>
            <w:r w:rsidR="00F31CA7" w:rsidRPr="002835BE">
              <w:instrText>図</w:instrText>
            </w:r>
            <w:r w:rsidR="00F31CA7" w:rsidRPr="002835BE">
              <w:instrText xml:space="preserve"> \* ARABIC \s 1 </w:instrText>
            </w:r>
            <w:r w:rsidR="00F31CA7" w:rsidRPr="002835BE">
              <w:fldChar w:fldCharType="separate"/>
            </w:r>
            <w:r w:rsidR="00F31CA7" w:rsidRPr="002835BE">
              <w:rPr>
                <w:noProof/>
              </w:rPr>
              <w:t>1</w:t>
            </w:r>
            <w:r w:rsidR="00F31CA7" w:rsidRPr="002835BE">
              <w:fldChar w:fldCharType="end"/>
            </w:r>
            <w:bookmarkEnd w:id="11"/>
            <w:r w:rsidRPr="002835BE">
              <w:rPr>
                <w:rFonts w:hint="eastAsia"/>
              </w:rPr>
              <w:t xml:space="preserve"> </w:t>
            </w:r>
            <w:r w:rsidR="00C42A42" w:rsidRPr="002835BE">
              <w:rPr>
                <w:rFonts w:hint="eastAsia"/>
              </w:rPr>
              <w:t xml:space="preserve">DMS </w:t>
            </w:r>
            <w:r w:rsidR="00C42A42" w:rsidRPr="002835BE">
              <w:rPr>
                <w:rFonts w:hint="eastAsia"/>
              </w:rPr>
              <w:t>スイッチ（ハード）</w:t>
            </w:r>
          </w:p>
          <w:p w14:paraId="25DCA9B3" w14:textId="77777777" w:rsidR="00C42A42" w:rsidRPr="00E465DD" w:rsidRDefault="00CE7E12" w:rsidP="00CE7E12">
            <w:pPr>
              <w:pStyle w:val="Caption"/>
              <w:rPr>
                <w:rFonts w:hint="eastAsia"/>
                <w:color w:val="00B0F0"/>
              </w:rPr>
            </w:pPr>
            <w:bookmarkStart w:id="12" w:name="_Ref166686176"/>
            <w:r w:rsidRPr="00CE7E12">
              <w:rPr>
                <w:color w:val="00B0F0"/>
              </w:rPr>
              <w:t xml:space="preserve">Figure </w:t>
            </w:r>
            <w:r w:rsidR="00F31CA7">
              <w:rPr>
                <w:color w:val="00B0F0"/>
              </w:rPr>
              <w:fldChar w:fldCharType="begin"/>
            </w:r>
            <w:r w:rsidR="00F31CA7">
              <w:rPr>
                <w:color w:val="00B0F0"/>
              </w:rPr>
              <w:instrText xml:space="preserve"> STYLEREF 1 \s </w:instrText>
            </w:r>
            <w:r w:rsidR="00F31CA7">
              <w:rPr>
                <w:color w:val="00B0F0"/>
              </w:rPr>
              <w:fldChar w:fldCharType="separate"/>
            </w:r>
            <w:r w:rsidR="00F31CA7">
              <w:rPr>
                <w:noProof/>
                <w:color w:val="00B0F0"/>
              </w:rPr>
              <w:t>1</w:t>
            </w:r>
            <w:r w:rsidR="00F31CA7">
              <w:rPr>
                <w:color w:val="00B0F0"/>
              </w:rPr>
              <w:fldChar w:fldCharType="end"/>
            </w:r>
            <w:r w:rsidR="00F31CA7">
              <w:rPr>
                <w:color w:val="00B0F0"/>
              </w:rPr>
              <w:t>.</w:t>
            </w:r>
            <w:r w:rsidR="00F31CA7">
              <w:rPr>
                <w:color w:val="00B0F0"/>
              </w:rPr>
              <w:fldChar w:fldCharType="begin"/>
            </w:r>
            <w:r w:rsidR="00F31CA7">
              <w:rPr>
                <w:color w:val="00B0F0"/>
              </w:rPr>
              <w:instrText xml:space="preserve"> SEQ Figure \* ARABIC \s 1 </w:instrText>
            </w:r>
            <w:r w:rsidR="00F31CA7">
              <w:rPr>
                <w:color w:val="00B0F0"/>
              </w:rPr>
              <w:fldChar w:fldCharType="separate"/>
            </w:r>
            <w:r w:rsidR="00F31CA7">
              <w:rPr>
                <w:noProof/>
                <w:color w:val="00B0F0"/>
              </w:rPr>
              <w:t>1</w:t>
            </w:r>
            <w:r w:rsidR="00F31CA7">
              <w:rPr>
                <w:color w:val="00B0F0"/>
              </w:rPr>
              <w:fldChar w:fldCharType="end"/>
            </w:r>
            <w:bookmarkEnd w:id="12"/>
            <w:r w:rsidRPr="00CE7E12">
              <w:rPr>
                <w:rFonts w:hint="eastAsia"/>
                <w:color w:val="00B0F0"/>
              </w:rPr>
              <w:t xml:space="preserve"> </w:t>
            </w:r>
            <w:r w:rsidR="00C42A42" w:rsidRPr="00E465DD">
              <w:rPr>
                <w:rFonts w:hint="eastAsia"/>
                <w:color w:val="00B0F0"/>
                <w:szCs w:val="22"/>
              </w:rPr>
              <w:t>DMS Switch</w:t>
            </w:r>
            <w:r w:rsidR="00C42A42" w:rsidRPr="00E465DD">
              <w:rPr>
                <w:color w:val="00B0F0"/>
                <w:szCs w:val="22"/>
              </w:rPr>
              <w:t>(Hardware switch)</w:t>
            </w:r>
          </w:p>
        </w:tc>
        <w:tc>
          <w:tcPr>
            <w:tcW w:w="5493" w:type="dxa"/>
            <w:shd w:val="clear" w:color="auto" w:fill="auto"/>
          </w:tcPr>
          <w:p w14:paraId="1D670595" w14:textId="77777777" w:rsidR="00C42A42" w:rsidRPr="00E16149" w:rsidRDefault="00CE7E12" w:rsidP="00C42A42">
            <w:pPr>
              <w:rPr>
                <w:rFonts w:hint="eastAsia"/>
              </w:rPr>
            </w:pPr>
            <w:bookmarkStart w:id="13" w:name="_Ref166685968"/>
            <w:r>
              <w:rPr>
                <w:rFonts w:hint="eastAsia"/>
              </w:rPr>
              <w:t>図</w:t>
            </w:r>
            <w:r>
              <w:rPr>
                <w:rFonts w:hint="eastAsia"/>
              </w:rPr>
              <w:t xml:space="preserve"> </w:t>
            </w:r>
            <w:r w:rsidR="00F31CA7">
              <w:fldChar w:fldCharType="begin"/>
            </w:r>
            <w:r w:rsidR="00F31CA7">
              <w:instrText xml:space="preserve"> </w:instrText>
            </w:r>
            <w:r w:rsidR="00F31CA7">
              <w:rPr>
                <w:rFonts w:hint="eastAsia"/>
              </w:rPr>
              <w:instrText>STYLEREF 1 \s</w:instrText>
            </w:r>
            <w:r w:rsidR="00F31CA7">
              <w:instrText xml:space="preserve"> </w:instrText>
            </w:r>
            <w:r w:rsidR="00F31CA7">
              <w:fldChar w:fldCharType="separate"/>
            </w:r>
            <w:r w:rsidR="00F31CA7">
              <w:rPr>
                <w:noProof/>
              </w:rPr>
              <w:t>1</w:t>
            </w:r>
            <w:r w:rsidR="00F31CA7">
              <w:fldChar w:fldCharType="end"/>
            </w:r>
            <w:r w:rsidR="00F31CA7">
              <w:t>.</w:t>
            </w:r>
            <w:r w:rsidR="00F31CA7">
              <w:fldChar w:fldCharType="begin"/>
            </w:r>
            <w:r w:rsidR="00F31CA7">
              <w:instrText xml:space="preserve"> </w:instrText>
            </w:r>
            <w:r w:rsidR="00F31CA7">
              <w:rPr>
                <w:rFonts w:hint="eastAsia"/>
              </w:rPr>
              <w:instrText xml:space="preserve">SEQ </w:instrText>
            </w:r>
            <w:r w:rsidR="00F31CA7">
              <w:rPr>
                <w:rFonts w:hint="eastAsia"/>
              </w:rPr>
              <w:instrText>図</w:instrText>
            </w:r>
            <w:r w:rsidR="00F31CA7">
              <w:rPr>
                <w:rFonts w:hint="eastAsia"/>
              </w:rPr>
              <w:instrText xml:space="preserve"> \* ARABIC \s 1</w:instrText>
            </w:r>
            <w:r w:rsidR="00F31CA7">
              <w:instrText xml:space="preserve"> </w:instrText>
            </w:r>
            <w:r w:rsidR="00F31CA7">
              <w:fldChar w:fldCharType="separate"/>
            </w:r>
            <w:r w:rsidR="00F31CA7">
              <w:rPr>
                <w:noProof/>
              </w:rPr>
              <w:t>2</w:t>
            </w:r>
            <w:r w:rsidR="00F31CA7">
              <w:fldChar w:fldCharType="end"/>
            </w:r>
            <w:bookmarkEnd w:id="13"/>
            <w:r>
              <w:rPr>
                <w:rFonts w:hint="eastAsia"/>
              </w:rPr>
              <w:t xml:space="preserve"> </w:t>
            </w:r>
            <w:r w:rsidR="00C42A42" w:rsidRPr="00E16149">
              <w:rPr>
                <w:rFonts w:hint="eastAsia"/>
              </w:rPr>
              <w:t xml:space="preserve">DMS </w:t>
            </w:r>
            <w:r w:rsidR="00C42A42" w:rsidRPr="00E16149">
              <w:rPr>
                <w:rFonts w:hint="eastAsia"/>
              </w:rPr>
              <w:t>スイッチ</w:t>
            </w:r>
            <w:r w:rsidR="00C42A42" w:rsidRPr="00E16149">
              <w:rPr>
                <w:rFonts w:hint="eastAsia"/>
              </w:rPr>
              <w:t xml:space="preserve"> (</w:t>
            </w:r>
            <w:r w:rsidR="00AE1176" w:rsidRPr="00E16149">
              <w:rPr>
                <w:rFonts w:hint="eastAsia"/>
              </w:rPr>
              <w:t>ソフト</w:t>
            </w:r>
            <w:r w:rsidR="00AE1176" w:rsidRPr="00E16149">
              <w:rPr>
                <w:rFonts w:hint="eastAsia"/>
              </w:rPr>
              <w:t>(</w:t>
            </w:r>
            <w:r w:rsidR="00AE1176" w:rsidRPr="00E16149">
              <w:rPr>
                <w:rFonts w:hint="eastAsia"/>
              </w:rPr>
              <w:t>呼出し</w:t>
            </w:r>
            <w:r w:rsidR="00AE1176" w:rsidRPr="00E16149">
              <w:rPr>
                <w:rFonts w:hint="eastAsia"/>
              </w:rPr>
              <w:t>S</w:t>
            </w:r>
            <w:r w:rsidR="00AE1176" w:rsidRPr="00E16149">
              <w:t>W</w:t>
            </w:r>
            <w:r w:rsidR="00AE1176" w:rsidRPr="00E16149">
              <w:rPr>
                <w:rFonts w:hint="eastAsia"/>
              </w:rPr>
              <w:t>付き</w:t>
            </w:r>
            <w:r w:rsidR="00AE1176" w:rsidRPr="00E16149">
              <w:rPr>
                <w:rFonts w:hint="eastAsia"/>
              </w:rPr>
              <w:t>)</w:t>
            </w:r>
            <w:r w:rsidR="00C42A42" w:rsidRPr="00E16149">
              <w:rPr>
                <w:rFonts w:hint="eastAsia"/>
              </w:rPr>
              <w:t>)</w:t>
            </w:r>
          </w:p>
          <w:p w14:paraId="144DD888" w14:textId="77777777" w:rsidR="00C42A42" w:rsidRPr="00E465DD" w:rsidRDefault="00CE7E12" w:rsidP="00CE7E12">
            <w:pPr>
              <w:keepNext/>
              <w:rPr>
                <w:color w:val="00B0F0"/>
              </w:rPr>
            </w:pPr>
            <w:bookmarkStart w:id="14" w:name="_Ref166686189"/>
            <w:r w:rsidRPr="00CE7E12">
              <w:rPr>
                <w:color w:val="00B0F0"/>
              </w:rPr>
              <w:t xml:space="preserve">Figure </w:t>
            </w:r>
            <w:r w:rsidR="00F31CA7">
              <w:rPr>
                <w:color w:val="00B0F0"/>
              </w:rPr>
              <w:fldChar w:fldCharType="begin"/>
            </w:r>
            <w:r w:rsidR="00F31CA7">
              <w:rPr>
                <w:color w:val="00B0F0"/>
              </w:rPr>
              <w:instrText xml:space="preserve"> STYLEREF 1 \s </w:instrText>
            </w:r>
            <w:r w:rsidR="00F31CA7">
              <w:rPr>
                <w:color w:val="00B0F0"/>
              </w:rPr>
              <w:fldChar w:fldCharType="separate"/>
            </w:r>
            <w:r w:rsidR="00F31CA7">
              <w:rPr>
                <w:noProof/>
                <w:color w:val="00B0F0"/>
              </w:rPr>
              <w:t>1</w:t>
            </w:r>
            <w:r w:rsidR="00F31CA7">
              <w:rPr>
                <w:color w:val="00B0F0"/>
              </w:rPr>
              <w:fldChar w:fldCharType="end"/>
            </w:r>
            <w:r w:rsidR="00F31CA7">
              <w:rPr>
                <w:color w:val="00B0F0"/>
              </w:rPr>
              <w:t>.</w:t>
            </w:r>
            <w:r w:rsidR="00F31CA7">
              <w:rPr>
                <w:color w:val="00B0F0"/>
              </w:rPr>
              <w:fldChar w:fldCharType="begin"/>
            </w:r>
            <w:r w:rsidR="00F31CA7">
              <w:rPr>
                <w:color w:val="00B0F0"/>
              </w:rPr>
              <w:instrText xml:space="preserve"> SEQ Figure \* ARABIC \s 1 </w:instrText>
            </w:r>
            <w:r w:rsidR="00F31CA7">
              <w:rPr>
                <w:color w:val="00B0F0"/>
              </w:rPr>
              <w:fldChar w:fldCharType="separate"/>
            </w:r>
            <w:r w:rsidR="00F31CA7">
              <w:rPr>
                <w:noProof/>
                <w:color w:val="00B0F0"/>
              </w:rPr>
              <w:t>2</w:t>
            </w:r>
            <w:r w:rsidR="00F31CA7">
              <w:rPr>
                <w:color w:val="00B0F0"/>
              </w:rPr>
              <w:fldChar w:fldCharType="end"/>
            </w:r>
            <w:bookmarkEnd w:id="14"/>
            <w:r w:rsidRPr="00CE7E12">
              <w:rPr>
                <w:rFonts w:hint="eastAsia"/>
                <w:color w:val="00B0F0"/>
              </w:rPr>
              <w:t xml:space="preserve"> </w:t>
            </w:r>
            <w:r w:rsidR="00C42A42" w:rsidRPr="00E465DD">
              <w:rPr>
                <w:rFonts w:hint="eastAsia"/>
                <w:color w:val="00B0F0"/>
                <w:sz w:val="20"/>
                <w:szCs w:val="22"/>
              </w:rPr>
              <w:t xml:space="preserve"> DMS Switch</w:t>
            </w:r>
            <w:r w:rsidR="00C42A42" w:rsidRPr="00E465DD">
              <w:rPr>
                <w:color w:val="00B0F0"/>
                <w:sz w:val="20"/>
                <w:szCs w:val="22"/>
              </w:rPr>
              <w:t xml:space="preserve"> image(Software switch</w:t>
            </w:r>
            <w:r w:rsidR="00AE1176" w:rsidRPr="00E465DD">
              <w:rPr>
                <w:color w:val="00B0F0"/>
                <w:sz w:val="20"/>
                <w:szCs w:val="22"/>
              </w:rPr>
              <w:t xml:space="preserve"> with hardware shortcut switch</w:t>
            </w:r>
            <w:r w:rsidR="00C42A42" w:rsidRPr="00E465DD">
              <w:rPr>
                <w:color w:val="00B0F0"/>
                <w:sz w:val="20"/>
                <w:szCs w:val="22"/>
              </w:rPr>
              <w:t>)</w:t>
            </w:r>
          </w:p>
        </w:tc>
      </w:tr>
    </w:tbl>
    <w:p w14:paraId="743CA3AE" w14:textId="77777777" w:rsidR="00595CC8" w:rsidRDefault="00595CC8" w:rsidP="00CE7E12">
      <w:pPr>
        <w:pStyle w:val="Caption"/>
      </w:pPr>
    </w:p>
    <w:tbl>
      <w:tblPr>
        <w:tblW w:w="0" w:type="auto"/>
        <w:jc w:val="center"/>
        <w:tblLook w:val="04A0" w:firstRow="1" w:lastRow="0" w:firstColumn="1" w:lastColumn="0" w:noHBand="0" w:noVBand="1"/>
      </w:tblPr>
      <w:tblGrid>
        <w:gridCol w:w="4967"/>
      </w:tblGrid>
      <w:tr w:rsidR="00A023B3" w:rsidRPr="00E16149" w14:paraId="2075ED78" w14:textId="77777777" w:rsidTr="00A023B3">
        <w:trPr>
          <w:trHeight w:val="2016"/>
          <w:jc w:val="center"/>
        </w:trPr>
        <w:tc>
          <w:tcPr>
            <w:tcW w:w="4967" w:type="dxa"/>
            <w:shd w:val="clear" w:color="auto" w:fill="auto"/>
          </w:tcPr>
          <w:p w14:paraId="55603E6C" w14:textId="77777777" w:rsidR="00A023B3" w:rsidRDefault="00A023B3">
            <w:pPr>
              <w:jc w:val="center"/>
            </w:pPr>
            <w:r>
              <w:rPr>
                <w:rFonts w:hint="eastAsia"/>
              </w:rPr>
              <w:t xml:space="preserve">　　　　　　　　</w:t>
            </w:r>
          </w:p>
          <w:p w14:paraId="6847AAF2" w14:textId="2B82E39D" w:rsidR="00A023B3" w:rsidRPr="00E16149" w:rsidRDefault="00A023B3">
            <w:pPr>
              <w:jc w:val="center"/>
            </w:pPr>
            <w:r>
              <w:rPr>
                <w:rFonts w:hint="eastAsia"/>
              </w:rPr>
              <w:t xml:space="preserve">　　　　　　</w:t>
            </w:r>
            <w:r w:rsidR="00FB37A0">
              <w:rPr>
                <w:noProof/>
              </w:rPr>
              <w:drawing>
                <wp:inline distT="0" distB="0" distL="0" distR="0" wp14:anchorId="165924FB" wp14:editId="58A776BC">
                  <wp:extent cx="1576705" cy="880745"/>
                  <wp:effectExtent l="0" t="0" r="0" b="0"/>
                  <wp:docPr id="8523" name="Picture 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6705" cy="880745"/>
                          </a:xfrm>
                          <a:prstGeom prst="rect">
                            <a:avLst/>
                          </a:prstGeom>
                          <a:noFill/>
                          <a:ln>
                            <a:noFill/>
                          </a:ln>
                        </pic:spPr>
                      </pic:pic>
                    </a:graphicData>
                  </a:graphic>
                </wp:inline>
              </w:drawing>
            </w:r>
          </w:p>
        </w:tc>
      </w:tr>
      <w:tr w:rsidR="00A023B3" w:rsidRPr="00E16149" w14:paraId="62E9B779" w14:textId="77777777" w:rsidTr="00A023B3">
        <w:trPr>
          <w:jc w:val="center"/>
        </w:trPr>
        <w:tc>
          <w:tcPr>
            <w:tcW w:w="4967" w:type="dxa"/>
            <w:shd w:val="clear" w:color="auto" w:fill="auto"/>
          </w:tcPr>
          <w:p w14:paraId="6723C91E" w14:textId="0A0AA9F4" w:rsidR="00A023B3" w:rsidRPr="00263538" w:rsidRDefault="00FB37A0" w:rsidP="004A2A54">
            <w:pPr>
              <w:keepNext/>
            </w:pPr>
            <w:bookmarkStart w:id="15" w:name="_Ref199142508"/>
            <w:r w:rsidRPr="004A2A54">
              <w:rPr>
                <w:noProof/>
              </w:rPr>
              <w:drawing>
                <wp:anchor distT="0" distB="0" distL="114300" distR="114300" simplePos="0" relativeHeight="251814400" behindDoc="0" locked="0" layoutInCell="1" allowOverlap="1" wp14:anchorId="74EC6FAC" wp14:editId="4B1F479A">
                  <wp:simplePos x="0" y="0"/>
                  <wp:positionH relativeFrom="column">
                    <wp:posOffset>30480</wp:posOffset>
                  </wp:positionH>
                  <wp:positionV relativeFrom="paragraph">
                    <wp:posOffset>-1070610</wp:posOffset>
                  </wp:positionV>
                  <wp:extent cx="1029970" cy="977900"/>
                  <wp:effectExtent l="0" t="0" r="0" b="0"/>
                  <wp:wrapNone/>
                  <wp:docPr id="852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9970" cy="97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2A54" w:rsidRPr="004A2A54">
              <w:rPr>
                <w:rFonts w:hint="eastAsia"/>
              </w:rPr>
              <w:t>図</w:t>
            </w:r>
            <w:r w:rsidR="004A2A54" w:rsidRPr="004A2A54">
              <w:rPr>
                <w:rFonts w:hint="eastAsia"/>
              </w:rPr>
              <w:t xml:space="preserve"> </w:t>
            </w:r>
            <w:r w:rsidR="00F31CA7">
              <w:fldChar w:fldCharType="begin"/>
            </w:r>
            <w:r w:rsidR="00F31CA7">
              <w:instrText xml:space="preserve"> </w:instrText>
            </w:r>
            <w:r w:rsidR="00F31CA7">
              <w:rPr>
                <w:rFonts w:hint="eastAsia"/>
              </w:rPr>
              <w:instrText>STYLEREF 1 \s</w:instrText>
            </w:r>
            <w:r w:rsidR="00F31CA7">
              <w:instrText xml:space="preserve"> </w:instrText>
            </w:r>
            <w:r w:rsidR="00F31CA7">
              <w:fldChar w:fldCharType="separate"/>
            </w:r>
            <w:r w:rsidR="00F31CA7">
              <w:rPr>
                <w:noProof/>
              </w:rPr>
              <w:t>1</w:t>
            </w:r>
            <w:r w:rsidR="00F31CA7">
              <w:fldChar w:fldCharType="end"/>
            </w:r>
            <w:r w:rsidR="00F31CA7">
              <w:t>.</w:t>
            </w:r>
            <w:r w:rsidR="00F31CA7">
              <w:fldChar w:fldCharType="begin"/>
            </w:r>
            <w:r w:rsidR="00F31CA7">
              <w:instrText xml:space="preserve"> </w:instrText>
            </w:r>
            <w:r w:rsidR="00F31CA7">
              <w:rPr>
                <w:rFonts w:hint="eastAsia"/>
              </w:rPr>
              <w:instrText xml:space="preserve">SEQ </w:instrText>
            </w:r>
            <w:r w:rsidR="00F31CA7">
              <w:rPr>
                <w:rFonts w:hint="eastAsia"/>
              </w:rPr>
              <w:instrText>図</w:instrText>
            </w:r>
            <w:r w:rsidR="00F31CA7">
              <w:rPr>
                <w:rFonts w:hint="eastAsia"/>
              </w:rPr>
              <w:instrText xml:space="preserve"> \* ARABIC \s 1</w:instrText>
            </w:r>
            <w:r w:rsidR="00F31CA7">
              <w:instrText xml:space="preserve"> </w:instrText>
            </w:r>
            <w:r w:rsidR="00F31CA7">
              <w:fldChar w:fldCharType="separate"/>
            </w:r>
            <w:r w:rsidR="00F31CA7">
              <w:rPr>
                <w:noProof/>
              </w:rPr>
              <w:t>3</w:t>
            </w:r>
            <w:r w:rsidR="00F31CA7">
              <w:fldChar w:fldCharType="end"/>
            </w:r>
            <w:bookmarkEnd w:id="15"/>
            <w:r w:rsidR="00750874" w:rsidRPr="00263538">
              <w:rPr>
                <w:rFonts w:hint="eastAsia"/>
              </w:rPr>
              <w:t>DMS</w:t>
            </w:r>
            <w:r w:rsidR="00750874" w:rsidRPr="00263538">
              <w:rPr>
                <w:rFonts w:hint="eastAsia"/>
              </w:rPr>
              <w:t>スイッチ</w:t>
            </w:r>
            <w:r w:rsidR="00750874" w:rsidRPr="00263538">
              <w:rPr>
                <w:rFonts w:hint="eastAsia"/>
              </w:rPr>
              <w:t>(</w:t>
            </w:r>
            <w:r w:rsidR="00750874" w:rsidRPr="00263538">
              <w:rPr>
                <w:rFonts w:hint="eastAsia"/>
              </w:rPr>
              <w:t>ソフト</w:t>
            </w:r>
            <w:r w:rsidR="00750874" w:rsidRPr="00263538">
              <w:rPr>
                <w:rFonts w:hint="eastAsia"/>
              </w:rPr>
              <w:t>)</w:t>
            </w:r>
            <w:r w:rsidR="00750874" w:rsidRPr="00263538">
              <w:rPr>
                <w:rFonts w:hint="eastAsia"/>
              </w:rPr>
              <w:t xml:space="preserve">　</w:t>
            </w:r>
            <w:r w:rsidR="00A023B3" w:rsidRPr="00263538">
              <w:rPr>
                <w:rFonts w:hint="eastAsia"/>
              </w:rPr>
              <w:t>MM+BB</w:t>
            </w:r>
          </w:p>
          <w:p w14:paraId="62E76A66" w14:textId="77777777" w:rsidR="000C4E58" w:rsidRPr="00263538" w:rsidRDefault="000C4E58">
            <w:pPr>
              <w:rPr>
                <w:rFonts w:hint="eastAsia"/>
                <w:color w:val="00B0F0"/>
              </w:rPr>
            </w:pPr>
            <w:bookmarkStart w:id="16" w:name="_Ref166686197"/>
            <w:r w:rsidRPr="00263538">
              <w:rPr>
                <w:color w:val="00B0F0"/>
              </w:rPr>
              <w:t xml:space="preserve">Figure </w:t>
            </w:r>
            <w:r w:rsidR="00F31CA7">
              <w:rPr>
                <w:color w:val="00B0F0"/>
              </w:rPr>
              <w:fldChar w:fldCharType="begin"/>
            </w:r>
            <w:r w:rsidR="00F31CA7">
              <w:rPr>
                <w:color w:val="00B0F0"/>
              </w:rPr>
              <w:instrText xml:space="preserve"> STYLEREF 1 \s </w:instrText>
            </w:r>
            <w:r w:rsidR="00F31CA7">
              <w:rPr>
                <w:color w:val="00B0F0"/>
              </w:rPr>
              <w:fldChar w:fldCharType="separate"/>
            </w:r>
            <w:r w:rsidR="00F31CA7">
              <w:rPr>
                <w:noProof/>
                <w:color w:val="00B0F0"/>
              </w:rPr>
              <w:t>1</w:t>
            </w:r>
            <w:r w:rsidR="00F31CA7">
              <w:rPr>
                <w:color w:val="00B0F0"/>
              </w:rPr>
              <w:fldChar w:fldCharType="end"/>
            </w:r>
            <w:r w:rsidR="00F31CA7">
              <w:rPr>
                <w:color w:val="00B0F0"/>
              </w:rPr>
              <w:t>.</w:t>
            </w:r>
            <w:r w:rsidR="00F31CA7">
              <w:rPr>
                <w:color w:val="00B0F0"/>
              </w:rPr>
              <w:fldChar w:fldCharType="begin"/>
            </w:r>
            <w:r w:rsidR="00F31CA7">
              <w:rPr>
                <w:color w:val="00B0F0"/>
              </w:rPr>
              <w:instrText xml:space="preserve"> SEQ Figure \* ARABIC \s 1 </w:instrText>
            </w:r>
            <w:r w:rsidR="00F31CA7">
              <w:rPr>
                <w:color w:val="00B0F0"/>
              </w:rPr>
              <w:fldChar w:fldCharType="separate"/>
            </w:r>
            <w:r w:rsidR="00F31CA7">
              <w:rPr>
                <w:noProof/>
                <w:color w:val="00B0F0"/>
              </w:rPr>
              <w:t>3</w:t>
            </w:r>
            <w:r w:rsidR="00F31CA7">
              <w:rPr>
                <w:color w:val="00B0F0"/>
              </w:rPr>
              <w:fldChar w:fldCharType="end"/>
            </w:r>
            <w:bookmarkEnd w:id="16"/>
            <w:r w:rsidRPr="00263538">
              <w:rPr>
                <w:rFonts w:hint="eastAsia"/>
                <w:color w:val="00B0F0"/>
              </w:rPr>
              <w:t xml:space="preserve"> DMS Swith Type</w:t>
            </w:r>
          </w:p>
        </w:tc>
      </w:tr>
    </w:tbl>
    <w:p w14:paraId="3B3096CB" w14:textId="77777777" w:rsidR="00CE7E12" w:rsidRPr="00AE2925" w:rsidRDefault="00CE7E12" w:rsidP="000C4E58">
      <w:pPr>
        <w:pStyle w:val="Caption"/>
        <w:rPr>
          <w:rFonts w:hint="eastAsia"/>
          <w:color w:val="000000"/>
        </w:rPr>
      </w:pPr>
    </w:p>
    <w:p w14:paraId="5215AA8F" w14:textId="77777777" w:rsidR="009C74A0" w:rsidRPr="009C74A0" w:rsidRDefault="009C74A0" w:rsidP="00AF4999">
      <w:pPr>
        <w:ind w:leftChars="200" w:left="386"/>
        <w:rPr>
          <w:rFonts w:hint="eastAsia"/>
        </w:rPr>
      </w:pPr>
    </w:p>
    <w:p w14:paraId="243D0E5C" w14:textId="77777777" w:rsidR="0084334E" w:rsidRPr="00E16149" w:rsidRDefault="0084334E" w:rsidP="00AF4999">
      <w:pPr>
        <w:ind w:leftChars="200" w:left="386"/>
        <w:rPr>
          <w:rFonts w:hint="eastAsia"/>
        </w:rPr>
      </w:pPr>
    </w:p>
    <w:p w14:paraId="555CB42A" w14:textId="77777777" w:rsidR="006A5372" w:rsidRPr="00E16149" w:rsidRDefault="00003F6E" w:rsidP="00136B41">
      <w:pPr>
        <w:pStyle w:val="Heading3"/>
        <w:ind w:left="567" w:hanging="567"/>
        <w:rPr>
          <w:rFonts w:hint="eastAsia"/>
        </w:rPr>
      </w:pPr>
      <w:bookmarkStart w:id="17" w:name="_Toc362599017"/>
      <w:bookmarkStart w:id="18" w:name="_Toc166748958"/>
      <w:bookmarkStart w:id="19" w:name="_Toc207119716"/>
      <w:r w:rsidRPr="00E16149">
        <w:t>DMS</w:t>
      </w:r>
      <w:r w:rsidR="00E274C9" w:rsidRPr="00E16149">
        <w:rPr>
          <w:rFonts w:hint="eastAsia"/>
        </w:rPr>
        <w:t>構成システムおよび</w:t>
      </w:r>
      <w:r w:rsidR="00F41D5F" w:rsidRPr="00E16149">
        <w:rPr>
          <w:rFonts w:hint="eastAsia"/>
        </w:rPr>
        <w:t>モード一覧</w:t>
      </w:r>
      <w:r w:rsidR="00E465DD">
        <w:rPr>
          <w:rFonts w:hint="eastAsia"/>
        </w:rPr>
        <w:t xml:space="preserve"> </w:t>
      </w:r>
      <w:r w:rsidR="00F41D5F" w:rsidRPr="00E465DD">
        <w:rPr>
          <w:rFonts w:hint="eastAsia"/>
          <w:color w:val="00B0F0"/>
          <w:sz w:val="20"/>
          <w:szCs w:val="22"/>
        </w:rPr>
        <w:t>/</w:t>
      </w:r>
      <w:r w:rsidR="00D37CC8" w:rsidRPr="00E465DD">
        <w:rPr>
          <w:rFonts w:hint="eastAsia"/>
          <w:color w:val="00B0F0"/>
          <w:sz w:val="20"/>
          <w:szCs w:val="22"/>
        </w:rPr>
        <w:t xml:space="preserve"> </w:t>
      </w:r>
      <w:bookmarkEnd w:id="17"/>
      <w:r w:rsidR="00F41D5F" w:rsidRPr="00E465DD">
        <w:rPr>
          <w:rFonts w:hint="eastAsia"/>
          <w:color w:val="00B0F0"/>
          <w:sz w:val="20"/>
          <w:szCs w:val="22"/>
        </w:rPr>
        <w:t>D</w:t>
      </w:r>
      <w:r w:rsidR="00E274C9" w:rsidRPr="00E465DD">
        <w:rPr>
          <w:rFonts w:hint="eastAsia"/>
          <w:color w:val="00B0F0"/>
          <w:sz w:val="20"/>
          <w:szCs w:val="22"/>
        </w:rPr>
        <w:t>MS</w:t>
      </w:r>
      <w:r w:rsidR="003642F1" w:rsidRPr="00E465DD">
        <w:rPr>
          <w:rFonts w:hint="eastAsia"/>
          <w:color w:val="00B0F0"/>
          <w:sz w:val="20"/>
          <w:szCs w:val="22"/>
        </w:rPr>
        <w:t xml:space="preserve"> configuration </w:t>
      </w:r>
      <w:r w:rsidR="00E274C9" w:rsidRPr="00E465DD">
        <w:rPr>
          <w:rFonts w:hint="eastAsia"/>
          <w:color w:val="00B0F0"/>
          <w:sz w:val="20"/>
          <w:szCs w:val="22"/>
        </w:rPr>
        <w:t>systems and mode list</w:t>
      </w:r>
      <w:bookmarkEnd w:id="18"/>
      <w:bookmarkEnd w:id="19"/>
    </w:p>
    <w:p w14:paraId="607899CE" w14:textId="77777777" w:rsidR="004F146D" w:rsidRPr="00E16149" w:rsidRDefault="004F146D" w:rsidP="000F480C">
      <w:pPr>
        <w:ind w:leftChars="200" w:left="386"/>
      </w:pPr>
    </w:p>
    <w:p w14:paraId="0DB158EB" w14:textId="77777777" w:rsidR="004F146D" w:rsidRPr="00E16149" w:rsidRDefault="004F146D" w:rsidP="000F480C">
      <w:pPr>
        <w:ind w:leftChars="200" w:left="386"/>
      </w:pPr>
      <w:r w:rsidRPr="00E16149">
        <w:rPr>
          <w:rFonts w:hint="eastAsia"/>
        </w:rPr>
        <w:t>構成システムおよび設定モードの代表例は、以下の通り。（</w:t>
      </w:r>
      <w:r w:rsidR="00CF2A3C" w:rsidRPr="00E16149">
        <w:rPr>
          <w:rFonts w:hint="eastAsia"/>
        </w:rPr>
        <w:t>下記以外の構成システム</w:t>
      </w:r>
      <w:r w:rsidR="00CF2A3C" w:rsidRPr="00E16149">
        <w:rPr>
          <w:rFonts w:hint="eastAsia"/>
        </w:rPr>
        <w:t>/</w:t>
      </w:r>
      <w:r w:rsidR="00CF2A3C" w:rsidRPr="00E16149">
        <w:rPr>
          <w:rFonts w:hint="eastAsia"/>
        </w:rPr>
        <w:t>モードも存在）</w:t>
      </w:r>
    </w:p>
    <w:p w14:paraId="67ACE41E" w14:textId="77777777" w:rsidR="004F146D" w:rsidRPr="00E465DD" w:rsidRDefault="00942B44" w:rsidP="000F480C">
      <w:pPr>
        <w:ind w:leftChars="200" w:left="386"/>
        <w:rPr>
          <w:color w:val="00B0F0"/>
          <w:sz w:val="20"/>
          <w:szCs w:val="22"/>
        </w:rPr>
      </w:pPr>
      <w:r w:rsidRPr="00E465DD">
        <w:rPr>
          <w:color w:val="00B0F0"/>
          <w:sz w:val="20"/>
          <w:szCs w:val="22"/>
        </w:rPr>
        <w:t>An example of DMS configuration system and mode list is shown as below.</w:t>
      </w:r>
    </w:p>
    <w:p w14:paraId="6EB84E4E" w14:textId="77777777" w:rsidR="009B5294" w:rsidRPr="00E16149" w:rsidRDefault="009B5294" w:rsidP="000F480C">
      <w:pPr>
        <w:ind w:leftChars="200" w:left="386"/>
        <w:rPr>
          <w:rFonts w:hint="eastAsia"/>
        </w:rPr>
      </w:pPr>
      <w:r>
        <w:br w:type="page"/>
      </w:r>
    </w:p>
    <w:p w14:paraId="2FA0E665" w14:textId="77777777" w:rsidR="006924DF" w:rsidRPr="00E16149" w:rsidRDefault="006924DF">
      <w:pPr>
        <w:numPr>
          <w:ilvl w:val="0"/>
          <w:numId w:val="6"/>
        </w:numPr>
        <w:rPr>
          <w:rFonts w:hint="eastAsia"/>
        </w:rPr>
      </w:pPr>
      <w:r w:rsidRPr="00E16149">
        <w:t>DMS ver</w:t>
      </w:r>
      <w:r w:rsidR="00CF2A3C" w:rsidRPr="00E16149">
        <w:rPr>
          <w:rFonts w:hint="eastAsia"/>
        </w:rPr>
        <w:t>1</w:t>
      </w:r>
      <w:r w:rsidRPr="00E16149">
        <w:t>.0</w:t>
      </w:r>
    </w:p>
    <w:p w14:paraId="4AB3856F" w14:textId="77777777" w:rsidR="003642F1" w:rsidRPr="002835BE" w:rsidRDefault="004A2A54" w:rsidP="002835BE">
      <w:pPr>
        <w:pStyle w:val="Caption"/>
        <w:ind w:firstLine="386"/>
        <w:jc w:val="both"/>
        <w:rPr>
          <w:rFonts w:hint="eastAsia"/>
          <w:szCs w:val="21"/>
        </w:rPr>
      </w:pPr>
      <w:r w:rsidRPr="002835BE">
        <w:rPr>
          <w:szCs w:val="21"/>
        </w:rPr>
        <w:t xml:space="preserve">Table </w:t>
      </w:r>
      <w:r w:rsidR="00D40330" w:rsidRPr="002835BE">
        <w:rPr>
          <w:szCs w:val="21"/>
        </w:rPr>
        <w:fldChar w:fldCharType="begin"/>
      </w:r>
      <w:r w:rsidR="00D40330" w:rsidRPr="002835BE">
        <w:rPr>
          <w:szCs w:val="21"/>
        </w:rPr>
        <w:instrText xml:space="preserve"> STYLEREF 1 \s </w:instrText>
      </w:r>
      <w:r w:rsidR="00D40330" w:rsidRPr="002835BE">
        <w:rPr>
          <w:szCs w:val="21"/>
        </w:rPr>
        <w:fldChar w:fldCharType="separate"/>
      </w:r>
      <w:r w:rsidR="00D40330" w:rsidRPr="002835BE">
        <w:rPr>
          <w:noProof/>
          <w:szCs w:val="21"/>
        </w:rPr>
        <w:t>1</w:t>
      </w:r>
      <w:r w:rsidR="00D40330" w:rsidRPr="002835BE">
        <w:rPr>
          <w:szCs w:val="21"/>
        </w:rPr>
        <w:fldChar w:fldCharType="end"/>
      </w:r>
      <w:r w:rsidR="00D40330" w:rsidRPr="002835BE">
        <w:rPr>
          <w:szCs w:val="21"/>
        </w:rPr>
        <w:t>.</w:t>
      </w:r>
      <w:r w:rsidR="00D40330" w:rsidRPr="002835BE">
        <w:rPr>
          <w:szCs w:val="21"/>
        </w:rPr>
        <w:fldChar w:fldCharType="begin"/>
      </w:r>
      <w:r w:rsidR="00D40330" w:rsidRPr="002835BE">
        <w:rPr>
          <w:szCs w:val="21"/>
        </w:rPr>
        <w:instrText xml:space="preserve"> SEQ Table \* ARABIC \s 1 </w:instrText>
      </w:r>
      <w:r w:rsidR="00D40330" w:rsidRPr="002835BE">
        <w:rPr>
          <w:szCs w:val="21"/>
        </w:rPr>
        <w:fldChar w:fldCharType="separate"/>
      </w:r>
      <w:r w:rsidR="00D40330" w:rsidRPr="002835BE">
        <w:rPr>
          <w:noProof/>
          <w:szCs w:val="21"/>
        </w:rPr>
        <w:t>1</w:t>
      </w:r>
      <w:r w:rsidR="00D40330" w:rsidRPr="002835BE">
        <w:rPr>
          <w:szCs w:val="21"/>
        </w:rPr>
        <w:fldChar w:fldCharType="end"/>
      </w:r>
      <w:r w:rsidR="003642F1" w:rsidRPr="002835BE">
        <w:rPr>
          <w:rFonts w:hint="eastAsia"/>
          <w:szCs w:val="21"/>
        </w:rPr>
        <w:t>An example of DMS mode list</w:t>
      </w:r>
      <w:r w:rsidR="006861FE" w:rsidRPr="002835BE">
        <w:rPr>
          <w:szCs w:val="21"/>
        </w:rPr>
        <w:t xml:space="preserve"> for DMS ver1.0</w:t>
      </w: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393"/>
        <w:gridCol w:w="1114"/>
        <w:gridCol w:w="1687"/>
        <w:gridCol w:w="1639"/>
        <w:gridCol w:w="969"/>
        <w:gridCol w:w="1288"/>
        <w:gridCol w:w="1297"/>
      </w:tblGrid>
      <w:tr w:rsidR="0035650B" w:rsidRPr="00E16149" w14:paraId="6AFF6DA2" w14:textId="77777777" w:rsidTr="00136B41">
        <w:tblPrEx>
          <w:tblCellMar>
            <w:top w:w="0" w:type="dxa"/>
            <w:bottom w:w="0" w:type="dxa"/>
          </w:tblCellMar>
        </w:tblPrEx>
        <w:trPr>
          <w:trHeight w:val="293"/>
        </w:trPr>
        <w:tc>
          <w:tcPr>
            <w:tcW w:w="1418" w:type="dxa"/>
          </w:tcPr>
          <w:p w14:paraId="6412DDDF" w14:textId="77777777" w:rsidR="00767A69" w:rsidRPr="00E16149" w:rsidRDefault="00767A69" w:rsidP="00136B41">
            <w:pPr>
              <w:jc w:val="center"/>
              <w:rPr>
                <w:rFonts w:hint="eastAsia"/>
                <w:sz w:val="17"/>
                <w:szCs w:val="17"/>
              </w:rPr>
            </w:pPr>
          </w:p>
        </w:tc>
        <w:tc>
          <w:tcPr>
            <w:tcW w:w="1134" w:type="dxa"/>
          </w:tcPr>
          <w:p w14:paraId="42D69917" w14:textId="77777777" w:rsidR="00625C42" w:rsidRPr="00E16149" w:rsidRDefault="00625C42" w:rsidP="002D2EF5">
            <w:pPr>
              <w:jc w:val="center"/>
              <w:rPr>
                <w:rFonts w:hint="eastAsia"/>
                <w:sz w:val="17"/>
                <w:szCs w:val="17"/>
              </w:rPr>
            </w:pPr>
            <w:r w:rsidRPr="00E16149">
              <w:rPr>
                <w:rFonts w:hint="eastAsia"/>
                <w:sz w:val="17"/>
                <w:szCs w:val="17"/>
              </w:rPr>
              <w:t>Custom</w:t>
            </w:r>
          </w:p>
        </w:tc>
        <w:tc>
          <w:tcPr>
            <w:tcW w:w="1727" w:type="dxa"/>
          </w:tcPr>
          <w:p w14:paraId="3DBBE278" w14:textId="77777777" w:rsidR="00625C42" w:rsidRPr="00E16149" w:rsidRDefault="00625C42" w:rsidP="007F1CB3">
            <w:pPr>
              <w:jc w:val="center"/>
              <w:rPr>
                <w:rFonts w:hint="eastAsia"/>
                <w:sz w:val="17"/>
                <w:szCs w:val="17"/>
              </w:rPr>
            </w:pPr>
            <w:r w:rsidRPr="00E16149">
              <w:rPr>
                <w:rFonts w:hint="eastAsia"/>
                <w:sz w:val="17"/>
                <w:szCs w:val="17"/>
              </w:rPr>
              <w:t>Eco</w:t>
            </w:r>
          </w:p>
        </w:tc>
        <w:tc>
          <w:tcPr>
            <w:tcW w:w="1675" w:type="dxa"/>
          </w:tcPr>
          <w:p w14:paraId="6BEBEAA3" w14:textId="77777777" w:rsidR="00625C42" w:rsidRPr="00E16149" w:rsidRDefault="00625C42" w:rsidP="003B079E">
            <w:pPr>
              <w:jc w:val="center"/>
              <w:rPr>
                <w:rFonts w:hint="eastAsia"/>
                <w:sz w:val="17"/>
                <w:szCs w:val="17"/>
              </w:rPr>
            </w:pPr>
            <w:r w:rsidRPr="00E16149">
              <w:rPr>
                <w:rFonts w:hint="eastAsia"/>
                <w:sz w:val="17"/>
                <w:szCs w:val="17"/>
              </w:rPr>
              <w:t>Comfort</w:t>
            </w:r>
          </w:p>
        </w:tc>
        <w:tc>
          <w:tcPr>
            <w:tcW w:w="984" w:type="dxa"/>
          </w:tcPr>
          <w:p w14:paraId="54954F46" w14:textId="77777777" w:rsidR="00625C42" w:rsidRPr="00E16149" w:rsidRDefault="00625C42" w:rsidP="0025748D">
            <w:pPr>
              <w:jc w:val="center"/>
              <w:rPr>
                <w:rFonts w:hint="eastAsia"/>
                <w:sz w:val="17"/>
                <w:szCs w:val="17"/>
              </w:rPr>
            </w:pPr>
            <w:r w:rsidRPr="00E16149">
              <w:rPr>
                <w:rFonts w:hint="eastAsia"/>
                <w:sz w:val="17"/>
                <w:szCs w:val="17"/>
              </w:rPr>
              <w:t>Normal</w:t>
            </w:r>
          </w:p>
        </w:tc>
        <w:tc>
          <w:tcPr>
            <w:tcW w:w="1328" w:type="dxa"/>
          </w:tcPr>
          <w:p w14:paraId="7F0F052C" w14:textId="77777777" w:rsidR="00625C42" w:rsidRPr="00E16149" w:rsidRDefault="00625C42" w:rsidP="002B1440">
            <w:pPr>
              <w:jc w:val="center"/>
              <w:rPr>
                <w:rFonts w:hint="eastAsia"/>
                <w:sz w:val="17"/>
                <w:szCs w:val="17"/>
              </w:rPr>
            </w:pPr>
            <w:r w:rsidRPr="00E16149">
              <w:rPr>
                <w:rFonts w:hint="eastAsia"/>
                <w:sz w:val="17"/>
                <w:szCs w:val="17"/>
              </w:rPr>
              <w:t>Sport S</w:t>
            </w:r>
          </w:p>
        </w:tc>
        <w:tc>
          <w:tcPr>
            <w:tcW w:w="1329" w:type="dxa"/>
          </w:tcPr>
          <w:p w14:paraId="7E465387" w14:textId="77777777" w:rsidR="00625C42" w:rsidRPr="00E16149" w:rsidRDefault="00625C42" w:rsidP="002D2EF5">
            <w:pPr>
              <w:jc w:val="center"/>
              <w:rPr>
                <w:rFonts w:hint="eastAsia"/>
                <w:sz w:val="17"/>
                <w:szCs w:val="17"/>
              </w:rPr>
            </w:pPr>
            <w:r w:rsidRPr="00E16149">
              <w:rPr>
                <w:rFonts w:hint="eastAsia"/>
                <w:sz w:val="17"/>
                <w:szCs w:val="17"/>
              </w:rPr>
              <w:t>Sport S+</w:t>
            </w:r>
          </w:p>
        </w:tc>
      </w:tr>
      <w:tr w:rsidR="00767A69" w:rsidRPr="00E16149" w14:paraId="3B3C9B0E" w14:textId="77777777" w:rsidTr="00136B41">
        <w:tblPrEx>
          <w:tblCellMar>
            <w:top w:w="0" w:type="dxa"/>
            <w:bottom w:w="0" w:type="dxa"/>
          </w:tblCellMar>
        </w:tblPrEx>
        <w:trPr>
          <w:trHeight w:val="271"/>
        </w:trPr>
        <w:tc>
          <w:tcPr>
            <w:tcW w:w="1418" w:type="dxa"/>
          </w:tcPr>
          <w:p w14:paraId="641DC8F9" w14:textId="77777777" w:rsidR="00767A69" w:rsidRPr="00E16149" w:rsidRDefault="00767A69" w:rsidP="00136B41">
            <w:pPr>
              <w:jc w:val="center"/>
              <w:rPr>
                <w:rFonts w:hint="eastAsia"/>
                <w:sz w:val="17"/>
                <w:szCs w:val="17"/>
              </w:rPr>
            </w:pPr>
            <w:r w:rsidRPr="00E16149">
              <w:rPr>
                <w:rFonts w:hint="eastAsia"/>
                <w:sz w:val="17"/>
                <w:szCs w:val="17"/>
              </w:rPr>
              <w:t>パワートレイン</w:t>
            </w:r>
          </w:p>
          <w:p w14:paraId="65B3F2AA" w14:textId="77777777" w:rsidR="003642F1" w:rsidRPr="00E16149" w:rsidRDefault="003642F1" w:rsidP="00136B41">
            <w:pPr>
              <w:jc w:val="center"/>
              <w:rPr>
                <w:rFonts w:hint="eastAsia"/>
                <w:sz w:val="17"/>
                <w:szCs w:val="17"/>
              </w:rPr>
            </w:pPr>
            <w:r w:rsidRPr="00E16149">
              <w:rPr>
                <w:rFonts w:hint="eastAsia"/>
                <w:sz w:val="17"/>
                <w:szCs w:val="17"/>
              </w:rPr>
              <w:t>Powertrain</w:t>
            </w:r>
          </w:p>
        </w:tc>
        <w:tc>
          <w:tcPr>
            <w:tcW w:w="1134" w:type="dxa"/>
          </w:tcPr>
          <w:p w14:paraId="4371476A" w14:textId="77777777" w:rsidR="00767A69" w:rsidRPr="00E16149" w:rsidRDefault="00767A69" w:rsidP="002D2EF5">
            <w:pPr>
              <w:jc w:val="center"/>
              <w:rPr>
                <w:rFonts w:hint="eastAsia"/>
                <w:sz w:val="17"/>
                <w:szCs w:val="17"/>
              </w:rPr>
            </w:pPr>
            <w:r w:rsidRPr="00E16149">
              <w:rPr>
                <w:rFonts w:hint="eastAsia"/>
                <w:sz w:val="17"/>
                <w:szCs w:val="17"/>
              </w:rPr>
              <w:t>任意設定</w:t>
            </w:r>
          </w:p>
          <w:p w14:paraId="6BCD774F" w14:textId="77777777" w:rsidR="003642F1" w:rsidRPr="00E16149" w:rsidRDefault="003642F1" w:rsidP="007F1CB3">
            <w:pPr>
              <w:jc w:val="center"/>
              <w:rPr>
                <w:rFonts w:hint="eastAsia"/>
                <w:sz w:val="17"/>
                <w:szCs w:val="17"/>
              </w:rPr>
            </w:pPr>
            <w:r w:rsidRPr="00E16149">
              <w:rPr>
                <w:rFonts w:hint="eastAsia"/>
                <w:sz w:val="17"/>
                <w:szCs w:val="17"/>
              </w:rPr>
              <w:t>Optional</w:t>
            </w:r>
          </w:p>
        </w:tc>
        <w:tc>
          <w:tcPr>
            <w:tcW w:w="1727" w:type="dxa"/>
          </w:tcPr>
          <w:p w14:paraId="44670EAE" w14:textId="77777777" w:rsidR="00767A69" w:rsidRPr="00E16149" w:rsidRDefault="00767A69" w:rsidP="003B079E">
            <w:pPr>
              <w:jc w:val="center"/>
              <w:rPr>
                <w:rFonts w:hint="eastAsia"/>
                <w:sz w:val="17"/>
                <w:szCs w:val="17"/>
              </w:rPr>
            </w:pPr>
            <w:r w:rsidRPr="00E16149">
              <w:rPr>
                <w:rFonts w:hint="eastAsia"/>
                <w:sz w:val="17"/>
                <w:szCs w:val="17"/>
              </w:rPr>
              <w:t>緩やかな加速</w:t>
            </w:r>
          </w:p>
          <w:p w14:paraId="40AB0227" w14:textId="77777777" w:rsidR="003642F1" w:rsidRPr="00E16149" w:rsidRDefault="003642F1" w:rsidP="0025748D">
            <w:pPr>
              <w:jc w:val="center"/>
              <w:rPr>
                <w:rFonts w:hint="eastAsia"/>
                <w:sz w:val="17"/>
                <w:szCs w:val="17"/>
              </w:rPr>
            </w:pPr>
            <w:r w:rsidRPr="00E16149">
              <w:rPr>
                <w:sz w:val="17"/>
                <w:szCs w:val="17"/>
              </w:rPr>
              <w:t>G</w:t>
            </w:r>
            <w:r w:rsidRPr="00E16149">
              <w:rPr>
                <w:rFonts w:hint="eastAsia"/>
                <w:sz w:val="17"/>
                <w:szCs w:val="17"/>
              </w:rPr>
              <w:t>entle acceleration</w:t>
            </w:r>
          </w:p>
        </w:tc>
        <w:tc>
          <w:tcPr>
            <w:tcW w:w="2659" w:type="dxa"/>
            <w:gridSpan w:val="2"/>
          </w:tcPr>
          <w:p w14:paraId="7B7E5CF1" w14:textId="77777777" w:rsidR="00767A69" w:rsidRPr="00E16149" w:rsidRDefault="00767A69" w:rsidP="002B1440">
            <w:pPr>
              <w:jc w:val="center"/>
              <w:rPr>
                <w:rFonts w:hint="eastAsia"/>
                <w:sz w:val="17"/>
                <w:szCs w:val="17"/>
              </w:rPr>
            </w:pPr>
            <w:r w:rsidRPr="00E16149">
              <w:rPr>
                <w:rFonts w:hint="eastAsia"/>
                <w:sz w:val="17"/>
                <w:szCs w:val="17"/>
              </w:rPr>
              <w:t>標準状態</w:t>
            </w:r>
          </w:p>
          <w:p w14:paraId="39C09465" w14:textId="77777777" w:rsidR="003642F1" w:rsidRPr="00E16149" w:rsidRDefault="003642F1" w:rsidP="002D2EF5">
            <w:pPr>
              <w:jc w:val="center"/>
              <w:rPr>
                <w:rFonts w:hint="eastAsia"/>
                <w:sz w:val="17"/>
                <w:szCs w:val="17"/>
              </w:rPr>
            </w:pPr>
            <w:r w:rsidRPr="00E16149">
              <w:rPr>
                <w:rFonts w:hint="eastAsia"/>
                <w:sz w:val="17"/>
                <w:szCs w:val="17"/>
              </w:rPr>
              <w:t>Standard</w:t>
            </w:r>
          </w:p>
        </w:tc>
        <w:tc>
          <w:tcPr>
            <w:tcW w:w="2657" w:type="dxa"/>
            <w:gridSpan w:val="2"/>
          </w:tcPr>
          <w:p w14:paraId="2C09B07F" w14:textId="77777777" w:rsidR="00767A69" w:rsidRPr="00E16149" w:rsidRDefault="00767A69" w:rsidP="00C122B6">
            <w:pPr>
              <w:jc w:val="center"/>
              <w:rPr>
                <w:rFonts w:hint="eastAsia"/>
                <w:sz w:val="17"/>
                <w:szCs w:val="17"/>
              </w:rPr>
            </w:pPr>
            <w:r w:rsidRPr="00E16149">
              <w:rPr>
                <w:rFonts w:hint="eastAsia"/>
                <w:sz w:val="17"/>
                <w:szCs w:val="17"/>
              </w:rPr>
              <w:t>鋭い加速</w:t>
            </w:r>
          </w:p>
          <w:p w14:paraId="0AC4CEC2" w14:textId="77777777" w:rsidR="003642F1" w:rsidRPr="00E16149" w:rsidRDefault="003642F1" w:rsidP="007F12CB">
            <w:pPr>
              <w:jc w:val="center"/>
              <w:rPr>
                <w:rFonts w:hint="eastAsia"/>
                <w:sz w:val="17"/>
                <w:szCs w:val="17"/>
              </w:rPr>
            </w:pPr>
            <w:r w:rsidRPr="00E16149">
              <w:rPr>
                <w:rFonts w:hint="eastAsia"/>
                <w:sz w:val="17"/>
                <w:szCs w:val="17"/>
              </w:rPr>
              <w:t>Agile acceleration</w:t>
            </w:r>
          </w:p>
        </w:tc>
      </w:tr>
      <w:tr w:rsidR="003F447B" w:rsidRPr="00E16149" w14:paraId="101AE49B" w14:textId="77777777" w:rsidTr="00136B41">
        <w:tblPrEx>
          <w:tblCellMar>
            <w:top w:w="0" w:type="dxa"/>
            <w:bottom w:w="0" w:type="dxa"/>
          </w:tblCellMar>
        </w:tblPrEx>
        <w:trPr>
          <w:trHeight w:val="1252"/>
        </w:trPr>
        <w:tc>
          <w:tcPr>
            <w:tcW w:w="1418" w:type="dxa"/>
          </w:tcPr>
          <w:p w14:paraId="1F1532DE" w14:textId="77777777" w:rsidR="003F447B" w:rsidRPr="00E16149" w:rsidRDefault="00EF155E" w:rsidP="00136B41">
            <w:pPr>
              <w:jc w:val="center"/>
              <w:rPr>
                <w:rFonts w:hint="eastAsia"/>
                <w:sz w:val="17"/>
                <w:szCs w:val="17"/>
              </w:rPr>
            </w:pPr>
            <w:r w:rsidRPr="00E16149">
              <w:rPr>
                <w:rFonts w:hint="eastAsia"/>
                <w:sz w:val="17"/>
                <w:szCs w:val="17"/>
              </w:rPr>
              <w:t>ステアリング</w:t>
            </w:r>
          </w:p>
          <w:p w14:paraId="0B4D2CC4" w14:textId="77777777" w:rsidR="003642F1" w:rsidRPr="00E16149" w:rsidRDefault="003642F1" w:rsidP="00136B41">
            <w:pPr>
              <w:jc w:val="center"/>
              <w:rPr>
                <w:rFonts w:hint="eastAsia"/>
                <w:sz w:val="17"/>
                <w:szCs w:val="17"/>
              </w:rPr>
            </w:pPr>
            <w:r w:rsidRPr="00E16149">
              <w:rPr>
                <w:rFonts w:hint="eastAsia"/>
                <w:sz w:val="17"/>
                <w:szCs w:val="17"/>
              </w:rPr>
              <w:t>Steering</w:t>
            </w:r>
          </w:p>
        </w:tc>
        <w:tc>
          <w:tcPr>
            <w:tcW w:w="1134" w:type="dxa"/>
          </w:tcPr>
          <w:p w14:paraId="2ABB24EF" w14:textId="77777777" w:rsidR="003642F1" w:rsidRPr="00E16149" w:rsidRDefault="003642F1" w:rsidP="002D2EF5">
            <w:pPr>
              <w:jc w:val="center"/>
              <w:rPr>
                <w:rFonts w:hint="eastAsia"/>
                <w:sz w:val="17"/>
                <w:szCs w:val="17"/>
              </w:rPr>
            </w:pPr>
            <w:r w:rsidRPr="00E16149">
              <w:rPr>
                <w:rFonts w:hint="eastAsia"/>
                <w:sz w:val="17"/>
                <w:szCs w:val="17"/>
              </w:rPr>
              <w:t>任意設定</w:t>
            </w:r>
          </w:p>
          <w:p w14:paraId="6884B479" w14:textId="77777777" w:rsidR="003642F1" w:rsidRPr="00E16149" w:rsidRDefault="003642F1" w:rsidP="007F1CB3">
            <w:pPr>
              <w:jc w:val="center"/>
              <w:rPr>
                <w:rFonts w:hint="eastAsia"/>
                <w:sz w:val="17"/>
                <w:szCs w:val="17"/>
              </w:rPr>
            </w:pPr>
            <w:r w:rsidRPr="00E16149">
              <w:rPr>
                <w:rFonts w:hint="eastAsia"/>
                <w:sz w:val="17"/>
                <w:szCs w:val="17"/>
              </w:rPr>
              <w:t>Optional</w:t>
            </w:r>
            <w:r w:rsidRPr="00E16149" w:rsidDel="003642F1">
              <w:rPr>
                <w:rFonts w:hint="eastAsia"/>
                <w:sz w:val="17"/>
                <w:szCs w:val="17"/>
              </w:rPr>
              <w:t xml:space="preserve"> </w:t>
            </w:r>
          </w:p>
        </w:tc>
        <w:tc>
          <w:tcPr>
            <w:tcW w:w="1727" w:type="dxa"/>
          </w:tcPr>
          <w:p w14:paraId="460C6305" w14:textId="77777777" w:rsidR="003F447B" w:rsidRPr="00E16149" w:rsidRDefault="003F447B" w:rsidP="003B079E">
            <w:pPr>
              <w:jc w:val="center"/>
              <w:rPr>
                <w:rFonts w:hint="eastAsia"/>
                <w:sz w:val="17"/>
                <w:szCs w:val="17"/>
              </w:rPr>
            </w:pPr>
            <w:r w:rsidRPr="00E16149">
              <w:rPr>
                <w:rFonts w:hint="eastAsia"/>
                <w:sz w:val="17"/>
                <w:szCs w:val="17"/>
              </w:rPr>
              <w:t>標準状態</w:t>
            </w:r>
          </w:p>
          <w:p w14:paraId="643F8138" w14:textId="77777777" w:rsidR="003642F1" w:rsidRPr="00E16149" w:rsidRDefault="003642F1" w:rsidP="0025748D">
            <w:pPr>
              <w:jc w:val="center"/>
              <w:rPr>
                <w:rFonts w:hint="eastAsia"/>
                <w:sz w:val="17"/>
                <w:szCs w:val="17"/>
              </w:rPr>
            </w:pPr>
            <w:r w:rsidRPr="00E16149">
              <w:rPr>
                <w:rFonts w:hint="eastAsia"/>
                <w:sz w:val="17"/>
                <w:szCs w:val="17"/>
              </w:rPr>
              <w:t>Standard</w:t>
            </w:r>
          </w:p>
        </w:tc>
        <w:tc>
          <w:tcPr>
            <w:tcW w:w="3987" w:type="dxa"/>
            <w:gridSpan w:val="3"/>
          </w:tcPr>
          <w:p w14:paraId="734D2957" w14:textId="77777777" w:rsidR="003F447B" w:rsidRPr="00E16149" w:rsidRDefault="003F447B" w:rsidP="00C122B6">
            <w:pPr>
              <w:jc w:val="center"/>
              <w:rPr>
                <w:rFonts w:hint="eastAsia"/>
                <w:sz w:val="17"/>
                <w:szCs w:val="17"/>
              </w:rPr>
            </w:pPr>
            <w:r w:rsidRPr="00E16149">
              <w:rPr>
                <w:rFonts w:hint="eastAsia"/>
                <w:sz w:val="17"/>
                <w:szCs w:val="17"/>
              </w:rPr>
              <w:t>標準状態</w:t>
            </w:r>
          </w:p>
          <w:p w14:paraId="7237F34D" w14:textId="77777777" w:rsidR="003642F1" w:rsidRPr="00E16149" w:rsidRDefault="003642F1" w:rsidP="007F12CB">
            <w:pPr>
              <w:jc w:val="center"/>
              <w:rPr>
                <w:rFonts w:hint="eastAsia"/>
                <w:sz w:val="17"/>
                <w:szCs w:val="17"/>
              </w:rPr>
            </w:pPr>
            <w:r w:rsidRPr="00E16149">
              <w:rPr>
                <w:rFonts w:hint="eastAsia"/>
                <w:sz w:val="17"/>
                <w:szCs w:val="17"/>
              </w:rPr>
              <w:t>Standard</w:t>
            </w:r>
          </w:p>
        </w:tc>
        <w:tc>
          <w:tcPr>
            <w:tcW w:w="1329" w:type="dxa"/>
          </w:tcPr>
          <w:p w14:paraId="677DC52F" w14:textId="77777777" w:rsidR="003F447B" w:rsidRPr="00E16149" w:rsidRDefault="003F447B" w:rsidP="00136B41">
            <w:pPr>
              <w:jc w:val="center"/>
              <w:rPr>
                <w:rFonts w:hint="eastAsia"/>
                <w:sz w:val="17"/>
                <w:szCs w:val="17"/>
              </w:rPr>
            </w:pPr>
            <w:r w:rsidRPr="00E16149">
              <w:rPr>
                <w:rFonts w:hint="eastAsia"/>
                <w:sz w:val="17"/>
                <w:szCs w:val="17"/>
              </w:rPr>
              <w:t>スポーティな</w:t>
            </w:r>
          </w:p>
          <w:p w14:paraId="5F0291C9" w14:textId="77777777" w:rsidR="003F447B" w:rsidRPr="00E16149" w:rsidRDefault="003F447B" w:rsidP="00136B41">
            <w:pPr>
              <w:jc w:val="center"/>
              <w:rPr>
                <w:rFonts w:hint="eastAsia"/>
                <w:sz w:val="17"/>
                <w:szCs w:val="17"/>
              </w:rPr>
            </w:pPr>
            <w:r w:rsidRPr="00E16149">
              <w:rPr>
                <w:rFonts w:hint="eastAsia"/>
                <w:sz w:val="17"/>
                <w:szCs w:val="17"/>
              </w:rPr>
              <w:t>アシスト特性</w:t>
            </w:r>
          </w:p>
          <w:p w14:paraId="009FB393" w14:textId="77777777" w:rsidR="001F16F2" w:rsidRPr="00E16149" w:rsidRDefault="001F16F2" w:rsidP="00136B41">
            <w:pPr>
              <w:jc w:val="center"/>
              <w:rPr>
                <w:rFonts w:hint="eastAsia"/>
                <w:sz w:val="17"/>
                <w:szCs w:val="17"/>
              </w:rPr>
            </w:pPr>
            <w:r w:rsidRPr="00E16149">
              <w:rPr>
                <w:rFonts w:hint="eastAsia"/>
                <w:sz w:val="17"/>
                <w:szCs w:val="17"/>
              </w:rPr>
              <w:t>Sporty assist</w:t>
            </w:r>
          </w:p>
          <w:p w14:paraId="09B8C2EE" w14:textId="77777777" w:rsidR="001F16F2" w:rsidRPr="00E16149" w:rsidRDefault="001F16F2" w:rsidP="00136B41">
            <w:pPr>
              <w:jc w:val="center"/>
              <w:rPr>
                <w:rFonts w:hint="eastAsia"/>
                <w:sz w:val="17"/>
                <w:szCs w:val="17"/>
              </w:rPr>
            </w:pPr>
            <w:r w:rsidRPr="00E16149">
              <w:rPr>
                <w:rFonts w:hint="eastAsia"/>
                <w:sz w:val="17"/>
                <w:szCs w:val="17"/>
              </w:rPr>
              <w:t>setting</w:t>
            </w:r>
          </w:p>
        </w:tc>
      </w:tr>
      <w:tr w:rsidR="003F447B" w:rsidRPr="00E16149" w14:paraId="78A09DBE" w14:textId="77777777" w:rsidTr="00136B41">
        <w:tblPrEx>
          <w:tblCellMar>
            <w:top w:w="0" w:type="dxa"/>
            <w:bottom w:w="0" w:type="dxa"/>
          </w:tblCellMar>
        </w:tblPrEx>
        <w:trPr>
          <w:trHeight w:val="1202"/>
        </w:trPr>
        <w:tc>
          <w:tcPr>
            <w:tcW w:w="1418" w:type="dxa"/>
          </w:tcPr>
          <w:p w14:paraId="72C0B981" w14:textId="77777777" w:rsidR="003F447B" w:rsidRPr="00E16149" w:rsidRDefault="00EF155E" w:rsidP="00136B41">
            <w:pPr>
              <w:jc w:val="center"/>
              <w:rPr>
                <w:rFonts w:hint="eastAsia"/>
                <w:sz w:val="17"/>
                <w:szCs w:val="17"/>
              </w:rPr>
            </w:pPr>
            <w:r w:rsidRPr="00E16149">
              <w:rPr>
                <w:rFonts w:hint="eastAsia"/>
                <w:sz w:val="17"/>
                <w:szCs w:val="17"/>
              </w:rPr>
              <w:t>サスペンション</w:t>
            </w:r>
          </w:p>
          <w:p w14:paraId="66996BFB" w14:textId="77777777" w:rsidR="003642F1" w:rsidRPr="00E16149" w:rsidRDefault="003642F1" w:rsidP="00136B41">
            <w:pPr>
              <w:jc w:val="center"/>
              <w:rPr>
                <w:rFonts w:hint="eastAsia"/>
                <w:sz w:val="17"/>
                <w:szCs w:val="17"/>
              </w:rPr>
            </w:pPr>
            <w:r w:rsidRPr="00E16149">
              <w:rPr>
                <w:rFonts w:hint="eastAsia"/>
                <w:sz w:val="17"/>
                <w:szCs w:val="17"/>
              </w:rPr>
              <w:t>Suspension</w:t>
            </w:r>
          </w:p>
        </w:tc>
        <w:tc>
          <w:tcPr>
            <w:tcW w:w="1134" w:type="dxa"/>
          </w:tcPr>
          <w:p w14:paraId="26D063D0" w14:textId="77777777" w:rsidR="003642F1" w:rsidRPr="00E16149" w:rsidRDefault="003642F1" w:rsidP="002D2EF5">
            <w:pPr>
              <w:jc w:val="center"/>
              <w:rPr>
                <w:rFonts w:hint="eastAsia"/>
                <w:sz w:val="17"/>
                <w:szCs w:val="17"/>
              </w:rPr>
            </w:pPr>
            <w:r w:rsidRPr="00E16149">
              <w:rPr>
                <w:rFonts w:hint="eastAsia"/>
                <w:sz w:val="17"/>
                <w:szCs w:val="17"/>
              </w:rPr>
              <w:t>任意設定</w:t>
            </w:r>
          </w:p>
          <w:p w14:paraId="2391DE0F" w14:textId="77777777" w:rsidR="003F447B" w:rsidRPr="00E16149" w:rsidRDefault="003642F1" w:rsidP="007F1CB3">
            <w:pPr>
              <w:jc w:val="center"/>
              <w:rPr>
                <w:rFonts w:hint="eastAsia"/>
                <w:sz w:val="17"/>
                <w:szCs w:val="17"/>
              </w:rPr>
            </w:pPr>
            <w:r w:rsidRPr="00E16149">
              <w:rPr>
                <w:rFonts w:hint="eastAsia"/>
                <w:sz w:val="17"/>
                <w:szCs w:val="17"/>
              </w:rPr>
              <w:t>Optional</w:t>
            </w:r>
          </w:p>
        </w:tc>
        <w:tc>
          <w:tcPr>
            <w:tcW w:w="1727" w:type="dxa"/>
          </w:tcPr>
          <w:p w14:paraId="2E00A178" w14:textId="77777777" w:rsidR="003F447B" w:rsidRPr="00E16149" w:rsidRDefault="003F447B" w:rsidP="003B079E">
            <w:pPr>
              <w:jc w:val="center"/>
              <w:rPr>
                <w:rFonts w:hint="eastAsia"/>
                <w:sz w:val="17"/>
                <w:szCs w:val="17"/>
              </w:rPr>
            </w:pPr>
            <w:r w:rsidRPr="00E16149">
              <w:rPr>
                <w:rFonts w:hint="eastAsia"/>
                <w:sz w:val="17"/>
                <w:szCs w:val="17"/>
              </w:rPr>
              <w:t>標準状態</w:t>
            </w:r>
          </w:p>
          <w:p w14:paraId="693F3F06" w14:textId="77777777" w:rsidR="003642F1" w:rsidRPr="00E16149" w:rsidRDefault="003642F1" w:rsidP="0025748D">
            <w:pPr>
              <w:jc w:val="center"/>
              <w:rPr>
                <w:rFonts w:hint="eastAsia"/>
                <w:sz w:val="17"/>
                <w:szCs w:val="17"/>
              </w:rPr>
            </w:pPr>
            <w:r w:rsidRPr="00E16149">
              <w:rPr>
                <w:rFonts w:hint="eastAsia"/>
                <w:sz w:val="17"/>
                <w:szCs w:val="17"/>
              </w:rPr>
              <w:t>Standard</w:t>
            </w:r>
          </w:p>
        </w:tc>
        <w:tc>
          <w:tcPr>
            <w:tcW w:w="1675" w:type="dxa"/>
          </w:tcPr>
          <w:p w14:paraId="3A61BF7E" w14:textId="77777777" w:rsidR="003F447B" w:rsidRPr="00E16149" w:rsidRDefault="003F447B" w:rsidP="002B1440">
            <w:pPr>
              <w:jc w:val="center"/>
              <w:rPr>
                <w:rFonts w:hint="eastAsia"/>
                <w:sz w:val="17"/>
                <w:szCs w:val="17"/>
              </w:rPr>
            </w:pPr>
            <w:r w:rsidRPr="00E16149">
              <w:rPr>
                <w:rFonts w:hint="eastAsia"/>
                <w:sz w:val="17"/>
                <w:szCs w:val="17"/>
              </w:rPr>
              <w:t>しなやかな</w:t>
            </w:r>
          </w:p>
          <w:p w14:paraId="52FC1758" w14:textId="77777777" w:rsidR="003F447B" w:rsidRPr="00E16149" w:rsidRDefault="003F447B" w:rsidP="002D2EF5">
            <w:pPr>
              <w:jc w:val="center"/>
              <w:rPr>
                <w:rFonts w:hint="eastAsia"/>
                <w:sz w:val="17"/>
                <w:szCs w:val="17"/>
              </w:rPr>
            </w:pPr>
            <w:r w:rsidRPr="00E16149">
              <w:rPr>
                <w:rFonts w:hint="eastAsia"/>
                <w:sz w:val="17"/>
                <w:szCs w:val="17"/>
              </w:rPr>
              <w:t>乗り心地</w:t>
            </w:r>
          </w:p>
          <w:p w14:paraId="2C186B41" w14:textId="77777777" w:rsidR="001F16F2" w:rsidRPr="00E16149" w:rsidRDefault="001F16F2" w:rsidP="00C122B6">
            <w:pPr>
              <w:jc w:val="center"/>
              <w:rPr>
                <w:rFonts w:hint="eastAsia"/>
                <w:sz w:val="17"/>
                <w:szCs w:val="17"/>
              </w:rPr>
            </w:pPr>
            <w:r w:rsidRPr="00E16149">
              <w:rPr>
                <w:rFonts w:hint="eastAsia"/>
                <w:sz w:val="17"/>
                <w:szCs w:val="17"/>
              </w:rPr>
              <w:t>Comfortable damper setting</w:t>
            </w:r>
          </w:p>
        </w:tc>
        <w:tc>
          <w:tcPr>
            <w:tcW w:w="2312" w:type="dxa"/>
            <w:gridSpan w:val="2"/>
          </w:tcPr>
          <w:p w14:paraId="3FD75FC0" w14:textId="77777777" w:rsidR="003F447B" w:rsidRPr="00E16149" w:rsidRDefault="003F447B" w:rsidP="007F12CB">
            <w:pPr>
              <w:jc w:val="center"/>
              <w:rPr>
                <w:rFonts w:hint="eastAsia"/>
                <w:sz w:val="17"/>
                <w:szCs w:val="17"/>
              </w:rPr>
            </w:pPr>
            <w:r w:rsidRPr="00E16149">
              <w:rPr>
                <w:rFonts w:hint="eastAsia"/>
                <w:sz w:val="17"/>
                <w:szCs w:val="17"/>
              </w:rPr>
              <w:t>標準状態</w:t>
            </w:r>
          </w:p>
          <w:p w14:paraId="44811900" w14:textId="77777777" w:rsidR="001F16F2" w:rsidRPr="00E16149" w:rsidRDefault="001F16F2" w:rsidP="00470C6C">
            <w:pPr>
              <w:jc w:val="center"/>
              <w:rPr>
                <w:rFonts w:hint="eastAsia"/>
                <w:sz w:val="17"/>
                <w:szCs w:val="17"/>
              </w:rPr>
            </w:pPr>
            <w:r w:rsidRPr="00E16149">
              <w:rPr>
                <w:rFonts w:hint="eastAsia"/>
                <w:sz w:val="17"/>
                <w:szCs w:val="17"/>
              </w:rPr>
              <w:t>Standard</w:t>
            </w:r>
          </w:p>
        </w:tc>
        <w:tc>
          <w:tcPr>
            <w:tcW w:w="1329" w:type="dxa"/>
          </w:tcPr>
          <w:p w14:paraId="27A8DD15" w14:textId="77777777" w:rsidR="003F447B" w:rsidRPr="00E16149" w:rsidRDefault="003F447B" w:rsidP="00136B41">
            <w:pPr>
              <w:jc w:val="center"/>
              <w:rPr>
                <w:rFonts w:hint="eastAsia"/>
                <w:sz w:val="17"/>
                <w:szCs w:val="17"/>
              </w:rPr>
            </w:pPr>
            <w:r w:rsidRPr="00E16149">
              <w:rPr>
                <w:rFonts w:hint="eastAsia"/>
                <w:sz w:val="17"/>
                <w:szCs w:val="17"/>
              </w:rPr>
              <w:t>スポーティな</w:t>
            </w:r>
          </w:p>
          <w:p w14:paraId="14363E6E" w14:textId="77777777" w:rsidR="003F447B" w:rsidRPr="00E16149" w:rsidRDefault="003F447B" w:rsidP="00136B41">
            <w:pPr>
              <w:jc w:val="center"/>
              <w:rPr>
                <w:rFonts w:hint="eastAsia"/>
                <w:sz w:val="17"/>
                <w:szCs w:val="17"/>
              </w:rPr>
            </w:pPr>
            <w:r w:rsidRPr="00E16149">
              <w:rPr>
                <w:rFonts w:hint="eastAsia"/>
                <w:sz w:val="17"/>
                <w:szCs w:val="17"/>
              </w:rPr>
              <w:t>乗り心地</w:t>
            </w:r>
          </w:p>
          <w:p w14:paraId="0005C699" w14:textId="77777777" w:rsidR="001F16F2" w:rsidRPr="00E16149" w:rsidRDefault="001F16F2" w:rsidP="00136B41">
            <w:pPr>
              <w:jc w:val="center"/>
              <w:rPr>
                <w:rFonts w:hint="eastAsia"/>
                <w:sz w:val="17"/>
                <w:szCs w:val="17"/>
              </w:rPr>
            </w:pPr>
            <w:r w:rsidRPr="00E16149">
              <w:rPr>
                <w:rFonts w:hint="eastAsia"/>
                <w:sz w:val="17"/>
                <w:szCs w:val="17"/>
              </w:rPr>
              <w:t>Sporty damper setting</w:t>
            </w:r>
          </w:p>
        </w:tc>
      </w:tr>
      <w:tr w:rsidR="0035650B" w:rsidRPr="00E16149" w14:paraId="2F0647E1" w14:textId="77777777" w:rsidTr="00136B41">
        <w:tblPrEx>
          <w:tblCellMar>
            <w:top w:w="0" w:type="dxa"/>
            <w:bottom w:w="0" w:type="dxa"/>
          </w:tblCellMar>
        </w:tblPrEx>
        <w:trPr>
          <w:trHeight w:val="281"/>
        </w:trPr>
        <w:tc>
          <w:tcPr>
            <w:tcW w:w="1418" w:type="dxa"/>
          </w:tcPr>
          <w:p w14:paraId="44D06AC6" w14:textId="77777777" w:rsidR="0035650B" w:rsidRPr="00E16149" w:rsidRDefault="0035650B" w:rsidP="00136B41">
            <w:pPr>
              <w:jc w:val="center"/>
              <w:rPr>
                <w:rFonts w:hint="eastAsia"/>
                <w:sz w:val="17"/>
                <w:szCs w:val="17"/>
              </w:rPr>
            </w:pPr>
            <w:r w:rsidRPr="00E16149">
              <w:rPr>
                <w:rFonts w:hint="eastAsia"/>
                <w:sz w:val="17"/>
                <w:szCs w:val="17"/>
              </w:rPr>
              <w:t>エアコン</w:t>
            </w:r>
          </w:p>
          <w:p w14:paraId="0A9D1329" w14:textId="77777777" w:rsidR="003642F1" w:rsidRPr="00E16149" w:rsidRDefault="003642F1" w:rsidP="00136B41">
            <w:pPr>
              <w:jc w:val="center"/>
              <w:rPr>
                <w:rFonts w:hint="eastAsia"/>
                <w:sz w:val="17"/>
                <w:szCs w:val="17"/>
              </w:rPr>
            </w:pPr>
            <w:r w:rsidRPr="00E16149">
              <w:rPr>
                <w:rFonts w:hint="eastAsia"/>
                <w:sz w:val="17"/>
                <w:szCs w:val="17"/>
              </w:rPr>
              <w:t>Climate control</w:t>
            </w:r>
          </w:p>
        </w:tc>
        <w:tc>
          <w:tcPr>
            <w:tcW w:w="1134" w:type="dxa"/>
          </w:tcPr>
          <w:p w14:paraId="46F4CE95" w14:textId="77777777" w:rsidR="003642F1" w:rsidRPr="00E16149" w:rsidRDefault="003642F1" w:rsidP="002D2EF5">
            <w:pPr>
              <w:jc w:val="center"/>
              <w:rPr>
                <w:rFonts w:hint="eastAsia"/>
                <w:sz w:val="17"/>
                <w:szCs w:val="17"/>
              </w:rPr>
            </w:pPr>
            <w:r w:rsidRPr="00E16149">
              <w:rPr>
                <w:rFonts w:hint="eastAsia"/>
                <w:sz w:val="17"/>
                <w:szCs w:val="17"/>
              </w:rPr>
              <w:t>任意設定</w:t>
            </w:r>
          </w:p>
          <w:p w14:paraId="38A5F6EE" w14:textId="77777777" w:rsidR="0035650B" w:rsidRPr="00E16149" w:rsidRDefault="003642F1" w:rsidP="007F1CB3">
            <w:pPr>
              <w:jc w:val="center"/>
              <w:rPr>
                <w:rFonts w:hint="eastAsia"/>
                <w:sz w:val="17"/>
                <w:szCs w:val="17"/>
              </w:rPr>
            </w:pPr>
            <w:r w:rsidRPr="00E16149">
              <w:rPr>
                <w:rFonts w:hint="eastAsia"/>
                <w:sz w:val="17"/>
                <w:szCs w:val="17"/>
              </w:rPr>
              <w:t>Optional</w:t>
            </w:r>
          </w:p>
        </w:tc>
        <w:tc>
          <w:tcPr>
            <w:tcW w:w="1727" w:type="dxa"/>
          </w:tcPr>
          <w:p w14:paraId="51FEE944" w14:textId="77777777" w:rsidR="0035650B" w:rsidRPr="00E16149" w:rsidRDefault="0035650B" w:rsidP="003B079E">
            <w:pPr>
              <w:jc w:val="center"/>
              <w:rPr>
                <w:rFonts w:hint="eastAsia"/>
                <w:sz w:val="17"/>
                <w:szCs w:val="17"/>
              </w:rPr>
            </w:pPr>
            <w:r w:rsidRPr="00E16149">
              <w:rPr>
                <w:rFonts w:hint="eastAsia"/>
                <w:sz w:val="17"/>
                <w:szCs w:val="17"/>
              </w:rPr>
              <w:t>燃費優先</w:t>
            </w:r>
          </w:p>
          <w:p w14:paraId="3B47C99E" w14:textId="77777777" w:rsidR="003642F1" w:rsidRPr="00E16149" w:rsidRDefault="003642F1" w:rsidP="0025748D">
            <w:pPr>
              <w:jc w:val="center"/>
              <w:rPr>
                <w:rFonts w:hint="eastAsia"/>
                <w:sz w:val="17"/>
                <w:szCs w:val="17"/>
              </w:rPr>
            </w:pPr>
            <w:r w:rsidRPr="00E16149">
              <w:rPr>
                <w:rFonts w:hint="eastAsia"/>
                <w:sz w:val="17"/>
                <w:szCs w:val="17"/>
              </w:rPr>
              <w:t>Fuel saving</w:t>
            </w:r>
            <w:r w:rsidR="002D2EF5" w:rsidRPr="00E16149">
              <w:rPr>
                <w:rFonts w:hint="eastAsia"/>
                <w:sz w:val="17"/>
                <w:szCs w:val="17"/>
              </w:rPr>
              <w:t xml:space="preserve"> setting</w:t>
            </w:r>
          </w:p>
        </w:tc>
        <w:tc>
          <w:tcPr>
            <w:tcW w:w="5316" w:type="dxa"/>
            <w:gridSpan w:val="4"/>
          </w:tcPr>
          <w:p w14:paraId="4C0E8C2A" w14:textId="77777777" w:rsidR="0035650B" w:rsidRPr="00E16149" w:rsidRDefault="0035650B" w:rsidP="002B1440">
            <w:pPr>
              <w:jc w:val="center"/>
              <w:rPr>
                <w:rFonts w:hint="eastAsia"/>
                <w:sz w:val="17"/>
                <w:szCs w:val="17"/>
              </w:rPr>
            </w:pPr>
            <w:r w:rsidRPr="00E16149">
              <w:rPr>
                <w:rFonts w:hint="eastAsia"/>
                <w:sz w:val="17"/>
                <w:szCs w:val="17"/>
              </w:rPr>
              <w:t>標準状態</w:t>
            </w:r>
          </w:p>
          <w:p w14:paraId="6523F1F6" w14:textId="77777777" w:rsidR="001F16F2" w:rsidRPr="00E16149" w:rsidRDefault="001F16F2" w:rsidP="002D2EF5">
            <w:pPr>
              <w:jc w:val="center"/>
              <w:rPr>
                <w:rFonts w:hint="eastAsia"/>
                <w:sz w:val="17"/>
                <w:szCs w:val="17"/>
              </w:rPr>
            </w:pPr>
            <w:r w:rsidRPr="00E16149">
              <w:rPr>
                <w:rFonts w:hint="eastAsia"/>
                <w:sz w:val="17"/>
                <w:szCs w:val="17"/>
              </w:rPr>
              <w:t>Standard</w:t>
            </w:r>
          </w:p>
        </w:tc>
      </w:tr>
    </w:tbl>
    <w:p w14:paraId="1F005097" w14:textId="77777777" w:rsidR="009C74A0" w:rsidRDefault="009C74A0" w:rsidP="00CF2A3C">
      <w:pPr>
        <w:ind w:left="386"/>
      </w:pPr>
    </w:p>
    <w:p w14:paraId="6A208021" w14:textId="77777777" w:rsidR="006924DF" w:rsidRPr="00E16149" w:rsidRDefault="006861FE" w:rsidP="00CF2A3C">
      <w:pPr>
        <w:ind w:left="386"/>
      </w:pPr>
      <w:r w:rsidRPr="00E16149">
        <w:t xml:space="preserve">(2) </w:t>
      </w:r>
      <w:r w:rsidR="006924DF" w:rsidRPr="00E16149">
        <w:t>DMS ver2.0</w:t>
      </w:r>
    </w:p>
    <w:p w14:paraId="7BE05291" w14:textId="77777777" w:rsidR="006924DF" w:rsidRPr="002835BE" w:rsidRDefault="004A2A54" w:rsidP="002835BE">
      <w:pPr>
        <w:pStyle w:val="Caption"/>
        <w:ind w:firstLine="386"/>
        <w:jc w:val="both"/>
        <w:rPr>
          <w:szCs w:val="21"/>
        </w:rPr>
      </w:pPr>
      <w:r w:rsidRPr="002835BE">
        <w:rPr>
          <w:szCs w:val="21"/>
        </w:rPr>
        <w:t xml:space="preserve">Table </w:t>
      </w:r>
      <w:r w:rsidR="00D40330" w:rsidRPr="002835BE">
        <w:rPr>
          <w:szCs w:val="21"/>
        </w:rPr>
        <w:fldChar w:fldCharType="begin"/>
      </w:r>
      <w:r w:rsidR="00D40330" w:rsidRPr="002835BE">
        <w:rPr>
          <w:szCs w:val="21"/>
        </w:rPr>
        <w:instrText xml:space="preserve"> STYLEREF 1 \s </w:instrText>
      </w:r>
      <w:r w:rsidR="00D40330" w:rsidRPr="002835BE">
        <w:rPr>
          <w:szCs w:val="21"/>
        </w:rPr>
        <w:fldChar w:fldCharType="separate"/>
      </w:r>
      <w:r w:rsidR="00D40330" w:rsidRPr="002835BE">
        <w:rPr>
          <w:noProof/>
          <w:szCs w:val="21"/>
        </w:rPr>
        <w:t>1</w:t>
      </w:r>
      <w:r w:rsidR="00D40330" w:rsidRPr="002835BE">
        <w:rPr>
          <w:szCs w:val="21"/>
        </w:rPr>
        <w:fldChar w:fldCharType="end"/>
      </w:r>
      <w:r w:rsidR="00D40330" w:rsidRPr="002835BE">
        <w:rPr>
          <w:szCs w:val="21"/>
        </w:rPr>
        <w:t>.</w:t>
      </w:r>
      <w:r w:rsidR="00D40330" w:rsidRPr="002835BE">
        <w:rPr>
          <w:szCs w:val="21"/>
        </w:rPr>
        <w:fldChar w:fldCharType="begin"/>
      </w:r>
      <w:r w:rsidR="00D40330" w:rsidRPr="002835BE">
        <w:rPr>
          <w:szCs w:val="21"/>
        </w:rPr>
        <w:instrText xml:space="preserve"> SEQ Table \* ARABIC \s 1 </w:instrText>
      </w:r>
      <w:r w:rsidR="00D40330" w:rsidRPr="002835BE">
        <w:rPr>
          <w:szCs w:val="21"/>
        </w:rPr>
        <w:fldChar w:fldCharType="separate"/>
      </w:r>
      <w:r w:rsidR="00D40330" w:rsidRPr="002835BE">
        <w:rPr>
          <w:noProof/>
          <w:szCs w:val="21"/>
        </w:rPr>
        <w:t>2</w:t>
      </w:r>
      <w:r w:rsidR="00D40330" w:rsidRPr="002835BE">
        <w:rPr>
          <w:szCs w:val="21"/>
        </w:rPr>
        <w:fldChar w:fldCharType="end"/>
      </w:r>
      <w:r w:rsidR="006924DF" w:rsidRPr="002835BE">
        <w:rPr>
          <w:rFonts w:hint="eastAsia"/>
          <w:szCs w:val="21"/>
        </w:rPr>
        <w:t xml:space="preserve"> An example of DMS mode list for DMS ver2.0</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694"/>
        <w:gridCol w:w="1701"/>
        <w:gridCol w:w="1701"/>
        <w:gridCol w:w="1701"/>
        <w:gridCol w:w="2126"/>
      </w:tblGrid>
      <w:tr w:rsidR="006861FE" w:rsidRPr="00E16149" w14:paraId="1CC63DDA" w14:textId="77777777" w:rsidTr="0084334E">
        <w:tblPrEx>
          <w:tblCellMar>
            <w:top w:w="0" w:type="dxa"/>
            <w:bottom w:w="0" w:type="dxa"/>
          </w:tblCellMar>
        </w:tblPrEx>
        <w:trPr>
          <w:trHeight w:val="293"/>
        </w:trPr>
        <w:tc>
          <w:tcPr>
            <w:tcW w:w="1694" w:type="dxa"/>
          </w:tcPr>
          <w:p w14:paraId="67CC8A0C" w14:textId="77777777" w:rsidR="006861FE" w:rsidRPr="00E16149" w:rsidRDefault="006861FE" w:rsidP="005F3255">
            <w:pPr>
              <w:jc w:val="center"/>
              <w:rPr>
                <w:rFonts w:hint="eastAsia"/>
                <w:sz w:val="17"/>
                <w:szCs w:val="17"/>
              </w:rPr>
            </w:pPr>
          </w:p>
        </w:tc>
        <w:tc>
          <w:tcPr>
            <w:tcW w:w="1701" w:type="dxa"/>
          </w:tcPr>
          <w:p w14:paraId="2CD8D47D" w14:textId="77777777" w:rsidR="006861FE" w:rsidRPr="00E16149" w:rsidRDefault="006861FE" w:rsidP="005F3255">
            <w:pPr>
              <w:jc w:val="center"/>
              <w:rPr>
                <w:rFonts w:hint="eastAsia"/>
                <w:sz w:val="17"/>
                <w:szCs w:val="17"/>
              </w:rPr>
            </w:pPr>
            <w:r w:rsidRPr="00E16149">
              <w:rPr>
                <w:rFonts w:hint="eastAsia"/>
                <w:sz w:val="17"/>
                <w:szCs w:val="17"/>
              </w:rPr>
              <w:t>Custom</w:t>
            </w:r>
          </w:p>
        </w:tc>
        <w:tc>
          <w:tcPr>
            <w:tcW w:w="1701" w:type="dxa"/>
          </w:tcPr>
          <w:p w14:paraId="155C88FE" w14:textId="77777777" w:rsidR="006861FE" w:rsidRPr="00E16149" w:rsidRDefault="006861FE" w:rsidP="005F3255">
            <w:pPr>
              <w:jc w:val="center"/>
              <w:rPr>
                <w:rFonts w:hint="eastAsia"/>
                <w:sz w:val="17"/>
                <w:szCs w:val="17"/>
              </w:rPr>
            </w:pPr>
            <w:r w:rsidRPr="00E16149">
              <w:rPr>
                <w:rFonts w:hint="eastAsia"/>
                <w:sz w:val="17"/>
                <w:szCs w:val="17"/>
              </w:rPr>
              <w:t>Eco</w:t>
            </w:r>
          </w:p>
        </w:tc>
        <w:tc>
          <w:tcPr>
            <w:tcW w:w="1701" w:type="dxa"/>
          </w:tcPr>
          <w:p w14:paraId="1A0039FD" w14:textId="77777777" w:rsidR="006861FE" w:rsidRPr="00E16149" w:rsidRDefault="006861FE" w:rsidP="005F3255">
            <w:pPr>
              <w:jc w:val="center"/>
              <w:rPr>
                <w:rFonts w:hint="eastAsia"/>
                <w:sz w:val="17"/>
                <w:szCs w:val="17"/>
              </w:rPr>
            </w:pPr>
            <w:r w:rsidRPr="00E16149">
              <w:rPr>
                <w:rFonts w:hint="eastAsia"/>
                <w:sz w:val="17"/>
                <w:szCs w:val="17"/>
              </w:rPr>
              <w:t>Normal</w:t>
            </w:r>
          </w:p>
        </w:tc>
        <w:tc>
          <w:tcPr>
            <w:tcW w:w="2126" w:type="dxa"/>
          </w:tcPr>
          <w:p w14:paraId="15BD5DDA" w14:textId="77777777" w:rsidR="006861FE" w:rsidRPr="00E16149" w:rsidRDefault="006861FE" w:rsidP="005F3255">
            <w:pPr>
              <w:jc w:val="center"/>
              <w:rPr>
                <w:rFonts w:hint="eastAsia"/>
                <w:sz w:val="17"/>
                <w:szCs w:val="17"/>
              </w:rPr>
            </w:pPr>
            <w:r w:rsidRPr="00E16149">
              <w:rPr>
                <w:rFonts w:hint="eastAsia"/>
                <w:sz w:val="17"/>
                <w:szCs w:val="17"/>
              </w:rPr>
              <w:t>Sport</w:t>
            </w:r>
          </w:p>
        </w:tc>
      </w:tr>
      <w:tr w:rsidR="006861FE" w:rsidRPr="00E16149" w14:paraId="5FB9623B" w14:textId="77777777" w:rsidTr="0084334E">
        <w:tblPrEx>
          <w:tblCellMar>
            <w:top w:w="0" w:type="dxa"/>
            <w:bottom w:w="0" w:type="dxa"/>
          </w:tblCellMar>
        </w:tblPrEx>
        <w:trPr>
          <w:trHeight w:val="266"/>
        </w:trPr>
        <w:tc>
          <w:tcPr>
            <w:tcW w:w="1694" w:type="dxa"/>
            <w:tcBorders>
              <w:bottom w:val="single" w:sz="4" w:space="0" w:color="auto"/>
            </w:tcBorders>
          </w:tcPr>
          <w:p w14:paraId="7C3F9CDF" w14:textId="77777777" w:rsidR="006861FE" w:rsidRPr="00E16149" w:rsidRDefault="006861FE" w:rsidP="005F3255">
            <w:pPr>
              <w:jc w:val="center"/>
              <w:rPr>
                <w:rFonts w:hint="eastAsia"/>
                <w:sz w:val="17"/>
                <w:szCs w:val="17"/>
              </w:rPr>
            </w:pPr>
            <w:r w:rsidRPr="00E16149">
              <w:rPr>
                <w:rFonts w:hint="eastAsia"/>
                <w:sz w:val="17"/>
                <w:szCs w:val="17"/>
              </w:rPr>
              <w:t>パワートレイン</w:t>
            </w:r>
          </w:p>
          <w:p w14:paraId="2F721E8F" w14:textId="77777777" w:rsidR="006861FE" w:rsidRPr="00E16149" w:rsidRDefault="006861FE" w:rsidP="005F3255">
            <w:pPr>
              <w:jc w:val="center"/>
              <w:rPr>
                <w:rFonts w:hint="eastAsia"/>
                <w:sz w:val="17"/>
                <w:szCs w:val="17"/>
              </w:rPr>
            </w:pPr>
            <w:r w:rsidRPr="00E16149">
              <w:rPr>
                <w:rFonts w:hint="eastAsia"/>
                <w:sz w:val="17"/>
                <w:szCs w:val="17"/>
              </w:rPr>
              <w:t>Powertrain</w:t>
            </w:r>
          </w:p>
        </w:tc>
        <w:tc>
          <w:tcPr>
            <w:tcW w:w="1701" w:type="dxa"/>
            <w:tcBorders>
              <w:bottom w:val="single" w:sz="4" w:space="0" w:color="auto"/>
            </w:tcBorders>
          </w:tcPr>
          <w:p w14:paraId="480B1E0E" w14:textId="77777777" w:rsidR="006861FE" w:rsidRPr="00E16149" w:rsidRDefault="006861FE" w:rsidP="005F3255">
            <w:pPr>
              <w:jc w:val="center"/>
              <w:rPr>
                <w:rFonts w:hint="eastAsia"/>
                <w:sz w:val="17"/>
                <w:szCs w:val="17"/>
              </w:rPr>
            </w:pPr>
            <w:r w:rsidRPr="00E16149">
              <w:rPr>
                <w:rFonts w:hint="eastAsia"/>
                <w:sz w:val="17"/>
                <w:szCs w:val="17"/>
              </w:rPr>
              <w:t>任意設定</w:t>
            </w:r>
          </w:p>
          <w:p w14:paraId="6D8CCB36" w14:textId="77777777" w:rsidR="006861FE" w:rsidRPr="00E16149" w:rsidRDefault="006861FE" w:rsidP="005F3255">
            <w:pPr>
              <w:jc w:val="center"/>
              <w:rPr>
                <w:rFonts w:hint="eastAsia"/>
                <w:sz w:val="17"/>
                <w:szCs w:val="17"/>
              </w:rPr>
            </w:pPr>
            <w:r w:rsidRPr="00E16149">
              <w:rPr>
                <w:rFonts w:hint="eastAsia"/>
                <w:sz w:val="17"/>
                <w:szCs w:val="17"/>
              </w:rPr>
              <w:t>Optional</w:t>
            </w:r>
          </w:p>
        </w:tc>
        <w:tc>
          <w:tcPr>
            <w:tcW w:w="1701" w:type="dxa"/>
            <w:tcBorders>
              <w:bottom w:val="single" w:sz="4" w:space="0" w:color="auto"/>
            </w:tcBorders>
          </w:tcPr>
          <w:p w14:paraId="4D5CC570" w14:textId="77777777" w:rsidR="006861FE" w:rsidRPr="00E16149" w:rsidRDefault="006861FE" w:rsidP="005F3255">
            <w:pPr>
              <w:jc w:val="center"/>
              <w:rPr>
                <w:rFonts w:hint="eastAsia"/>
                <w:sz w:val="17"/>
                <w:szCs w:val="17"/>
              </w:rPr>
            </w:pPr>
            <w:r w:rsidRPr="00E16149">
              <w:rPr>
                <w:rFonts w:hint="eastAsia"/>
                <w:sz w:val="17"/>
                <w:szCs w:val="17"/>
              </w:rPr>
              <w:t>緩やかな加速</w:t>
            </w:r>
          </w:p>
          <w:p w14:paraId="7B0F2609" w14:textId="77777777" w:rsidR="006861FE" w:rsidRPr="00E16149" w:rsidRDefault="006861FE" w:rsidP="005F3255">
            <w:pPr>
              <w:jc w:val="center"/>
              <w:rPr>
                <w:rFonts w:hint="eastAsia"/>
                <w:sz w:val="17"/>
                <w:szCs w:val="17"/>
              </w:rPr>
            </w:pPr>
            <w:r w:rsidRPr="00E16149">
              <w:rPr>
                <w:sz w:val="17"/>
                <w:szCs w:val="17"/>
              </w:rPr>
              <w:t>G</w:t>
            </w:r>
            <w:r w:rsidRPr="00E16149">
              <w:rPr>
                <w:rFonts w:hint="eastAsia"/>
                <w:sz w:val="17"/>
                <w:szCs w:val="17"/>
              </w:rPr>
              <w:t>entle acceleration</w:t>
            </w:r>
          </w:p>
        </w:tc>
        <w:tc>
          <w:tcPr>
            <w:tcW w:w="1701" w:type="dxa"/>
            <w:tcBorders>
              <w:bottom w:val="single" w:sz="4" w:space="0" w:color="auto"/>
            </w:tcBorders>
          </w:tcPr>
          <w:p w14:paraId="0F332AFF" w14:textId="77777777" w:rsidR="006861FE" w:rsidRPr="00E16149" w:rsidRDefault="006861FE" w:rsidP="005F3255">
            <w:pPr>
              <w:jc w:val="center"/>
              <w:rPr>
                <w:rFonts w:hint="eastAsia"/>
                <w:sz w:val="17"/>
                <w:szCs w:val="17"/>
              </w:rPr>
            </w:pPr>
            <w:r w:rsidRPr="00E16149">
              <w:rPr>
                <w:rFonts w:hint="eastAsia"/>
                <w:sz w:val="17"/>
                <w:szCs w:val="17"/>
              </w:rPr>
              <w:t>標準状態</w:t>
            </w:r>
          </w:p>
          <w:p w14:paraId="390538B3" w14:textId="77777777" w:rsidR="006861FE" w:rsidRPr="00E16149" w:rsidRDefault="006861FE" w:rsidP="005F3255">
            <w:pPr>
              <w:jc w:val="center"/>
              <w:rPr>
                <w:rFonts w:hint="eastAsia"/>
                <w:sz w:val="17"/>
                <w:szCs w:val="17"/>
              </w:rPr>
            </w:pPr>
            <w:r w:rsidRPr="00E16149">
              <w:rPr>
                <w:rFonts w:hint="eastAsia"/>
                <w:sz w:val="17"/>
                <w:szCs w:val="17"/>
              </w:rPr>
              <w:t>Standard</w:t>
            </w:r>
          </w:p>
        </w:tc>
        <w:tc>
          <w:tcPr>
            <w:tcW w:w="2126" w:type="dxa"/>
            <w:tcBorders>
              <w:bottom w:val="single" w:sz="4" w:space="0" w:color="auto"/>
            </w:tcBorders>
          </w:tcPr>
          <w:p w14:paraId="185D107C" w14:textId="77777777" w:rsidR="006861FE" w:rsidRPr="00E16149" w:rsidRDefault="006861FE" w:rsidP="005F3255">
            <w:pPr>
              <w:jc w:val="center"/>
              <w:rPr>
                <w:rFonts w:hint="eastAsia"/>
                <w:sz w:val="17"/>
                <w:szCs w:val="17"/>
              </w:rPr>
            </w:pPr>
            <w:r w:rsidRPr="00E16149">
              <w:rPr>
                <w:rFonts w:hint="eastAsia"/>
                <w:sz w:val="17"/>
                <w:szCs w:val="17"/>
              </w:rPr>
              <w:t>鋭い加速</w:t>
            </w:r>
          </w:p>
          <w:p w14:paraId="454E1646" w14:textId="77777777" w:rsidR="006861FE" w:rsidRPr="00E16149" w:rsidRDefault="006861FE" w:rsidP="005F3255">
            <w:pPr>
              <w:jc w:val="center"/>
              <w:rPr>
                <w:rFonts w:hint="eastAsia"/>
                <w:sz w:val="17"/>
                <w:szCs w:val="17"/>
              </w:rPr>
            </w:pPr>
            <w:r w:rsidRPr="00E16149">
              <w:rPr>
                <w:rFonts w:hint="eastAsia"/>
                <w:sz w:val="17"/>
                <w:szCs w:val="17"/>
              </w:rPr>
              <w:t>Agile acceleration</w:t>
            </w:r>
          </w:p>
        </w:tc>
      </w:tr>
      <w:tr w:rsidR="006861FE" w:rsidRPr="00E16149" w14:paraId="183DB7D2" w14:textId="77777777" w:rsidTr="0084334E">
        <w:tblPrEx>
          <w:tblCellMar>
            <w:top w:w="0" w:type="dxa"/>
            <w:bottom w:w="0" w:type="dxa"/>
          </w:tblCellMar>
        </w:tblPrEx>
        <w:trPr>
          <w:trHeight w:val="266"/>
        </w:trPr>
        <w:tc>
          <w:tcPr>
            <w:tcW w:w="1694" w:type="dxa"/>
            <w:tcBorders>
              <w:bottom w:val="single" w:sz="4" w:space="0" w:color="auto"/>
            </w:tcBorders>
          </w:tcPr>
          <w:p w14:paraId="65FA535D" w14:textId="77777777" w:rsidR="006861FE" w:rsidRPr="00E16149" w:rsidRDefault="006861FE" w:rsidP="005F3255">
            <w:pPr>
              <w:jc w:val="center"/>
              <w:rPr>
                <w:rFonts w:hint="eastAsia"/>
                <w:sz w:val="17"/>
                <w:szCs w:val="17"/>
              </w:rPr>
            </w:pPr>
            <w:r w:rsidRPr="00E16149">
              <w:rPr>
                <w:rFonts w:hint="eastAsia"/>
                <w:sz w:val="17"/>
                <w:szCs w:val="17"/>
              </w:rPr>
              <w:t>ステアリング</w:t>
            </w:r>
          </w:p>
          <w:p w14:paraId="4F5D0022" w14:textId="77777777" w:rsidR="006861FE" w:rsidRPr="00E16149" w:rsidRDefault="006861FE" w:rsidP="005F3255">
            <w:pPr>
              <w:jc w:val="center"/>
              <w:rPr>
                <w:rFonts w:hint="eastAsia"/>
                <w:sz w:val="17"/>
                <w:szCs w:val="17"/>
              </w:rPr>
            </w:pPr>
            <w:r w:rsidRPr="00E16149">
              <w:rPr>
                <w:rFonts w:hint="eastAsia"/>
                <w:sz w:val="17"/>
                <w:szCs w:val="17"/>
              </w:rPr>
              <w:t>Steering</w:t>
            </w:r>
          </w:p>
        </w:tc>
        <w:tc>
          <w:tcPr>
            <w:tcW w:w="1701" w:type="dxa"/>
            <w:tcBorders>
              <w:bottom w:val="single" w:sz="4" w:space="0" w:color="auto"/>
            </w:tcBorders>
          </w:tcPr>
          <w:p w14:paraId="3DDB0107" w14:textId="77777777" w:rsidR="006861FE" w:rsidRPr="00E16149" w:rsidRDefault="006861FE" w:rsidP="005F3255">
            <w:pPr>
              <w:jc w:val="center"/>
              <w:rPr>
                <w:rFonts w:hint="eastAsia"/>
                <w:sz w:val="17"/>
                <w:szCs w:val="17"/>
              </w:rPr>
            </w:pPr>
            <w:r w:rsidRPr="00E16149">
              <w:rPr>
                <w:rFonts w:hint="eastAsia"/>
                <w:sz w:val="17"/>
                <w:szCs w:val="17"/>
              </w:rPr>
              <w:t>任意設定</w:t>
            </w:r>
          </w:p>
          <w:p w14:paraId="15C339DE" w14:textId="77777777" w:rsidR="006861FE" w:rsidRPr="00E16149" w:rsidRDefault="006861FE" w:rsidP="005F3255">
            <w:pPr>
              <w:jc w:val="center"/>
              <w:rPr>
                <w:rFonts w:hint="eastAsia"/>
                <w:sz w:val="17"/>
                <w:szCs w:val="17"/>
              </w:rPr>
            </w:pPr>
            <w:r w:rsidRPr="00E16149">
              <w:rPr>
                <w:rFonts w:hint="eastAsia"/>
                <w:sz w:val="17"/>
                <w:szCs w:val="17"/>
              </w:rPr>
              <w:t>Optional</w:t>
            </w:r>
          </w:p>
        </w:tc>
        <w:tc>
          <w:tcPr>
            <w:tcW w:w="1701" w:type="dxa"/>
            <w:tcBorders>
              <w:bottom w:val="single" w:sz="4" w:space="0" w:color="auto"/>
            </w:tcBorders>
          </w:tcPr>
          <w:p w14:paraId="7D8FC8B2" w14:textId="77777777" w:rsidR="006861FE" w:rsidRPr="00E16149" w:rsidRDefault="006861FE" w:rsidP="005F3255">
            <w:pPr>
              <w:jc w:val="center"/>
              <w:rPr>
                <w:rFonts w:hint="eastAsia"/>
                <w:sz w:val="17"/>
                <w:szCs w:val="17"/>
              </w:rPr>
            </w:pPr>
            <w:r w:rsidRPr="00E16149">
              <w:rPr>
                <w:rFonts w:hint="eastAsia"/>
                <w:sz w:val="17"/>
                <w:szCs w:val="17"/>
              </w:rPr>
              <w:t>標準状態</w:t>
            </w:r>
          </w:p>
          <w:p w14:paraId="101346B5" w14:textId="77777777" w:rsidR="006861FE" w:rsidRPr="00E16149" w:rsidRDefault="006861FE" w:rsidP="005F3255">
            <w:pPr>
              <w:jc w:val="center"/>
              <w:rPr>
                <w:rFonts w:hint="eastAsia"/>
                <w:sz w:val="17"/>
                <w:szCs w:val="17"/>
              </w:rPr>
            </w:pPr>
            <w:r w:rsidRPr="00E16149">
              <w:rPr>
                <w:rFonts w:hint="eastAsia"/>
                <w:sz w:val="17"/>
                <w:szCs w:val="17"/>
              </w:rPr>
              <w:t>Standard</w:t>
            </w:r>
          </w:p>
        </w:tc>
        <w:tc>
          <w:tcPr>
            <w:tcW w:w="1701" w:type="dxa"/>
            <w:tcBorders>
              <w:bottom w:val="single" w:sz="4" w:space="0" w:color="auto"/>
            </w:tcBorders>
          </w:tcPr>
          <w:p w14:paraId="4E8C52EA" w14:textId="77777777" w:rsidR="006861FE" w:rsidRPr="00E16149" w:rsidRDefault="006861FE" w:rsidP="005F3255">
            <w:pPr>
              <w:jc w:val="center"/>
              <w:rPr>
                <w:rFonts w:hint="eastAsia"/>
                <w:sz w:val="17"/>
                <w:szCs w:val="17"/>
              </w:rPr>
            </w:pPr>
            <w:r w:rsidRPr="00E16149">
              <w:rPr>
                <w:rFonts w:hint="eastAsia"/>
                <w:sz w:val="17"/>
                <w:szCs w:val="17"/>
              </w:rPr>
              <w:t>標準状態</w:t>
            </w:r>
          </w:p>
          <w:p w14:paraId="7855A795" w14:textId="77777777" w:rsidR="006861FE" w:rsidRPr="00E16149" w:rsidRDefault="006861FE" w:rsidP="005F3255">
            <w:pPr>
              <w:jc w:val="center"/>
              <w:rPr>
                <w:rFonts w:hint="eastAsia"/>
                <w:sz w:val="17"/>
                <w:szCs w:val="17"/>
              </w:rPr>
            </w:pPr>
            <w:r w:rsidRPr="00E16149">
              <w:rPr>
                <w:rFonts w:hint="eastAsia"/>
                <w:sz w:val="17"/>
                <w:szCs w:val="17"/>
              </w:rPr>
              <w:t>Standard</w:t>
            </w:r>
          </w:p>
        </w:tc>
        <w:tc>
          <w:tcPr>
            <w:tcW w:w="2126" w:type="dxa"/>
            <w:tcBorders>
              <w:bottom w:val="single" w:sz="4" w:space="0" w:color="auto"/>
            </w:tcBorders>
          </w:tcPr>
          <w:p w14:paraId="090AF166" w14:textId="77777777" w:rsidR="006861FE" w:rsidRPr="00E16149" w:rsidRDefault="006861FE" w:rsidP="005F3255">
            <w:pPr>
              <w:jc w:val="center"/>
              <w:rPr>
                <w:rFonts w:hint="eastAsia"/>
                <w:sz w:val="17"/>
                <w:szCs w:val="17"/>
              </w:rPr>
            </w:pPr>
            <w:r w:rsidRPr="00E16149">
              <w:rPr>
                <w:rFonts w:hint="eastAsia"/>
                <w:sz w:val="17"/>
                <w:szCs w:val="17"/>
              </w:rPr>
              <w:t>スポーティなアシスト特性</w:t>
            </w:r>
          </w:p>
          <w:p w14:paraId="03DB89AF" w14:textId="77777777" w:rsidR="006861FE" w:rsidRPr="00E16149" w:rsidRDefault="006861FE" w:rsidP="005F3255">
            <w:pPr>
              <w:jc w:val="center"/>
              <w:rPr>
                <w:rFonts w:hint="eastAsia"/>
                <w:sz w:val="17"/>
                <w:szCs w:val="17"/>
              </w:rPr>
            </w:pPr>
            <w:r w:rsidRPr="00E16149">
              <w:rPr>
                <w:rFonts w:hint="eastAsia"/>
                <w:sz w:val="17"/>
                <w:szCs w:val="17"/>
              </w:rPr>
              <w:t>Sporty assist</w:t>
            </w:r>
            <w:r w:rsidR="00C66D24" w:rsidRPr="00E16149">
              <w:rPr>
                <w:rFonts w:hint="eastAsia"/>
                <w:sz w:val="17"/>
                <w:szCs w:val="17"/>
              </w:rPr>
              <w:t xml:space="preserve"> </w:t>
            </w:r>
            <w:r w:rsidRPr="00E16149">
              <w:rPr>
                <w:rFonts w:hint="eastAsia"/>
                <w:sz w:val="17"/>
                <w:szCs w:val="17"/>
              </w:rPr>
              <w:t>setting</w:t>
            </w:r>
          </w:p>
        </w:tc>
      </w:tr>
      <w:tr w:rsidR="006861FE" w:rsidRPr="00E16149" w14:paraId="2D710352" w14:textId="77777777" w:rsidTr="0084334E">
        <w:tblPrEx>
          <w:tblCellMar>
            <w:top w:w="0" w:type="dxa"/>
            <w:bottom w:w="0" w:type="dxa"/>
          </w:tblCellMar>
        </w:tblPrEx>
        <w:trPr>
          <w:trHeight w:val="266"/>
        </w:trPr>
        <w:tc>
          <w:tcPr>
            <w:tcW w:w="1694" w:type="dxa"/>
            <w:tcBorders>
              <w:bottom w:val="single" w:sz="4" w:space="0" w:color="auto"/>
            </w:tcBorders>
          </w:tcPr>
          <w:p w14:paraId="12C1C471" w14:textId="77777777" w:rsidR="006861FE" w:rsidRPr="00CD09A9" w:rsidRDefault="006861FE" w:rsidP="00D00A9C">
            <w:pPr>
              <w:jc w:val="center"/>
              <w:rPr>
                <w:rFonts w:hint="eastAsia"/>
                <w:sz w:val="17"/>
                <w:szCs w:val="17"/>
              </w:rPr>
            </w:pPr>
            <w:r w:rsidRPr="00CD09A9">
              <w:rPr>
                <w:rFonts w:hint="eastAsia"/>
                <w:sz w:val="17"/>
                <w:szCs w:val="17"/>
              </w:rPr>
              <w:t>サスペンション</w:t>
            </w:r>
          </w:p>
          <w:p w14:paraId="2E99CBAA" w14:textId="77777777" w:rsidR="006861FE" w:rsidRPr="00CD09A9" w:rsidRDefault="006861FE" w:rsidP="00D00A9C">
            <w:pPr>
              <w:jc w:val="center"/>
              <w:rPr>
                <w:rFonts w:hint="eastAsia"/>
                <w:sz w:val="17"/>
                <w:szCs w:val="17"/>
              </w:rPr>
            </w:pPr>
            <w:r w:rsidRPr="00CD09A9">
              <w:rPr>
                <w:rFonts w:hint="eastAsia"/>
                <w:sz w:val="17"/>
                <w:szCs w:val="17"/>
              </w:rPr>
              <w:t>Suspension</w:t>
            </w:r>
          </w:p>
        </w:tc>
        <w:tc>
          <w:tcPr>
            <w:tcW w:w="1701" w:type="dxa"/>
            <w:tcBorders>
              <w:bottom w:val="single" w:sz="4" w:space="0" w:color="auto"/>
            </w:tcBorders>
          </w:tcPr>
          <w:p w14:paraId="5D26FD77" w14:textId="77777777" w:rsidR="006861FE" w:rsidRPr="00CD09A9" w:rsidRDefault="006861FE" w:rsidP="00D00A9C">
            <w:pPr>
              <w:jc w:val="center"/>
              <w:rPr>
                <w:rFonts w:hint="eastAsia"/>
                <w:sz w:val="17"/>
                <w:szCs w:val="17"/>
              </w:rPr>
            </w:pPr>
            <w:r w:rsidRPr="00CD09A9">
              <w:rPr>
                <w:rFonts w:hint="eastAsia"/>
                <w:sz w:val="17"/>
                <w:szCs w:val="17"/>
              </w:rPr>
              <w:t>任意設定</w:t>
            </w:r>
          </w:p>
          <w:p w14:paraId="3BD6ADB9" w14:textId="77777777" w:rsidR="006861FE" w:rsidRPr="00CD09A9" w:rsidRDefault="006861FE" w:rsidP="00D00A9C">
            <w:pPr>
              <w:jc w:val="center"/>
              <w:rPr>
                <w:rFonts w:hint="eastAsia"/>
                <w:sz w:val="17"/>
                <w:szCs w:val="17"/>
              </w:rPr>
            </w:pPr>
            <w:r w:rsidRPr="00CD09A9">
              <w:rPr>
                <w:rFonts w:hint="eastAsia"/>
                <w:sz w:val="17"/>
                <w:szCs w:val="17"/>
              </w:rPr>
              <w:t>Optional</w:t>
            </w:r>
          </w:p>
        </w:tc>
        <w:tc>
          <w:tcPr>
            <w:tcW w:w="1701" w:type="dxa"/>
            <w:tcBorders>
              <w:bottom w:val="single" w:sz="4" w:space="0" w:color="auto"/>
            </w:tcBorders>
          </w:tcPr>
          <w:p w14:paraId="35D376D6" w14:textId="77777777" w:rsidR="006861FE" w:rsidRPr="00CD09A9" w:rsidRDefault="006861FE" w:rsidP="00D00A9C">
            <w:pPr>
              <w:jc w:val="center"/>
              <w:rPr>
                <w:rFonts w:hint="eastAsia"/>
                <w:sz w:val="17"/>
                <w:szCs w:val="17"/>
              </w:rPr>
            </w:pPr>
            <w:r w:rsidRPr="00CD09A9">
              <w:rPr>
                <w:rFonts w:hint="eastAsia"/>
                <w:sz w:val="17"/>
                <w:szCs w:val="17"/>
              </w:rPr>
              <w:t>標準状態</w:t>
            </w:r>
          </w:p>
          <w:p w14:paraId="0C82C769" w14:textId="77777777" w:rsidR="006861FE" w:rsidRPr="00CD09A9" w:rsidRDefault="006861FE" w:rsidP="00D00A9C">
            <w:pPr>
              <w:jc w:val="center"/>
              <w:rPr>
                <w:rFonts w:hint="eastAsia"/>
                <w:sz w:val="17"/>
                <w:szCs w:val="17"/>
              </w:rPr>
            </w:pPr>
            <w:r w:rsidRPr="00CD09A9">
              <w:rPr>
                <w:rFonts w:hint="eastAsia"/>
                <w:sz w:val="17"/>
                <w:szCs w:val="17"/>
              </w:rPr>
              <w:t>Standard</w:t>
            </w:r>
          </w:p>
        </w:tc>
        <w:tc>
          <w:tcPr>
            <w:tcW w:w="1701" w:type="dxa"/>
            <w:tcBorders>
              <w:bottom w:val="single" w:sz="4" w:space="0" w:color="auto"/>
            </w:tcBorders>
          </w:tcPr>
          <w:p w14:paraId="1028CE8E" w14:textId="77777777" w:rsidR="006861FE" w:rsidRPr="00CD09A9" w:rsidRDefault="006861FE" w:rsidP="00D00A9C">
            <w:pPr>
              <w:jc w:val="center"/>
              <w:rPr>
                <w:rFonts w:hint="eastAsia"/>
                <w:sz w:val="17"/>
                <w:szCs w:val="17"/>
              </w:rPr>
            </w:pPr>
            <w:r w:rsidRPr="00CD09A9">
              <w:rPr>
                <w:rFonts w:hint="eastAsia"/>
                <w:sz w:val="17"/>
                <w:szCs w:val="17"/>
              </w:rPr>
              <w:t>標準状態</w:t>
            </w:r>
          </w:p>
          <w:p w14:paraId="0888D509" w14:textId="77777777" w:rsidR="006861FE" w:rsidRPr="00CD09A9" w:rsidRDefault="006861FE" w:rsidP="00D00A9C">
            <w:pPr>
              <w:jc w:val="center"/>
              <w:rPr>
                <w:rFonts w:hint="eastAsia"/>
                <w:sz w:val="17"/>
                <w:szCs w:val="17"/>
              </w:rPr>
            </w:pPr>
            <w:r w:rsidRPr="00CD09A9">
              <w:rPr>
                <w:rFonts w:hint="eastAsia"/>
                <w:sz w:val="17"/>
                <w:szCs w:val="17"/>
              </w:rPr>
              <w:t>Standard</w:t>
            </w:r>
          </w:p>
        </w:tc>
        <w:tc>
          <w:tcPr>
            <w:tcW w:w="2126" w:type="dxa"/>
            <w:tcBorders>
              <w:bottom w:val="single" w:sz="4" w:space="0" w:color="auto"/>
            </w:tcBorders>
          </w:tcPr>
          <w:p w14:paraId="04617DA2" w14:textId="77777777" w:rsidR="006861FE" w:rsidRPr="00CD09A9" w:rsidRDefault="006861FE" w:rsidP="00D00A9C">
            <w:pPr>
              <w:jc w:val="center"/>
              <w:rPr>
                <w:rFonts w:hint="eastAsia"/>
                <w:sz w:val="17"/>
                <w:szCs w:val="17"/>
              </w:rPr>
            </w:pPr>
            <w:r w:rsidRPr="00CD09A9">
              <w:rPr>
                <w:rFonts w:hint="eastAsia"/>
                <w:sz w:val="17"/>
                <w:szCs w:val="17"/>
              </w:rPr>
              <w:t>スポーティな</w:t>
            </w:r>
          </w:p>
          <w:p w14:paraId="2B1D6EA5" w14:textId="77777777" w:rsidR="006861FE" w:rsidRPr="00CD09A9" w:rsidRDefault="006861FE" w:rsidP="00D00A9C">
            <w:pPr>
              <w:jc w:val="center"/>
              <w:rPr>
                <w:rFonts w:hint="eastAsia"/>
                <w:sz w:val="17"/>
                <w:szCs w:val="17"/>
              </w:rPr>
            </w:pPr>
            <w:r w:rsidRPr="00CD09A9">
              <w:rPr>
                <w:rFonts w:hint="eastAsia"/>
                <w:sz w:val="17"/>
                <w:szCs w:val="17"/>
              </w:rPr>
              <w:t>乗り心地</w:t>
            </w:r>
          </w:p>
          <w:p w14:paraId="232A6BA9" w14:textId="77777777" w:rsidR="006861FE" w:rsidRPr="00CD09A9" w:rsidRDefault="006861FE" w:rsidP="00D00A9C">
            <w:pPr>
              <w:jc w:val="center"/>
              <w:rPr>
                <w:rFonts w:hint="eastAsia"/>
                <w:sz w:val="17"/>
                <w:szCs w:val="17"/>
              </w:rPr>
            </w:pPr>
            <w:r w:rsidRPr="00CD09A9">
              <w:rPr>
                <w:rFonts w:hint="eastAsia"/>
                <w:sz w:val="17"/>
                <w:szCs w:val="17"/>
              </w:rPr>
              <w:t>Sporty damper setting</w:t>
            </w:r>
          </w:p>
        </w:tc>
      </w:tr>
      <w:tr w:rsidR="00277C9D" w:rsidRPr="00E16149" w14:paraId="22AFBF45" w14:textId="77777777" w:rsidTr="0084334E">
        <w:tblPrEx>
          <w:tblCellMar>
            <w:top w:w="0" w:type="dxa"/>
            <w:bottom w:w="0" w:type="dxa"/>
          </w:tblCellMar>
        </w:tblPrEx>
        <w:trPr>
          <w:trHeight w:val="266"/>
        </w:trPr>
        <w:tc>
          <w:tcPr>
            <w:tcW w:w="1694" w:type="dxa"/>
            <w:tcBorders>
              <w:bottom w:val="single" w:sz="4" w:space="0" w:color="auto"/>
            </w:tcBorders>
          </w:tcPr>
          <w:p w14:paraId="63991ADB" w14:textId="77777777" w:rsidR="00277C9D" w:rsidRPr="00CD09A9" w:rsidRDefault="00277C9D" w:rsidP="00277C9D">
            <w:pPr>
              <w:jc w:val="center"/>
              <w:rPr>
                <w:sz w:val="17"/>
                <w:szCs w:val="17"/>
              </w:rPr>
            </w:pPr>
            <w:r w:rsidRPr="00CD09A9">
              <w:rPr>
                <w:rFonts w:hint="eastAsia"/>
                <w:sz w:val="17"/>
                <w:szCs w:val="17"/>
              </w:rPr>
              <w:t>ブレーキ</w:t>
            </w:r>
          </w:p>
          <w:p w14:paraId="03A83B00" w14:textId="77777777" w:rsidR="00277C9D" w:rsidRPr="00CD09A9" w:rsidRDefault="00277C9D" w:rsidP="00277C9D">
            <w:pPr>
              <w:jc w:val="center"/>
              <w:rPr>
                <w:rFonts w:hint="eastAsia"/>
                <w:sz w:val="17"/>
                <w:szCs w:val="17"/>
              </w:rPr>
            </w:pPr>
            <w:r w:rsidRPr="00CD09A9">
              <w:rPr>
                <w:rFonts w:hint="eastAsia"/>
                <w:sz w:val="17"/>
                <w:szCs w:val="17"/>
              </w:rPr>
              <w:t>B</w:t>
            </w:r>
            <w:r w:rsidRPr="00CD09A9">
              <w:rPr>
                <w:sz w:val="17"/>
                <w:szCs w:val="17"/>
              </w:rPr>
              <w:t>rake</w:t>
            </w:r>
          </w:p>
        </w:tc>
        <w:tc>
          <w:tcPr>
            <w:tcW w:w="1701" w:type="dxa"/>
            <w:tcBorders>
              <w:bottom w:val="single" w:sz="4" w:space="0" w:color="auto"/>
            </w:tcBorders>
          </w:tcPr>
          <w:p w14:paraId="67EC10A4" w14:textId="77777777" w:rsidR="00277C9D" w:rsidRPr="00CD09A9" w:rsidRDefault="00277C9D" w:rsidP="00277C9D">
            <w:pPr>
              <w:jc w:val="center"/>
              <w:rPr>
                <w:sz w:val="17"/>
                <w:szCs w:val="17"/>
              </w:rPr>
            </w:pPr>
            <w:r w:rsidRPr="00CD09A9">
              <w:rPr>
                <w:rFonts w:hint="eastAsia"/>
                <w:sz w:val="17"/>
                <w:szCs w:val="17"/>
              </w:rPr>
              <w:t>任意設定</w:t>
            </w:r>
          </w:p>
          <w:p w14:paraId="664752C5" w14:textId="77777777" w:rsidR="00277C9D" w:rsidRPr="00CD09A9" w:rsidRDefault="00277C9D" w:rsidP="00277C9D">
            <w:pPr>
              <w:jc w:val="center"/>
              <w:rPr>
                <w:rFonts w:hint="eastAsia"/>
                <w:sz w:val="17"/>
                <w:szCs w:val="17"/>
              </w:rPr>
            </w:pPr>
            <w:r w:rsidRPr="00CD09A9">
              <w:rPr>
                <w:rFonts w:hint="eastAsia"/>
                <w:sz w:val="17"/>
                <w:szCs w:val="17"/>
              </w:rPr>
              <w:t>O</w:t>
            </w:r>
            <w:r w:rsidRPr="00CD09A9">
              <w:rPr>
                <w:sz w:val="17"/>
                <w:szCs w:val="17"/>
              </w:rPr>
              <w:t>ptional</w:t>
            </w:r>
          </w:p>
        </w:tc>
        <w:tc>
          <w:tcPr>
            <w:tcW w:w="1701" w:type="dxa"/>
            <w:tcBorders>
              <w:bottom w:val="single" w:sz="4" w:space="0" w:color="auto"/>
            </w:tcBorders>
          </w:tcPr>
          <w:p w14:paraId="593F3EAF" w14:textId="77777777" w:rsidR="00277C9D" w:rsidRPr="00CD09A9" w:rsidRDefault="00277C9D" w:rsidP="00277C9D">
            <w:pPr>
              <w:jc w:val="center"/>
              <w:rPr>
                <w:rFonts w:hint="eastAsia"/>
                <w:sz w:val="17"/>
                <w:szCs w:val="17"/>
              </w:rPr>
            </w:pPr>
            <w:r w:rsidRPr="00CD09A9">
              <w:rPr>
                <w:rFonts w:hint="eastAsia"/>
                <w:sz w:val="17"/>
                <w:szCs w:val="17"/>
              </w:rPr>
              <w:t>標準状態</w:t>
            </w:r>
          </w:p>
          <w:p w14:paraId="6A54A7B9" w14:textId="77777777" w:rsidR="00277C9D" w:rsidRPr="00CD09A9" w:rsidRDefault="00277C9D" w:rsidP="00277C9D">
            <w:pPr>
              <w:jc w:val="center"/>
              <w:rPr>
                <w:rFonts w:hint="eastAsia"/>
                <w:sz w:val="17"/>
                <w:szCs w:val="17"/>
              </w:rPr>
            </w:pPr>
            <w:r w:rsidRPr="00CD09A9">
              <w:rPr>
                <w:rFonts w:hint="eastAsia"/>
                <w:sz w:val="17"/>
                <w:szCs w:val="17"/>
              </w:rPr>
              <w:t>Standard</w:t>
            </w:r>
          </w:p>
        </w:tc>
        <w:tc>
          <w:tcPr>
            <w:tcW w:w="1701" w:type="dxa"/>
            <w:tcBorders>
              <w:bottom w:val="single" w:sz="4" w:space="0" w:color="auto"/>
            </w:tcBorders>
          </w:tcPr>
          <w:p w14:paraId="4CB3507A" w14:textId="77777777" w:rsidR="00277C9D" w:rsidRPr="00CD09A9" w:rsidRDefault="00277C9D" w:rsidP="00277C9D">
            <w:pPr>
              <w:jc w:val="center"/>
              <w:rPr>
                <w:rFonts w:hint="eastAsia"/>
                <w:sz w:val="17"/>
                <w:szCs w:val="17"/>
              </w:rPr>
            </w:pPr>
            <w:r w:rsidRPr="00CD09A9">
              <w:rPr>
                <w:rFonts w:hint="eastAsia"/>
                <w:sz w:val="17"/>
                <w:szCs w:val="17"/>
              </w:rPr>
              <w:t>標準状態</w:t>
            </w:r>
          </w:p>
          <w:p w14:paraId="16234438" w14:textId="77777777" w:rsidR="00277C9D" w:rsidRPr="00CD09A9" w:rsidRDefault="00277C9D" w:rsidP="00277C9D">
            <w:pPr>
              <w:jc w:val="center"/>
              <w:rPr>
                <w:rFonts w:hint="eastAsia"/>
                <w:sz w:val="17"/>
                <w:szCs w:val="17"/>
              </w:rPr>
            </w:pPr>
            <w:r w:rsidRPr="00CD09A9">
              <w:rPr>
                <w:rFonts w:hint="eastAsia"/>
                <w:sz w:val="17"/>
                <w:szCs w:val="17"/>
              </w:rPr>
              <w:t>Standard</w:t>
            </w:r>
          </w:p>
        </w:tc>
        <w:tc>
          <w:tcPr>
            <w:tcW w:w="2126" w:type="dxa"/>
            <w:tcBorders>
              <w:bottom w:val="single" w:sz="4" w:space="0" w:color="auto"/>
            </w:tcBorders>
          </w:tcPr>
          <w:p w14:paraId="61FCE166" w14:textId="77777777" w:rsidR="00277C9D" w:rsidRPr="00CD09A9" w:rsidRDefault="00277C9D" w:rsidP="00277C9D">
            <w:pPr>
              <w:jc w:val="center"/>
              <w:rPr>
                <w:rFonts w:hint="eastAsia"/>
                <w:sz w:val="17"/>
                <w:szCs w:val="17"/>
              </w:rPr>
            </w:pPr>
            <w:r w:rsidRPr="00CD09A9">
              <w:rPr>
                <w:rFonts w:hint="eastAsia"/>
                <w:sz w:val="17"/>
                <w:szCs w:val="17"/>
              </w:rPr>
              <w:t>標準状態</w:t>
            </w:r>
          </w:p>
          <w:p w14:paraId="3D5FE3B7" w14:textId="77777777" w:rsidR="00277C9D" w:rsidRPr="00CD09A9" w:rsidRDefault="00277C9D" w:rsidP="00277C9D">
            <w:pPr>
              <w:jc w:val="center"/>
              <w:rPr>
                <w:rFonts w:hint="eastAsia"/>
                <w:sz w:val="17"/>
                <w:szCs w:val="17"/>
              </w:rPr>
            </w:pPr>
            <w:r w:rsidRPr="00CD09A9">
              <w:rPr>
                <w:rFonts w:hint="eastAsia"/>
                <w:sz w:val="17"/>
                <w:szCs w:val="17"/>
              </w:rPr>
              <w:t>Standard</w:t>
            </w:r>
          </w:p>
        </w:tc>
      </w:tr>
      <w:tr w:rsidR="00277C9D" w:rsidRPr="005D4911" w14:paraId="4F9DE887" w14:textId="77777777" w:rsidTr="0084334E">
        <w:tblPrEx>
          <w:tblCellMar>
            <w:top w:w="0" w:type="dxa"/>
            <w:bottom w:w="0" w:type="dxa"/>
          </w:tblCellMar>
        </w:tblPrEx>
        <w:trPr>
          <w:trHeight w:val="281"/>
        </w:trPr>
        <w:tc>
          <w:tcPr>
            <w:tcW w:w="1694" w:type="dxa"/>
          </w:tcPr>
          <w:p w14:paraId="4B498119" w14:textId="77777777" w:rsidR="00277C9D" w:rsidRPr="005D4911" w:rsidRDefault="00277C9D" w:rsidP="00277C9D">
            <w:pPr>
              <w:jc w:val="center"/>
              <w:rPr>
                <w:rFonts w:hint="eastAsia"/>
                <w:sz w:val="17"/>
                <w:szCs w:val="17"/>
              </w:rPr>
            </w:pPr>
            <w:r w:rsidRPr="005D4911">
              <w:rPr>
                <w:rFonts w:hint="eastAsia"/>
                <w:sz w:val="17"/>
                <w:szCs w:val="17"/>
              </w:rPr>
              <w:t>エアコン</w:t>
            </w:r>
          </w:p>
          <w:p w14:paraId="5DEA7D6A" w14:textId="77777777" w:rsidR="00277C9D" w:rsidRPr="005D4911" w:rsidRDefault="00277C9D" w:rsidP="00277C9D">
            <w:pPr>
              <w:jc w:val="center"/>
              <w:rPr>
                <w:rFonts w:hint="eastAsia"/>
                <w:sz w:val="17"/>
                <w:szCs w:val="17"/>
              </w:rPr>
            </w:pPr>
            <w:r w:rsidRPr="005D4911">
              <w:rPr>
                <w:rFonts w:hint="eastAsia"/>
                <w:sz w:val="17"/>
                <w:szCs w:val="17"/>
              </w:rPr>
              <w:t>Climate control</w:t>
            </w:r>
          </w:p>
        </w:tc>
        <w:tc>
          <w:tcPr>
            <w:tcW w:w="1701" w:type="dxa"/>
          </w:tcPr>
          <w:p w14:paraId="07DA237A" w14:textId="77777777" w:rsidR="00277C9D" w:rsidRPr="005D4911" w:rsidRDefault="00277C9D" w:rsidP="00277C9D">
            <w:pPr>
              <w:jc w:val="center"/>
              <w:rPr>
                <w:rFonts w:hint="eastAsia"/>
                <w:sz w:val="17"/>
                <w:szCs w:val="17"/>
              </w:rPr>
            </w:pPr>
            <w:r w:rsidRPr="005D4911">
              <w:rPr>
                <w:rFonts w:hint="eastAsia"/>
                <w:sz w:val="17"/>
                <w:szCs w:val="17"/>
              </w:rPr>
              <w:t>任意設定</w:t>
            </w:r>
          </w:p>
          <w:p w14:paraId="568FBC3C" w14:textId="77777777" w:rsidR="00277C9D" w:rsidRPr="005D4911" w:rsidRDefault="00277C9D" w:rsidP="00277C9D">
            <w:pPr>
              <w:jc w:val="center"/>
              <w:rPr>
                <w:rFonts w:hint="eastAsia"/>
                <w:sz w:val="17"/>
                <w:szCs w:val="17"/>
              </w:rPr>
            </w:pPr>
            <w:r w:rsidRPr="005D4911">
              <w:rPr>
                <w:rFonts w:hint="eastAsia"/>
                <w:sz w:val="17"/>
                <w:szCs w:val="17"/>
              </w:rPr>
              <w:t>Optional</w:t>
            </w:r>
          </w:p>
        </w:tc>
        <w:tc>
          <w:tcPr>
            <w:tcW w:w="1701" w:type="dxa"/>
          </w:tcPr>
          <w:p w14:paraId="63353D7C" w14:textId="77777777" w:rsidR="00277C9D" w:rsidRPr="005D4911" w:rsidRDefault="00277C9D" w:rsidP="00277C9D">
            <w:pPr>
              <w:jc w:val="center"/>
              <w:rPr>
                <w:rFonts w:hint="eastAsia"/>
                <w:sz w:val="17"/>
                <w:szCs w:val="17"/>
              </w:rPr>
            </w:pPr>
            <w:r w:rsidRPr="005D4911">
              <w:rPr>
                <w:rFonts w:hint="eastAsia"/>
                <w:sz w:val="17"/>
                <w:szCs w:val="17"/>
              </w:rPr>
              <w:t>燃費優先</w:t>
            </w:r>
          </w:p>
          <w:p w14:paraId="0C84A946" w14:textId="77777777" w:rsidR="00277C9D" w:rsidRPr="005D4911" w:rsidRDefault="00277C9D" w:rsidP="00277C9D">
            <w:pPr>
              <w:jc w:val="center"/>
              <w:rPr>
                <w:rFonts w:hint="eastAsia"/>
                <w:sz w:val="17"/>
                <w:szCs w:val="17"/>
              </w:rPr>
            </w:pPr>
            <w:r w:rsidRPr="005D4911">
              <w:rPr>
                <w:rFonts w:hint="eastAsia"/>
                <w:sz w:val="17"/>
                <w:szCs w:val="17"/>
              </w:rPr>
              <w:t>Fuel saving</w:t>
            </w:r>
          </w:p>
        </w:tc>
        <w:tc>
          <w:tcPr>
            <w:tcW w:w="1701" w:type="dxa"/>
          </w:tcPr>
          <w:p w14:paraId="585E9322" w14:textId="77777777" w:rsidR="00277C9D" w:rsidRPr="005D4911" w:rsidRDefault="00277C9D" w:rsidP="00277C9D">
            <w:pPr>
              <w:jc w:val="center"/>
              <w:rPr>
                <w:rFonts w:hint="eastAsia"/>
                <w:sz w:val="17"/>
                <w:szCs w:val="17"/>
              </w:rPr>
            </w:pPr>
            <w:r w:rsidRPr="005D4911">
              <w:rPr>
                <w:rFonts w:hint="eastAsia"/>
                <w:sz w:val="17"/>
                <w:szCs w:val="17"/>
              </w:rPr>
              <w:t>標準状態</w:t>
            </w:r>
          </w:p>
          <w:p w14:paraId="3F3F5BBD" w14:textId="77777777" w:rsidR="00277C9D" w:rsidRPr="005D4911" w:rsidRDefault="00277C9D" w:rsidP="00277C9D">
            <w:pPr>
              <w:jc w:val="center"/>
              <w:rPr>
                <w:rFonts w:hint="eastAsia"/>
                <w:sz w:val="17"/>
                <w:szCs w:val="17"/>
              </w:rPr>
            </w:pPr>
            <w:r w:rsidRPr="005D4911">
              <w:rPr>
                <w:rFonts w:hint="eastAsia"/>
                <w:sz w:val="17"/>
                <w:szCs w:val="17"/>
              </w:rPr>
              <w:t>Standard</w:t>
            </w:r>
          </w:p>
        </w:tc>
        <w:tc>
          <w:tcPr>
            <w:tcW w:w="2126" w:type="dxa"/>
          </w:tcPr>
          <w:p w14:paraId="7CAF3A12" w14:textId="77777777" w:rsidR="00277C9D" w:rsidRPr="005D4911" w:rsidRDefault="00277C9D" w:rsidP="00277C9D">
            <w:pPr>
              <w:jc w:val="center"/>
              <w:rPr>
                <w:rFonts w:hint="eastAsia"/>
                <w:sz w:val="17"/>
                <w:szCs w:val="17"/>
              </w:rPr>
            </w:pPr>
            <w:r w:rsidRPr="005D4911">
              <w:rPr>
                <w:rFonts w:hint="eastAsia"/>
                <w:sz w:val="17"/>
                <w:szCs w:val="17"/>
              </w:rPr>
              <w:t>標準状態</w:t>
            </w:r>
          </w:p>
          <w:p w14:paraId="6953D1A0" w14:textId="77777777" w:rsidR="00277C9D" w:rsidRPr="005D4911" w:rsidRDefault="00277C9D" w:rsidP="00277C9D">
            <w:pPr>
              <w:jc w:val="center"/>
              <w:rPr>
                <w:rFonts w:hint="eastAsia"/>
                <w:sz w:val="17"/>
                <w:szCs w:val="17"/>
              </w:rPr>
            </w:pPr>
            <w:r w:rsidRPr="005D4911">
              <w:rPr>
                <w:rFonts w:hint="eastAsia"/>
                <w:sz w:val="17"/>
                <w:szCs w:val="17"/>
              </w:rPr>
              <w:t>Standard</w:t>
            </w:r>
          </w:p>
        </w:tc>
      </w:tr>
    </w:tbl>
    <w:p w14:paraId="77EE511D" w14:textId="77777777" w:rsidR="006924DF" w:rsidRPr="005D4911" w:rsidRDefault="00E6471A" w:rsidP="00245056">
      <w:pPr>
        <w:ind w:left="386"/>
      </w:pPr>
      <w:r w:rsidRPr="005D4911">
        <w:rPr>
          <w:rFonts w:hint="eastAsia"/>
        </w:rPr>
        <w:t>その他、本仕様書内で定義されているその他モードの概要は下記の通り。</w:t>
      </w:r>
    </w:p>
    <w:p w14:paraId="0CAAD015" w14:textId="77777777" w:rsidR="003552C3" w:rsidRPr="005D4911" w:rsidRDefault="003552C3" w:rsidP="003552C3">
      <w:pPr>
        <w:ind w:left="386" w:firstLineChars="100" w:firstLine="193"/>
      </w:pPr>
      <w:r w:rsidRPr="005D4911">
        <w:t xml:space="preserve">Range : </w:t>
      </w:r>
      <w:r w:rsidRPr="005D4911">
        <w:rPr>
          <w:rFonts w:hint="eastAsia"/>
        </w:rPr>
        <w:t>航続距離最大化のため、電力消費を抑制する様に制御を切り替える</w:t>
      </w:r>
    </w:p>
    <w:p w14:paraId="0FFD6390" w14:textId="77777777" w:rsidR="003552C3" w:rsidRPr="005D4911" w:rsidRDefault="003552C3" w:rsidP="003552C3">
      <w:pPr>
        <w:ind w:left="386" w:firstLineChars="100" w:firstLine="193"/>
      </w:pPr>
      <w:r w:rsidRPr="005D4911">
        <w:rPr>
          <w:rFonts w:hint="eastAsia"/>
        </w:rPr>
        <w:t>R</w:t>
      </w:r>
      <w:r w:rsidRPr="005D4911">
        <w:t xml:space="preserve">ear Comfort : </w:t>
      </w:r>
      <w:r w:rsidRPr="005D4911">
        <w:rPr>
          <w:rFonts w:hint="eastAsia"/>
        </w:rPr>
        <w:t>後席の同乗者の乗り心地が最適になる様に制御を切り替える</w:t>
      </w:r>
    </w:p>
    <w:p w14:paraId="06E14C0E" w14:textId="77777777" w:rsidR="003552C3" w:rsidRPr="005D4911" w:rsidRDefault="003552C3" w:rsidP="003552C3">
      <w:pPr>
        <w:ind w:left="386" w:firstLineChars="100" w:firstLine="193"/>
        <w:rPr>
          <w:rFonts w:hint="eastAsia"/>
        </w:rPr>
      </w:pPr>
      <w:r w:rsidRPr="005D4911">
        <w:rPr>
          <w:rFonts w:hint="eastAsia"/>
        </w:rPr>
        <w:t>T</w:t>
      </w:r>
      <w:r w:rsidRPr="005D4911">
        <w:t xml:space="preserve">rack : </w:t>
      </w:r>
      <w:r w:rsidRPr="005D4911">
        <w:rPr>
          <w:rFonts w:hint="eastAsia"/>
        </w:rPr>
        <w:t>サーキット走行で最適となる様に</w:t>
      </w:r>
      <w:r w:rsidRPr="003A3383">
        <w:rPr>
          <w:rFonts w:hint="eastAsia"/>
        </w:rPr>
        <w:t>制御</w:t>
      </w:r>
      <w:r w:rsidRPr="005D4911">
        <w:rPr>
          <w:rFonts w:hint="eastAsia"/>
        </w:rPr>
        <w:t>を切り替える</w:t>
      </w:r>
    </w:p>
    <w:p w14:paraId="0C2F662B" w14:textId="77777777" w:rsidR="003552C3" w:rsidRPr="00530B49" w:rsidRDefault="003552C3" w:rsidP="003552C3">
      <w:pPr>
        <w:ind w:left="386" w:firstLineChars="100" w:firstLine="193"/>
      </w:pPr>
      <w:r w:rsidRPr="00530B49">
        <w:t xml:space="preserve">Snow : </w:t>
      </w:r>
      <w:r w:rsidRPr="00530B49">
        <w:rPr>
          <w:rFonts w:hint="eastAsia"/>
        </w:rPr>
        <w:t>雪路走行で最適となる様に駆動力特性を切り替える</w:t>
      </w:r>
    </w:p>
    <w:p w14:paraId="116F3220" w14:textId="77777777" w:rsidR="003552C3" w:rsidRPr="00530B49" w:rsidRDefault="003552C3" w:rsidP="003552C3">
      <w:pPr>
        <w:ind w:left="386" w:firstLineChars="100" w:firstLine="193"/>
        <w:rPr>
          <w:rFonts w:hint="eastAsia"/>
        </w:rPr>
      </w:pPr>
      <w:r w:rsidRPr="00530B49">
        <w:rPr>
          <w:rFonts w:hint="eastAsia"/>
        </w:rPr>
        <w:t>S</w:t>
      </w:r>
      <w:r w:rsidRPr="00530B49">
        <w:t>now Extra:</w:t>
      </w:r>
      <w:r w:rsidRPr="00530B49">
        <w:rPr>
          <w:rFonts w:hint="eastAsia"/>
        </w:rPr>
        <w:t xml:space="preserve"> </w:t>
      </w:r>
      <w:r w:rsidRPr="00530B49">
        <w:rPr>
          <w:rFonts w:hint="eastAsia"/>
        </w:rPr>
        <w:t>雪路走行で最適となる様に駆動力特性に加えて駆動力配分その他制御を切り替える</w:t>
      </w:r>
    </w:p>
    <w:p w14:paraId="71E2B96F" w14:textId="77777777" w:rsidR="003552C3" w:rsidRPr="00E465DD" w:rsidRDefault="003552C3" w:rsidP="003552C3">
      <w:pPr>
        <w:rPr>
          <w:rFonts w:hint="eastAsia"/>
          <w:color w:val="00B0F0"/>
          <w:sz w:val="20"/>
          <w:szCs w:val="22"/>
        </w:rPr>
      </w:pPr>
      <w:r w:rsidRPr="00E465DD">
        <w:rPr>
          <w:rFonts w:hint="eastAsia"/>
          <w:color w:val="00B0F0"/>
          <w:sz w:val="20"/>
          <w:szCs w:val="22"/>
        </w:rPr>
        <w:t xml:space="preserve">　　</w:t>
      </w:r>
      <w:r w:rsidRPr="00E465DD">
        <w:rPr>
          <w:rFonts w:hint="eastAsia"/>
          <w:color w:val="00B0F0"/>
          <w:sz w:val="20"/>
          <w:szCs w:val="22"/>
        </w:rPr>
        <w:t>A</w:t>
      </w:r>
      <w:r w:rsidRPr="00E465DD">
        <w:rPr>
          <w:color w:val="00B0F0"/>
          <w:sz w:val="20"/>
          <w:szCs w:val="22"/>
        </w:rPr>
        <w:t>n overview of other modes defined in this specification is as follows.</w:t>
      </w:r>
    </w:p>
    <w:p w14:paraId="21F0BFED" w14:textId="77777777" w:rsidR="003552C3" w:rsidRPr="00E465DD" w:rsidRDefault="003552C3" w:rsidP="003552C3">
      <w:pPr>
        <w:rPr>
          <w:color w:val="00B0F0"/>
          <w:sz w:val="20"/>
          <w:szCs w:val="22"/>
        </w:rPr>
      </w:pPr>
      <w:r w:rsidRPr="00E465DD">
        <w:rPr>
          <w:rFonts w:hint="eastAsia"/>
          <w:color w:val="00B0F0"/>
          <w:sz w:val="20"/>
          <w:szCs w:val="22"/>
        </w:rPr>
        <w:t xml:space="preserve"> </w:t>
      </w:r>
      <w:r w:rsidRPr="00E465DD">
        <w:rPr>
          <w:color w:val="00B0F0"/>
          <w:sz w:val="20"/>
          <w:szCs w:val="22"/>
        </w:rPr>
        <w:t xml:space="preserve">     Range : Control each device to reduce power consumption to maximize cruising range</w:t>
      </w:r>
    </w:p>
    <w:p w14:paraId="2BFFB074" w14:textId="77777777" w:rsidR="003552C3" w:rsidRPr="00E465DD" w:rsidRDefault="003552C3" w:rsidP="003552C3">
      <w:pPr>
        <w:rPr>
          <w:color w:val="00B0F0"/>
          <w:sz w:val="20"/>
          <w:szCs w:val="22"/>
        </w:rPr>
      </w:pPr>
      <w:r w:rsidRPr="00E465DD">
        <w:rPr>
          <w:rFonts w:hint="eastAsia"/>
          <w:color w:val="00B0F0"/>
          <w:sz w:val="20"/>
          <w:szCs w:val="22"/>
        </w:rPr>
        <w:t xml:space="preserve"> </w:t>
      </w:r>
      <w:r w:rsidRPr="00E465DD">
        <w:rPr>
          <w:color w:val="00B0F0"/>
          <w:sz w:val="20"/>
          <w:szCs w:val="22"/>
        </w:rPr>
        <w:t xml:space="preserve">     </w:t>
      </w:r>
      <w:r w:rsidRPr="00E465DD">
        <w:rPr>
          <w:rFonts w:hint="eastAsia"/>
          <w:color w:val="00B0F0"/>
          <w:sz w:val="20"/>
          <w:szCs w:val="22"/>
        </w:rPr>
        <w:t>R</w:t>
      </w:r>
      <w:r w:rsidRPr="00E465DD">
        <w:rPr>
          <w:color w:val="00B0F0"/>
          <w:sz w:val="20"/>
          <w:szCs w:val="22"/>
        </w:rPr>
        <w:t>ear Comfort : Control each device to optimize the ride comfort for passengers in the rear seat</w:t>
      </w:r>
    </w:p>
    <w:p w14:paraId="0B212551" w14:textId="77777777" w:rsidR="003552C3" w:rsidRPr="00E465DD" w:rsidRDefault="003552C3" w:rsidP="003552C3">
      <w:pPr>
        <w:rPr>
          <w:color w:val="00B0F0"/>
          <w:sz w:val="20"/>
          <w:szCs w:val="22"/>
        </w:rPr>
      </w:pPr>
      <w:r w:rsidRPr="00E465DD">
        <w:rPr>
          <w:rFonts w:hint="eastAsia"/>
          <w:color w:val="00B0F0"/>
          <w:sz w:val="20"/>
          <w:szCs w:val="22"/>
        </w:rPr>
        <w:t xml:space="preserve"> </w:t>
      </w:r>
      <w:r w:rsidRPr="00E465DD">
        <w:rPr>
          <w:color w:val="00B0F0"/>
          <w:sz w:val="20"/>
          <w:szCs w:val="22"/>
        </w:rPr>
        <w:t xml:space="preserve">     </w:t>
      </w:r>
      <w:r w:rsidRPr="00E465DD">
        <w:rPr>
          <w:rFonts w:hint="eastAsia"/>
          <w:color w:val="00B0F0"/>
          <w:sz w:val="20"/>
          <w:szCs w:val="22"/>
        </w:rPr>
        <w:t>T</w:t>
      </w:r>
      <w:r w:rsidRPr="00E465DD">
        <w:rPr>
          <w:color w:val="00B0F0"/>
          <w:sz w:val="20"/>
          <w:szCs w:val="22"/>
        </w:rPr>
        <w:t>rack : Control each device so that it is optimal for circuit driving</w:t>
      </w:r>
    </w:p>
    <w:p w14:paraId="11A1395E" w14:textId="77777777" w:rsidR="003552C3" w:rsidRPr="00530B49" w:rsidRDefault="003552C3" w:rsidP="003552C3">
      <w:pPr>
        <w:rPr>
          <w:color w:val="00B0F0"/>
          <w:sz w:val="20"/>
          <w:szCs w:val="22"/>
        </w:rPr>
      </w:pPr>
      <w:r w:rsidRPr="00E465DD">
        <w:rPr>
          <w:color w:val="00B0F0"/>
          <w:sz w:val="20"/>
          <w:szCs w:val="22"/>
        </w:rPr>
        <w:t xml:space="preserve">      </w:t>
      </w:r>
      <w:r w:rsidRPr="00530B49">
        <w:rPr>
          <w:color w:val="00B0F0"/>
          <w:sz w:val="20"/>
          <w:szCs w:val="22"/>
        </w:rPr>
        <w:t xml:space="preserve">Snow : Control </w:t>
      </w:r>
      <w:r w:rsidRPr="00530B49">
        <w:rPr>
          <w:rFonts w:hint="eastAsia"/>
          <w:color w:val="00B0F0"/>
          <w:sz w:val="20"/>
          <w:szCs w:val="22"/>
        </w:rPr>
        <w:t>c</w:t>
      </w:r>
      <w:r w:rsidRPr="00530B49">
        <w:rPr>
          <w:color w:val="00B0F0"/>
          <w:sz w:val="20"/>
          <w:szCs w:val="22"/>
        </w:rPr>
        <w:t>haracteristics of driving force to optimize driving on snowy roads</w:t>
      </w:r>
    </w:p>
    <w:p w14:paraId="712293AD" w14:textId="77777777" w:rsidR="003552C3" w:rsidRPr="00530B49" w:rsidRDefault="003552C3" w:rsidP="003552C3">
      <w:pPr>
        <w:rPr>
          <w:color w:val="00B0F0"/>
          <w:sz w:val="20"/>
          <w:szCs w:val="22"/>
        </w:rPr>
      </w:pPr>
      <w:r w:rsidRPr="00530B49">
        <w:rPr>
          <w:color w:val="00B0F0"/>
          <w:sz w:val="20"/>
          <w:szCs w:val="22"/>
        </w:rPr>
        <w:t xml:space="preserve">      Snow Extra : Control characteristics and distribution of driving force and other control to optimize driving </w:t>
      </w:r>
    </w:p>
    <w:p w14:paraId="56884D75" w14:textId="77777777" w:rsidR="003552C3" w:rsidRPr="00530B49" w:rsidRDefault="003552C3" w:rsidP="003552C3">
      <w:pPr>
        <w:ind w:firstLineChars="700" w:firstLine="1279"/>
        <w:rPr>
          <w:rFonts w:hint="eastAsia"/>
          <w:color w:val="00B0F0"/>
          <w:sz w:val="20"/>
          <w:szCs w:val="22"/>
        </w:rPr>
      </w:pPr>
      <w:r w:rsidRPr="00530B49">
        <w:rPr>
          <w:color w:val="00B0F0"/>
          <w:sz w:val="20"/>
          <w:szCs w:val="22"/>
        </w:rPr>
        <w:t>on snowy roads</w:t>
      </w:r>
    </w:p>
    <w:p w14:paraId="461053DA" w14:textId="77777777" w:rsidR="00EC6BEF" w:rsidRDefault="009B5294" w:rsidP="004551D0">
      <w:r>
        <w:br w:type="page"/>
      </w:r>
    </w:p>
    <w:p w14:paraId="7B6D9D92" w14:textId="77777777" w:rsidR="00DE4264" w:rsidRPr="00263538" w:rsidRDefault="00BB2A27" w:rsidP="00BB2A27">
      <w:pPr>
        <w:ind w:left="386"/>
        <w:rPr>
          <w:rFonts w:hint="eastAsia"/>
        </w:rPr>
      </w:pPr>
      <w:r w:rsidRPr="00263538">
        <w:t xml:space="preserve">(3) </w:t>
      </w:r>
      <w:r w:rsidR="009C74A0" w:rsidRPr="00263538">
        <w:t>DMS ver3.0</w:t>
      </w:r>
      <w:r w:rsidR="00DE4264" w:rsidRPr="00263538">
        <w:rPr>
          <w:rFonts w:hint="eastAsia"/>
        </w:rPr>
        <w:t>【</w:t>
      </w:r>
      <w:r w:rsidR="00DE4264" w:rsidRPr="00263538">
        <w:t xml:space="preserve">BEV </w:t>
      </w:r>
      <w:r w:rsidR="00DE4264" w:rsidRPr="00263538">
        <w:rPr>
          <w:rFonts w:hint="eastAsia"/>
        </w:rPr>
        <w:t>Step3</w:t>
      </w:r>
      <w:r w:rsidR="00DE4264" w:rsidRPr="00263538">
        <w:rPr>
          <w:rFonts w:hint="eastAsia"/>
        </w:rPr>
        <w:t>用</w:t>
      </w:r>
      <w:r w:rsidR="00263538">
        <w:rPr>
          <w:rFonts w:hint="eastAsia"/>
        </w:rPr>
        <w:t xml:space="preserve"> </w:t>
      </w:r>
      <w:r w:rsidR="00263538" w:rsidRPr="00263538">
        <w:rPr>
          <w:color w:val="00B0F0"/>
        </w:rPr>
        <w:t>/ For BEV Step3</w:t>
      </w:r>
      <w:r w:rsidR="00DE4264" w:rsidRPr="00263538">
        <w:rPr>
          <w:rFonts w:hint="eastAsia"/>
        </w:rPr>
        <w:t>】</w:t>
      </w:r>
    </w:p>
    <w:p w14:paraId="3742DFE7" w14:textId="77777777" w:rsidR="009C74A0" w:rsidRPr="002835BE" w:rsidRDefault="004A2A54" w:rsidP="002835BE">
      <w:pPr>
        <w:pStyle w:val="Caption"/>
        <w:ind w:firstLine="386"/>
        <w:jc w:val="both"/>
        <w:rPr>
          <w:color w:val="00B0F0"/>
          <w:szCs w:val="21"/>
        </w:rPr>
      </w:pPr>
      <w:r w:rsidRPr="002835BE">
        <w:rPr>
          <w:color w:val="00B0F0"/>
          <w:szCs w:val="21"/>
        </w:rPr>
        <w:t xml:space="preserve">Table </w:t>
      </w:r>
      <w:r w:rsidR="00D40330" w:rsidRPr="002835BE">
        <w:rPr>
          <w:color w:val="00B0F0"/>
          <w:szCs w:val="21"/>
        </w:rPr>
        <w:fldChar w:fldCharType="begin"/>
      </w:r>
      <w:r w:rsidR="00D40330" w:rsidRPr="002835BE">
        <w:rPr>
          <w:color w:val="00B0F0"/>
          <w:szCs w:val="21"/>
        </w:rPr>
        <w:instrText xml:space="preserve"> STYLEREF 1 \s </w:instrText>
      </w:r>
      <w:r w:rsidR="00D40330" w:rsidRPr="002835BE">
        <w:rPr>
          <w:color w:val="00B0F0"/>
          <w:szCs w:val="21"/>
        </w:rPr>
        <w:fldChar w:fldCharType="separate"/>
      </w:r>
      <w:r w:rsidR="00D40330" w:rsidRPr="002835BE">
        <w:rPr>
          <w:noProof/>
          <w:color w:val="00B0F0"/>
          <w:szCs w:val="21"/>
        </w:rPr>
        <w:t>1</w:t>
      </w:r>
      <w:r w:rsidR="00D40330" w:rsidRPr="002835BE">
        <w:rPr>
          <w:color w:val="00B0F0"/>
          <w:szCs w:val="21"/>
        </w:rPr>
        <w:fldChar w:fldCharType="end"/>
      </w:r>
      <w:r w:rsidR="00D40330" w:rsidRPr="002835BE">
        <w:rPr>
          <w:color w:val="00B0F0"/>
          <w:szCs w:val="21"/>
        </w:rPr>
        <w:t>.</w:t>
      </w:r>
      <w:r w:rsidR="00D40330" w:rsidRPr="002835BE">
        <w:rPr>
          <w:color w:val="00B0F0"/>
          <w:szCs w:val="21"/>
        </w:rPr>
        <w:fldChar w:fldCharType="begin"/>
      </w:r>
      <w:r w:rsidR="00D40330" w:rsidRPr="002835BE">
        <w:rPr>
          <w:color w:val="00B0F0"/>
          <w:szCs w:val="21"/>
        </w:rPr>
        <w:instrText xml:space="preserve"> SEQ Table \* ARABIC \s 1 </w:instrText>
      </w:r>
      <w:r w:rsidR="00D40330" w:rsidRPr="002835BE">
        <w:rPr>
          <w:color w:val="00B0F0"/>
          <w:szCs w:val="21"/>
        </w:rPr>
        <w:fldChar w:fldCharType="separate"/>
      </w:r>
      <w:r w:rsidR="00D40330" w:rsidRPr="002835BE">
        <w:rPr>
          <w:noProof/>
          <w:color w:val="00B0F0"/>
          <w:szCs w:val="21"/>
        </w:rPr>
        <w:t>3</w:t>
      </w:r>
      <w:r w:rsidR="00D40330" w:rsidRPr="002835BE">
        <w:rPr>
          <w:color w:val="00B0F0"/>
          <w:szCs w:val="21"/>
        </w:rPr>
        <w:fldChar w:fldCharType="end"/>
      </w:r>
      <w:r w:rsidR="009C74A0" w:rsidRPr="002835BE">
        <w:rPr>
          <w:rFonts w:hint="eastAsia"/>
          <w:color w:val="00B0F0"/>
          <w:szCs w:val="21"/>
        </w:rPr>
        <w:t xml:space="preserve"> An example of DMS mode list for DMS ver</w:t>
      </w:r>
      <w:r w:rsidR="009C74A0" w:rsidRPr="002835BE">
        <w:rPr>
          <w:color w:val="00B0F0"/>
          <w:szCs w:val="21"/>
        </w:rPr>
        <w:t>3</w:t>
      </w:r>
      <w:r w:rsidR="009C74A0" w:rsidRPr="002835BE">
        <w:rPr>
          <w:rFonts w:hint="eastAsia"/>
          <w:color w:val="00B0F0"/>
          <w:szCs w:val="21"/>
        </w:rPr>
        <w:t>.0</w:t>
      </w:r>
    </w:p>
    <w:tbl>
      <w:tblPr>
        <w:tblW w:w="0" w:type="auto"/>
        <w:tblInd w:w="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85"/>
        <w:gridCol w:w="1432"/>
        <w:gridCol w:w="1499"/>
        <w:gridCol w:w="1273"/>
        <w:gridCol w:w="1798"/>
        <w:gridCol w:w="1751"/>
      </w:tblGrid>
      <w:tr w:rsidR="009C74A0" w:rsidRPr="00AE2925" w14:paraId="1A580F43" w14:textId="77777777">
        <w:tblPrEx>
          <w:tblCellMar>
            <w:top w:w="0" w:type="dxa"/>
            <w:bottom w:w="0" w:type="dxa"/>
          </w:tblCellMar>
        </w:tblPrEx>
        <w:trPr>
          <w:trHeight w:val="293"/>
        </w:trPr>
        <w:tc>
          <w:tcPr>
            <w:tcW w:w="1514" w:type="dxa"/>
          </w:tcPr>
          <w:p w14:paraId="1B94701F" w14:textId="77777777" w:rsidR="009C74A0" w:rsidRPr="00261393" w:rsidRDefault="009C74A0">
            <w:pPr>
              <w:jc w:val="center"/>
              <w:rPr>
                <w:rFonts w:hint="eastAsia"/>
                <w:color w:val="000000"/>
                <w:sz w:val="17"/>
                <w:szCs w:val="17"/>
              </w:rPr>
            </w:pPr>
          </w:p>
        </w:tc>
        <w:tc>
          <w:tcPr>
            <w:tcW w:w="1467" w:type="dxa"/>
          </w:tcPr>
          <w:p w14:paraId="289E0884" w14:textId="77777777" w:rsidR="009C74A0" w:rsidRPr="00261393" w:rsidRDefault="009C74A0">
            <w:pPr>
              <w:jc w:val="center"/>
              <w:rPr>
                <w:rFonts w:hint="eastAsia"/>
                <w:color w:val="000000"/>
                <w:sz w:val="17"/>
                <w:szCs w:val="17"/>
              </w:rPr>
            </w:pPr>
            <w:r w:rsidRPr="00261393">
              <w:rPr>
                <w:rFonts w:hint="eastAsia"/>
                <w:color w:val="000000"/>
                <w:sz w:val="17"/>
                <w:szCs w:val="17"/>
              </w:rPr>
              <w:t>Custom</w:t>
            </w:r>
          </w:p>
        </w:tc>
        <w:tc>
          <w:tcPr>
            <w:tcW w:w="1527" w:type="dxa"/>
          </w:tcPr>
          <w:p w14:paraId="51B96CB8" w14:textId="77777777" w:rsidR="009C74A0" w:rsidRPr="00261393" w:rsidRDefault="009C74A0">
            <w:pPr>
              <w:jc w:val="center"/>
              <w:rPr>
                <w:rFonts w:hint="eastAsia"/>
                <w:color w:val="000000"/>
                <w:sz w:val="17"/>
                <w:szCs w:val="17"/>
              </w:rPr>
            </w:pPr>
            <w:r w:rsidRPr="00261393">
              <w:rPr>
                <w:rFonts w:hint="eastAsia"/>
                <w:color w:val="000000"/>
                <w:sz w:val="17"/>
                <w:szCs w:val="17"/>
              </w:rPr>
              <w:t>Eco</w:t>
            </w:r>
          </w:p>
        </w:tc>
        <w:tc>
          <w:tcPr>
            <w:tcW w:w="1297" w:type="dxa"/>
          </w:tcPr>
          <w:p w14:paraId="518CB498" w14:textId="77777777" w:rsidR="009C74A0" w:rsidRPr="00261393" w:rsidRDefault="009C74A0">
            <w:pPr>
              <w:jc w:val="center"/>
              <w:rPr>
                <w:rFonts w:hint="eastAsia"/>
                <w:color w:val="000000"/>
                <w:sz w:val="17"/>
                <w:szCs w:val="17"/>
              </w:rPr>
            </w:pPr>
            <w:r w:rsidRPr="00261393">
              <w:rPr>
                <w:rFonts w:hint="eastAsia"/>
                <w:color w:val="000000"/>
                <w:sz w:val="17"/>
                <w:szCs w:val="17"/>
              </w:rPr>
              <w:t>Normal</w:t>
            </w:r>
          </w:p>
        </w:tc>
        <w:tc>
          <w:tcPr>
            <w:tcW w:w="1842" w:type="dxa"/>
          </w:tcPr>
          <w:p w14:paraId="1DF91EB0" w14:textId="77777777" w:rsidR="009C74A0" w:rsidRPr="00261393" w:rsidRDefault="009C74A0">
            <w:pPr>
              <w:jc w:val="center"/>
              <w:rPr>
                <w:rFonts w:hint="eastAsia"/>
                <w:color w:val="000000"/>
                <w:sz w:val="17"/>
                <w:szCs w:val="17"/>
              </w:rPr>
            </w:pPr>
            <w:r w:rsidRPr="00261393">
              <w:rPr>
                <w:rFonts w:hint="eastAsia"/>
                <w:color w:val="000000"/>
                <w:sz w:val="17"/>
                <w:szCs w:val="17"/>
              </w:rPr>
              <w:t>Sport</w:t>
            </w:r>
          </w:p>
        </w:tc>
        <w:tc>
          <w:tcPr>
            <w:tcW w:w="1799" w:type="dxa"/>
          </w:tcPr>
          <w:p w14:paraId="791AF5E3" w14:textId="77777777" w:rsidR="009C74A0" w:rsidRPr="00261393" w:rsidRDefault="009C74A0">
            <w:pPr>
              <w:jc w:val="center"/>
              <w:rPr>
                <w:rFonts w:hint="eastAsia"/>
                <w:color w:val="000000"/>
                <w:sz w:val="17"/>
                <w:szCs w:val="17"/>
              </w:rPr>
            </w:pPr>
            <w:r w:rsidRPr="00261393">
              <w:rPr>
                <w:rFonts w:hint="eastAsia"/>
                <w:color w:val="000000"/>
                <w:sz w:val="17"/>
                <w:szCs w:val="17"/>
              </w:rPr>
              <w:t>R</w:t>
            </w:r>
            <w:r w:rsidRPr="00261393">
              <w:rPr>
                <w:color w:val="000000"/>
                <w:sz w:val="17"/>
                <w:szCs w:val="17"/>
              </w:rPr>
              <w:t>ange</w:t>
            </w:r>
          </w:p>
        </w:tc>
      </w:tr>
      <w:tr w:rsidR="009C74A0" w:rsidRPr="00AE2925" w14:paraId="04106F10" w14:textId="77777777">
        <w:tblPrEx>
          <w:tblCellMar>
            <w:top w:w="0" w:type="dxa"/>
            <w:bottom w:w="0" w:type="dxa"/>
          </w:tblCellMar>
        </w:tblPrEx>
        <w:trPr>
          <w:trHeight w:val="266"/>
        </w:trPr>
        <w:tc>
          <w:tcPr>
            <w:tcW w:w="1514" w:type="dxa"/>
            <w:tcBorders>
              <w:bottom w:val="single" w:sz="4" w:space="0" w:color="auto"/>
            </w:tcBorders>
          </w:tcPr>
          <w:p w14:paraId="3F4E3251" w14:textId="77777777" w:rsidR="009C74A0" w:rsidRPr="00261393" w:rsidRDefault="009C74A0">
            <w:pPr>
              <w:jc w:val="center"/>
              <w:rPr>
                <w:rFonts w:hint="eastAsia"/>
                <w:color w:val="000000"/>
                <w:sz w:val="17"/>
                <w:szCs w:val="17"/>
              </w:rPr>
            </w:pPr>
            <w:r w:rsidRPr="00261393">
              <w:rPr>
                <w:rFonts w:hint="eastAsia"/>
                <w:color w:val="000000"/>
                <w:sz w:val="17"/>
                <w:szCs w:val="17"/>
              </w:rPr>
              <w:t>パワートレイン</w:t>
            </w:r>
          </w:p>
          <w:p w14:paraId="35ED1103" w14:textId="77777777" w:rsidR="009C74A0" w:rsidRPr="00261393" w:rsidRDefault="009C74A0">
            <w:pPr>
              <w:jc w:val="center"/>
              <w:rPr>
                <w:rFonts w:hint="eastAsia"/>
                <w:color w:val="000000"/>
                <w:sz w:val="17"/>
                <w:szCs w:val="17"/>
              </w:rPr>
            </w:pPr>
            <w:r w:rsidRPr="00261393">
              <w:rPr>
                <w:rFonts w:hint="eastAsia"/>
                <w:color w:val="000000"/>
                <w:sz w:val="17"/>
                <w:szCs w:val="17"/>
              </w:rPr>
              <w:t>Powertrain</w:t>
            </w:r>
          </w:p>
        </w:tc>
        <w:tc>
          <w:tcPr>
            <w:tcW w:w="1467" w:type="dxa"/>
            <w:tcBorders>
              <w:bottom w:val="single" w:sz="4" w:space="0" w:color="auto"/>
            </w:tcBorders>
          </w:tcPr>
          <w:p w14:paraId="62B273C8" w14:textId="77777777" w:rsidR="009C74A0" w:rsidRPr="00261393" w:rsidRDefault="009C74A0">
            <w:pPr>
              <w:jc w:val="center"/>
              <w:rPr>
                <w:rFonts w:hint="eastAsia"/>
                <w:color w:val="000000"/>
                <w:sz w:val="17"/>
                <w:szCs w:val="17"/>
              </w:rPr>
            </w:pPr>
            <w:r w:rsidRPr="00261393">
              <w:rPr>
                <w:rFonts w:hint="eastAsia"/>
                <w:color w:val="000000"/>
                <w:sz w:val="17"/>
                <w:szCs w:val="17"/>
              </w:rPr>
              <w:t>任意設定</w:t>
            </w:r>
          </w:p>
          <w:p w14:paraId="7310BBBC" w14:textId="77777777" w:rsidR="009C74A0" w:rsidRPr="00261393" w:rsidRDefault="009C74A0">
            <w:pPr>
              <w:jc w:val="center"/>
              <w:rPr>
                <w:rFonts w:hint="eastAsia"/>
                <w:color w:val="000000"/>
                <w:sz w:val="17"/>
                <w:szCs w:val="17"/>
              </w:rPr>
            </w:pPr>
            <w:r w:rsidRPr="00261393">
              <w:rPr>
                <w:rFonts w:hint="eastAsia"/>
                <w:color w:val="000000"/>
                <w:sz w:val="17"/>
                <w:szCs w:val="17"/>
              </w:rPr>
              <w:t>Optional</w:t>
            </w:r>
          </w:p>
        </w:tc>
        <w:tc>
          <w:tcPr>
            <w:tcW w:w="1527" w:type="dxa"/>
            <w:tcBorders>
              <w:bottom w:val="single" w:sz="4" w:space="0" w:color="auto"/>
            </w:tcBorders>
          </w:tcPr>
          <w:p w14:paraId="63FF13B4" w14:textId="77777777" w:rsidR="009C74A0" w:rsidRPr="00261393" w:rsidRDefault="009C74A0">
            <w:pPr>
              <w:jc w:val="center"/>
              <w:rPr>
                <w:rFonts w:hint="eastAsia"/>
                <w:color w:val="000000"/>
                <w:sz w:val="17"/>
                <w:szCs w:val="17"/>
              </w:rPr>
            </w:pPr>
            <w:r w:rsidRPr="00261393">
              <w:rPr>
                <w:rFonts w:hint="eastAsia"/>
                <w:color w:val="000000"/>
                <w:sz w:val="17"/>
                <w:szCs w:val="17"/>
              </w:rPr>
              <w:t>緩やかな加速</w:t>
            </w:r>
          </w:p>
          <w:p w14:paraId="4BA3DCB2" w14:textId="77777777" w:rsidR="009C74A0" w:rsidRPr="00261393" w:rsidRDefault="009C74A0">
            <w:pPr>
              <w:jc w:val="center"/>
              <w:rPr>
                <w:rFonts w:hint="eastAsia"/>
                <w:color w:val="000000"/>
                <w:sz w:val="17"/>
                <w:szCs w:val="17"/>
              </w:rPr>
            </w:pPr>
            <w:r w:rsidRPr="00261393">
              <w:rPr>
                <w:color w:val="000000"/>
                <w:sz w:val="17"/>
                <w:szCs w:val="17"/>
              </w:rPr>
              <w:t>G</w:t>
            </w:r>
            <w:r w:rsidRPr="00261393">
              <w:rPr>
                <w:rFonts w:hint="eastAsia"/>
                <w:color w:val="000000"/>
                <w:sz w:val="17"/>
                <w:szCs w:val="17"/>
              </w:rPr>
              <w:t>entle acceleration</w:t>
            </w:r>
          </w:p>
        </w:tc>
        <w:tc>
          <w:tcPr>
            <w:tcW w:w="1297" w:type="dxa"/>
            <w:tcBorders>
              <w:bottom w:val="single" w:sz="4" w:space="0" w:color="auto"/>
            </w:tcBorders>
          </w:tcPr>
          <w:p w14:paraId="68567F9D"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596A99E7"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842" w:type="dxa"/>
            <w:tcBorders>
              <w:bottom w:val="single" w:sz="4" w:space="0" w:color="auto"/>
            </w:tcBorders>
          </w:tcPr>
          <w:p w14:paraId="699F1406" w14:textId="77777777" w:rsidR="009C74A0" w:rsidRPr="00261393" w:rsidRDefault="009C74A0">
            <w:pPr>
              <w:jc w:val="center"/>
              <w:rPr>
                <w:rFonts w:hint="eastAsia"/>
                <w:color w:val="000000"/>
                <w:sz w:val="17"/>
                <w:szCs w:val="17"/>
              </w:rPr>
            </w:pPr>
            <w:r w:rsidRPr="00261393">
              <w:rPr>
                <w:rFonts w:hint="eastAsia"/>
                <w:color w:val="000000"/>
                <w:sz w:val="17"/>
                <w:szCs w:val="17"/>
              </w:rPr>
              <w:t>鋭い加速</w:t>
            </w:r>
          </w:p>
          <w:p w14:paraId="16D0139B" w14:textId="77777777" w:rsidR="009C74A0" w:rsidRPr="00261393" w:rsidRDefault="009C74A0">
            <w:pPr>
              <w:jc w:val="center"/>
              <w:rPr>
                <w:rFonts w:hint="eastAsia"/>
                <w:color w:val="000000"/>
                <w:sz w:val="17"/>
                <w:szCs w:val="17"/>
              </w:rPr>
            </w:pPr>
            <w:r w:rsidRPr="00261393">
              <w:rPr>
                <w:rFonts w:hint="eastAsia"/>
                <w:color w:val="000000"/>
                <w:sz w:val="17"/>
                <w:szCs w:val="17"/>
              </w:rPr>
              <w:t>Agile acceleration</w:t>
            </w:r>
          </w:p>
        </w:tc>
        <w:tc>
          <w:tcPr>
            <w:tcW w:w="1799" w:type="dxa"/>
            <w:tcBorders>
              <w:bottom w:val="single" w:sz="4" w:space="0" w:color="auto"/>
            </w:tcBorders>
          </w:tcPr>
          <w:p w14:paraId="478CEA97" w14:textId="77777777" w:rsidR="009C74A0" w:rsidRPr="00261393" w:rsidRDefault="009C74A0">
            <w:pPr>
              <w:jc w:val="center"/>
              <w:rPr>
                <w:rFonts w:hint="eastAsia"/>
                <w:color w:val="000000"/>
                <w:sz w:val="17"/>
                <w:szCs w:val="17"/>
              </w:rPr>
            </w:pPr>
            <w:r w:rsidRPr="00261393">
              <w:rPr>
                <w:rFonts w:hint="eastAsia"/>
                <w:color w:val="000000"/>
                <w:sz w:val="17"/>
                <w:szCs w:val="17"/>
              </w:rPr>
              <w:t>航続距離最大化に</w:t>
            </w:r>
            <w:r w:rsidRPr="00261393">
              <w:rPr>
                <w:color w:val="000000"/>
                <w:sz w:val="17"/>
                <w:szCs w:val="17"/>
              </w:rPr>
              <w:br/>
            </w:r>
            <w:r w:rsidRPr="00261393">
              <w:rPr>
                <w:rFonts w:hint="eastAsia"/>
                <w:color w:val="000000"/>
                <w:sz w:val="17"/>
                <w:szCs w:val="17"/>
              </w:rPr>
              <w:t>適した特性</w:t>
            </w:r>
            <w:r w:rsidRPr="00261393">
              <w:rPr>
                <w:color w:val="000000"/>
                <w:sz w:val="17"/>
                <w:szCs w:val="17"/>
              </w:rPr>
              <w:br/>
            </w:r>
            <w:r w:rsidRPr="00261393">
              <w:rPr>
                <w:rFonts w:hint="eastAsia"/>
                <w:color w:val="000000"/>
                <w:sz w:val="17"/>
                <w:szCs w:val="17"/>
              </w:rPr>
              <w:t>For M</w:t>
            </w:r>
            <w:r w:rsidRPr="00261393">
              <w:rPr>
                <w:color w:val="000000"/>
                <w:sz w:val="17"/>
                <w:szCs w:val="17"/>
              </w:rPr>
              <w:t>axing</w:t>
            </w:r>
            <w:r w:rsidRPr="00261393">
              <w:rPr>
                <w:color w:val="000000"/>
                <w:sz w:val="17"/>
                <w:szCs w:val="17"/>
              </w:rPr>
              <w:br/>
            </w:r>
            <w:r w:rsidRPr="00261393">
              <w:rPr>
                <w:rFonts w:hint="eastAsia"/>
                <w:color w:val="000000"/>
                <w:sz w:val="17"/>
                <w:szCs w:val="17"/>
              </w:rPr>
              <w:t>Crusing distance</w:t>
            </w:r>
          </w:p>
        </w:tc>
      </w:tr>
      <w:tr w:rsidR="009C74A0" w:rsidRPr="00AE2925" w14:paraId="70323B50" w14:textId="77777777">
        <w:tblPrEx>
          <w:tblCellMar>
            <w:top w:w="0" w:type="dxa"/>
            <w:bottom w:w="0" w:type="dxa"/>
          </w:tblCellMar>
        </w:tblPrEx>
        <w:trPr>
          <w:trHeight w:val="266"/>
        </w:trPr>
        <w:tc>
          <w:tcPr>
            <w:tcW w:w="1514" w:type="dxa"/>
            <w:tcBorders>
              <w:bottom w:val="single" w:sz="4" w:space="0" w:color="auto"/>
            </w:tcBorders>
          </w:tcPr>
          <w:p w14:paraId="058161E1" w14:textId="77777777" w:rsidR="009C74A0" w:rsidRPr="00261393" w:rsidRDefault="009C74A0">
            <w:pPr>
              <w:jc w:val="center"/>
              <w:rPr>
                <w:rFonts w:hint="eastAsia"/>
                <w:color w:val="000000"/>
                <w:sz w:val="17"/>
                <w:szCs w:val="17"/>
              </w:rPr>
            </w:pPr>
            <w:r w:rsidRPr="00261393">
              <w:rPr>
                <w:rFonts w:hint="eastAsia"/>
                <w:color w:val="000000"/>
                <w:sz w:val="17"/>
                <w:szCs w:val="17"/>
              </w:rPr>
              <w:t>ステアリング</w:t>
            </w:r>
          </w:p>
          <w:p w14:paraId="4F949688" w14:textId="77777777" w:rsidR="009C74A0" w:rsidRPr="00261393" w:rsidRDefault="009C74A0">
            <w:pPr>
              <w:jc w:val="center"/>
              <w:rPr>
                <w:rFonts w:hint="eastAsia"/>
                <w:color w:val="000000"/>
                <w:sz w:val="17"/>
                <w:szCs w:val="17"/>
              </w:rPr>
            </w:pPr>
            <w:r w:rsidRPr="00261393">
              <w:rPr>
                <w:rFonts w:hint="eastAsia"/>
                <w:color w:val="000000"/>
                <w:sz w:val="17"/>
                <w:szCs w:val="17"/>
              </w:rPr>
              <w:t>Steering</w:t>
            </w:r>
          </w:p>
        </w:tc>
        <w:tc>
          <w:tcPr>
            <w:tcW w:w="1467" w:type="dxa"/>
            <w:tcBorders>
              <w:bottom w:val="single" w:sz="4" w:space="0" w:color="auto"/>
            </w:tcBorders>
          </w:tcPr>
          <w:p w14:paraId="125FB62D" w14:textId="77777777" w:rsidR="009C74A0" w:rsidRPr="00261393" w:rsidRDefault="009C74A0">
            <w:pPr>
              <w:jc w:val="center"/>
              <w:rPr>
                <w:rFonts w:hint="eastAsia"/>
                <w:color w:val="000000"/>
                <w:sz w:val="17"/>
                <w:szCs w:val="17"/>
              </w:rPr>
            </w:pPr>
            <w:r w:rsidRPr="00261393">
              <w:rPr>
                <w:rFonts w:hint="eastAsia"/>
                <w:color w:val="000000"/>
                <w:sz w:val="17"/>
                <w:szCs w:val="17"/>
              </w:rPr>
              <w:t>任意設定</w:t>
            </w:r>
          </w:p>
          <w:p w14:paraId="7CDC9CDC" w14:textId="77777777" w:rsidR="009C74A0" w:rsidRPr="00261393" w:rsidRDefault="009C74A0">
            <w:pPr>
              <w:jc w:val="center"/>
              <w:rPr>
                <w:rFonts w:hint="eastAsia"/>
                <w:color w:val="000000"/>
                <w:sz w:val="17"/>
                <w:szCs w:val="17"/>
              </w:rPr>
            </w:pPr>
            <w:r w:rsidRPr="00261393">
              <w:rPr>
                <w:rFonts w:hint="eastAsia"/>
                <w:color w:val="000000"/>
                <w:sz w:val="17"/>
                <w:szCs w:val="17"/>
              </w:rPr>
              <w:t>Optional</w:t>
            </w:r>
          </w:p>
        </w:tc>
        <w:tc>
          <w:tcPr>
            <w:tcW w:w="1527" w:type="dxa"/>
            <w:tcBorders>
              <w:bottom w:val="single" w:sz="4" w:space="0" w:color="auto"/>
            </w:tcBorders>
          </w:tcPr>
          <w:p w14:paraId="367A8CD3"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16793985"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297" w:type="dxa"/>
            <w:tcBorders>
              <w:bottom w:val="single" w:sz="4" w:space="0" w:color="auto"/>
            </w:tcBorders>
          </w:tcPr>
          <w:p w14:paraId="43A06601"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7B760129"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842" w:type="dxa"/>
            <w:tcBorders>
              <w:bottom w:val="single" w:sz="4" w:space="0" w:color="auto"/>
            </w:tcBorders>
          </w:tcPr>
          <w:p w14:paraId="79178910" w14:textId="77777777" w:rsidR="009C74A0" w:rsidRPr="00261393" w:rsidRDefault="009C74A0">
            <w:pPr>
              <w:jc w:val="center"/>
              <w:rPr>
                <w:rFonts w:hint="eastAsia"/>
                <w:color w:val="000000"/>
                <w:sz w:val="17"/>
                <w:szCs w:val="17"/>
              </w:rPr>
            </w:pPr>
            <w:r w:rsidRPr="00261393">
              <w:rPr>
                <w:rFonts w:hint="eastAsia"/>
                <w:color w:val="000000"/>
                <w:sz w:val="17"/>
                <w:szCs w:val="17"/>
              </w:rPr>
              <w:t>スポーティなアシスト特性</w:t>
            </w:r>
          </w:p>
          <w:p w14:paraId="16F21EBB" w14:textId="77777777" w:rsidR="009C74A0" w:rsidRPr="00261393" w:rsidRDefault="009C74A0">
            <w:pPr>
              <w:jc w:val="center"/>
              <w:rPr>
                <w:rFonts w:hint="eastAsia"/>
                <w:color w:val="000000"/>
                <w:sz w:val="17"/>
                <w:szCs w:val="17"/>
              </w:rPr>
            </w:pPr>
            <w:r w:rsidRPr="00261393">
              <w:rPr>
                <w:rFonts w:hint="eastAsia"/>
                <w:color w:val="000000"/>
                <w:sz w:val="17"/>
                <w:szCs w:val="17"/>
              </w:rPr>
              <w:t>Sporty assist setting</w:t>
            </w:r>
          </w:p>
        </w:tc>
        <w:tc>
          <w:tcPr>
            <w:tcW w:w="1799" w:type="dxa"/>
            <w:tcBorders>
              <w:bottom w:val="single" w:sz="4" w:space="0" w:color="auto"/>
            </w:tcBorders>
          </w:tcPr>
          <w:p w14:paraId="61919F68"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2A9D50D1"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r>
      <w:tr w:rsidR="009C74A0" w:rsidRPr="00AE2925" w14:paraId="19F949CC" w14:textId="77777777">
        <w:tblPrEx>
          <w:tblCellMar>
            <w:top w:w="0" w:type="dxa"/>
            <w:bottom w:w="0" w:type="dxa"/>
          </w:tblCellMar>
        </w:tblPrEx>
        <w:trPr>
          <w:trHeight w:val="266"/>
        </w:trPr>
        <w:tc>
          <w:tcPr>
            <w:tcW w:w="1514" w:type="dxa"/>
            <w:tcBorders>
              <w:bottom w:val="single" w:sz="4" w:space="0" w:color="auto"/>
            </w:tcBorders>
          </w:tcPr>
          <w:p w14:paraId="521A60A6" w14:textId="77777777" w:rsidR="009C74A0" w:rsidRPr="00261393" w:rsidRDefault="009C74A0">
            <w:pPr>
              <w:jc w:val="center"/>
              <w:rPr>
                <w:rFonts w:hint="eastAsia"/>
                <w:color w:val="000000"/>
                <w:sz w:val="17"/>
                <w:szCs w:val="17"/>
              </w:rPr>
            </w:pPr>
            <w:r w:rsidRPr="00261393">
              <w:rPr>
                <w:rFonts w:hint="eastAsia"/>
                <w:color w:val="000000"/>
                <w:sz w:val="17"/>
                <w:szCs w:val="17"/>
              </w:rPr>
              <w:t>サスペンション</w:t>
            </w:r>
          </w:p>
          <w:p w14:paraId="58FAB26B" w14:textId="77777777" w:rsidR="009C74A0" w:rsidRPr="00261393" w:rsidRDefault="009C74A0">
            <w:pPr>
              <w:jc w:val="center"/>
              <w:rPr>
                <w:rFonts w:hint="eastAsia"/>
                <w:color w:val="000000"/>
                <w:sz w:val="17"/>
                <w:szCs w:val="17"/>
              </w:rPr>
            </w:pPr>
            <w:r w:rsidRPr="00261393">
              <w:rPr>
                <w:rFonts w:hint="eastAsia"/>
                <w:color w:val="000000"/>
                <w:sz w:val="17"/>
                <w:szCs w:val="17"/>
              </w:rPr>
              <w:t>Suspension</w:t>
            </w:r>
          </w:p>
        </w:tc>
        <w:tc>
          <w:tcPr>
            <w:tcW w:w="1467" w:type="dxa"/>
            <w:tcBorders>
              <w:bottom w:val="single" w:sz="4" w:space="0" w:color="auto"/>
            </w:tcBorders>
          </w:tcPr>
          <w:p w14:paraId="249BA537" w14:textId="77777777" w:rsidR="009C74A0" w:rsidRPr="00261393" w:rsidRDefault="009C74A0">
            <w:pPr>
              <w:jc w:val="center"/>
              <w:rPr>
                <w:rFonts w:hint="eastAsia"/>
                <w:color w:val="000000"/>
                <w:sz w:val="17"/>
                <w:szCs w:val="17"/>
              </w:rPr>
            </w:pPr>
            <w:r w:rsidRPr="00261393">
              <w:rPr>
                <w:rFonts w:hint="eastAsia"/>
                <w:color w:val="000000"/>
                <w:sz w:val="17"/>
                <w:szCs w:val="17"/>
              </w:rPr>
              <w:t>任意設定</w:t>
            </w:r>
          </w:p>
          <w:p w14:paraId="021DE981" w14:textId="77777777" w:rsidR="009C74A0" w:rsidRPr="00261393" w:rsidRDefault="009C74A0">
            <w:pPr>
              <w:jc w:val="center"/>
              <w:rPr>
                <w:rFonts w:hint="eastAsia"/>
                <w:color w:val="000000"/>
                <w:sz w:val="17"/>
                <w:szCs w:val="17"/>
              </w:rPr>
            </w:pPr>
            <w:r w:rsidRPr="00261393">
              <w:rPr>
                <w:rFonts w:hint="eastAsia"/>
                <w:color w:val="000000"/>
                <w:sz w:val="17"/>
                <w:szCs w:val="17"/>
              </w:rPr>
              <w:t>Optional</w:t>
            </w:r>
          </w:p>
        </w:tc>
        <w:tc>
          <w:tcPr>
            <w:tcW w:w="1527" w:type="dxa"/>
            <w:tcBorders>
              <w:bottom w:val="single" w:sz="4" w:space="0" w:color="auto"/>
            </w:tcBorders>
          </w:tcPr>
          <w:p w14:paraId="5093A805"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4BA19D76"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297" w:type="dxa"/>
            <w:tcBorders>
              <w:bottom w:val="single" w:sz="4" w:space="0" w:color="auto"/>
            </w:tcBorders>
          </w:tcPr>
          <w:p w14:paraId="122299F4"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5478D033"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842" w:type="dxa"/>
            <w:tcBorders>
              <w:bottom w:val="single" w:sz="4" w:space="0" w:color="auto"/>
            </w:tcBorders>
          </w:tcPr>
          <w:p w14:paraId="39D814F6" w14:textId="77777777" w:rsidR="009C74A0" w:rsidRPr="00261393" w:rsidRDefault="009C74A0">
            <w:pPr>
              <w:jc w:val="center"/>
              <w:rPr>
                <w:rFonts w:hint="eastAsia"/>
                <w:color w:val="000000"/>
                <w:sz w:val="17"/>
                <w:szCs w:val="17"/>
              </w:rPr>
            </w:pPr>
            <w:r w:rsidRPr="00261393">
              <w:rPr>
                <w:rFonts w:hint="eastAsia"/>
                <w:color w:val="000000"/>
                <w:sz w:val="17"/>
                <w:szCs w:val="17"/>
              </w:rPr>
              <w:t>スポーティな</w:t>
            </w:r>
          </w:p>
          <w:p w14:paraId="31A8F271" w14:textId="77777777" w:rsidR="009C74A0" w:rsidRPr="00261393" w:rsidRDefault="009C74A0">
            <w:pPr>
              <w:jc w:val="center"/>
              <w:rPr>
                <w:rFonts w:hint="eastAsia"/>
                <w:color w:val="000000"/>
                <w:sz w:val="17"/>
                <w:szCs w:val="17"/>
              </w:rPr>
            </w:pPr>
            <w:r w:rsidRPr="00261393">
              <w:rPr>
                <w:rFonts w:hint="eastAsia"/>
                <w:color w:val="000000"/>
                <w:sz w:val="17"/>
                <w:szCs w:val="17"/>
              </w:rPr>
              <w:t>乗り心地</w:t>
            </w:r>
          </w:p>
          <w:p w14:paraId="3969A10F" w14:textId="77777777" w:rsidR="009C74A0" w:rsidRPr="00261393" w:rsidRDefault="009C74A0">
            <w:pPr>
              <w:jc w:val="center"/>
              <w:rPr>
                <w:rFonts w:hint="eastAsia"/>
                <w:color w:val="000000"/>
                <w:sz w:val="17"/>
                <w:szCs w:val="17"/>
              </w:rPr>
            </w:pPr>
            <w:r w:rsidRPr="00261393">
              <w:rPr>
                <w:rFonts w:hint="eastAsia"/>
                <w:color w:val="000000"/>
                <w:sz w:val="17"/>
                <w:szCs w:val="17"/>
              </w:rPr>
              <w:t>Sporty damper setting</w:t>
            </w:r>
          </w:p>
        </w:tc>
        <w:tc>
          <w:tcPr>
            <w:tcW w:w="1799" w:type="dxa"/>
            <w:tcBorders>
              <w:bottom w:val="single" w:sz="4" w:space="0" w:color="auto"/>
            </w:tcBorders>
          </w:tcPr>
          <w:p w14:paraId="24548548"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5989E3E9"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r>
      <w:tr w:rsidR="009C74A0" w:rsidRPr="00AE2925" w14:paraId="3ADBB798" w14:textId="77777777">
        <w:tblPrEx>
          <w:tblCellMar>
            <w:top w:w="0" w:type="dxa"/>
            <w:bottom w:w="0" w:type="dxa"/>
          </w:tblCellMar>
        </w:tblPrEx>
        <w:trPr>
          <w:trHeight w:val="266"/>
        </w:trPr>
        <w:tc>
          <w:tcPr>
            <w:tcW w:w="1514" w:type="dxa"/>
            <w:tcBorders>
              <w:bottom w:val="single" w:sz="4" w:space="0" w:color="auto"/>
            </w:tcBorders>
          </w:tcPr>
          <w:p w14:paraId="0B90DD05" w14:textId="77777777" w:rsidR="009C74A0" w:rsidRPr="00261393" w:rsidRDefault="009C74A0">
            <w:pPr>
              <w:jc w:val="center"/>
              <w:rPr>
                <w:color w:val="000000"/>
                <w:sz w:val="17"/>
                <w:szCs w:val="17"/>
              </w:rPr>
            </w:pPr>
            <w:r w:rsidRPr="00261393">
              <w:rPr>
                <w:rFonts w:hint="eastAsia"/>
                <w:color w:val="000000"/>
                <w:sz w:val="17"/>
                <w:szCs w:val="17"/>
              </w:rPr>
              <w:t>ブレーキ</w:t>
            </w:r>
          </w:p>
          <w:p w14:paraId="4F7BCE59" w14:textId="77777777" w:rsidR="009C74A0" w:rsidRPr="00261393" w:rsidRDefault="009C74A0">
            <w:pPr>
              <w:jc w:val="center"/>
              <w:rPr>
                <w:rFonts w:hint="eastAsia"/>
                <w:color w:val="000000"/>
                <w:sz w:val="17"/>
                <w:szCs w:val="17"/>
              </w:rPr>
            </w:pPr>
            <w:r w:rsidRPr="00261393">
              <w:rPr>
                <w:rFonts w:hint="eastAsia"/>
                <w:color w:val="000000"/>
                <w:sz w:val="17"/>
                <w:szCs w:val="17"/>
              </w:rPr>
              <w:t>B</w:t>
            </w:r>
            <w:r w:rsidRPr="00261393">
              <w:rPr>
                <w:color w:val="000000"/>
                <w:sz w:val="17"/>
                <w:szCs w:val="17"/>
              </w:rPr>
              <w:t>rake</w:t>
            </w:r>
          </w:p>
        </w:tc>
        <w:tc>
          <w:tcPr>
            <w:tcW w:w="1467" w:type="dxa"/>
            <w:tcBorders>
              <w:bottom w:val="single" w:sz="4" w:space="0" w:color="auto"/>
            </w:tcBorders>
          </w:tcPr>
          <w:p w14:paraId="5BA81BC0" w14:textId="77777777" w:rsidR="009C74A0" w:rsidRPr="00261393" w:rsidRDefault="009C74A0">
            <w:pPr>
              <w:jc w:val="center"/>
              <w:rPr>
                <w:color w:val="000000"/>
                <w:sz w:val="17"/>
                <w:szCs w:val="17"/>
              </w:rPr>
            </w:pPr>
            <w:r w:rsidRPr="00261393">
              <w:rPr>
                <w:rFonts w:hint="eastAsia"/>
                <w:color w:val="000000"/>
                <w:sz w:val="17"/>
                <w:szCs w:val="17"/>
              </w:rPr>
              <w:t>任意設定</w:t>
            </w:r>
          </w:p>
          <w:p w14:paraId="5B3D7269" w14:textId="77777777" w:rsidR="009C74A0" w:rsidRPr="00261393" w:rsidRDefault="009C74A0">
            <w:pPr>
              <w:jc w:val="center"/>
              <w:rPr>
                <w:rFonts w:hint="eastAsia"/>
                <w:color w:val="000000"/>
                <w:sz w:val="17"/>
                <w:szCs w:val="17"/>
              </w:rPr>
            </w:pPr>
            <w:r w:rsidRPr="00261393">
              <w:rPr>
                <w:rFonts w:hint="eastAsia"/>
                <w:color w:val="000000"/>
                <w:sz w:val="17"/>
                <w:szCs w:val="17"/>
              </w:rPr>
              <w:t>O</w:t>
            </w:r>
            <w:r w:rsidRPr="00261393">
              <w:rPr>
                <w:color w:val="000000"/>
                <w:sz w:val="17"/>
                <w:szCs w:val="17"/>
              </w:rPr>
              <w:t>ptional</w:t>
            </w:r>
          </w:p>
        </w:tc>
        <w:tc>
          <w:tcPr>
            <w:tcW w:w="1527" w:type="dxa"/>
            <w:tcBorders>
              <w:bottom w:val="single" w:sz="4" w:space="0" w:color="auto"/>
            </w:tcBorders>
          </w:tcPr>
          <w:p w14:paraId="5F5B01EE"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4165F4DB"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297" w:type="dxa"/>
            <w:tcBorders>
              <w:bottom w:val="single" w:sz="4" w:space="0" w:color="auto"/>
            </w:tcBorders>
          </w:tcPr>
          <w:p w14:paraId="7F6F56E3"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6D6540CB"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842" w:type="dxa"/>
            <w:tcBorders>
              <w:bottom w:val="single" w:sz="4" w:space="0" w:color="auto"/>
            </w:tcBorders>
          </w:tcPr>
          <w:p w14:paraId="60738F2D"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4C488CAF"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799" w:type="dxa"/>
            <w:tcBorders>
              <w:bottom w:val="single" w:sz="4" w:space="0" w:color="auto"/>
            </w:tcBorders>
          </w:tcPr>
          <w:p w14:paraId="1649FF87"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2FDC8B60"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r>
      <w:tr w:rsidR="009C74A0" w:rsidRPr="00AE2925" w14:paraId="65B90598" w14:textId="77777777">
        <w:tblPrEx>
          <w:tblCellMar>
            <w:top w:w="0" w:type="dxa"/>
            <w:bottom w:w="0" w:type="dxa"/>
          </w:tblCellMar>
        </w:tblPrEx>
        <w:trPr>
          <w:trHeight w:val="281"/>
        </w:trPr>
        <w:tc>
          <w:tcPr>
            <w:tcW w:w="1514" w:type="dxa"/>
          </w:tcPr>
          <w:p w14:paraId="1A1F1445" w14:textId="77777777" w:rsidR="009C74A0" w:rsidRPr="00261393" w:rsidRDefault="009C74A0">
            <w:pPr>
              <w:jc w:val="center"/>
              <w:rPr>
                <w:rFonts w:hint="eastAsia"/>
                <w:color w:val="000000"/>
                <w:sz w:val="17"/>
                <w:szCs w:val="17"/>
              </w:rPr>
            </w:pPr>
            <w:r w:rsidRPr="00261393">
              <w:rPr>
                <w:rFonts w:hint="eastAsia"/>
                <w:color w:val="000000"/>
                <w:sz w:val="17"/>
                <w:szCs w:val="17"/>
              </w:rPr>
              <w:t>エアコン</w:t>
            </w:r>
          </w:p>
          <w:p w14:paraId="35594A92" w14:textId="77777777" w:rsidR="009C74A0" w:rsidRPr="00261393" w:rsidRDefault="009C74A0">
            <w:pPr>
              <w:jc w:val="center"/>
              <w:rPr>
                <w:rFonts w:hint="eastAsia"/>
                <w:color w:val="000000"/>
                <w:sz w:val="17"/>
                <w:szCs w:val="17"/>
              </w:rPr>
            </w:pPr>
            <w:r w:rsidRPr="00261393">
              <w:rPr>
                <w:rFonts w:hint="eastAsia"/>
                <w:color w:val="000000"/>
                <w:sz w:val="17"/>
                <w:szCs w:val="17"/>
              </w:rPr>
              <w:t>Climate control</w:t>
            </w:r>
          </w:p>
        </w:tc>
        <w:tc>
          <w:tcPr>
            <w:tcW w:w="1467" w:type="dxa"/>
          </w:tcPr>
          <w:p w14:paraId="3D8EA306" w14:textId="77777777" w:rsidR="009C74A0" w:rsidRPr="00261393" w:rsidRDefault="009C74A0">
            <w:pPr>
              <w:jc w:val="center"/>
              <w:rPr>
                <w:rFonts w:hint="eastAsia"/>
                <w:color w:val="000000"/>
                <w:sz w:val="17"/>
                <w:szCs w:val="17"/>
              </w:rPr>
            </w:pPr>
            <w:r w:rsidRPr="00261393">
              <w:rPr>
                <w:rFonts w:hint="eastAsia"/>
                <w:color w:val="000000"/>
                <w:sz w:val="17"/>
                <w:szCs w:val="17"/>
              </w:rPr>
              <w:t>任意設定</w:t>
            </w:r>
          </w:p>
          <w:p w14:paraId="2410EACF" w14:textId="77777777" w:rsidR="009C74A0" w:rsidRPr="00261393" w:rsidRDefault="009C74A0">
            <w:pPr>
              <w:jc w:val="center"/>
              <w:rPr>
                <w:rFonts w:hint="eastAsia"/>
                <w:color w:val="000000"/>
                <w:sz w:val="17"/>
                <w:szCs w:val="17"/>
              </w:rPr>
            </w:pPr>
            <w:r w:rsidRPr="00261393">
              <w:rPr>
                <w:rFonts w:hint="eastAsia"/>
                <w:color w:val="000000"/>
                <w:sz w:val="17"/>
                <w:szCs w:val="17"/>
              </w:rPr>
              <w:t>Optional</w:t>
            </w:r>
          </w:p>
        </w:tc>
        <w:tc>
          <w:tcPr>
            <w:tcW w:w="1527" w:type="dxa"/>
          </w:tcPr>
          <w:p w14:paraId="380CC192" w14:textId="77777777" w:rsidR="009C74A0" w:rsidRPr="00261393" w:rsidRDefault="009C74A0">
            <w:pPr>
              <w:jc w:val="center"/>
              <w:rPr>
                <w:rFonts w:hint="eastAsia"/>
                <w:color w:val="000000"/>
                <w:sz w:val="17"/>
                <w:szCs w:val="17"/>
              </w:rPr>
            </w:pPr>
            <w:r w:rsidRPr="00261393">
              <w:rPr>
                <w:rFonts w:hint="eastAsia"/>
                <w:color w:val="000000"/>
                <w:sz w:val="17"/>
                <w:szCs w:val="17"/>
              </w:rPr>
              <w:t>燃費優先</w:t>
            </w:r>
          </w:p>
          <w:p w14:paraId="5C6AC49F" w14:textId="77777777" w:rsidR="009C74A0" w:rsidRPr="00261393" w:rsidRDefault="009C74A0">
            <w:pPr>
              <w:jc w:val="center"/>
              <w:rPr>
                <w:rFonts w:hint="eastAsia"/>
                <w:color w:val="000000"/>
                <w:sz w:val="17"/>
                <w:szCs w:val="17"/>
              </w:rPr>
            </w:pPr>
            <w:r w:rsidRPr="00261393">
              <w:rPr>
                <w:rFonts w:hint="eastAsia"/>
                <w:color w:val="000000"/>
                <w:sz w:val="17"/>
                <w:szCs w:val="17"/>
              </w:rPr>
              <w:t>Fuel saving</w:t>
            </w:r>
          </w:p>
        </w:tc>
        <w:tc>
          <w:tcPr>
            <w:tcW w:w="1297" w:type="dxa"/>
          </w:tcPr>
          <w:p w14:paraId="0705E5A7"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0847DBA3"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842" w:type="dxa"/>
          </w:tcPr>
          <w:p w14:paraId="47C1B6E2" w14:textId="77777777" w:rsidR="009C74A0" w:rsidRPr="00261393" w:rsidRDefault="009C74A0">
            <w:pPr>
              <w:jc w:val="center"/>
              <w:rPr>
                <w:rFonts w:hint="eastAsia"/>
                <w:color w:val="000000"/>
                <w:sz w:val="17"/>
                <w:szCs w:val="17"/>
              </w:rPr>
            </w:pPr>
            <w:r w:rsidRPr="00261393">
              <w:rPr>
                <w:rFonts w:hint="eastAsia"/>
                <w:color w:val="000000"/>
                <w:sz w:val="17"/>
                <w:szCs w:val="17"/>
              </w:rPr>
              <w:t>標準状態</w:t>
            </w:r>
          </w:p>
          <w:p w14:paraId="6D91DE8E" w14:textId="77777777" w:rsidR="009C74A0" w:rsidRPr="00261393" w:rsidRDefault="009C74A0">
            <w:pPr>
              <w:jc w:val="center"/>
              <w:rPr>
                <w:rFonts w:hint="eastAsia"/>
                <w:color w:val="000000"/>
                <w:sz w:val="17"/>
                <w:szCs w:val="17"/>
              </w:rPr>
            </w:pPr>
            <w:r w:rsidRPr="00261393">
              <w:rPr>
                <w:rFonts w:hint="eastAsia"/>
                <w:color w:val="000000"/>
                <w:sz w:val="17"/>
                <w:szCs w:val="17"/>
              </w:rPr>
              <w:t>Standard</w:t>
            </w:r>
          </w:p>
        </w:tc>
        <w:tc>
          <w:tcPr>
            <w:tcW w:w="1799" w:type="dxa"/>
          </w:tcPr>
          <w:p w14:paraId="1013E15A" w14:textId="77777777" w:rsidR="009C74A0" w:rsidRPr="00261393" w:rsidRDefault="009C74A0">
            <w:pPr>
              <w:jc w:val="center"/>
              <w:rPr>
                <w:rFonts w:hint="eastAsia"/>
                <w:color w:val="000000"/>
                <w:sz w:val="17"/>
                <w:szCs w:val="17"/>
              </w:rPr>
            </w:pPr>
            <w:r w:rsidRPr="00261393">
              <w:rPr>
                <w:rFonts w:hint="eastAsia"/>
                <w:color w:val="000000"/>
                <w:sz w:val="17"/>
                <w:szCs w:val="17"/>
              </w:rPr>
              <w:t>オフ</w:t>
            </w:r>
            <w:r w:rsidRPr="00261393">
              <w:rPr>
                <w:color w:val="000000"/>
                <w:sz w:val="17"/>
                <w:szCs w:val="17"/>
              </w:rPr>
              <w:br/>
            </w:r>
            <w:r w:rsidRPr="00261393">
              <w:rPr>
                <w:rFonts w:hint="eastAsia"/>
                <w:color w:val="000000"/>
                <w:sz w:val="17"/>
                <w:szCs w:val="17"/>
              </w:rPr>
              <w:t>Off</w:t>
            </w:r>
          </w:p>
        </w:tc>
      </w:tr>
    </w:tbl>
    <w:p w14:paraId="06189880" w14:textId="77777777" w:rsidR="009C74A0" w:rsidRPr="005D4911" w:rsidRDefault="009C74A0" w:rsidP="009C74A0">
      <w:pPr>
        <w:ind w:left="386"/>
      </w:pPr>
      <w:r w:rsidRPr="005D4911">
        <w:rPr>
          <w:rFonts w:hint="eastAsia"/>
        </w:rPr>
        <w:t>その他、本仕様書内で定義されているその他モードの概要は下記の通り。</w:t>
      </w:r>
    </w:p>
    <w:p w14:paraId="789F18C6" w14:textId="77777777" w:rsidR="009C74A0" w:rsidRPr="005D4911" w:rsidRDefault="009C74A0" w:rsidP="009C74A0">
      <w:pPr>
        <w:ind w:left="386" w:firstLineChars="100" w:firstLine="193"/>
      </w:pPr>
      <w:r w:rsidRPr="005D4911">
        <w:rPr>
          <w:rFonts w:hint="eastAsia"/>
        </w:rPr>
        <w:t>R</w:t>
      </w:r>
      <w:r w:rsidRPr="005D4911">
        <w:t xml:space="preserve">ear Comfort : </w:t>
      </w:r>
      <w:r w:rsidRPr="005D4911">
        <w:rPr>
          <w:rFonts w:hint="eastAsia"/>
        </w:rPr>
        <w:t>後席の同乗者の乗り心地が最適になる様に制御を切り替える</w:t>
      </w:r>
    </w:p>
    <w:p w14:paraId="0A865F91" w14:textId="77777777" w:rsidR="009C74A0" w:rsidRPr="005D4911" w:rsidRDefault="009C74A0" w:rsidP="009C74A0">
      <w:pPr>
        <w:ind w:left="386" w:firstLineChars="100" w:firstLine="193"/>
        <w:rPr>
          <w:rFonts w:hint="eastAsia"/>
        </w:rPr>
      </w:pPr>
      <w:r w:rsidRPr="005D4911">
        <w:rPr>
          <w:rFonts w:hint="eastAsia"/>
        </w:rPr>
        <w:t>T</w:t>
      </w:r>
      <w:r w:rsidRPr="005D4911">
        <w:t xml:space="preserve">rack : </w:t>
      </w:r>
      <w:r w:rsidRPr="005D4911">
        <w:rPr>
          <w:rFonts w:hint="eastAsia"/>
        </w:rPr>
        <w:t>サーキット走行で最適となる様に制御を切り替える</w:t>
      </w:r>
    </w:p>
    <w:p w14:paraId="600CE60F" w14:textId="77777777" w:rsidR="009C74A0" w:rsidRPr="005D4911" w:rsidRDefault="009C74A0" w:rsidP="009C74A0">
      <w:pPr>
        <w:ind w:left="386" w:firstLineChars="100" w:firstLine="193"/>
      </w:pPr>
      <w:r w:rsidRPr="005D4911">
        <w:t xml:space="preserve">Snow : </w:t>
      </w:r>
      <w:r w:rsidRPr="005D4911">
        <w:rPr>
          <w:rFonts w:hint="eastAsia"/>
        </w:rPr>
        <w:t>雪路走行で最適となる様に制御を切り替える</w:t>
      </w:r>
    </w:p>
    <w:p w14:paraId="69E2C9FA" w14:textId="77777777" w:rsidR="009C74A0" w:rsidRPr="00E465DD" w:rsidRDefault="009C74A0" w:rsidP="009C74A0">
      <w:pPr>
        <w:rPr>
          <w:color w:val="00B0F0"/>
          <w:sz w:val="20"/>
          <w:szCs w:val="22"/>
        </w:rPr>
      </w:pPr>
      <w:r w:rsidRPr="00E465DD">
        <w:rPr>
          <w:rFonts w:hint="eastAsia"/>
          <w:color w:val="00B0F0"/>
          <w:sz w:val="20"/>
          <w:szCs w:val="22"/>
        </w:rPr>
        <w:t xml:space="preserve">　　</w:t>
      </w:r>
      <w:r w:rsidRPr="00E465DD">
        <w:rPr>
          <w:rFonts w:hint="eastAsia"/>
          <w:color w:val="00B0F0"/>
          <w:sz w:val="20"/>
          <w:szCs w:val="22"/>
        </w:rPr>
        <w:t>A</w:t>
      </w:r>
      <w:r w:rsidRPr="00E465DD">
        <w:rPr>
          <w:color w:val="00B0F0"/>
          <w:sz w:val="20"/>
          <w:szCs w:val="22"/>
        </w:rPr>
        <w:t>n overview of other modes defined in this specification is as follows.</w:t>
      </w:r>
    </w:p>
    <w:p w14:paraId="3C6B77AD" w14:textId="77777777" w:rsidR="009C74A0" w:rsidRPr="00E465DD" w:rsidRDefault="009C74A0" w:rsidP="009C74A0">
      <w:pPr>
        <w:rPr>
          <w:color w:val="00B0F0"/>
          <w:sz w:val="20"/>
          <w:szCs w:val="22"/>
        </w:rPr>
      </w:pPr>
      <w:r w:rsidRPr="00E465DD">
        <w:rPr>
          <w:rFonts w:hint="eastAsia"/>
          <w:color w:val="00B0F0"/>
          <w:sz w:val="20"/>
          <w:szCs w:val="22"/>
        </w:rPr>
        <w:t xml:space="preserve"> </w:t>
      </w:r>
      <w:r w:rsidRPr="00E465DD">
        <w:rPr>
          <w:color w:val="00B0F0"/>
          <w:sz w:val="20"/>
          <w:szCs w:val="22"/>
        </w:rPr>
        <w:t xml:space="preserve">     </w:t>
      </w:r>
      <w:r w:rsidRPr="00E465DD">
        <w:rPr>
          <w:rFonts w:hint="eastAsia"/>
          <w:color w:val="00B0F0"/>
          <w:sz w:val="20"/>
          <w:szCs w:val="22"/>
        </w:rPr>
        <w:t>R</w:t>
      </w:r>
      <w:r w:rsidRPr="00E465DD">
        <w:rPr>
          <w:color w:val="00B0F0"/>
          <w:sz w:val="20"/>
          <w:szCs w:val="22"/>
        </w:rPr>
        <w:t>ear Comfort : Control each device to optimize the ride comfort for passengers in the rear seat</w:t>
      </w:r>
    </w:p>
    <w:p w14:paraId="01DB0B5B" w14:textId="77777777" w:rsidR="009C74A0" w:rsidRPr="00E465DD" w:rsidRDefault="009C74A0" w:rsidP="009C74A0">
      <w:pPr>
        <w:rPr>
          <w:color w:val="00B0F0"/>
          <w:sz w:val="20"/>
          <w:szCs w:val="22"/>
        </w:rPr>
      </w:pPr>
      <w:r w:rsidRPr="00E465DD">
        <w:rPr>
          <w:rFonts w:hint="eastAsia"/>
          <w:color w:val="00B0F0"/>
          <w:sz w:val="20"/>
          <w:szCs w:val="22"/>
        </w:rPr>
        <w:t xml:space="preserve"> </w:t>
      </w:r>
      <w:r w:rsidRPr="00E465DD">
        <w:rPr>
          <w:color w:val="00B0F0"/>
          <w:sz w:val="20"/>
          <w:szCs w:val="22"/>
        </w:rPr>
        <w:t xml:space="preserve">     </w:t>
      </w:r>
      <w:r w:rsidRPr="00E465DD">
        <w:rPr>
          <w:rFonts w:hint="eastAsia"/>
          <w:color w:val="00B0F0"/>
          <w:sz w:val="20"/>
          <w:szCs w:val="22"/>
        </w:rPr>
        <w:t>T</w:t>
      </w:r>
      <w:r w:rsidRPr="00E465DD">
        <w:rPr>
          <w:color w:val="00B0F0"/>
          <w:sz w:val="20"/>
          <w:szCs w:val="22"/>
        </w:rPr>
        <w:t>rack : Control each device so that it is optimal for circuit driving</w:t>
      </w:r>
    </w:p>
    <w:p w14:paraId="4B4F5DED" w14:textId="77777777" w:rsidR="009C74A0" w:rsidRPr="00E465DD" w:rsidRDefault="009C74A0" w:rsidP="009C74A0">
      <w:pPr>
        <w:rPr>
          <w:color w:val="00B0F0"/>
          <w:sz w:val="20"/>
          <w:szCs w:val="22"/>
        </w:rPr>
      </w:pPr>
      <w:r w:rsidRPr="00E465DD">
        <w:rPr>
          <w:color w:val="00B0F0"/>
          <w:sz w:val="20"/>
          <w:szCs w:val="22"/>
        </w:rPr>
        <w:t xml:space="preserve">      Snow : Control each device to optimize driving on snowy roads</w:t>
      </w:r>
    </w:p>
    <w:p w14:paraId="3ED32BF6" w14:textId="77777777" w:rsidR="009C74A0" w:rsidRPr="009C74A0" w:rsidRDefault="009C74A0" w:rsidP="004551D0">
      <w:pPr>
        <w:rPr>
          <w:rFonts w:hint="eastAsia"/>
        </w:rPr>
      </w:pPr>
    </w:p>
    <w:p w14:paraId="464A4533" w14:textId="77777777" w:rsidR="008122FA" w:rsidRPr="00E16149" w:rsidRDefault="008122FA" w:rsidP="008122FA">
      <w:pPr>
        <w:pStyle w:val="Heading2"/>
        <w:rPr>
          <w:rFonts w:hint="eastAsia"/>
        </w:rPr>
      </w:pPr>
      <w:bookmarkStart w:id="20" w:name="_Toc166748959"/>
      <w:bookmarkStart w:id="21" w:name="_Toc207119717"/>
      <w:r w:rsidRPr="00E16149">
        <w:rPr>
          <w:rFonts w:hint="eastAsia"/>
        </w:rPr>
        <w:t>カスタマイズ機能とは</w:t>
      </w:r>
      <w:r w:rsidR="00D37CC8" w:rsidRPr="00E16149">
        <w:rPr>
          <w:rFonts w:hint="eastAsia"/>
        </w:rPr>
        <w:t xml:space="preserve"> </w:t>
      </w:r>
      <w:r w:rsidR="008776EC" w:rsidRPr="00E465DD">
        <w:rPr>
          <w:rFonts w:hint="eastAsia"/>
          <w:color w:val="00B0F0"/>
          <w:sz w:val="20"/>
          <w:szCs w:val="22"/>
        </w:rPr>
        <w:t>/ Customize function</w:t>
      </w:r>
      <w:bookmarkEnd w:id="20"/>
      <w:bookmarkEnd w:id="21"/>
    </w:p>
    <w:p w14:paraId="2A4D7E49" w14:textId="77777777" w:rsidR="00614CC8" w:rsidRPr="00E16149" w:rsidRDefault="00E27527" w:rsidP="008122FA">
      <w:pPr>
        <w:ind w:leftChars="200" w:left="386"/>
        <w:rPr>
          <w:rFonts w:hint="eastAsia"/>
        </w:rPr>
      </w:pPr>
      <w:r w:rsidRPr="00E16149">
        <w:t>DMS</w:t>
      </w:r>
      <w:r w:rsidR="008122FA" w:rsidRPr="00E16149">
        <w:rPr>
          <w:rFonts w:hint="eastAsia"/>
        </w:rPr>
        <w:t>には、より運転を楽しみたい</w:t>
      </w:r>
      <w:r w:rsidR="008122FA" w:rsidRPr="00E16149">
        <w:rPr>
          <w:rFonts w:hint="eastAsia"/>
        </w:rPr>
        <w:t>Sport</w:t>
      </w:r>
      <w:r w:rsidR="008122FA" w:rsidRPr="00E16149">
        <w:rPr>
          <w:rFonts w:hint="eastAsia"/>
        </w:rPr>
        <w:t>モード、エコな運転をしたい</w:t>
      </w:r>
      <w:r w:rsidR="008122FA" w:rsidRPr="00E16149">
        <w:rPr>
          <w:rFonts w:hint="eastAsia"/>
        </w:rPr>
        <w:t>Eco</w:t>
      </w:r>
      <w:r w:rsidR="008122FA" w:rsidRPr="00E16149">
        <w:rPr>
          <w:rFonts w:hint="eastAsia"/>
        </w:rPr>
        <w:t>モードなどがあるが、ステアリングは「</w:t>
      </w:r>
      <w:r w:rsidR="008122FA" w:rsidRPr="00E16149">
        <w:rPr>
          <w:rFonts w:hint="eastAsia"/>
        </w:rPr>
        <w:t>Sport</w:t>
      </w:r>
      <w:r w:rsidR="008122FA" w:rsidRPr="00E16149">
        <w:rPr>
          <w:rFonts w:hint="eastAsia"/>
        </w:rPr>
        <w:t>」、エンジン制御は「</w:t>
      </w:r>
      <w:r w:rsidR="008122FA" w:rsidRPr="00E16149">
        <w:rPr>
          <w:rFonts w:hint="eastAsia"/>
        </w:rPr>
        <w:t>Eco</w:t>
      </w:r>
      <w:r w:rsidR="008122FA" w:rsidRPr="00E16149">
        <w:rPr>
          <w:rFonts w:hint="eastAsia"/>
        </w:rPr>
        <w:t>」といった好みの設定が出来ない。そこで、カスタマイズモードを持つことで、ユーザーの好みに合う車両モードを提供する。カスタマイズは、マルチメディアの画面を使用して行う。</w:t>
      </w:r>
    </w:p>
    <w:p w14:paraId="79F2784E" w14:textId="77777777" w:rsidR="00323402" w:rsidRPr="00E465DD" w:rsidRDefault="00614CC8" w:rsidP="00CC3F2E">
      <w:pPr>
        <w:ind w:leftChars="250" w:left="482"/>
        <w:rPr>
          <w:rFonts w:hint="eastAsia"/>
          <w:color w:val="00B0F0"/>
          <w:sz w:val="20"/>
          <w:szCs w:val="22"/>
        </w:rPr>
      </w:pPr>
      <w:r w:rsidRPr="00E465DD">
        <w:rPr>
          <w:rFonts w:hint="eastAsia"/>
          <w:color w:val="00B0F0"/>
          <w:sz w:val="20"/>
          <w:szCs w:val="22"/>
        </w:rPr>
        <w:t>DMS</w:t>
      </w:r>
      <w:r w:rsidR="008776EC" w:rsidRPr="00E465DD">
        <w:rPr>
          <w:rFonts w:hint="eastAsia"/>
          <w:color w:val="00B0F0"/>
          <w:sz w:val="20"/>
          <w:szCs w:val="22"/>
        </w:rPr>
        <w:t xml:space="preserve"> contains Sport mode for enjoyable driving , Eco mode for </w:t>
      </w:r>
      <w:r w:rsidRPr="00E465DD">
        <w:rPr>
          <w:rFonts w:hint="eastAsia"/>
          <w:color w:val="00B0F0"/>
          <w:sz w:val="20"/>
          <w:szCs w:val="22"/>
        </w:rPr>
        <w:t>fuel saving</w:t>
      </w:r>
      <w:r w:rsidR="008776EC" w:rsidRPr="00E465DD">
        <w:rPr>
          <w:rFonts w:hint="eastAsia"/>
          <w:color w:val="00B0F0"/>
          <w:sz w:val="20"/>
          <w:szCs w:val="22"/>
        </w:rPr>
        <w:t xml:space="preserve"> driving, and so on. Only with such modes, the user </w:t>
      </w:r>
      <w:r w:rsidR="008776EC" w:rsidRPr="00E465DD">
        <w:rPr>
          <w:color w:val="00B0F0"/>
          <w:sz w:val="20"/>
          <w:szCs w:val="22"/>
        </w:rPr>
        <w:t>cannot</w:t>
      </w:r>
      <w:r w:rsidR="008776EC" w:rsidRPr="00E465DD">
        <w:rPr>
          <w:rFonts w:hint="eastAsia"/>
          <w:color w:val="00B0F0"/>
          <w:sz w:val="20"/>
          <w:szCs w:val="22"/>
        </w:rPr>
        <w:t xml:space="preserve"> select control sy</w:t>
      </w:r>
      <w:r w:rsidR="00453C5B" w:rsidRPr="00E465DD">
        <w:rPr>
          <w:rFonts w:hint="eastAsia"/>
          <w:color w:val="00B0F0"/>
          <w:sz w:val="20"/>
          <w:szCs w:val="22"/>
        </w:rPr>
        <w:t>s</w:t>
      </w:r>
      <w:r w:rsidR="008776EC" w:rsidRPr="00E465DD">
        <w:rPr>
          <w:rFonts w:hint="eastAsia"/>
          <w:color w:val="00B0F0"/>
          <w:sz w:val="20"/>
          <w:szCs w:val="22"/>
        </w:rPr>
        <w:t xml:space="preserve">tems individually like steering </w:t>
      </w:r>
      <w:r w:rsidR="008776EC" w:rsidRPr="00E465DD">
        <w:rPr>
          <w:color w:val="00B0F0"/>
          <w:sz w:val="20"/>
          <w:szCs w:val="22"/>
        </w:rPr>
        <w:t>“</w:t>
      </w:r>
      <w:r w:rsidR="008776EC" w:rsidRPr="00E465DD">
        <w:rPr>
          <w:rFonts w:hint="eastAsia"/>
          <w:color w:val="00B0F0"/>
          <w:sz w:val="20"/>
          <w:szCs w:val="22"/>
        </w:rPr>
        <w:t>Sport</w:t>
      </w:r>
      <w:r w:rsidR="008776EC" w:rsidRPr="00E465DD">
        <w:rPr>
          <w:color w:val="00B0F0"/>
          <w:sz w:val="20"/>
          <w:szCs w:val="22"/>
        </w:rPr>
        <w:t>”</w:t>
      </w:r>
      <w:r w:rsidR="008776EC" w:rsidRPr="00E465DD">
        <w:rPr>
          <w:rFonts w:hint="eastAsia"/>
          <w:color w:val="00B0F0"/>
          <w:sz w:val="20"/>
          <w:szCs w:val="22"/>
        </w:rPr>
        <w:t xml:space="preserve"> and power train </w:t>
      </w:r>
      <w:r w:rsidR="008776EC" w:rsidRPr="00E465DD">
        <w:rPr>
          <w:color w:val="00B0F0"/>
          <w:sz w:val="20"/>
          <w:szCs w:val="22"/>
        </w:rPr>
        <w:t>“</w:t>
      </w:r>
      <w:r w:rsidR="008776EC" w:rsidRPr="00E465DD">
        <w:rPr>
          <w:rFonts w:hint="eastAsia"/>
          <w:color w:val="00B0F0"/>
          <w:sz w:val="20"/>
          <w:szCs w:val="22"/>
        </w:rPr>
        <w:t>Eco</w:t>
      </w:r>
      <w:r w:rsidR="008776EC" w:rsidRPr="00E465DD">
        <w:rPr>
          <w:color w:val="00B0F0"/>
          <w:sz w:val="20"/>
          <w:szCs w:val="22"/>
        </w:rPr>
        <w:t>”</w:t>
      </w:r>
      <w:r w:rsidR="008776EC" w:rsidRPr="00E465DD">
        <w:rPr>
          <w:rFonts w:hint="eastAsia"/>
          <w:color w:val="00B0F0"/>
          <w:sz w:val="20"/>
          <w:szCs w:val="22"/>
        </w:rPr>
        <w:t>. Custom mode provides vehicle modes that meets the user</w:t>
      </w:r>
      <w:r w:rsidR="008776EC" w:rsidRPr="00E465DD">
        <w:rPr>
          <w:color w:val="00B0F0"/>
          <w:sz w:val="20"/>
          <w:szCs w:val="22"/>
        </w:rPr>
        <w:t>’</w:t>
      </w:r>
      <w:r w:rsidR="008776EC" w:rsidRPr="00E465DD">
        <w:rPr>
          <w:rFonts w:hint="eastAsia"/>
          <w:color w:val="00B0F0"/>
          <w:sz w:val="20"/>
          <w:szCs w:val="22"/>
        </w:rPr>
        <w:t xml:space="preserve">s preferences. Customize function is operated on the multimedia screen. </w:t>
      </w:r>
    </w:p>
    <w:tbl>
      <w:tblPr>
        <w:tblW w:w="9468" w:type="dxa"/>
        <w:tblInd w:w="377" w:type="dxa"/>
        <w:tblCellMar>
          <w:left w:w="99" w:type="dxa"/>
          <w:right w:w="99" w:type="dxa"/>
        </w:tblCellMar>
        <w:tblLook w:val="04A0" w:firstRow="1" w:lastRow="0" w:firstColumn="1" w:lastColumn="0" w:noHBand="0" w:noVBand="1"/>
      </w:tblPr>
      <w:tblGrid>
        <w:gridCol w:w="9468"/>
      </w:tblGrid>
      <w:tr w:rsidR="00CF2A3C" w:rsidRPr="00E16149" w14:paraId="64350A47" w14:textId="77777777" w:rsidTr="0001288F">
        <w:tc>
          <w:tcPr>
            <w:tcW w:w="9468" w:type="dxa"/>
            <w:shd w:val="clear" w:color="auto" w:fill="auto"/>
          </w:tcPr>
          <w:p w14:paraId="65FE349B" w14:textId="1925FFCB" w:rsidR="00CF2A3C" w:rsidRPr="00E16149" w:rsidRDefault="00FB37A0" w:rsidP="0001288F">
            <w:pPr>
              <w:jc w:val="center"/>
              <w:rPr>
                <w:rFonts w:hint="eastAsia"/>
              </w:rPr>
            </w:pPr>
            <w:r w:rsidRPr="00E16149">
              <w:rPr>
                <w:noProof/>
              </w:rPr>
              <w:drawing>
                <wp:inline distT="0" distB="0" distL="0" distR="0" wp14:anchorId="178CB54E" wp14:editId="696314E8">
                  <wp:extent cx="3790950" cy="2400300"/>
                  <wp:effectExtent l="0" t="0" r="0" b="0"/>
                  <wp:docPr id="5"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8"/>
                          <pic:cNvPicPr>
                            <a:picLocks noChangeAspect="1" noChangeArrowheads="1"/>
                          </pic:cNvPicPr>
                        </pic:nvPicPr>
                        <pic:blipFill>
                          <a:blip r:embed="rId18">
                            <a:extLst>
                              <a:ext uri="{28A0092B-C50C-407E-A947-70E740481C1C}">
                                <a14:useLocalDpi xmlns:a14="http://schemas.microsoft.com/office/drawing/2010/main" val="0"/>
                              </a:ext>
                            </a:extLst>
                          </a:blip>
                          <a:srcRect t="34943" r="71837" b="33427"/>
                          <a:stretch>
                            <a:fillRect/>
                          </a:stretch>
                        </pic:blipFill>
                        <pic:spPr bwMode="auto">
                          <a:xfrm>
                            <a:off x="0" y="0"/>
                            <a:ext cx="3790950" cy="2400300"/>
                          </a:xfrm>
                          <a:prstGeom prst="rect">
                            <a:avLst/>
                          </a:prstGeom>
                          <a:noFill/>
                          <a:ln>
                            <a:noFill/>
                          </a:ln>
                        </pic:spPr>
                      </pic:pic>
                    </a:graphicData>
                  </a:graphic>
                </wp:inline>
              </w:drawing>
            </w:r>
          </w:p>
        </w:tc>
      </w:tr>
      <w:tr w:rsidR="00CF2A3C" w:rsidRPr="00E16149" w14:paraId="1A89956A" w14:textId="77777777" w:rsidTr="0001288F">
        <w:tblPrEx>
          <w:tblCellMar>
            <w:left w:w="108" w:type="dxa"/>
            <w:right w:w="108" w:type="dxa"/>
          </w:tblCellMar>
        </w:tblPrEx>
        <w:tc>
          <w:tcPr>
            <w:tcW w:w="9468" w:type="dxa"/>
            <w:shd w:val="clear" w:color="auto" w:fill="auto"/>
          </w:tcPr>
          <w:p w14:paraId="61D83C2E" w14:textId="77777777" w:rsidR="00CF2A3C" w:rsidRPr="002835BE" w:rsidRDefault="004A2A54" w:rsidP="004A2A54">
            <w:pPr>
              <w:pStyle w:val="Caption"/>
              <w:rPr>
                <w:rFonts w:hint="eastAsia"/>
                <w:szCs w:val="21"/>
              </w:rPr>
            </w:pPr>
            <w:r w:rsidRPr="002835BE">
              <w:rPr>
                <w:rFonts w:hint="eastAsia"/>
                <w:szCs w:val="21"/>
              </w:rPr>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4</w:t>
            </w:r>
            <w:r w:rsidR="00F31CA7" w:rsidRPr="002835BE">
              <w:rPr>
                <w:szCs w:val="21"/>
              </w:rPr>
              <w:fldChar w:fldCharType="end"/>
            </w:r>
            <w:r w:rsidR="00CF2A3C" w:rsidRPr="002835BE">
              <w:rPr>
                <w:rFonts w:hint="eastAsia"/>
                <w:szCs w:val="21"/>
              </w:rPr>
              <w:t>カスタマイズ設定画面の一例</w:t>
            </w:r>
          </w:p>
          <w:p w14:paraId="3F898A40" w14:textId="77777777" w:rsidR="00CF2A3C" w:rsidRPr="004A2A54" w:rsidRDefault="004A2A54" w:rsidP="004A2A54">
            <w:pPr>
              <w:pStyle w:val="Caption"/>
              <w:rPr>
                <w:rFonts w:hint="eastAsia"/>
                <w:b/>
                <w:bCs w:val="0"/>
                <w:color w:val="00B0F0"/>
                <w:szCs w:val="21"/>
              </w:rPr>
            </w:pPr>
            <w:r w:rsidRPr="002835BE">
              <w:rPr>
                <w:color w:val="00B0F0"/>
                <w:szCs w:val="21"/>
              </w:rPr>
              <w:t xml:space="preserve">Figure </w:t>
            </w:r>
            <w:r w:rsidR="00F31CA7" w:rsidRPr="002835BE">
              <w:rPr>
                <w:color w:val="00B0F0"/>
                <w:szCs w:val="21"/>
              </w:rPr>
              <w:fldChar w:fldCharType="begin"/>
            </w:r>
            <w:r w:rsidR="00F31CA7" w:rsidRPr="002835BE">
              <w:rPr>
                <w:color w:val="00B0F0"/>
                <w:szCs w:val="21"/>
              </w:rPr>
              <w:instrText xml:space="preserve"> STYLEREF 1 \s </w:instrText>
            </w:r>
            <w:r w:rsidR="00F31CA7" w:rsidRPr="002835BE">
              <w:rPr>
                <w:color w:val="00B0F0"/>
                <w:szCs w:val="21"/>
              </w:rPr>
              <w:fldChar w:fldCharType="separate"/>
            </w:r>
            <w:r w:rsidR="00F31CA7" w:rsidRPr="002835BE">
              <w:rPr>
                <w:noProof/>
                <w:color w:val="00B0F0"/>
                <w:szCs w:val="21"/>
              </w:rPr>
              <w:t>1</w:t>
            </w:r>
            <w:r w:rsidR="00F31CA7" w:rsidRPr="002835BE">
              <w:rPr>
                <w:color w:val="00B0F0"/>
                <w:szCs w:val="21"/>
              </w:rPr>
              <w:fldChar w:fldCharType="end"/>
            </w:r>
            <w:r w:rsidR="00F31CA7" w:rsidRPr="002835BE">
              <w:rPr>
                <w:color w:val="00B0F0"/>
                <w:szCs w:val="21"/>
              </w:rPr>
              <w:t>.</w:t>
            </w:r>
            <w:r w:rsidR="00F31CA7" w:rsidRPr="002835BE">
              <w:rPr>
                <w:color w:val="00B0F0"/>
                <w:szCs w:val="21"/>
              </w:rPr>
              <w:fldChar w:fldCharType="begin"/>
            </w:r>
            <w:r w:rsidR="00F31CA7" w:rsidRPr="002835BE">
              <w:rPr>
                <w:color w:val="00B0F0"/>
                <w:szCs w:val="21"/>
              </w:rPr>
              <w:instrText xml:space="preserve"> SEQ Figure \* ARABIC \s 1 </w:instrText>
            </w:r>
            <w:r w:rsidR="00F31CA7" w:rsidRPr="002835BE">
              <w:rPr>
                <w:color w:val="00B0F0"/>
                <w:szCs w:val="21"/>
              </w:rPr>
              <w:fldChar w:fldCharType="separate"/>
            </w:r>
            <w:r w:rsidR="00F31CA7" w:rsidRPr="002835BE">
              <w:rPr>
                <w:noProof/>
                <w:color w:val="00B0F0"/>
                <w:szCs w:val="21"/>
              </w:rPr>
              <w:t>4</w:t>
            </w:r>
            <w:r w:rsidR="00F31CA7" w:rsidRPr="002835BE">
              <w:rPr>
                <w:color w:val="00B0F0"/>
                <w:szCs w:val="21"/>
              </w:rPr>
              <w:fldChar w:fldCharType="end"/>
            </w:r>
            <w:r w:rsidR="00CF2A3C" w:rsidRPr="002835BE">
              <w:rPr>
                <w:rFonts w:hint="eastAsia"/>
                <w:color w:val="00B0F0"/>
                <w:szCs w:val="21"/>
              </w:rPr>
              <w:t xml:space="preserve">  An example of DMS customize setting</w:t>
            </w:r>
          </w:p>
        </w:tc>
      </w:tr>
    </w:tbl>
    <w:p w14:paraId="2B35C705" w14:textId="77777777" w:rsidR="00A023B3" w:rsidRPr="00A023B3" w:rsidRDefault="005B02E8" w:rsidP="00A023B3">
      <w:pPr>
        <w:pStyle w:val="Heading2"/>
        <w:rPr>
          <w:rFonts w:hint="eastAsia"/>
          <w:color w:val="00B0F0"/>
          <w:sz w:val="20"/>
          <w:szCs w:val="22"/>
        </w:rPr>
      </w:pPr>
      <w:bookmarkStart w:id="22" w:name="_Toc166748960"/>
      <w:bookmarkStart w:id="23" w:name="_Toc207119718"/>
      <w:r w:rsidRPr="00457216">
        <w:t>DMS</w:t>
      </w:r>
      <w:r w:rsidR="001F1DD4" w:rsidRPr="00457216">
        <w:rPr>
          <w:rFonts w:hint="eastAsia"/>
        </w:rPr>
        <w:t>機能</w:t>
      </w:r>
      <w:r w:rsidR="001F1DD4" w:rsidRPr="00457216">
        <w:rPr>
          <w:rFonts w:hint="eastAsia"/>
        </w:rPr>
        <w:t xml:space="preserve"> </w:t>
      </w:r>
      <w:r w:rsidR="008122FA" w:rsidRPr="00457216">
        <w:rPr>
          <w:rFonts w:hint="eastAsia"/>
        </w:rPr>
        <w:t>システム構成</w:t>
      </w:r>
      <w:r w:rsidRPr="00457216">
        <w:rPr>
          <w:rFonts w:hint="eastAsia"/>
        </w:rPr>
        <w:t>概略</w:t>
      </w:r>
      <w:r w:rsidR="00D37CC8" w:rsidRPr="00457216">
        <w:rPr>
          <w:rFonts w:hint="eastAsia"/>
        </w:rPr>
        <w:t xml:space="preserve"> </w:t>
      </w:r>
      <w:r w:rsidR="00614CC8" w:rsidRPr="00E465DD">
        <w:rPr>
          <w:rFonts w:hint="eastAsia"/>
          <w:color w:val="00B0F0"/>
          <w:sz w:val="20"/>
          <w:szCs w:val="22"/>
        </w:rPr>
        <w:t>/</w:t>
      </w:r>
      <w:r w:rsidR="00D37CC8" w:rsidRPr="00E465DD">
        <w:rPr>
          <w:rFonts w:hint="eastAsia"/>
          <w:color w:val="00B0F0"/>
          <w:sz w:val="20"/>
          <w:szCs w:val="22"/>
        </w:rPr>
        <w:t xml:space="preserve"> </w:t>
      </w:r>
      <w:r w:rsidRPr="00E465DD">
        <w:rPr>
          <w:color w:val="00B0F0"/>
          <w:sz w:val="20"/>
          <w:szCs w:val="22"/>
        </w:rPr>
        <w:t>Outline of s</w:t>
      </w:r>
      <w:r w:rsidR="00614CC8" w:rsidRPr="00E465DD">
        <w:rPr>
          <w:rFonts w:hint="eastAsia"/>
          <w:color w:val="00B0F0"/>
          <w:sz w:val="20"/>
          <w:szCs w:val="22"/>
        </w:rPr>
        <w:t>ystem configuration</w:t>
      </w:r>
      <w:r w:rsidR="001F1DD4" w:rsidRPr="00E465DD">
        <w:rPr>
          <w:color w:val="00B0F0"/>
          <w:sz w:val="20"/>
          <w:szCs w:val="22"/>
        </w:rPr>
        <w:t xml:space="preserve"> about </w:t>
      </w:r>
      <w:r w:rsidR="001F1DD4" w:rsidRPr="00E465DD">
        <w:rPr>
          <w:rFonts w:hint="eastAsia"/>
          <w:color w:val="00B0F0"/>
          <w:sz w:val="20"/>
          <w:szCs w:val="22"/>
        </w:rPr>
        <w:t>DMS</w:t>
      </w:r>
      <w:bookmarkEnd w:id="22"/>
      <w:bookmarkEnd w:id="23"/>
    </w:p>
    <w:p w14:paraId="4920D78B" w14:textId="77777777" w:rsidR="00A023B3" w:rsidRDefault="00A023B3" w:rsidP="00A023B3">
      <w:pPr>
        <w:ind w:leftChars="200" w:left="386"/>
      </w:pPr>
    </w:p>
    <w:p w14:paraId="0BF9C957" w14:textId="77777777" w:rsidR="00766459" w:rsidRPr="00261393" w:rsidRDefault="00A023B3" w:rsidP="00A02CA8">
      <w:pPr>
        <w:ind w:leftChars="200" w:left="386"/>
        <w:rPr>
          <w:color w:val="000000"/>
        </w:rPr>
      </w:pPr>
      <w:r w:rsidRPr="00261393">
        <w:rPr>
          <w:rFonts w:hint="eastAsia"/>
          <w:color w:val="000000"/>
        </w:rPr>
        <w:t>本章では，</w:t>
      </w:r>
      <w:r w:rsidRPr="00261393">
        <w:rPr>
          <w:rFonts w:hint="eastAsia"/>
          <w:color w:val="000000"/>
        </w:rPr>
        <w:t>D</w:t>
      </w:r>
      <w:r w:rsidRPr="00261393">
        <w:rPr>
          <w:color w:val="000000"/>
        </w:rPr>
        <w:t>MS</w:t>
      </w:r>
      <w:r w:rsidRPr="00261393">
        <w:rPr>
          <w:rFonts w:hint="eastAsia"/>
          <w:color w:val="000000"/>
        </w:rPr>
        <w:t>システムを構成する機能およびその機能を担う</w:t>
      </w:r>
      <w:r w:rsidRPr="00261393">
        <w:rPr>
          <w:rFonts w:hint="eastAsia"/>
          <w:color w:val="000000"/>
        </w:rPr>
        <w:t>ECU</w:t>
      </w:r>
      <w:r w:rsidRPr="00261393">
        <w:rPr>
          <w:rFonts w:hint="eastAsia"/>
          <w:color w:val="000000"/>
        </w:rPr>
        <w:t>について記載する。</w:t>
      </w:r>
    </w:p>
    <w:p w14:paraId="08ADB9EB" w14:textId="77777777" w:rsidR="00A02CA8" w:rsidRPr="00263538" w:rsidRDefault="00A02CA8" w:rsidP="00A02CA8">
      <w:pPr>
        <w:ind w:leftChars="200" w:left="386"/>
        <w:rPr>
          <w:rFonts w:hint="eastAsia"/>
          <w:color w:val="00B0F0"/>
        </w:rPr>
      </w:pPr>
      <w:r w:rsidRPr="00263538">
        <w:rPr>
          <w:rFonts w:hint="eastAsia"/>
          <w:color w:val="00B0F0"/>
        </w:rPr>
        <w:lastRenderedPageBreak/>
        <w:t>T</w:t>
      </w:r>
      <w:r w:rsidRPr="00263538">
        <w:rPr>
          <w:color w:val="00B0F0"/>
        </w:rPr>
        <w:t xml:space="preserve">his chapter shows </w:t>
      </w:r>
      <w:r w:rsidR="004E5A6E" w:rsidRPr="00263538">
        <w:rPr>
          <w:color w:val="00B0F0"/>
        </w:rPr>
        <w:t>functions of DMS and ECU responsible for these functions.</w:t>
      </w:r>
    </w:p>
    <w:p w14:paraId="0BC21F67" w14:textId="77777777" w:rsidR="00A02CA8" w:rsidRPr="004E5A6E" w:rsidRDefault="00A02CA8" w:rsidP="00766459">
      <w:pPr>
        <w:ind w:leftChars="200" w:left="386"/>
        <w:rPr>
          <w:rFonts w:hint="eastAsia"/>
          <w:strike/>
        </w:rPr>
      </w:pPr>
    </w:p>
    <w:p w14:paraId="313B5A48" w14:textId="77777777" w:rsidR="00766459" w:rsidRPr="00494F92" w:rsidRDefault="00766459" w:rsidP="00766459">
      <w:pPr>
        <w:pStyle w:val="Heading3"/>
        <w:rPr>
          <w:rFonts w:hint="eastAsia"/>
          <w:color w:val="00B0F0"/>
        </w:rPr>
      </w:pPr>
      <w:bookmarkStart w:id="24" w:name="_Toc207119719"/>
      <w:r w:rsidRPr="00263538">
        <w:rPr>
          <w:rFonts w:hint="eastAsia"/>
        </w:rPr>
        <w:t>車両仕様情報の判定機能</w:t>
      </w:r>
      <w:r w:rsidRPr="00494F92">
        <w:rPr>
          <w:rFonts w:hint="eastAsia"/>
          <w:color w:val="00B0F0"/>
        </w:rPr>
        <w:t xml:space="preserve"> </w:t>
      </w:r>
      <w:bookmarkStart w:id="25" w:name="_Hlk169721217"/>
      <w:r w:rsidR="001147BD" w:rsidRPr="00494F92">
        <w:rPr>
          <w:rFonts w:hint="eastAsia"/>
          <w:color w:val="00B0F0"/>
          <w:sz w:val="20"/>
          <w:szCs w:val="22"/>
        </w:rPr>
        <w:t xml:space="preserve">/ </w:t>
      </w:r>
      <w:r w:rsidR="001147BD" w:rsidRPr="00494F92">
        <w:rPr>
          <w:color w:val="00B0F0"/>
          <w:sz w:val="20"/>
          <w:szCs w:val="22"/>
        </w:rPr>
        <w:t>Function for determining vehicle specification information</w:t>
      </w:r>
      <w:bookmarkEnd w:id="24"/>
      <w:bookmarkEnd w:id="25"/>
    </w:p>
    <w:p w14:paraId="4D0347E9" w14:textId="77777777" w:rsidR="00766459" w:rsidRPr="00AE2925" w:rsidRDefault="00766459" w:rsidP="00766459">
      <w:pPr>
        <w:ind w:leftChars="200" w:left="386"/>
        <w:rPr>
          <w:color w:val="000000"/>
        </w:rPr>
      </w:pPr>
    </w:p>
    <w:p w14:paraId="11EA81A0" w14:textId="77777777" w:rsidR="00766459" w:rsidRPr="00263538" w:rsidRDefault="00766459" w:rsidP="00766459">
      <w:pPr>
        <w:ind w:leftChars="200" w:left="386"/>
      </w:pPr>
      <w:r w:rsidRPr="00263538">
        <w:rPr>
          <w:rFonts w:hint="eastAsia"/>
        </w:rPr>
        <w:t>以下に示す</w:t>
      </w:r>
      <w:r w:rsidRPr="00263538">
        <w:rPr>
          <w:rFonts w:hint="eastAsia"/>
        </w:rPr>
        <w:t>ECU</w:t>
      </w:r>
      <w:r w:rsidRPr="00263538">
        <w:rPr>
          <w:rFonts w:hint="eastAsia"/>
        </w:rPr>
        <w:t>は車両毎のモード切替用ソフトスイッチ有無、設定モード種類を判定し、</w:t>
      </w:r>
      <w:r w:rsidRPr="00263538">
        <w:rPr>
          <w:rFonts w:hint="eastAsia"/>
        </w:rPr>
        <w:t>"HMI</w:t>
      </w:r>
      <w:r w:rsidRPr="00263538">
        <w:rPr>
          <w:rFonts w:hint="eastAsia"/>
        </w:rPr>
        <w:t>機能</w:t>
      </w:r>
      <w:r w:rsidRPr="00263538">
        <w:rPr>
          <w:rFonts w:hint="eastAsia"/>
        </w:rPr>
        <w:t>"</w:t>
      </w:r>
      <w:r w:rsidRPr="00263538">
        <w:rPr>
          <w:rFonts w:hint="eastAsia"/>
        </w:rPr>
        <w:t>を有する</w:t>
      </w:r>
      <w:r w:rsidRPr="00263538">
        <w:rPr>
          <w:rFonts w:hint="eastAsia"/>
        </w:rPr>
        <w:t>ECU</w:t>
      </w:r>
      <w:r w:rsidRPr="00263538">
        <w:rPr>
          <w:rFonts w:hint="eastAsia"/>
        </w:rPr>
        <w:t>に判定結果を提供する。</w:t>
      </w:r>
    </w:p>
    <w:p w14:paraId="6C7B91A4" w14:textId="77777777" w:rsidR="00766459" w:rsidRPr="00494F92" w:rsidRDefault="00725056" w:rsidP="00766459">
      <w:pPr>
        <w:ind w:leftChars="200" w:left="386"/>
        <w:rPr>
          <w:color w:val="00B0F0"/>
        </w:rPr>
      </w:pPr>
      <w:r w:rsidRPr="00494F92">
        <w:rPr>
          <w:color w:val="00B0F0"/>
        </w:rPr>
        <w:t xml:space="preserve">The following ECU </w:t>
      </w:r>
      <w:r w:rsidR="00FE7985" w:rsidRPr="00494F92">
        <w:rPr>
          <w:color w:val="00B0F0"/>
        </w:rPr>
        <w:t>judge</w:t>
      </w:r>
      <w:r w:rsidRPr="00494F92">
        <w:rPr>
          <w:color w:val="00B0F0"/>
        </w:rPr>
        <w:t xml:space="preserve">s the presence or absence of a soft switch for mode switching and </w:t>
      </w:r>
      <w:r w:rsidR="00FE7985" w:rsidRPr="00494F92">
        <w:rPr>
          <w:color w:val="00B0F0"/>
        </w:rPr>
        <w:t>judg</w:t>
      </w:r>
      <w:r w:rsidRPr="00494F92">
        <w:rPr>
          <w:color w:val="00B0F0"/>
        </w:rPr>
        <w:t>es which mode is set, and sends these information to</w:t>
      </w:r>
      <w:r w:rsidR="00FE7985" w:rsidRPr="00494F92">
        <w:rPr>
          <w:color w:val="00B0F0"/>
        </w:rPr>
        <w:t xml:space="preserve"> the</w:t>
      </w:r>
      <w:r w:rsidRPr="00494F92">
        <w:rPr>
          <w:color w:val="00B0F0"/>
        </w:rPr>
        <w:t xml:space="preserve"> ECU has “HMI Fun</w:t>
      </w:r>
      <w:r w:rsidR="009F15B3" w:rsidRPr="00494F92">
        <w:rPr>
          <w:color w:val="00B0F0"/>
        </w:rPr>
        <w:t>ction</w:t>
      </w:r>
      <w:r w:rsidRPr="00494F92">
        <w:rPr>
          <w:color w:val="00B0F0"/>
        </w:rPr>
        <w:t>”</w:t>
      </w:r>
      <w:r w:rsidR="009F15B3" w:rsidRPr="00494F92">
        <w:rPr>
          <w:color w:val="00B0F0"/>
        </w:rPr>
        <w:t>.</w:t>
      </w:r>
    </w:p>
    <w:p w14:paraId="5B8F3B76" w14:textId="77777777" w:rsidR="00A02CA8" w:rsidRPr="00AE2925" w:rsidRDefault="00A02CA8" w:rsidP="00766459">
      <w:pPr>
        <w:ind w:leftChars="200" w:left="386"/>
        <w:rPr>
          <w:rFonts w:hint="eastAsia"/>
          <w:color w:val="000000"/>
        </w:rPr>
      </w:pPr>
    </w:p>
    <w:p w14:paraId="20E8F383" w14:textId="77777777" w:rsidR="00766459" w:rsidRPr="00263538" w:rsidRDefault="00766459" w:rsidP="00766459">
      <w:pPr>
        <w:ind w:leftChars="200" w:left="386"/>
      </w:pPr>
      <w:r w:rsidRPr="00263538">
        <w:rPr>
          <w:rFonts w:hint="eastAsia"/>
        </w:rPr>
        <w:t>～</w:t>
      </w:r>
      <w:r w:rsidRPr="00263538">
        <w:rPr>
          <w:rFonts w:hint="eastAsia"/>
        </w:rPr>
        <w:t>19ePFv3</w:t>
      </w:r>
      <w:r w:rsidR="004069BB" w:rsidRPr="00263538">
        <w:rPr>
          <w:rFonts w:hint="eastAsia"/>
        </w:rPr>
        <w:t>：</w:t>
      </w:r>
      <w:r w:rsidRPr="00263538">
        <w:rPr>
          <w:rFonts w:hint="eastAsia"/>
        </w:rPr>
        <w:t>EFI/HV/EV ECU</w:t>
      </w:r>
    </w:p>
    <w:p w14:paraId="23D2B3AC" w14:textId="77777777" w:rsidR="00766459" w:rsidRPr="00263538" w:rsidRDefault="00766459" w:rsidP="00097E91">
      <w:pPr>
        <w:ind w:leftChars="200" w:left="386"/>
      </w:pPr>
      <w:r w:rsidRPr="00263538">
        <w:rPr>
          <w:rFonts w:hint="eastAsia"/>
        </w:rPr>
        <w:t>BEVstep3</w:t>
      </w:r>
      <w:r w:rsidRPr="00263538">
        <w:rPr>
          <w:rFonts w:hint="eastAsia"/>
        </w:rPr>
        <w:t>：</w:t>
      </w:r>
      <w:r w:rsidRPr="00263538">
        <w:rPr>
          <w:rFonts w:hint="eastAsia"/>
        </w:rPr>
        <w:t>D-DC</w:t>
      </w:r>
    </w:p>
    <w:p w14:paraId="6543811C" w14:textId="77777777" w:rsidR="00097E91" w:rsidRPr="00AE2925" w:rsidRDefault="00097E91" w:rsidP="00097E91">
      <w:pPr>
        <w:ind w:leftChars="200" w:left="386"/>
        <w:rPr>
          <w:rFonts w:hint="eastAsia"/>
          <w:color w:val="000000"/>
        </w:rPr>
      </w:pPr>
    </w:p>
    <w:p w14:paraId="69BCEEC7" w14:textId="77777777" w:rsidR="00766459" w:rsidRPr="00494F92" w:rsidRDefault="00766459" w:rsidP="00766459">
      <w:pPr>
        <w:pStyle w:val="Heading3"/>
        <w:numPr>
          <w:ilvl w:val="2"/>
          <w:numId w:val="1"/>
        </w:numPr>
        <w:rPr>
          <w:rFonts w:hint="eastAsia"/>
          <w:color w:val="00B0F0"/>
        </w:rPr>
      </w:pPr>
      <w:bookmarkStart w:id="26" w:name="_Toc207119720"/>
      <w:r w:rsidRPr="00263538">
        <w:rPr>
          <w:rFonts w:hint="eastAsia"/>
        </w:rPr>
        <w:t>モード判定機能</w:t>
      </w:r>
      <w:r w:rsidRPr="00494F92">
        <w:rPr>
          <w:rFonts w:hint="eastAsia"/>
          <w:color w:val="00B0F0"/>
        </w:rPr>
        <w:t xml:space="preserve"> </w:t>
      </w:r>
      <w:bookmarkStart w:id="27" w:name="_Hlk169721245"/>
      <w:r w:rsidR="001147BD" w:rsidRPr="00494F92">
        <w:rPr>
          <w:rFonts w:hint="eastAsia"/>
          <w:color w:val="00B0F0"/>
          <w:sz w:val="20"/>
          <w:szCs w:val="22"/>
        </w:rPr>
        <w:t xml:space="preserve">/ </w:t>
      </w:r>
      <w:r w:rsidR="001147BD" w:rsidRPr="00494F92">
        <w:rPr>
          <w:color w:val="00B0F0"/>
          <w:sz w:val="20"/>
          <w:szCs w:val="22"/>
        </w:rPr>
        <w:t>Mode Judgment Function</w:t>
      </w:r>
      <w:bookmarkEnd w:id="26"/>
      <w:bookmarkEnd w:id="27"/>
    </w:p>
    <w:p w14:paraId="10213FCF" w14:textId="77777777" w:rsidR="00766459" w:rsidRPr="00AE2925" w:rsidRDefault="00766459" w:rsidP="00766459">
      <w:pPr>
        <w:ind w:leftChars="200" w:left="386"/>
        <w:rPr>
          <w:color w:val="000000"/>
        </w:rPr>
      </w:pPr>
    </w:p>
    <w:p w14:paraId="669990CF" w14:textId="77777777" w:rsidR="00766459" w:rsidRPr="00263538" w:rsidRDefault="00766459" w:rsidP="00766459">
      <w:pPr>
        <w:ind w:leftChars="200" w:left="386"/>
      </w:pPr>
      <w:r w:rsidRPr="00263538">
        <w:rPr>
          <w:rFonts w:hint="eastAsia"/>
        </w:rPr>
        <w:t>以下に示す</w:t>
      </w:r>
      <w:r w:rsidRPr="00263538">
        <w:rPr>
          <w:rFonts w:hint="eastAsia"/>
        </w:rPr>
        <w:t>ECU</w:t>
      </w:r>
      <w:r w:rsidRPr="00263538">
        <w:rPr>
          <w:rFonts w:hint="eastAsia"/>
        </w:rPr>
        <w:t>はモード判定する機能を持つ。モード判定は</w:t>
      </w:r>
      <w:r w:rsidR="005154B9" w:rsidRPr="00263538">
        <w:rPr>
          <w:rFonts w:hint="eastAsia"/>
        </w:rPr>
        <w:t>DMS</w:t>
      </w:r>
      <w:r w:rsidR="005154B9" w:rsidRPr="00263538">
        <w:rPr>
          <w:rFonts w:hint="eastAsia"/>
        </w:rPr>
        <w:t>スイッチ</w:t>
      </w:r>
      <w:r w:rsidRPr="00263538">
        <w:rPr>
          <w:rFonts w:hint="eastAsia"/>
        </w:rPr>
        <w:t>操作によるじか線入力または</w:t>
      </w:r>
      <w:r w:rsidRPr="00263538">
        <w:rPr>
          <w:rFonts w:hint="eastAsia"/>
        </w:rPr>
        <w:t>CAN</w:t>
      </w:r>
      <w:r w:rsidRPr="00263538">
        <w:rPr>
          <w:rFonts w:hint="eastAsia"/>
        </w:rPr>
        <w:t>信号を元に行い、判定結果を各ＥＣＵに対して提供する。</w:t>
      </w:r>
    </w:p>
    <w:p w14:paraId="2C554046" w14:textId="77777777" w:rsidR="00766459" w:rsidRPr="00494F92" w:rsidRDefault="00E23B87" w:rsidP="00766459">
      <w:pPr>
        <w:ind w:leftChars="200" w:left="386"/>
        <w:rPr>
          <w:color w:val="00B0F0"/>
        </w:rPr>
      </w:pPr>
      <w:r w:rsidRPr="00494F92">
        <w:rPr>
          <w:color w:val="00B0F0"/>
        </w:rPr>
        <w:t xml:space="preserve">The following ECU has </w:t>
      </w:r>
      <w:r w:rsidR="005154B9" w:rsidRPr="00494F92">
        <w:rPr>
          <w:color w:val="00B0F0"/>
        </w:rPr>
        <w:t>mode judgment</w:t>
      </w:r>
      <w:r w:rsidRPr="00494F92">
        <w:rPr>
          <w:color w:val="00B0F0"/>
        </w:rPr>
        <w:t xml:space="preserve"> </w:t>
      </w:r>
      <w:r w:rsidR="005154B9" w:rsidRPr="00494F92">
        <w:rPr>
          <w:color w:val="00B0F0"/>
        </w:rPr>
        <w:t xml:space="preserve">function. The ECU judges the mode based on information of  </w:t>
      </w:r>
      <w:r w:rsidR="005154B9" w:rsidRPr="00494F92">
        <w:rPr>
          <w:rFonts w:hint="eastAsia"/>
          <w:color w:val="00B0F0"/>
        </w:rPr>
        <w:t>DMS</w:t>
      </w:r>
      <w:r w:rsidR="005154B9" w:rsidRPr="00494F92">
        <w:rPr>
          <w:color w:val="00B0F0"/>
        </w:rPr>
        <w:t xml:space="preserve"> switch operation(direct line signal or CAN signal). Moreover, the ECU sends result of the judgement to each ECU.</w:t>
      </w:r>
    </w:p>
    <w:p w14:paraId="5D8F868F" w14:textId="77777777" w:rsidR="00E23B87" w:rsidRPr="00AE2925" w:rsidRDefault="00E23B87" w:rsidP="00766459">
      <w:pPr>
        <w:ind w:leftChars="200" w:left="386"/>
        <w:rPr>
          <w:rFonts w:hint="eastAsia"/>
          <w:color w:val="000000"/>
        </w:rPr>
      </w:pPr>
    </w:p>
    <w:p w14:paraId="662A0093" w14:textId="77777777" w:rsidR="00766459" w:rsidRPr="00263538" w:rsidRDefault="00766459" w:rsidP="00766459">
      <w:pPr>
        <w:ind w:leftChars="200" w:left="386"/>
      </w:pPr>
      <w:r w:rsidRPr="00263538">
        <w:rPr>
          <w:rFonts w:hint="eastAsia"/>
        </w:rPr>
        <w:t>～</w:t>
      </w:r>
      <w:r w:rsidRPr="00263538">
        <w:rPr>
          <w:rFonts w:hint="eastAsia"/>
        </w:rPr>
        <w:t>19ePFv3</w:t>
      </w:r>
      <w:r w:rsidR="004069BB" w:rsidRPr="00263538">
        <w:rPr>
          <w:rFonts w:hint="eastAsia"/>
        </w:rPr>
        <w:t>：</w:t>
      </w:r>
      <w:r w:rsidRPr="00263538">
        <w:rPr>
          <w:rFonts w:hint="eastAsia"/>
        </w:rPr>
        <w:t>EFI/HV/EV ECU</w:t>
      </w:r>
    </w:p>
    <w:p w14:paraId="7465056E" w14:textId="77777777" w:rsidR="00B53A5A" w:rsidRPr="00263538" w:rsidRDefault="00766459" w:rsidP="00097E91">
      <w:pPr>
        <w:ind w:leftChars="200" w:left="386"/>
      </w:pPr>
      <w:r w:rsidRPr="00263538">
        <w:rPr>
          <w:rFonts w:hint="eastAsia"/>
        </w:rPr>
        <w:t>BEVstep3</w:t>
      </w:r>
      <w:r w:rsidRPr="00263538">
        <w:rPr>
          <w:rFonts w:hint="eastAsia"/>
        </w:rPr>
        <w:t>：</w:t>
      </w:r>
      <w:r w:rsidRPr="00263538">
        <w:rPr>
          <w:rFonts w:hint="eastAsia"/>
        </w:rPr>
        <w:t>D-DC</w:t>
      </w:r>
    </w:p>
    <w:p w14:paraId="628E3ABB" w14:textId="77777777" w:rsidR="00097E91" w:rsidRPr="00AE2925" w:rsidRDefault="00097E91" w:rsidP="00097E91">
      <w:pPr>
        <w:ind w:leftChars="200" w:left="386"/>
        <w:rPr>
          <w:color w:val="000000"/>
        </w:rPr>
      </w:pPr>
    </w:p>
    <w:p w14:paraId="056FF5D3" w14:textId="77777777" w:rsidR="00766459" w:rsidRPr="00494F92" w:rsidRDefault="00766459" w:rsidP="00766459">
      <w:pPr>
        <w:pStyle w:val="Heading3"/>
        <w:numPr>
          <w:ilvl w:val="2"/>
          <w:numId w:val="1"/>
        </w:numPr>
        <w:rPr>
          <w:rFonts w:hint="eastAsia"/>
          <w:color w:val="00B0F0"/>
        </w:rPr>
      </w:pPr>
      <w:bookmarkStart w:id="28" w:name="_Toc207119721"/>
      <w:r w:rsidRPr="00263538">
        <w:rPr>
          <w:rFonts w:hint="eastAsia"/>
        </w:rPr>
        <w:t>カスタマイズ情報の保持機能</w:t>
      </w:r>
      <w:r w:rsidRPr="00494F92">
        <w:rPr>
          <w:rFonts w:hint="eastAsia"/>
          <w:color w:val="00B0F0"/>
        </w:rPr>
        <w:t xml:space="preserve"> </w:t>
      </w:r>
      <w:bookmarkStart w:id="29" w:name="_Hlk169721270"/>
      <w:r w:rsidR="001147BD" w:rsidRPr="00494F92">
        <w:rPr>
          <w:rFonts w:hint="eastAsia"/>
          <w:color w:val="00B0F0"/>
          <w:sz w:val="20"/>
          <w:szCs w:val="22"/>
        </w:rPr>
        <w:t xml:space="preserve">/ </w:t>
      </w:r>
      <w:r w:rsidR="001147BD" w:rsidRPr="00494F92">
        <w:rPr>
          <w:color w:val="00B0F0"/>
          <w:sz w:val="20"/>
          <w:szCs w:val="22"/>
        </w:rPr>
        <w:t>Customization information retention function</w:t>
      </w:r>
      <w:bookmarkEnd w:id="28"/>
      <w:bookmarkEnd w:id="29"/>
    </w:p>
    <w:p w14:paraId="3336439E" w14:textId="77777777" w:rsidR="00766459" w:rsidRPr="00AE2925" w:rsidRDefault="00766459" w:rsidP="00766459">
      <w:pPr>
        <w:ind w:leftChars="200" w:left="386"/>
        <w:rPr>
          <w:color w:val="000000"/>
        </w:rPr>
      </w:pPr>
    </w:p>
    <w:p w14:paraId="43CCE56E" w14:textId="77777777" w:rsidR="00766459" w:rsidRPr="00263538" w:rsidRDefault="00766459" w:rsidP="00766459">
      <w:pPr>
        <w:ind w:leftChars="200" w:left="386"/>
      </w:pPr>
      <w:r w:rsidRPr="00263538">
        <w:rPr>
          <w:rFonts w:hint="eastAsia"/>
        </w:rPr>
        <w:t>以下に示す</w:t>
      </w:r>
      <w:r w:rsidRPr="00263538">
        <w:rPr>
          <w:rFonts w:hint="eastAsia"/>
        </w:rPr>
        <w:t>ECU</w:t>
      </w:r>
      <w:r w:rsidRPr="00263538">
        <w:rPr>
          <w:rFonts w:hint="eastAsia"/>
        </w:rPr>
        <w:t>は</w:t>
      </w:r>
      <w:r w:rsidRPr="00263538">
        <w:rPr>
          <w:rFonts w:hint="eastAsia"/>
        </w:rPr>
        <w:t>"HMI</w:t>
      </w:r>
      <w:r w:rsidRPr="00263538">
        <w:rPr>
          <w:rFonts w:hint="eastAsia"/>
        </w:rPr>
        <w:t>機能</w:t>
      </w:r>
      <w:r w:rsidRPr="00263538">
        <w:rPr>
          <w:rFonts w:hint="eastAsia"/>
        </w:rPr>
        <w:t>"</w:t>
      </w:r>
      <w:r w:rsidRPr="00263538">
        <w:rPr>
          <w:rFonts w:hint="eastAsia"/>
        </w:rPr>
        <w:t>を有する</w:t>
      </w:r>
      <w:r w:rsidRPr="00263538">
        <w:rPr>
          <w:rFonts w:hint="eastAsia"/>
        </w:rPr>
        <w:t>ECU</w:t>
      </w:r>
      <w:r w:rsidRPr="00263538">
        <w:rPr>
          <w:rFonts w:hint="eastAsia"/>
        </w:rPr>
        <w:t>からのカスタマイズスイッチ操作情報を受信し、カスタマイズ情報を保持する。</w:t>
      </w:r>
    </w:p>
    <w:p w14:paraId="268A8F6B" w14:textId="77777777" w:rsidR="00766459" w:rsidRPr="00494F92" w:rsidRDefault="002E66C8" w:rsidP="00766459">
      <w:pPr>
        <w:ind w:leftChars="200" w:left="386"/>
        <w:rPr>
          <w:color w:val="00B0F0"/>
        </w:rPr>
      </w:pPr>
      <w:r w:rsidRPr="00494F92">
        <w:rPr>
          <w:rFonts w:hint="eastAsia"/>
          <w:color w:val="00B0F0"/>
        </w:rPr>
        <w:t>T</w:t>
      </w:r>
      <w:r w:rsidRPr="00494F92">
        <w:rPr>
          <w:color w:val="00B0F0"/>
        </w:rPr>
        <w:t xml:space="preserve">he following ECU receives </w:t>
      </w:r>
      <w:r w:rsidR="00FD4943" w:rsidRPr="00494F92">
        <w:rPr>
          <w:color w:val="00B0F0"/>
        </w:rPr>
        <w:t>information of customization switch operation from the ECU has “HMI function”. Moreover, The ECU retains the information.</w:t>
      </w:r>
    </w:p>
    <w:p w14:paraId="2CACC946" w14:textId="77777777" w:rsidR="002E66C8" w:rsidRPr="00AE2925" w:rsidRDefault="002E66C8" w:rsidP="00766459">
      <w:pPr>
        <w:ind w:leftChars="200" w:left="386"/>
        <w:rPr>
          <w:rFonts w:hint="eastAsia"/>
          <w:color w:val="000000"/>
        </w:rPr>
      </w:pPr>
    </w:p>
    <w:p w14:paraId="7BB24E41" w14:textId="77777777" w:rsidR="00766459" w:rsidRPr="00494F92" w:rsidRDefault="00766459" w:rsidP="00766459">
      <w:pPr>
        <w:ind w:leftChars="200" w:left="386"/>
        <w:rPr>
          <w:color w:val="00B0F0"/>
        </w:rPr>
      </w:pPr>
      <w:r w:rsidRPr="00263538">
        <w:rPr>
          <w:rFonts w:hint="eastAsia"/>
        </w:rPr>
        <w:t xml:space="preserve">- </w:t>
      </w:r>
      <w:r w:rsidRPr="00263538">
        <w:rPr>
          <w:rFonts w:hint="eastAsia"/>
        </w:rPr>
        <w:t>パワートレイン系機能</w:t>
      </w:r>
      <w:r w:rsidR="00FD4943" w:rsidRPr="00494F92">
        <w:rPr>
          <w:rFonts w:hint="eastAsia"/>
          <w:color w:val="00B0F0"/>
        </w:rPr>
        <w:t xml:space="preserve"> </w:t>
      </w:r>
      <w:r w:rsidR="00FD4943" w:rsidRPr="00494F92">
        <w:rPr>
          <w:color w:val="00B0F0"/>
        </w:rPr>
        <w:t>/ Powertrain function</w:t>
      </w:r>
    </w:p>
    <w:p w14:paraId="02710CED" w14:textId="77777777" w:rsidR="00766459" w:rsidRPr="00263538" w:rsidRDefault="00766459" w:rsidP="00766459">
      <w:pPr>
        <w:ind w:leftChars="200" w:left="386"/>
      </w:pPr>
      <w:r w:rsidRPr="00263538">
        <w:rPr>
          <w:rFonts w:hint="eastAsia"/>
        </w:rPr>
        <w:t>以下に示す</w:t>
      </w:r>
      <w:r w:rsidRPr="00263538">
        <w:rPr>
          <w:rFonts w:hint="eastAsia"/>
        </w:rPr>
        <w:t>ECU</w:t>
      </w:r>
      <w:r w:rsidRPr="00263538">
        <w:rPr>
          <w:rFonts w:hint="eastAsia"/>
        </w:rPr>
        <w:t>はパワートレイン系のカスタマイズ情報を保持する。</w:t>
      </w:r>
    </w:p>
    <w:p w14:paraId="46099692" w14:textId="77777777" w:rsidR="00FD4943" w:rsidRPr="00494F92" w:rsidRDefault="00FD4943" w:rsidP="00766459">
      <w:pPr>
        <w:ind w:leftChars="200" w:left="386"/>
        <w:rPr>
          <w:color w:val="00B0F0"/>
        </w:rPr>
      </w:pPr>
      <w:r w:rsidRPr="00494F92">
        <w:rPr>
          <w:color w:val="00B0F0"/>
        </w:rPr>
        <w:t>The following ECU retains information of powertrain customization.</w:t>
      </w:r>
    </w:p>
    <w:p w14:paraId="78E23AE6" w14:textId="77777777" w:rsidR="00FD4943" w:rsidRPr="00AE2925" w:rsidRDefault="00FD4943" w:rsidP="00766459">
      <w:pPr>
        <w:ind w:leftChars="200" w:left="386"/>
        <w:rPr>
          <w:rFonts w:hint="eastAsia"/>
          <w:color w:val="000000"/>
        </w:rPr>
      </w:pPr>
    </w:p>
    <w:p w14:paraId="19FA94ED" w14:textId="77777777" w:rsidR="00766459" w:rsidRPr="00263538" w:rsidRDefault="00766459" w:rsidP="00766459">
      <w:pPr>
        <w:ind w:leftChars="200" w:left="386"/>
      </w:pPr>
      <w:r w:rsidRPr="00263538">
        <w:rPr>
          <w:rFonts w:hint="eastAsia"/>
        </w:rPr>
        <w:t>～</w:t>
      </w:r>
      <w:r w:rsidRPr="00263538">
        <w:rPr>
          <w:rFonts w:hint="eastAsia"/>
        </w:rPr>
        <w:t>19ePFv3</w:t>
      </w:r>
      <w:r w:rsidR="004069BB" w:rsidRPr="00263538">
        <w:rPr>
          <w:rFonts w:hint="eastAsia"/>
        </w:rPr>
        <w:t>：</w:t>
      </w:r>
      <w:r w:rsidRPr="00263538">
        <w:rPr>
          <w:rFonts w:hint="eastAsia"/>
        </w:rPr>
        <w:t>EFI/HV/EV ECU</w:t>
      </w:r>
    </w:p>
    <w:p w14:paraId="3D2FF5E1" w14:textId="77777777" w:rsidR="00766459" w:rsidRPr="00263538" w:rsidRDefault="00766459" w:rsidP="00766459">
      <w:pPr>
        <w:ind w:leftChars="200" w:left="386"/>
      </w:pPr>
      <w:r w:rsidRPr="00263538">
        <w:rPr>
          <w:rFonts w:hint="eastAsia"/>
        </w:rPr>
        <w:t>BEVstep3</w:t>
      </w:r>
      <w:r w:rsidRPr="00263538">
        <w:rPr>
          <w:rFonts w:hint="eastAsia"/>
        </w:rPr>
        <w:t>：</w:t>
      </w:r>
      <w:r w:rsidRPr="00263538">
        <w:rPr>
          <w:rFonts w:hint="eastAsia"/>
        </w:rPr>
        <w:t>D-DC</w:t>
      </w:r>
    </w:p>
    <w:p w14:paraId="73F891E6" w14:textId="77777777" w:rsidR="00766459" w:rsidRPr="00AE2925" w:rsidRDefault="00766459" w:rsidP="00766459">
      <w:pPr>
        <w:ind w:leftChars="200" w:left="386"/>
        <w:rPr>
          <w:color w:val="000000"/>
        </w:rPr>
      </w:pPr>
    </w:p>
    <w:p w14:paraId="22022A9B" w14:textId="77777777" w:rsidR="00766459" w:rsidRPr="00494F92" w:rsidRDefault="00766459" w:rsidP="00766459">
      <w:pPr>
        <w:ind w:leftChars="200" w:left="386"/>
        <w:rPr>
          <w:color w:val="00B0F0"/>
        </w:rPr>
      </w:pPr>
      <w:r w:rsidRPr="00263538">
        <w:rPr>
          <w:rFonts w:hint="eastAsia"/>
        </w:rPr>
        <w:t xml:space="preserve">- </w:t>
      </w:r>
      <w:r w:rsidRPr="00263538">
        <w:rPr>
          <w:rFonts w:hint="eastAsia"/>
        </w:rPr>
        <w:t>シャシー系機能</w:t>
      </w:r>
      <w:r w:rsidR="00FD4943" w:rsidRPr="00494F92">
        <w:rPr>
          <w:rFonts w:hint="eastAsia"/>
          <w:color w:val="00B0F0"/>
        </w:rPr>
        <w:t xml:space="preserve"> </w:t>
      </w:r>
      <w:r w:rsidR="00FD4943" w:rsidRPr="00494F92">
        <w:rPr>
          <w:color w:val="00B0F0"/>
        </w:rPr>
        <w:t>/ Chassis function</w:t>
      </w:r>
    </w:p>
    <w:p w14:paraId="48292E23" w14:textId="77777777" w:rsidR="00766459" w:rsidRPr="00263538" w:rsidRDefault="00766459" w:rsidP="00766459">
      <w:pPr>
        <w:ind w:leftChars="200" w:left="386"/>
      </w:pPr>
      <w:r w:rsidRPr="00263538">
        <w:rPr>
          <w:rFonts w:hint="eastAsia"/>
        </w:rPr>
        <w:t>以下に示す</w:t>
      </w:r>
      <w:r w:rsidRPr="00263538">
        <w:rPr>
          <w:rFonts w:hint="eastAsia"/>
        </w:rPr>
        <w:t>ECU</w:t>
      </w:r>
      <w:r w:rsidRPr="00263538">
        <w:rPr>
          <w:rFonts w:hint="eastAsia"/>
        </w:rPr>
        <w:t>は、サスペンション、ステアリング、ブレーキのカスタマイズ情報を保持する。</w:t>
      </w:r>
    </w:p>
    <w:p w14:paraId="6EDBC689" w14:textId="77777777" w:rsidR="00FD4943" w:rsidRPr="00494F92" w:rsidRDefault="00FD4943" w:rsidP="00766459">
      <w:pPr>
        <w:ind w:leftChars="200" w:left="386"/>
        <w:rPr>
          <w:color w:val="00B0F0"/>
        </w:rPr>
      </w:pPr>
      <w:r w:rsidRPr="00494F92">
        <w:rPr>
          <w:color w:val="00B0F0"/>
        </w:rPr>
        <w:t>The following ECU retains information of chassis(suspension, steering, brake) customization.</w:t>
      </w:r>
    </w:p>
    <w:p w14:paraId="005C5D1A" w14:textId="77777777" w:rsidR="00FD4943" w:rsidRPr="00AE2925" w:rsidRDefault="00FD4943" w:rsidP="00766459">
      <w:pPr>
        <w:ind w:leftChars="200" w:left="386"/>
        <w:rPr>
          <w:color w:val="000000"/>
        </w:rPr>
      </w:pPr>
    </w:p>
    <w:p w14:paraId="726C4E23" w14:textId="77777777" w:rsidR="00766459" w:rsidRPr="004E2780" w:rsidRDefault="00766459" w:rsidP="00766459">
      <w:pPr>
        <w:ind w:leftChars="200" w:left="386"/>
      </w:pPr>
      <w:r w:rsidRPr="004E2780">
        <w:rPr>
          <w:rFonts w:hint="eastAsia"/>
        </w:rPr>
        <w:t>～</w:t>
      </w:r>
      <w:r w:rsidRPr="004E2780">
        <w:rPr>
          <w:rFonts w:hint="eastAsia"/>
        </w:rPr>
        <w:t>19ePFv3</w:t>
      </w:r>
      <w:r w:rsidR="004069BB" w:rsidRPr="004E2780">
        <w:rPr>
          <w:rFonts w:hint="eastAsia"/>
        </w:rPr>
        <w:t>：</w:t>
      </w:r>
      <w:r w:rsidRPr="004E2780">
        <w:rPr>
          <w:rFonts w:hint="eastAsia"/>
        </w:rPr>
        <w:t>VDIM/VSC ECU</w:t>
      </w:r>
    </w:p>
    <w:p w14:paraId="3FFE8E8D" w14:textId="77777777" w:rsidR="00766459" w:rsidRPr="004E2780" w:rsidRDefault="00766459" w:rsidP="00766459">
      <w:pPr>
        <w:ind w:leftChars="200" w:left="386"/>
      </w:pPr>
      <w:r w:rsidRPr="004E2780">
        <w:rPr>
          <w:rFonts w:hint="eastAsia"/>
        </w:rPr>
        <w:t>BEVstep3</w:t>
      </w:r>
      <w:r w:rsidRPr="004E2780">
        <w:rPr>
          <w:rFonts w:hint="eastAsia"/>
        </w:rPr>
        <w:t>：</w:t>
      </w:r>
      <w:r w:rsidRPr="004E2780">
        <w:rPr>
          <w:rFonts w:hint="eastAsia"/>
        </w:rPr>
        <w:t>D-DC</w:t>
      </w:r>
    </w:p>
    <w:p w14:paraId="23AF866D" w14:textId="77777777" w:rsidR="00766459" w:rsidRPr="00AE2925" w:rsidRDefault="00766459" w:rsidP="00766459">
      <w:pPr>
        <w:ind w:leftChars="200" w:left="386"/>
        <w:rPr>
          <w:color w:val="000000"/>
        </w:rPr>
      </w:pPr>
    </w:p>
    <w:p w14:paraId="1FC4B6DA" w14:textId="77777777" w:rsidR="00766459" w:rsidRPr="00494F92" w:rsidRDefault="00B53A5A" w:rsidP="00766459">
      <w:pPr>
        <w:ind w:leftChars="200" w:left="386"/>
        <w:rPr>
          <w:color w:val="00B0F0"/>
        </w:rPr>
      </w:pPr>
      <w:r w:rsidRPr="004E2780">
        <w:rPr>
          <w:rFonts w:hint="eastAsia"/>
        </w:rPr>
        <w:t xml:space="preserve">- </w:t>
      </w:r>
      <w:r w:rsidRPr="004E2780">
        <w:rPr>
          <w:rFonts w:hint="eastAsia"/>
        </w:rPr>
        <w:t>エアコン機能</w:t>
      </w:r>
      <w:r w:rsidR="00FD4943" w:rsidRPr="00494F92">
        <w:rPr>
          <w:rFonts w:hint="eastAsia"/>
          <w:color w:val="00B0F0"/>
        </w:rPr>
        <w:t xml:space="preserve"> </w:t>
      </w:r>
      <w:r w:rsidR="00FD4943" w:rsidRPr="00494F92">
        <w:rPr>
          <w:color w:val="00B0F0"/>
        </w:rPr>
        <w:t>/ Climate control function</w:t>
      </w:r>
    </w:p>
    <w:p w14:paraId="58A785F6" w14:textId="77777777" w:rsidR="00766459" w:rsidRPr="004E2780" w:rsidRDefault="00B53A5A" w:rsidP="00766459">
      <w:pPr>
        <w:ind w:leftChars="200" w:left="386"/>
      </w:pPr>
      <w:r w:rsidRPr="004E2780">
        <w:rPr>
          <w:rFonts w:hint="eastAsia"/>
        </w:rPr>
        <w:t>以下に示す</w:t>
      </w:r>
      <w:r w:rsidRPr="004E2780">
        <w:rPr>
          <w:rFonts w:hint="eastAsia"/>
        </w:rPr>
        <w:t>ECU</w:t>
      </w:r>
      <w:r w:rsidRPr="004E2780">
        <w:rPr>
          <w:rFonts w:hint="eastAsia"/>
        </w:rPr>
        <w:t>は、エアコン機能のカスタマイズ情報を保持する。</w:t>
      </w:r>
    </w:p>
    <w:p w14:paraId="2DCB141F" w14:textId="77777777" w:rsidR="003B5AE9" w:rsidRPr="00494F92" w:rsidRDefault="003B5AE9" w:rsidP="00766459">
      <w:pPr>
        <w:ind w:leftChars="200" w:left="386"/>
        <w:rPr>
          <w:color w:val="00B0F0"/>
        </w:rPr>
      </w:pPr>
      <w:r w:rsidRPr="00494F92">
        <w:rPr>
          <w:color w:val="00B0F0"/>
        </w:rPr>
        <w:t>The following ECU retains information of climate control customization.</w:t>
      </w:r>
    </w:p>
    <w:p w14:paraId="62CFB65C" w14:textId="77777777" w:rsidR="003B5AE9" w:rsidRPr="00AE2925" w:rsidRDefault="003B5AE9" w:rsidP="00766459">
      <w:pPr>
        <w:ind w:leftChars="200" w:left="386"/>
        <w:rPr>
          <w:color w:val="000000"/>
        </w:rPr>
      </w:pPr>
    </w:p>
    <w:p w14:paraId="5593E41A" w14:textId="77777777" w:rsidR="00766459" w:rsidRPr="004E2780" w:rsidRDefault="00B53A5A" w:rsidP="00766459">
      <w:pPr>
        <w:ind w:leftChars="200" w:left="386"/>
      </w:pPr>
      <w:r w:rsidRPr="004E2780">
        <w:rPr>
          <w:rFonts w:hint="eastAsia"/>
        </w:rPr>
        <w:t>～</w:t>
      </w:r>
      <w:r w:rsidRPr="004E2780">
        <w:rPr>
          <w:rFonts w:hint="eastAsia"/>
        </w:rPr>
        <w:t>19ePFv3</w:t>
      </w:r>
      <w:r w:rsidR="004069BB" w:rsidRPr="004E2780">
        <w:rPr>
          <w:rFonts w:hint="eastAsia"/>
        </w:rPr>
        <w:t>：</w:t>
      </w:r>
      <w:r w:rsidRPr="004E2780">
        <w:rPr>
          <w:rFonts w:hint="eastAsia"/>
        </w:rPr>
        <w:t>A/C ECU</w:t>
      </w:r>
    </w:p>
    <w:p w14:paraId="25A29CE1" w14:textId="77777777" w:rsidR="00B53A5A" w:rsidRPr="004E2780" w:rsidRDefault="00B53A5A" w:rsidP="00097E91">
      <w:pPr>
        <w:ind w:leftChars="200" w:left="386"/>
      </w:pPr>
      <w:r w:rsidRPr="004E2780">
        <w:rPr>
          <w:rFonts w:hint="eastAsia"/>
        </w:rPr>
        <w:t>BEVstep3</w:t>
      </w:r>
      <w:r w:rsidRPr="004E2780">
        <w:rPr>
          <w:rFonts w:hint="eastAsia"/>
        </w:rPr>
        <w:t>：</w:t>
      </w:r>
      <w:r w:rsidRPr="004E2780">
        <w:rPr>
          <w:rFonts w:hint="eastAsia"/>
        </w:rPr>
        <w:t>D-DC</w:t>
      </w:r>
    </w:p>
    <w:p w14:paraId="6A6918A3" w14:textId="77777777" w:rsidR="00097E91" w:rsidRPr="00AE2925" w:rsidRDefault="00097E91" w:rsidP="00097E91">
      <w:pPr>
        <w:ind w:leftChars="200" w:left="386"/>
        <w:rPr>
          <w:rFonts w:hint="eastAsia"/>
          <w:color w:val="000000"/>
        </w:rPr>
      </w:pPr>
    </w:p>
    <w:p w14:paraId="5CE30832" w14:textId="77777777" w:rsidR="00097E91" w:rsidRPr="00494F92" w:rsidRDefault="00097E91" w:rsidP="00097E91">
      <w:pPr>
        <w:pStyle w:val="Heading3"/>
        <w:numPr>
          <w:ilvl w:val="2"/>
          <w:numId w:val="1"/>
        </w:numPr>
        <w:rPr>
          <w:rFonts w:hint="eastAsia"/>
          <w:color w:val="00B0F0"/>
        </w:rPr>
      </w:pPr>
      <w:bookmarkStart w:id="30" w:name="_Ref188895229"/>
      <w:bookmarkStart w:id="31" w:name="_Toc207119722"/>
      <w:r w:rsidRPr="004E2780">
        <w:rPr>
          <w:rFonts w:hint="eastAsia"/>
        </w:rPr>
        <w:t>HMI</w:t>
      </w:r>
      <w:r w:rsidRPr="004E2780">
        <w:rPr>
          <w:rFonts w:hint="eastAsia"/>
        </w:rPr>
        <w:t>機能</w:t>
      </w:r>
      <w:r w:rsidRPr="00494F92">
        <w:rPr>
          <w:rFonts w:hint="eastAsia"/>
          <w:color w:val="00B0F0"/>
        </w:rPr>
        <w:t xml:space="preserve"> </w:t>
      </w:r>
      <w:bookmarkStart w:id="32" w:name="_Hlk169721290"/>
      <w:r w:rsidR="001147BD" w:rsidRPr="00494F92">
        <w:rPr>
          <w:rFonts w:hint="eastAsia"/>
          <w:color w:val="00B0F0"/>
          <w:sz w:val="20"/>
          <w:szCs w:val="22"/>
        </w:rPr>
        <w:t>/ HMI function</w:t>
      </w:r>
      <w:bookmarkEnd w:id="30"/>
      <w:bookmarkEnd w:id="31"/>
      <w:bookmarkEnd w:id="32"/>
    </w:p>
    <w:p w14:paraId="0CBE3DFC" w14:textId="77777777" w:rsidR="00097E91" w:rsidRPr="00AE2925" w:rsidRDefault="00097E91" w:rsidP="00097E91">
      <w:pPr>
        <w:ind w:leftChars="200" w:left="386"/>
        <w:rPr>
          <w:color w:val="000000"/>
        </w:rPr>
      </w:pPr>
    </w:p>
    <w:p w14:paraId="795C9B86" w14:textId="77777777" w:rsidR="00097E91" w:rsidRPr="00494F92" w:rsidRDefault="00097E91" w:rsidP="00097E91">
      <w:pPr>
        <w:ind w:leftChars="200" w:left="386"/>
        <w:rPr>
          <w:color w:val="00B0F0"/>
        </w:rPr>
      </w:pPr>
      <w:r w:rsidRPr="004E2780">
        <w:rPr>
          <w:rFonts w:hint="eastAsia"/>
        </w:rPr>
        <w:t>-</w:t>
      </w:r>
      <w:r w:rsidRPr="004E2780">
        <w:t xml:space="preserve"> </w:t>
      </w:r>
      <w:r w:rsidR="00B53A5A" w:rsidRPr="004E2780">
        <w:rPr>
          <w:rFonts w:hint="eastAsia"/>
        </w:rPr>
        <w:t>表示機能</w:t>
      </w:r>
      <w:r w:rsidR="0070651B" w:rsidRPr="00494F92">
        <w:rPr>
          <w:rFonts w:hint="eastAsia"/>
          <w:color w:val="00B0F0"/>
        </w:rPr>
        <w:t xml:space="preserve"> </w:t>
      </w:r>
      <w:r w:rsidR="0070651B" w:rsidRPr="00494F92">
        <w:rPr>
          <w:color w:val="00B0F0"/>
        </w:rPr>
        <w:t>/ Display function</w:t>
      </w:r>
    </w:p>
    <w:p w14:paraId="70C75F9C" w14:textId="77777777" w:rsidR="006F51AA" w:rsidRPr="00AE2925" w:rsidRDefault="006F51AA" w:rsidP="00097E91">
      <w:pPr>
        <w:ind w:leftChars="200" w:left="386"/>
        <w:rPr>
          <w:rFonts w:hint="eastAsia"/>
          <w:color w:val="000000"/>
        </w:rPr>
      </w:pPr>
    </w:p>
    <w:p w14:paraId="2BABCE4C" w14:textId="77777777" w:rsidR="00097E91" w:rsidRPr="004E2780" w:rsidRDefault="00B53A5A" w:rsidP="00F435BB">
      <w:pPr>
        <w:numPr>
          <w:ilvl w:val="0"/>
          <w:numId w:val="22"/>
        </w:numPr>
      </w:pPr>
      <w:r w:rsidRPr="004E2780">
        <w:rPr>
          <w:rFonts w:hint="eastAsia"/>
        </w:rPr>
        <w:t>カスタマイズ機能の設定画面を表示する。この画面では、</w:t>
      </w:r>
      <w:r w:rsidRPr="004E2780">
        <w:rPr>
          <w:rFonts w:hint="eastAsia"/>
        </w:rPr>
        <w:t>"</w:t>
      </w:r>
      <w:r w:rsidRPr="004E2780">
        <w:rPr>
          <w:rFonts w:hint="eastAsia"/>
        </w:rPr>
        <w:t>カスタマイズ情報の保持機能</w:t>
      </w:r>
      <w:r w:rsidRPr="004E2780">
        <w:rPr>
          <w:rFonts w:hint="eastAsia"/>
        </w:rPr>
        <w:t>"</w:t>
      </w:r>
      <w:r w:rsidRPr="004E2780">
        <w:rPr>
          <w:rFonts w:hint="eastAsia"/>
        </w:rPr>
        <w:t>を有する</w:t>
      </w:r>
      <w:r w:rsidRPr="004E2780">
        <w:rPr>
          <w:rFonts w:hint="eastAsia"/>
        </w:rPr>
        <w:t>ECU</w:t>
      </w:r>
      <w:r w:rsidRPr="004E2780">
        <w:rPr>
          <w:rFonts w:hint="eastAsia"/>
        </w:rPr>
        <w:t>からの設定情報を元に、現在のカスタマイズ設定状態を表示する。（この機能を有する</w:t>
      </w:r>
      <w:r w:rsidRPr="004E2780">
        <w:rPr>
          <w:rFonts w:hint="eastAsia"/>
        </w:rPr>
        <w:t>ECU</w:t>
      </w:r>
      <w:r w:rsidRPr="004E2780">
        <w:rPr>
          <w:rFonts w:hint="eastAsia"/>
        </w:rPr>
        <w:t>はカスタマイズ情報の保持機能を持たない）</w:t>
      </w:r>
    </w:p>
    <w:p w14:paraId="7915FF5D" w14:textId="77777777" w:rsidR="002F0032" w:rsidRPr="00494F92" w:rsidRDefault="002F0032" w:rsidP="00EF6F61">
      <w:pPr>
        <w:ind w:leftChars="200" w:left="675" w:hangingChars="150" w:hanging="289"/>
        <w:rPr>
          <w:color w:val="00B0F0"/>
        </w:rPr>
      </w:pPr>
      <w:r w:rsidRPr="00494F92">
        <w:rPr>
          <w:color w:val="00B0F0"/>
        </w:rPr>
        <w:t>The following ECU d</w:t>
      </w:r>
      <w:r w:rsidR="0070651B" w:rsidRPr="00494F92">
        <w:rPr>
          <w:color w:val="00B0F0"/>
        </w:rPr>
        <w:t xml:space="preserve">isplays a </w:t>
      </w:r>
      <w:r w:rsidR="00EF6F61" w:rsidRPr="00494F92">
        <w:rPr>
          <w:color w:val="00B0F0"/>
        </w:rPr>
        <w:t xml:space="preserve">customization setting </w:t>
      </w:r>
      <w:r w:rsidR="0070651B" w:rsidRPr="00494F92">
        <w:rPr>
          <w:color w:val="00B0F0"/>
        </w:rPr>
        <w:t>screen</w:t>
      </w:r>
      <w:r w:rsidR="00EF6F61" w:rsidRPr="00494F92">
        <w:rPr>
          <w:color w:val="00B0F0"/>
        </w:rPr>
        <w:t xml:space="preserve">. </w:t>
      </w:r>
      <w:r w:rsidRPr="00494F92">
        <w:rPr>
          <w:color w:val="00B0F0"/>
        </w:rPr>
        <w:t>The ECU d</w:t>
      </w:r>
      <w:r w:rsidR="00EF6F61" w:rsidRPr="00494F92">
        <w:rPr>
          <w:color w:val="00B0F0"/>
        </w:rPr>
        <w:t>isplays</w:t>
      </w:r>
      <w:r w:rsidR="006F51AA" w:rsidRPr="00494F92">
        <w:rPr>
          <w:color w:val="00B0F0"/>
        </w:rPr>
        <w:t xml:space="preserve"> a</w:t>
      </w:r>
      <w:r w:rsidR="00EF6F61" w:rsidRPr="00494F92">
        <w:rPr>
          <w:color w:val="00B0F0"/>
        </w:rPr>
        <w:t xml:space="preserve"> </w:t>
      </w:r>
      <w:r w:rsidR="006F51AA" w:rsidRPr="00494F92">
        <w:rPr>
          <w:color w:val="00B0F0"/>
        </w:rPr>
        <w:t>status of</w:t>
      </w:r>
      <w:r w:rsidR="00EF6F61" w:rsidRPr="00494F92">
        <w:rPr>
          <w:color w:val="00B0F0"/>
        </w:rPr>
        <w:t xml:space="preserve"> customization</w:t>
      </w:r>
    </w:p>
    <w:p w14:paraId="5BF2971B" w14:textId="77777777" w:rsidR="002F0032" w:rsidRPr="00494F92" w:rsidRDefault="00EF6F61" w:rsidP="00EF6F61">
      <w:pPr>
        <w:ind w:leftChars="200" w:left="675" w:hangingChars="150" w:hanging="289"/>
        <w:rPr>
          <w:color w:val="00B0F0"/>
          <w:sz w:val="20"/>
          <w:szCs w:val="22"/>
        </w:rPr>
      </w:pPr>
      <w:r w:rsidRPr="00494F92">
        <w:rPr>
          <w:color w:val="00B0F0"/>
        </w:rPr>
        <w:t>setting based on</w:t>
      </w:r>
      <w:r w:rsidR="003E1328" w:rsidRPr="00494F92">
        <w:rPr>
          <w:color w:val="00B0F0"/>
        </w:rPr>
        <w:t xml:space="preserve"> current setting</w:t>
      </w:r>
      <w:r w:rsidRPr="00494F92">
        <w:rPr>
          <w:color w:val="00B0F0"/>
        </w:rPr>
        <w:t xml:space="preserve"> information from</w:t>
      </w:r>
      <w:r w:rsidR="006F51AA" w:rsidRPr="00494F92">
        <w:rPr>
          <w:color w:val="00B0F0"/>
        </w:rPr>
        <w:t xml:space="preserve"> the ECU has “</w:t>
      </w:r>
      <w:r w:rsidR="006F51AA" w:rsidRPr="00494F92">
        <w:rPr>
          <w:color w:val="00B0F0"/>
          <w:sz w:val="20"/>
          <w:szCs w:val="22"/>
        </w:rPr>
        <w:t>Customization information retention</w:t>
      </w:r>
    </w:p>
    <w:p w14:paraId="049BDE9F" w14:textId="77777777" w:rsidR="0070651B" w:rsidRPr="00494F92" w:rsidRDefault="006F51AA" w:rsidP="00EF6F61">
      <w:pPr>
        <w:ind w:leftChars="200" w:left="660" w:hangingChars="150" w:hanging="274"/>
        <w:rPr>
          <w:color w:val="00B0F0"/>
        </w:rPr>
      </w:pPr>
      <w:r w:rsidRPr="00494F92">
        <w:rPr>
          <w:color w:val="00B0F0"/>
          <w:sz w:val="20"/>
          <w:szCs w:val="22"/>
        </w:rPr>
        <w:t>function</w:t>
      </w:r>
      <w:r w:rsidRPr="00494F92">
        <w:rPr>
          <w:color w:val="00B0F0"/>
        </w:rPr>
        <w:t xml:space="preserve">” in the screen. The ECU has this function doesn’t strain customization </w:t>
      </w:r>
      <w:r w:rsidR="00BE6BC1" w:rsidRPr="00494F92">
        <w:rPr>
          <w:color w:val="00B0F0"/>
        </w:rPr>
        <w:t>information.</w:t>
      </w:r>
    </w:p>
    <w:p w14:paraId="6AB83E3E" w14:textId="77777777" w:rsidR="006F51AA" w:rsidRPr="00AE2925" w:rsidRDefault="006F51AA" w:rsidP="00EF6F61">
      <w:pPr>
        <w:ind w:leftChars="200" w:left="675" w:hangingChars="150" w:hanging="289"/>
        <w:rPr>
          <w:rFonts w:hint="eastAsia"/>
          <w:color w:val="000000"/>
        </w:rPr>
      </w:pPr>
    </w:p>
    <w:p w14:paraId="3938D17A" w14:textId="77777777" w:rsidR="00097E91" w:rsidRPr="004E2780" w:rsidRDefault="00B53A5A" w:rsidP="00F435BB">
      <w:pPr>
        <w:numPr>
          <w:ilvl w:val="0"/>
          <w:numId w:val="22"/>
        </w:numPr>
      </w:pPr>
      <w:r w:rsidRPr="00F224AA">
        <w:rPr>
          <w:rFonts w:hint="eastAsia"/>
          <w:color w:val="FF0000"/>
        </w:rPr>
        <w:t> </w:t>
      </w:r>
      <w:bookmarkStart w:id="33" w:name="_Ref198625563"/>
      <w:r w:rsidRPr="004E2780">
        <w:rPr>
          <w:rFonts w:hint="eastAsia"/>
        </w:rPr>
        <w:t>"</w:t>
      </w:r>
      <w:r w:rsidRPr="004E2780">
        <w:rPr>
          <w:rFonts w:hint="eastAsia"/>
        </w:rPr>
        <w:t>車両仕様情報の判定機能</w:t>
      </w:r>
      <w:r w:rsidRPr="004E2780">
        <w:rPr>
          <w:rFonts w:hint="eastAsia"/>
        </w:rPr>
        <w:t>"</w:t>
      </w:r>
      <w:r w:rsidRPr="004E2780">
        <w:rPr>
          <w:rFonts w:hint="eastAsia"/>
        </w:rPr>
        <w:t>を有する</w:t>
      </w:r>
      <w:r w:rsidRPr="004E2780">
        <w:rPr>
          <w:rFonts w:hint="eastAsia"/>
        </w:rPr>
        <w:t>ECU</w:t>
      </w:r>
      <w:r w:rsidRPr="004E2780">
        <w:rPr>
          <w:rFonts w:hint="eastAsia"/>
        </w:rPr>
        <w:t>からの、モード切替用ソフトスイッチ有無情報と設定モード種類情報を元に、モード選択画面を表示する。モード切替用ソフトスイッチは、本画面の操作でドライブモードセレクトのモードを選択する機能である。</w:t>
      </w:r>
      <w:bookmarkEnd w:id="33"/>
    </w:p>
    <w:p w14:paraId="53C8FFF3" w14:textId="77777777" w:rsidR="003E1328" w:rsidRPr="00494F92" w:rsidRDefault="00217289" w:rsidP="00097E91">
      <w:pPr>
        <w:ind w:leftChars="200" w:left="386"/>
        <w:rPr>
          <w:color w:val="00B0F0"/>
        </w:rPr>
      </w:pPr>
      <w:r w:rsidRPr="00494F92">
        <w:rPr>
          <w:color w:val="00B0F0"/>
        </w:rPr>
        <w:t>The following ECU d</w:t>
      </w:r>
      <w:r w:rsidR="00B14AD5" w:rsidRPr="00494F92">
        <w:rPr>
          <w:color w:val="00B0F0"/>
        </w:rPr>
        <w:t xml:space="preserve">isplays a </w:t>
      </w:r>
      <w:r w:rsidR="003E1328" w:rsidRPr="00494F92">
        <w:rPr>
          <w:color w:val="00B0F0"/>
        </w:rPr>
        <w:t>DMS mode selection screen. The screen is displayed based on following information from the ECU has “</w:t>
      </w:r>
      <w:r w:rsidR="003E1328" w:rsidRPr="00494F92">
        <w:rPr>
          <w:color w:val="00B0F0"/>
          <w:sz w:val="20"/>
          <w:szCs w:val="22"/>
        </w:rPr>
        <w:t>Function for determining vehicle specification information</w:t>
      </w:r>
      <w:r w:rsidR="003E1328" w:rsidRPr="00494F92">
        <w:rPr>
          <w:color w:val="00B0F0"/>
        </w:rPr>
        <w:t>”.</w:t>
      </w:r>
    </w:p>
    <w:p w14:paraId="610FE3D1" w14:textId="77777777" w:rsidR="00B14AD5" w:rsidRPr="00494F92" w:rsidRDefault="003E1328" w:rsidP="003E1328">
      <w:pPr>
        <w:numPr>
          <w:ilvl w:val="0"/>
          <w:numId w:val="17"/>
        </w:numPr>
        <w:rPr>
          <w:color w:val="00B0F0"/>
        </w:rPr>
      </w:pPr>
      <w:r w:rsidRPr="00494F92">
        <w:rPr>
          <w:color w:val="00B0F0"/>
        </w:rPr>
        <w:t>Presence or absence of a soft switch for mode switching</w:t>
      </w:r>
    </w:p>
    <w:p w14:paraId="39A3C143" w14:textId="77777777" w:rsidR="003E1328" w:rsidRPr="00494F92" w:rsidRDefault="003E1328" w:rsidP="003E1328">
      <w:pPr>
        <w:numPr>
          <w:ilvl w:val="0"/>
          <w:numId w:val="17"/>
        </w:numPr>
        <w:rPr>
          <w:color w:val="00B0F0"/>
        </w:rPr>
      </w:pPr>
      <w:r w:rsidRPr="00494F92">
        <w:rPr>
          <w:color w:val="00B0F0"/>
        </w:rPr>
        <w:t>which mode is set</w:t>
      </w:r>
    </w:p>
    <w:p w14:paraId="5A39F63D" w14:textId="77777777" w:rsidR="00BE50CC" w:rsidRPr="00494F92" w:rsidRDefault="00BE50CC" w:rsidP="00790390">
      <w:pPr>
        <w:ind w:firstLineChars="200" w:firstLine="386"/>
        <w:rPr>
          <w:rFonts w:hint="eastAsia"/>
          <w:color w:val="00B0F0"/>
        </w:rPr>
      </w:pPr>
      <w:r w:rsidRPr="00494F92">
        <w:rPr>
          <w:color w:val="00B0F0"/>
        </w:rPr>
        <w:t>Soft switch for DMS mode selection</w:t>
      </w:r>
      <w:r w:rsidR="003A06F4" w:rsidRPr="00494F92">
        <w:rPr>
          <w:color w:val="00B0F0"/>
        </w:rPr>
        <w:t xml:space="preserve"> is a function that can select DMS mode in this screen.</w:t>
      </w:r>
    </w:p>
    <w:p w14:paraId="7CA86643" w14:textId="77777777" w:rsidR="00B14AD5" w:rsidRPr="00790390" w:rsidRDefault="00B14AD5" w:rsidP="00097E91">
      <w:pPr>
        <w:ind w:leftChars="200" w:left="386"/>
        <w:rPr>
          <w:rFonts w:hint="eastAsia"/>
          <w:color w:val="000000"/>
        </w:rPr>
      </w:pPr>
    </w:p>
    <w:p w14:paraId="63680BF4" w14:textId="77777777" w:rsidR="00B53A5A" w:rsidRPr="004E2780" w:rsidRDefault="00790390" w:rsidP="00F435BB">
      <w:pPr>
        <w:numPr>
          <w:ilvl w:val="0"/>
          <w:numId w:val="22"/>
        </w:numPr>
      </w:pPr>
      <w:r w:rsidRPr="004E2780">
        <w:rPr>
          <w:rFonts w:hint="eastAsia"/>
        </w:rPr>
        <w:t xml:space="preserve"> </w:t>
      </w:r>
      <w:bookmarkStart w:id="34" w:name="_Ref199947560"/>
      <w:r w:rsidR="00B53A5A" w:rsidRPr="004E2780">
        <w:rPr>
          <w:rFonts w:hint="eastAsia"/>
        </w:rPr>
        <w:t>"</w:t>
      </w:r>
      <w:r w:rsidR="00B53A5A" w:rsidRPr="004E2780">
        <w:rPr>
          <w:rFonts w:hint="eastAsia"/>
        </w:rPr>
        <w:t>ハードスイッチ操作情報の送信機能</w:t>
      </w:r>
      <w:r w:rsidR="00B53A5A" w:rsidRPr="004E2780">
        <w:rPr>
          <w:rFonts w:hint="eastAsia"/>
        </w:rPr>
        <w:t>"</w:t>
      </w:r>
      <w:r w:rsidR="00B53A5A" w:rsidRPr="004E2780">
        <w:rPr>
          <w:rFonts w:hint="eastAsia"/>
        </w:rPr>
        <w:t>を有する</w:t>
      </w:r>
      <w:r w:rsidR="00B53A5A" w:rsidRPr="004E2780">
        <w:rPr>
          <w:rFonts w:hint="eastAsia"/>
        </w:rPr>
        <w:t>ECU</w:t>
      </w:r>
      <w:r w:rsidR="00B53A5A" w:rsidRPr="004E2780">
        <w:rPr>
          <w:rFonts w:hint="eastAsia"/>
        </w:rPr>
        <w:t>からのスイッチ操作信号を元に</w:t>
      </w:r>
      <w:r w:rsidR="00B53A5A" w:rsidRPr="00DB19E1">
        <w:rPr>
          <w:rFonts w:hint="eastAsia"/>
        </w:rPr>
        <w:t>、</w:t>
      </w:r>
      <w:r w:rsidR="00F435BB" w:rsidRPr="00DB19E1">
        <w:fldChar w:fldCharType="begin"/>
      </w:r>
      <w:r w:rsidR="00F435BB" w:rsidRPr="00DB19E1">
        <w:instrText xml:space="preserve"> </w:instrText>
      </w:r>
      <w:r w:rsidR="00F435BB" w:rsidRPr="00DB19E1">
        <w:rPr>
          <w:rFonts w:hint="eastAsia"/>
        </w:rPr>
        <w:instrText>REF _Ref198625563 \r \h</w:instrText>
      </w:r>
      <w:r w:rsidR="00F435BB" w:rsidRPr="00DB19E1">
        <w:instrText xml:space="preserve"> </w:instrText>
      </w:r>
      <w:r w:rsidR="00DB19E1">
        <w:instrText xml:space="preserve"> \* MERGEFORMAT </w:instrText>
      </w:r>
      <w:r w:rsidR="00F435BB" w:rsidRPr="00DB19E1">
        <w:fldChar w:fldCharType="separate"/>
      </w:r>
      <w:r w:rsidR="00336074" w:rsidRPr="00DB19E1">
        <w:rPr>
          <w:rFonts w:hint="eastAsia"/>
        </w:rPr>
        <w:t>②</w:t>
      </w:r>
      <w:r w:rsidR="00F435BB" w:rsidRPr="00DB19E1">
        <w:fldChar w:fldCharType="end"/>
      </w:r>
      <w:r w:rsidR="00B53A5A" w:rsidRPr="00DB19E1">
        <w:rPr>
          <w:rFonts w:hint="eastAsia"/>
        </w:rPr>
        <w:t>の</w:t>
      </w:r>
      <w:r w:rsidR="00B53A5A" w:rsidRPr="004E2780">
        <w:rPr>
          <w:rFonts w:hint="eastAsia"/>
        </w:rPr>
        <w:t>画面を割り込み表示する。この時、モード選択画面表示状態を</w:t>
      </w:r>
      <w:r w:rsidR="00B53A5A" w:rsidRPr="004E2780">
        <w:rPr>
          <w:rFonts w:hint="eastAsia"/>
        </w:rPr>
        <w:t>"</w:t>
      </w:r>
      <w:r w:rsidR="00B53A5A" w:rsidRPr="004E2780">
        <w:rPr>
          <w:rFonts w:hint="eastAsia"/>
        </w:rPr>
        <w:t>モード判定機能</w:t>
      </w:r>
      <w:r w:rsidR="00B53A5A" w:rsidRPr="004E2780">
        <w:rPr>
          <w:rFonts w:hint="eastAsia"/>
        </w:rPr>
        <w:t>"</w:t>
      </w:r>
      <w:r w:rsidR="00B53A5A" w:rsidRPr="004E2780">
        <w:rPr>
          <w:rFonts w:hint="eastAsia"/>
        </w:rPr>
        <w:t>を有する</w:t>
      </w:r>
      <w:r w:rsidR="00B53A5A" w:rsidRPr="004E2780">
        <w:rPr>
          <w:rFonts w:hint="eastAsia"/>
        </w:rPr>
        <w:t>ECU</w:t>
      </w:r>
      <w:r w:rsidR="00B53A5A" w:rsidRPr="004E2780">
        <w:rPr>
          <w:rFonts w:hint="eastAsia"/>
        </w:rPr>
        <w:t>へ送信する（</w:t>
      </w:r>
      <w:r w:rsidR="00B53A5A" w:rsidRPr="004E2780">
        <w:rPr>
          <w:rFonts w:hint="eastAsia"/>
        </w:rPr>
        <w:t>19ePFv3, BEVstep3</w:t>
      </w:r>
      <w:r w:rsidR="00B53A5A" w:rsidRPr="004E2780">
        <w:rPr>
          <w:rFonts w:hint="eastAsia"/>
        </w:rPr>
        <w:t>のみ）</w:t>
      </w:r>
      <w:bookmarkEnd w:id="34"/>
    </w:p>
    <w:p w14:paraId="299F73F9" w14:textId="77777777" w:rsidR="00A87654" w:rsidRPr="00494F92" w:rsidRDefault="006D22CE" w:rsidP="00217289">
      <w:pPr>
        <w:ind w:leftChars="200" w:left="386"/>
        <w:rPr>
          <w:rFonts w:hint="eastAsia"/>
          <w:color w:val="00B0F0"/>
        </w:rPr>
      </w:pPr>
      <w:r w:rsidRPr="00494F92">
        <w:rPr>
          <w:color w:val="00B0F0"/>
        </w:rPr>
        <w:t>The following ECU</w:t>
      </w:r>
      <w:r w:rsidR="00217289" w:rsidRPr="00494F92">
        <w:rPr>
          <w:color w:val="00B0F0"/>
        </w:rPr>
        <w:t xml:space="preserve"> d</w:t>
      </w:r>
      <w:r w:rsidR="00A87654" w:rsidRPr="00494F92">
        <w:rPr>
          <w:color w:val="00B0F0"/>
        </w:rPr>
        <w:t xml:space="preserve">isplays screen of </w:t>
      </w:r>
      <w:r w:rsidR="00F435BB" w:rsidRPr="00A33C45">
        <w:rPr>
          <w:color w:val="00B0F0"/>
        </w:rPr>
        <w:fldChar w:fldCharType="begin"/>
      </w:r>
      <w:r w:rsidR="00F435BB" w:rsidRPr="00A33C45">
        <w:rPr>
          <w:color w:val="00B0F0"/>
        </w:rPr>
        <w:instrText xml:space="preserve"> </w:instrText>
      </w:r>
      <w:r w:rsidR="00F435BB" w:rsidRPr="00A33C45">
        <w:rPr>
          <w:rFonts w:hint="eastAsia"/>
          <w:color w:val="00B0F0"/>
        </w:rPr>
        <w:instrText>REF _Ref198625563 \r \h</w:instrText>
      </w:r>
      <w:r w:rsidR="00F435BB" w:rsidRPr="00A33C45">
        <w:rPr>
          <w:color w:val="00B0F0"/>
        </w:rPr>
        <w:instrText xml:space="preserve"> </w:instrText>
      </w:r>
      <w:r w:rsidR="00F435BB" w:rsidRPr="00A33C45">
        <w:rPr>
          <w:color w:val="00B0F0"/>
        </w:rPr>
      </w:r>
      <w:r w:rsidR="00A33C45">
        <w:rPr>
          <w:color w:val="00B0F0"/>
        </w:rPr>
        <w:instrText xml:space="preserve"> \* MERGEFORMAT </w:instrText>
      </w:r>
      <w:r w:rsidR="00F435BB" w:rsidRPr="00A33C45">
        <w:rPr>
          <w:color w:val="00B0F0"/>
        </w:rPr>
        <w:fldChar w:fldCharType="separate"/>
      </w:r>
      <w:r w:rsidR="00336074" w:rsidRPr="00A33C45">
        <w:rPr>
          <w:rFonts w:hint="eastAsia"/>
          <w:color w:val="00B0F0"/>
        </w:rPr>
        <w:t>②</w:t>
      </w:r>
      <w:r w:rsidR="00F435BB" w:rsidRPr="00A33C45">
        <w:rPr>
          <w:color w:val="00B0F0"/>
        </w:rPr>
        <w:fldChar w:fldCharType="end"/>
      </w:r>
      <w:r w:rsidR="00A87654" w:rsidRPr="00A33C45">
        <w:rPr>
          <w:color w:val="00B0F0"/>
        </w:rPr>
        <w:t xml:space="preserve"> based</w:t>
      </w:r>
      <w:r w:rsidR="00A87654" w:rsidRPr="00494F92">
        <w:rPr>
          <w:color w:val="00B0F0"/>
        </w:rPr>
        <w:t xml:space="preserve"> on signal</w:t>
      </w:r>
      <w:r w:rsidR="00217289" w:rsidRPr="00494F92">
        <w:rPr>
          <w:color w:val="00B0F0"/>
        </w:rPr>
        <w:t>s</w:t>
      </w:r>
      <w:r w:rsidR="00A87654" w:rsidRPr="00494F92">
        <w:rPr>
          <w:color w:val="00B0F0"/>
        </w:rPr>
        <w:t xml:space="preserve"> of switch operation from the ECU has “Function for transmitting hard SW operation information”.</w:t>
      </w:r>
      <w:r w:rsidR="002F0032" w:rsidRPr="00494F92">
        <w:rPr>
          <w:color w:val="00B0F0"/>
        </w:rPr>
        <w:t xml:space="preserve"> Moreover,</w:t>
      </w:r>
      <w:r w:rsidR="00BE50CC" w:rsidRPr="00494F92">
        <w:rPr>
          <w:color w:val="00B0F0"/>
        </w:rPr>
        <w:t xml:space="preserve"> the following ECU</w:t>
      </w:r>
      <w:r w:rsidR="002F0032" w:rsidRPr="00494F92">
        <w:rPr>
          <w:color w:val="00B0F0"/>
        </w:rPr>
        <w:t xml:space="preserve"> sen</w:t>
      </w:r>
      <w:r w:rsidR="00BE50CC" w:rsidRPr="00494F92">
        <w:rPr>
          <w:color w:val="00B0F0"/>
        </w:rPr>
        <w:t>ds</w:t>
      </w:r>
      <w:r w:rsidR="002F0032" w:rsidRPr="00494F92">
        <w:rPr>
          <w:color w:val="00B0F0"/>
        </w:rPr>
        <w:t xml:space="preserve"> a status that the screen is opened or not opened to the ECU has “</w:t>
      </w:r>
      <w:r w:rsidR="002F0032" w:rsidRPr="00494F92">
        <w:rPr>
          <w:color w:val="00B0F0"/>
          <w:sz w:val="20"/>
          <w:szCs w:val="22"/>
        </w:rPr>
        <w:t>Mode Judgment Function</w:t>
      </w:r>
      <w:r w:rsidR="002F0032" w:rsidRPr="00494F92">
        <w:rPr>
          <w:color w:val="00B0F0"/>
        </w:rPr>
        <w:t>”.</w:t>
      </w:r>
      <w:r w:rsidR="003A06F4" w:rsidRPr="00494F92">
        <w:rPr>
          <w:color w:val="00B0F0"/>
        </w:rPr>
        <w:t>(Only 19ePFv3 and BEV Step3)</w:t>
      </w:r>
    </w:p>
    <w:p w14:paraId="6530D33F" w14:textId="77777777" w:rsidR="00097E91" w:rsidRPr="00AE2925" w:rsidRDefault="00097E91" w:rsidP="002F0032">
      <w:pPr>
        <w:rPr>
          <w:rFonts w:hint="eastAsia"/>
          <w:color w:val="000000"/>
        </w:rPr>
      </w:pPr>
    </w:p>
    <w:p w14:paraId="1D251625" w14:textId="77777777" w:rsidR="00097E91" w:rsidRPr="00494F92" w:rsidRDefault="00097E91" w:rsidP="00097E91">
      <w:pPr>
        <w:ind w:leftChars="200" w:left="386"/>
        <w:rPr>
          <w:color w:val="00B0F0"/>
        </w:rPr>
      </w:pPr>
      <w:r w:rsidRPr="004E2780">
        <w:rPr>
          <w:rFonts w:hint="eastAsia"/>
        </w:rPr>
        <w:t xml:space="preserve">- </w:t>
      </w:r>
      <w:r w:rsidRPr="004E2780">
        <w:rPr>
          <w:rFonts w:hint="eastAsia"/>
        </w:rPr>
        <w:t>ソフトスイッチ機能</w:t>
      </w:r>
      <w:r w:rsidR="00BE50CC" w:rsidRPr="00494F92">
        <w:rPr>
          <w:rFonts w:hint="eastAsia"/>
          <w:color w:val="00B0F0"/>
        </w:rPr>
        <w:t xml:space="preserve"> </w:t>
      </w:r>
      <w:r w:rsidR="00BE50CC" w:rsidRPr="00494F92">
        <w:rPr>
          <w:color w:val="00B0F0"/>
        </w:rPr>
        <w:t xml:space="preserve">/ </w:t>
      </w:r>
      <w:r w:rsidR="006D22CE" w:rsidRPr="00494F92">
        <w:rPr>
          <w:color w:val="00B0F0"/>
        </w:rPr>
        <w:t>Function of soft switch</w:t>
      </w:r>
    </w:p>
    <w:p w14:paraId="32CF3F64" w14:textId="77777777" w:rsidR="00097E91" w:rsidRPr="004E2780" w:rsidRDefault="00097E91" w:rsidP="00386C5D">
      <w:pPr>
        <w:numPr>
          <w:ilvl w:val="0"/>
          <w:numId w:val="24"/>
        </w:numPr>
      </w:pPr>
      <w:r w:rsidRPr="004E2780">
        <w:rPr>
          <w:rFonts w:hint="eastAsia"/>
        </w:rPr>
        <w:t>カスタマイズ設定画面に表示されたカスタマイズスイッチの操作状態を</w:t>
      </w:r>
      <w:r w:rsidRPr="004E2780">
        <w:rPr>
          <w:rFonts w:hint="eastAsia"/>
        </w:rPr>
        <w:t>"</w:t>
      </w:r>
      <w:r w:rsidRPr="004E2780">
        <w:rPr>
          <w:rFonts w:hint="eastAsia"/>
        </w:rPr>
        <w:t>カスタマイズ情報の保持機能</w:t>
      </w:r>
      <w:r w:rsidRPr="004E2780">
        <w:rPr>
          <w:rFonts w:hint="eastAsia"/>
        </w:rPr>
        <w:t>"</w:t>
      </w:r>
      <w:r w:rsidRPr="004E2780">
        <w:rPr>
          <w:rFonts w:hint="eastAsia"/>
        </w:rPr>
        <w:t>を有する</w:t>
      </w:r>
      <w:r w:rsidRPr="004E2780">
        <w:rPr>
          <w:rFonts w:hint="eastAsia"/>
        </w:rPr>
        <w:t>ECU</w:t>
      </w:r>
      <w:r w:rsidRPr="004E2780">
        <w:rPr>
          <w:rFonts w:hint="eastAsia"/>
        </w:rPr>
        <w:t>へ送信する</w:t>
      </w:r>
    </w:p>
    <w:p w14:paraId="53BFB0C6" w14:textId="77777777" w:rsidR="006D22CE" w:rsidRPr="00494F92" w:rsidRDefault="006D22CE" w:rsidP="00097E91">
      <w:pPr>
        <w:ind w:leftChars="200" w:left="386"/>
        <w:rPr>
          <w:color w:val="00B0F0"/>
        </w:rPr>
      </w:pPr>
      <w:r w:rsidRPr="00494F92">
        <w:rPr>
          <w:color w:val="00B0F0"/>
        </w:rPr>
        <w:t xml:space="preserve">The following ECU sends </w:t>
      </w:r>
      <w:r w:rsidR="00D57FF7" w:rsidRPr="00494F92">
        <w:rPr>
          <w:color w:val="00B0F0"/>
        </w:rPr>
        <w:t>information of customization switch operation to the ECU has “</w:t>
      </w:r>
      <w:r w:rsidR="00D57FF7" w:rsidRPr="00494F92">
        <w:rPr>
          <w:color w:val="00B0F0"/>
          <w:sz w:val="20"/>
          <w:szCs w:val="22"/>
        </w:rPr>
        <w:t>Customization information retention function</w:t>
      </w:r>
      <w:r w:rsidR="00D57FF7" w:rsidRPr="00494F92">
        <w:rPr>
          <w:color w:val="00B0F0"/>
        </w:rPr>
        <w:t>”. The switch is displayed in the customization setting screen.</w:t>
      </w:r>
    </w:p>
    <w:p w14:paraId="7BED86C6" w14:textId="77777777" w:rsidR="006D22CE" w:rsidRPr="00AE2925" w:rsidRDefault="006D22CE" w:rsidP="00097E91">
      <w:pPr>
        <w:ind w:leftChars="200" w:left="386"/>
        <w:rPr>
          <w:rFonts w:hint="eastAsia"/>
          <w:color w:val="000000"/>
        </w:rPr>
      </w:pPr>
    </w:p>
    <w:p w14:paraId="62585AE1" w14:textId="77777777" w:rsidR="00097E91" w:rsidRPr="004E2780" w:rsidRDefault="00097E91" w:rsidP="00386C5D">
      <w:pPr>
        <w:numPr>
          <w:ilvl w:val="0"/>
          <w:numId w:val="24"/>
        </w:numPr>
      </w:pPr>
      <w:r w:rsidRPr="004E2780">
        <w:rPr>
          <w:rFonts w:hint="eastAsia"/>
        </w:rPr>
        <w:t>モード選択画面に表示されたモード切替用ソフトスイッチの操作状態を</w:t>
      </w:r>
      <w:r w:rsidRPr="004E2780">
        <w:rPr>
          <w:rFonts w:hint="eastAsia"/>
        </w:rPr>
        <w:t>"</w:t>
      </w:r>
      <w:r w:rsidRPr="004E2780">
        <w:rPr>
          <w:rFonts w:hint="eastAsia"/>
        </w:rPr>
        <w:t>ソフトスイッチ操作情報の調停機能</w:t>
      </w:r>
      <w:r w:rsidRPr="004E2780">
        <w:rPr>
          <w:rFonts w:hint="eastAsia"/>
        </w:rPr>
        <w:t>"</w:t>
      </w:r>
      <w:r w:rsidRPr="004E2780">
        <w:rPr>
          <w:rFonts w:hint="eastAsia"/>
        </w:rPr>
        <w:t>を有する</w:t>
      </w:r>
      <w:r w:rsidRPr="004E2780">
        <w:rPr>
          <w:rFonts w:hint="eastAsia"/>
        </w:rPr>
        <w:t>ECU</w:t>
      </w:r>
      <w:r w:rsidRPr="004E2780">
        <w:rPr>
          <w:rFonts w:hint="eastAsia"/>
        </w:rPr>
        <w:t>へ送信する。</w:t>
      </w:r>
    </w:p>
    <w:p w14:paraId="72A35ACD" w14:textId="77777777" w:rsidR="00097E91" w:rsidRPr="00494F92" w:rsidRDefault="00D57FF7" w:rsidP="00097E91">
      <w:pPr>
        <w:ind w:leftChars="200" w:left="386"/>
        <w:rPr>
          <w:color w:val="00B0F0"/>
        </w:rPr>
      </w:pPr>
      <w:r w:rsidRPr="00494F92">
        <w:rPr>
          <w:color w:val="00B0F0"/>
        </w:rPr>
        <w:t>The following ECU sends information of soft switch for DMS mode selection operation to the ECU has “</w:t>
      </w:r>
      <w:r w:rsidR="0014575E" w:rsidRPr="00494F92">
        <w:rPr>
          <w:color w:val="00B0F0"/>
          <w:sz w:val="20"/>
          <w:szCs w:val="22"/>
        </w:rPr>
        <w:t>Arbitration function of soft SW operation information</w:t>
      </w:r>
      <w:r w:rsidRPr="00494F92">
        <w:rPr>
          <w:color w:val="00B0F0"/>
        </w:rPr>
        <w:t>”. The switch is displayed in the DMS mode selection screen.</w:t>
      </w:r>
    </w:p>
    <w:p w14:paraId="7FDF6E58" w14:textId="77777777" w:rsidR="00D57FF7" w:rsidRPr="00AE2925" w:rsidRDefault="00D57FF7" w:rsidP="00097E91">
      <w:pPr>
        <w:ind w:leftChars="200" w:left="386"/>
        <w:rPr>
          <w:color w:val="000000"/>
        </w:rPr>
      </w:pPr>
    </w:p>
    <w:p w14:paraId="39991A2F" w14:textId="77777777" w:rsidR="00D57FF7" w:rsidRPr="004E2780" w:rsidRDefault="00D57FF7" w:rsidP="00D57FF7">
      <w:pPr>
        <w:ind w:leftChars="200" w:left="386"/>
      </w:pPr>
      <w:r w:rsidRPr="004E2780">
        <w:rPr>
          <w:rFonts w:hint="eastAsia"/>
        </w:rPr>
        <w:t>～</w:t>
      </w:r>
      <w:r w:rsidRPr="004E2780">
        <w:rPr>
          <w:rFonts w:hint="eastAsia"/>
        </w:rPr>
        <w:t>19ePFv3</w:t>
      </w:r>
      <w:r w:rsidR="004069BB" w:rsidRPr="004E2780">
        <w:rPr>
          <w:rFonts w:hint="eastAsia"/>
        </w:rPr>
        <w:t>：</w:t>
      </w:r>
      <w:r w:rsidRPr="004E2780">
        <w:rPr>
          <w:rFonts w:hint="eastAsia"/>
        </w:rPr>
        <w:t>A</w:t>
      </w:r>
      <w:r w:rsidRPr="004E2780">
        <w:t>VN</w:t>
      </w:r>
      <w:r w:rsidRPr="004E2780">
        <w:rPr>
          <w:rFonts w:hint="eastAsia"/>
        </w:rPr>
        <w:t xml:space="preserve"> ECU</w:t>
      </w:r>
    </w:p>
    <w:p w14:paraId="418E4C6C" w14:textId="77777777" w:rsidR="00D57FF7" w:rsidRPr="004E2780" w:rsidRDefault="00D57FF7" w:rsidP="00D57FF7">
      <w:pPr>
        <w:ind w:leftChars="200" w:left="386"/>
      </w:pPr>
      <w:r w:rsidRPr="004E2780">
        <w:rPr>
          <w:rFonts w:hint="eastAsia"/>
        </w:rPr>
        <w:t>BEVstep3</w:t>
      </w:r>
      <w:r w:rsidRPr="004E2780">
        <w:rPr>
          <w:rFonts w:hint="eastAsia"/>
        </w:rPr>
        <w:t>：</w:t>
      </w:r>
      <w:r w:rsidRPr="004E2780">
        <w:t>C</w:t>
      </w:r>
      <w:r w:rsidRPr="004E2780">
        <w:rPr>
          <w:rFonts w:hint="eastAsia"/>
        </w:rPr>
        <w:t>-DC</w:t>
      </w:r>
      <w:r w:rsidRPr="004E2780">
        <w:t>(AVN)</w:t>
      </w:r>
    </w:p>
    <w:p w14:paraId="0B16B2CA" w14:textId="77777777" w:rsidR="00D57FF7" w:rsidRPr="00AE2925" w:rsidRDefault="00D57FF7" w:rsidP="00D57FF7">
      <w:pPr>
        <w:ind w:leftChars="200" w:left="386"/>
        <w:rPr>
          <w:rFonts w:hint="eastAsia"/>
          <w:color w:val="000000"/>
        </w:rPr>
      </w:pPr>
    </w:p>
    <w:p w14:paraId="00D5A3E9" w14:textId="77777777" w:rsidR="00097E91" w:rsidRPr="004E2780" w:rsidRDefault="00097E91" w:rsidP="00097E91">
      <w:pPr>
        <w:ind w:leftChars="200" w:left="386"/>
      </w:pPr>
      <w:r w:rsidRPr="004E2780">
        <w:rPr>
          <w:rFonts w:hint="eastAsia"/>
        </w:rPr>
        <w:t>上記</w:t>
      </w:r>
      <w:r w:rsidRPr="004E2780">
        <w:rPr>
          <w:rFonts w:hint="eastAsia"/>
        </w:rPr>
        <w:t>ECU</w:t>
      </w:r>
      <w:r w:rsidRPr="004E2780">
        <w:rPr>
          <w:rFonts w:hint="eastAsia"/>
        </w:rPr>
        <w:t>に加え、以下に示す</w:t>
      </w:r>
      <w:r w:rsidRPr="004E2780">
        <w:rPr>
          <w:rFonts w:hint="eastAsia"/>
        </w:rPr>
        <w:t>ECU</w:t>
      </w:r>
      <w:r w:rsidRPr="004E2780">
        <w:rPr>
          <w:rFonts w:hint="eastAsia"/>
        </w:rPr>
        <w:t>は、表示機能③およびソフトスイッチ機能②を有する。モード選択においては、上記</w:t>
      </w:r>
      <w:r w:rsidRPr="004E2780">
        <w:rPr>
          <w:rFonts w:hint="eastAsia"/>
        </w:rPr>
        <w:t>ECU</w:t>
      </w:r>
      <w:r w:rsidRPr="004E2780">
        <w:rPr>
          <w:rFonts w:hint="eastAsia"/>
        </w:rPr>
        <w:t>および以下に示す</w:t>
      </w:r>
      <w:r w:rsidRPr="004E2780">
        <w:rPr>
          <w:rFonts w:hint="eastAsia"/>
        </w:rPr>
        <w:t>ECU</w:t>
      </w:r>
      <w:r w:rsidRPr="004E2780">
        <w:rPr>
          <w:rFonts w:hint="eastAsia"/>
        </w:rPr>
        <w:t>の両方で操作可能なこと。</w:t>
      </w:r>
    </w:p>
    <w:p w14:paraId="1EFDE1C9" w14:textId="77777777" w:rsidR="00030819" w:rsidRPr="00494F92" w:rsidRDefault="00D57FF7" w:rsidP="00030819">
      <w:pPr>
        <w:ind w:leftChars="200" w:left="386"/>
        <w:rPr>
          <w:color w:val="00B0F0"/>
        </w:rPr>
      </w:pPr>
      <w:r w:rsidRPr="00494F92">
        <w:rPr>
          <w:rFonts w:hint="eastAsia"/>
          <w:color w:val="00B0F0"/>
        </w:rPr>
        <w:t>T</w:t>
      </w:r>
      <w:r w:rsidRPr="00494F92">
        <w:rPr>
          <w:color w:val="00B0F0"/>
        </w:rPr>
        <w:t xml:space="preserve">he following ECU has display function </w:t>
      </w:r>
      <w:r w:rsidRPr="00494F92">
        <w:rPr>
          <w:rFonts w:hint="eastAsia"/>
          <w:color w:val="00B0F0"/>
        </w:rPr>
        <w:t>③</w:t>
      </w:r>
      <w:r w:rsidRPr="00494F92">
        <w:rPr>
          <w:color w:val="00B0F0"/>
        </w:rPr>
        <w:t xml:space="preserve"> and </w:t>
      </w:r>
      <w:r w:rsidR="00D742BD" w:rsidRPr="00494F92">
        <w:rPr>
          <w:color w:val="00B0F0"/>
        </w:rPr>
        <w:t xml:space="preserve">soft switch function </w:t>
      </w:r>
      <w:r w:rsidR="00D742BD" w:rsidRPr="00494F92">
        <w:rPr>
          <w:rFonts w:hint="eastAsia"/>
          <w:color w:val="00B0F0"/>
        </w:rPr>
        <w:t>②</w:t>
      </w:r>
      <w:r w:rsidR="00D742BD" w:rsidRPr="00494F92">
        <w:rPr>
          <w:rFonts w:hint="eastAsia"/>
          <w:color w:val="00B0F0"/>
        </w:rPr>
        <w:t>.</w:t>
      </w:r>
      <w:r w:rsidR="00D742BD" w:rsidRPr="00494F92">
        <w:rPr>
          <w:color w:val="00B0F0"/>
        </w:rPr>
        <w:t xml:space="preserve"> </w:t>
      </w:r>
      <w:r w:rsidR="00030819" w:rsidRPr="00494F92">
        <w:rPr>
          <w:color w:val="00B0F0"/>
        </w:rPr>
        <w:t xml:space="preserve">Both the above ECU and the </w:t>
      </w:r>
      <w:r w:rsidR="00030819" w:rsidRPr="00494F92">
        <w:rPr>
          <w:rFonts w:hint="eastAsia"/>
          <w:color w:val="00B0F0"/>
        </w:rPr>
        <w:t>f</w:t>
      </w:r>
      <w:r w:rsidR="00030819" w:rsidRPr="00494F92">
        <w:rPr>
          <w:color w:val="00B0F0"/>
        </w:rPr>
        <w:t>ollowing ECU must be capable of</w:t>
      </w:r>
      <w:r w:rsidR="0014575E" w:rsidRPr="00494F92">
        <w:rPr>
          <w:color w:val="00B0F0"/>
        </w:rPr>
        <w:t xml:space="preserve"> DMS</w:t>
      </w:r>
      <w:r w:rsidR="00030819" w:rsidRPr="00494F92">
        <w:rPr>
          <w:color w:val="00B0F0"/>
        </w:rPr>
        <w:t xml:space="preserve"> mode selection by using soft switch.</w:t>
      </w:r>
    </w:p>
    <w:p w14:paraId="0CCBA215" w14:textId="77777777" w:rsidR="00030819" w:rsidRPr="00AE2925" w:rsidRDefault="00030819" w:rsidP="00097E91">
      <w:pPr>
        <w:ind w:leftChars="200" w:left="386"/>
        <w:rPr>
          <w:rFonts w:hint="eastAsia"/>
          <w:color w:val="000000"/>
        </w:rPr>
      </w:pPr>
    </w:p>
    <w:p w14:paraId="7B15B83C" w14:textId="77777777" w:rsidR="00097E91" w:rsidRPr="00494F92" w:rsidRDefault="00097E91" w:rsidP="00097E91">
      <w:pPr>
        <w:ind w:leftChars="200" w:left="386"/>
        <w:rPr>
          <w:color w:val="00B0F0"/>
        </w:rPr>
      </w:pPr>
      <w:r w:rsidRPr="004E2780">
        <w:rPr>
          <w:rFonts w:hint="eastAsia"/>
        </w:rPr>
        <w:t>～</w:t>
      </w:r>
      <w:r w:rsidRPr="004E2780">
        <w:rPr>
          <w:rFonts w:hint="eastAsia"/>
        </w:rPr>
        <w:t>19ePFv3</w:t>
      </w:r>
      <w:r w:rsidR="004069BB" w:rsidRPr="004E2780">
        <w:rPr>
          <w:rFonts w:hint="eastAsia"/>
        </w:rPr>
        <w:t>：</w:t>
      </w:r>
      <w:r w:rsidRPr="004E2780">
        <w:rPr>
          <w:rFonts w:hint="eastAsia"/>
        </w:rPr>
        <w:t>なし</w:t>
      </w:r>
      <w:r w:rsidR="00030819" w:rsidRPr="00494F92">
        <w:rPr>
          <w:color w:val="00B0F0"/>
        </w:rPr>
        <w:t xml:space="preserve"> / Not adopted</w:t>
      </w:r>
    </w:p>
    <w:p w14:paraId="0B49CBA0" w14:textId="77777777" w:rsidR="00097E91" w:rsidRPr="004E2780" w:rsidRDefault="00097E91" w:rsidP="00097E91">
      <w:pPr>
        <w:ind w:leftChars="200" w:left="386"/>
      </w:pPr>
      <w:r w:rsidRPr="004E2780">
        <w:rPr>
          <w:rFonts w:hint="eastAsia"/>
        </w:rPr>
        <w:t>BEVstep3</w:t>
      </w:r>
      <w:r w:rsidRPr="004E2780">
        <w:rPr>
          <w:rFonts w:hint="eastAsia"/>
        </w:rPr>
        <w:t>：</w:t>
      </w:r>
      <w:r w:rsidRPr="004E2780">
        <w:rPr>
          <w:rFonts w:hint="eastAsia"/>
        </w:rPr>
        <w:t>C-DC(BB)</w:t>
      </w:r>
    </w:p>
    <w:p w14:paraId="291571B3" w14:textId="77777777" w:rsidR="00097E91" w:rsidRPr="00AE2925" w:rsidRDefault="00097E91" w:rsidP="00097E91">
      <w:pPr>
        <w:ind w:leftChars="200" w:left="386"/>
        <w:rPr>
          <w:rFonts w:hint="eastAsia"/>
          <w:color w:val="000000"/>
        </w:rPr>
      </w:pPr>
    </w:p>
    <w:p w14:paraId="36B798D3" w14:textId="77777777" w:rsidR="00097E91" w:rsidRPr="00494F92" w:rsidRDefault="00097E91" w:rsidP="00097E91">
      <w:pPr>
        <w:pStyle w:val="Heading3"/>
        <w:numPr>
          <w:ilvl w:val="2"/>
          <w:numId w:val="1"/>
        </w:numPr>
        <w:rPr>
          <w:rFonts w:hint="eastAsia"/>
          <w:color w:val="00B0F0"/>
        </w:rPr>
      </w:pPr>
      <w:bookmarkStart w:id="35" w:name="_Toc207119723"/>
      <w:r w:rsidRPr="004E2780">
        <w:rPr>
          <w:rFonts w:hint="eastAsia"/>
        </w:rPr>
        <w:t>ハードスイッチ</w:t>
      </w:r>
      <w:r w:rsidRPr="00494F92">
        <w:rPr>
          <w:rFonts w:hint="eastAsia"/>
          <w:color w:val="00B0F0"/>
        </w:rPr>
        <w:t xml:space="preserve"> </w:t>
      </w:r>
      <w:bookmarkStart w:id="36" w:name="_Hlk169721320"/>
      <w:r w:rsidR="001147BD" w:rsidRPr="00494F92">
        <w:rPr>
          <w:rFonts w:hint="eastAsia"/>
          <w:color w:val="00B0F0"/>
          <w:sz w:val="20"/>
          <w:szCs w:val="22"/>
        </w:rPr>
        <w:t>/ H</w:t>
      </w:r>
      <w:r w:rsidR="001147BD" w:rsidRPr="00494F92">
        <w:rPr>
          <w:color w:val="00B0F0"/>
          <w:sz w:val="20"/>
          <w:szCs w:val="22"/>
        </w:rPr>
        <w:t>ard SW</w:t>
      </w:r>
      <w:bookmarkEnd w:id="35"/>
      <w:bookmarkEnd w:id="36"/>
      <w:r w:rsidRPr="00494F92">
        <w:rPr>
          <w:rFonts w:hint="eastAsia"/>
          <w:color w:val="00B0F0"/>
          <w:sz w:val="20"/>
          <w:szCs w:val="22"/>
        </w:rPr>
        <w:t xml:space="preserve"> </w:t>
      </w:r>
    </w:p>
    <w:p w14:paraId="3C6EA45B" w14:textId="77777777" w:rsidR="00097E91" w:rsidRPr="00AE2925" w:rsidRDefault="00097E91" w:rsidP="00097E91">
      <w:pPr>
        <w:ind w:leftChars="200" w:left="386"/>
        <w:rPr>
          <w:color w:val="000000"/>
        </w:rPr>
      </w:pPr>
    </w:p>
    <w:p w14:paraId="7BA3F865" w14:textId="77777777" w:rsidR="00097E91" w:rsidRPr="004E2780" w:rsidRDefault="00097E91" w:rsidP="00097E91">
      <w:pPr>
        <w:ind w:leftChars="200" w:left="386"/>
      </w:pPr>
      <w:r w:rsidRPr="004E2780">
        <w:rPr>
          <w:rFonts w:hint="eastAsia"/>
        </w:rPr>
        <w:t>モード選択画面表示およびモード切替のためのユーザー</w:t>
      </w:r>
      <w:r w:rsidRPr="004E2780">
        <w:rPr>
          <w:rFonts w:hint="eastAsia"/>
        </w:rPr>
        <w:t>I/F</w:t>
      </w:r>
      <w:r w:rsidRPr="004E2780">
        <w:rPr>
          <w:rFonts w:hint="eastAsia"/>
        </w:rPr>
        <w:t>となる。（</w:t>
      </w:r>
      <w:r w:rsidRPr="004E2780">
        <w:rPr>
          <w:rFonts w:hint="eastAsia"/>
        </w:rPr>
        <w:t>19ePFv3, BEVstep3</w:t>
      </w:r>
      <w:r w:rsidRPr="004E2780">
        <w:rPr>
          <w:rFonts w:hint="eastAsia"/>
        </w:rPr>
        <w:t>のみ）</w:t>
      </w:r>
    </w:p>
    <w:p w14:paraId="5C7D2384" w14:textId="77777777" w:rsidR="0014575E" w:rsidRPr="00494F92" w:rsidRDefault="0014575E" w:rsidP="00097E91">
      <w:pPr>
        <w:ind w:leftChars="200" w:left="386"/>
        <w:rPr>
          <w:rFonts w:hint="eastAsia"/>
          <w:color w:val="00B0F0"/>
        </w:rPr>
      </w:pPr>
      <w:r w:rsidRPr="00494F92">
        <w:rPr>
          <w:color w:val="00B0F0"/>
        </w:rPr>
        <w:t>This switch is user I/F to display the DMS mode selection screen and select DMS mode.</w:t>
      </w:r>
    </w:p>
    <w:p w14:paraId="47C85D4A" w14:textId="77777777" w:rsidR="00097E91" w:rsidRPr="00AE2925" w:rsidRDefault="00097E91" w:rsidP="00097E91">
      <w:pPr>
        <w:ind w:leftChars="200" w:left="386"/>
        <w:rPr>
          <w:color w:val="000000"/>
        </w:rPr>
      </w:pPr>
    </w:p>
    <w:p w14:paraId="6CAFADA8" w14:textId="77777777" w:rsidR="00097E91" w:rsidRPr="00494F92" w:rsidRDefault="00097E91" w:rsidP="00097E91">
      <w:pPr>
        <w:pStyle w:val="Heading3"/>
        <w:numPr>
          <w:ilvl w:val="2"/>
          <w:numId w:val="1"/>
        </w:numPr>
        <w:rPr>
          <w:rFonts w:hint="eastAsia"/>
          <w:color w:val="00B0F0"/>
        </w:rPr>
      </w:pPr>
      <w:bookmarkStart w:id="37" w:name="_Toc207119724"/>
      <w:r w:rsidRPr="004E2780">
        <w:rPr>
          <w:rFonts w:hint="eastAsia"/>
        </w:rPr>
        <w:t>ハードスイッチ操作情報の送信機能</w:t>
      </w:r>
      <w:r w:rsidRPr="00494F92">
        <w:rPr>
          <w:rFonts w:hint="eastAsia"/>
          <w:color w:val="00B0F0"/>
        </w:rPr>
        <w:t xml:space="preserve"> </w:t>
      </w:r>
      <w:bookmarkStart w:id="38" w:name="_Hlk169721339"/>
      <w:r w:rsidR="001147BD" w:rsidRPr="00494F92">
        <w:rPr>
          <w:rFonts w:hint="eastAsia"/>
          <w:color w:val="00B0F0"/>
          <w:sz w:val="20"/>
          <w:szCs w:val="22"/>
        </w:rPr>
        <w:t xml:space="preserve">/ </w:t>
      </w:r>
      <w:r w:rsidR="001147BD" w:rsidRPr="00494F92">
        <w:rPr>
          <w:color w:val="00B0F0"/>
          <w:sz w:val="20"/>
          <w:szCs w:val="22"/>
        </w:rPr>
        <w:t>Function for transmitting hard SW operation information</w:t>
      </w:r>
      <w:bookmarkEnd w:id="37"/>
      <w:bookmarkEnd w:id="38"/>
    </w:p>
    <w:p w14:paraId="2AA5F4B4" w14:textId="77777777" w:rsidR="00097E91" w:rsidRPr="00AE2925" w:rsidRDefault="00097E91" w:rsidP="00097E91">
      <w:pPr>
        <w:ind w:leftChars="200" w:left="386"/>
        <w:rPr>
          <w:color w:val="000000"/>
        </w:rPr>
      </w:pPr>
    </w:p>
    <w:p w14:paraId="3BA95BCE" w14:textId="77777777" w:rsidR="00097E91" w:rsidRPr="004E2780" w:rsidRDefault="00097E91" w:rsidP="00097E91">
      <w:pPr>
        <w:ind w:leftChars="200" w:left="386"/>
      </w:pPr>
      <w:r w:rsidRPr="004E2780">
        <w:rPr>
          <w:rFonts w:hint="eastAsia"/>
        </w:rPr>
        <w:t>以下に示す</w:t>
      </w:r>
      <w:r w:rsidRPr="004E2780">
        <w:rPr>
          <w:rFonts w:hint="eastAsia"/>
        </w:rPr>
        <w:t>ECU</w:t>
      </w:r>
      <w:r w:rsidRPr="004E2780">
        <w:rPr>
          <w:rFonts w:hint="eastAsia"/>
        </w:rPr>
        <w:t>は</w:t>
      </w:r>
      <w:r w:rsidRPr="004E2780">
        <w:rPr>
          <w:rFonts w:hint="eastAsia"/>
        </w:rPr>
        <w:t>"</w:t>
      </w:r>
      <w:r w:rsidRPr="004E2780">
        <w:rPr>
          <w:rFonts w:hint="eastAsia"/>
        </w:rPr>
        <w:t>ハードスイッチ</w:t>
      </w:r>
      <w:r w:rsidRPr="004E2780">
        <w:rPr>
          <w:rFonts w:hint="eastAsia"/>
        </w:rPr>
        <w:t>"</w:t>
      </w:r>
      <w:r w:rsidRPr="004E2780">
        <w:rPr>
          <w:rFonts w:hint="eastAsia"/>
        </w:rPr>
        <w:t>を取り込み、</w:t>
      </w:r>
      <w:r w:rsidRPr="004E2780">
        <w:rPr>
          <w:rFonts w:hint="eastAsia"/>
        </w:rPr>
        <w:t>"</w:t>
      </w:r>
      <w:r w:rsidRPr="004E2780">
        <w:rPr>
          <w:rFonts w:hint="eastAsia"/>
        </w:rPr>
        <w:t>モード判定機能</w:t>
      </w:r>
      <w:r w:rsidRPr="004E2780">
        <w:rPr>
          <w:rFonts w:hint="eastAsia"/>
        </w:rPr>
        <w:t>"</w:t>
      </w:r>
      <w:r w:rsidRPr="004E2780">
        <w:rPr>
          <w:rFonts w:hint="eastAsia"/>
        </w:rPr>
        <w:t>を有する</w:t>
      </w:r>
      <w:r w:rsidRPr="004E2780">
        <w:rPr>
          <w:rFonts w:hint="eastAsia"/>
        </w:rPr>
        <w:t xml:space="preserve"> ECU</w:t>
      </w:r>
      <w:r w:rsidRPr="004E2780">
        <w:rPr>
          <w:rFonts w:hint="eastAsia"/>
        </w:rPr>
        <w:t>および</w:t>
      </w:r>
      <w:r w:rsidRPr="004E2780">
        <w:rPr>
          <w:rFonts w:hint="eastAsia"/>
        </w:rPr>
        <w:t>"</w:t>
      </w:r>
      <w:r w:rsidRPr="004E2780">
        <w:rPr>
          <w:rFonts w:hint="eastAsia"/>
        </w:rPr>
        <w:t>表示機能</w:t>
      </w:r>
      <w:r w:rsidRPr="004E2780">
        <w:rPr>
          <w:rFonts w:hint="eastAsia"/>
        </w:rPr>
        <w:t>"</w:t>
      </w:r>
      <w:r w:rsidRPr="004E2780">
        <w:rPr>
          <w:rFonts w:hint="eastAsia"/>
        </w:rPr>
        <w:t>を有する</w:t>
      </w:r>
      <w:r w:rsidRPr="004E2780">
        <w:rPr>
          <w:rFonts w:hint="eastAsia"/>
        </w:rPr>
        <w:t xml:space="preserve"> ECU</w:t>
      </w:r>
      <w:r w:rsidRPr="004E2780">
        <w:rPr>
          <w:rFonts w:hint="eastAsia"/>
        </w:rPr>
        <w:t>に対し、ハードスイッチ操作信号を送信する。</w:t>
      </w:r>
    </w:p>
    <w:p w14:paraId="6B33D370" w14:textId="77777777" w:rsidR="0014575E" w:rsidRPr="00494F92" w:rsidRDefault="0014575E" w:rsidP="00097E91">
      <w:pPr>
        <w:ind w:leftChars="200" w:left="386"/>
        <w:rPr>
          <w:color w:val="00B0F0"/>
        </w:rPr>
      </w:pPr>
      <w:r w:rsidRPr="00494F92">
        <w:rPr>
          <w:color w:val="00B0F0"/>
        </w:rPr>
        <w:t>The following ECU receives signal of hard switch directly</w:t>
      </w:r>
      <w:r w:rsidR="00C41B0F" w:rsidRPr="00494F92">
        <w:rPr>
          <w:color w:val="00B0F0"/>
        </w:rPr>
        <w:t xml:space="preserve">. Moreover, the ECU </w:t>
      </w:r>
      <w:r w:rsidRPr="00494F92">
        <w:rPr>
          <w:color w:val="00B0F0"/>
        </w:rPr>
        <w:t>sends information of hard switch operation to the ECU has “</w:t>
      </w:r>
      <w:r w:rsidR="00C41B0F" w:rsidRPr="00494F92">
        <w:rPr>
          <w:color w:val="00B0F0"/>
          <w:sz w:val="20"/>
          <w:szCs w:val="22"/>
        </w:rPr>
        <w:t>Mode Judgment Function</w:t>
      </w:r>
      <w:r w:rsidRPr="00494F92">
        <w:rPr>
          <w:color w:val="00B0F0"/>
        </w:rPr>
        <w:t>”</w:t>
      </w:r>
      <w:r w:rsidR="00C41B0F" w:rsidRPr="00494F92">
        <w:rPr>
          <w:color w:val="00B0F0"/>
        </w:rPr>
        <w:t xml:space="preserve"> and the ECU has “Display function”.</w:t>
      </w:r>
    </w:p>
    <w:p w14:paraId="3E435537" w14:textId="77777777" w:rsidR="0014575E" w:rsidRPr="00AE2925" w:rsidRDefault="0014575E" w:rsidP="00097E91">
      <w:pPr>
        <w:ind w:leftChars="200" w:left="386"/>
        <w:rPr>
          <w:rFonts w:hint="eastAsia"/>
          <w:color w:val="000000"/>
        </w:rPr>
      </w:pPr>
    </w:p>
    <w:p w14:paraId="3828FD9E" w14:textId="77777777" w:rsidR="00097E91" w:rsidRPr="00494F92" w:rsidRDefault="00097E91" w:rsidP="00097E91">
      <w:pPr>
        <w:ind w:leftChars="200" w:left="386"/>
        <w:rPr>
          <w:rFonts w:hint="eastAsia"/>
          <w:color w:val="00B0F0"/>
        </w:rPr>
      </w:pPr>
      <w:r w:rsidRPr="004E2780">
        <w:rPr>
          <w:rFonts w:hint="eastAsia"/>
        </w:rPr>
        <w:t>～</w:t>
      </w:r>
      <w:r w:rsidRPr="004E2780">
        <w:rPr>
          <w:rFonts w:hint="eastAsia"/>
        </w:rPr>
        <w:t>19ePFv2</w:t>
      </w:r>
      <w:r w:rsidR="00C41B0F" w:rsidRPr="004E2780">
        <w:rPr>
          <w:rFonts w:hint="eastAsia"/>
        </w:rPr>
        <w:t>：</w:t>
      </w:r>
      <w:r w:rsidRPr="004E2780">
        <w:rPr>
          <w:rFonts w:hint="eastAsia"/>
        </w:rPr>
        <w:t>なし</w:t>
      </w:r>
      <w:r w:rsidR="00C41B0F" w:rsidRPr="00494F92">
        <w:rPr>
          <w:rFonts w:hint="eastAsia"/>
          <w:color w:val="00B0F0"/>
        </w:rPr>
        <w:t xml:space="preserve"> </w:t>
      </w:r>
      <w:r w:rsidR="00C41B0F" w:rsidRPr="00494F92">
        <w:rPr>
          <w:color w:val="00B0F0"/>
        </w:rPr>
        <w:t>/ Not adopted</w:t>
      </w:r>
    </w:p>
    <w:p w14:paraId="179659B0" w14:textId="77777777" w:rsidR="00097E91" w:rsidRPr="00494F92" w:rsidRDefault="00097E91" w:rsidP="00097E91">
      <w:pPr>
        <w:ind w:leftChars="200" w:left="386"/>
        <w:rPr>
          <w:color w:val="00B0F0"/>
        </w:rPr>
      </w:pPr>
      <w:r w:rsidRPr="004E2780">
        <w:rPr>
          <w:rFonts w:hint="eastAsia"/>
        </w:rPr>
        <w:t>19ePFv3</w:t>
      </w:r>
      <w:r w:rsidR="00C41B0F" w:rsidRPr="004E2780">
        <w:rPr>
          <w:rFonts w:hint="eastAsia"/>
        </w:rPr>
        <w:t>：</w:t>
      </w:r>
      <w:r w:rsidRPr="004E2780">
        <w:rPr>
          <w:rFonts w:hint="eastAsia"/>
        </w:rPr>
        <w:t>拡張ボデー</w:t>
      </w:r>
      <w:r w:rsidRPr="004E2780">
        <w:rPr>
          <w:rFonts w:hint="eastAsia"/>
        </w:rPr>
        <w:t>ECU</w:t>
      </w:r>
      <w:r w:rsidR="00C41B0F" w:rsidRPr="00494F92">
        <w:rPr>
          <w:color w:val="00B0F0"/>
        </w:rPr>
        <w:t xml:space="preserve"> / Extended body ECU</w:t>
      </w:r>
    </w:p>
    <w:p w14:paraId="7DFB6CC1" w14:textId="77777777" w:rsidR="00097E91" w:rsidRPr="004E2780" w:rsidRDefault="00097E91" w:rsidP="00097E91">
      <w:pPr>
        <w:ind w:leftChars="200" w:left="386"/>
      </w:pPr>
      <w:r w:rsidRPr="004E2780">
        <w:rPr>
          <w:rFonts w:hint="eastAsia"/>
        </w:rPr>
        <w:t>BEVstep3</w:t>
      </w:r>
      <w:r w:rsidRPr="004E2780">
        <w:rPr>
          <w:rFonts w:hint="eastAsia"/>
        </w:rPr>
        <w:t>：</w:t>
      </w:r>
      <w:r w:rsidRPr="004E2780">
        <w:rPr>
          <w:rFonts w:hint="eastAsia"/>
        </w:rPr>
        <w:t>B-DC</w:t>
      </w:r>
    </w:p>
    <w:p w14:paraId="318834AE" w14:textId="77777777" w:rsidR="00097E91" w:rsidRPr="00AE2925" w:rsidRDefault="00097E91" w:rsidP="00097E91">
      <w:pPr>
        <w:ind w:leftChars="200" w:left="386"/>
        <w:rPr>
          <w:color w:val="000000"/>
        </w:rPr>
      </w:pPr>
    </w:p>
    <w:p w14:paraId="5159C7C2" w14:textId="77777777" w:rsidR="00097E91" w:rsidRPr="00494F92" w:rsidRDefault="00097E91" w:rsidP="00097E91">
      <w:pPr>
        <w:pStyle w:val="Heading3"/>
        <w:numPr>
          <w:ilvl w:val="2"/>
          <w:numId w:val="1"/>
        </w:numPr>
        <w:rPr>
          <w:rFonts w:hint="eastAsia"/>
          <w:color w:val="00B0F0"/>
        </w:rPr>
      </w:pPr>
      <w:bookmarkStart w:id="39" w:name="_Toc207119725"/>
      <w:r w:rsidRPr="004E2780">
        <w:rPr>
          <w:rFonts w:hint="eastAsia"/>
        </w:rPr>
        <w:t>ソフトスイッチ操作情報の調停機能</w:t>
      </w:r>
      <w:r w:rsidRPr="00494F92">
        <w:rPr>
          <w:rFonts w:hint="eastAsia"/>
          <w:color w:val="00B0F0"/>
        </w:rPr>
        <w:t xml:space="preserve"> </w:t>
      </w:r>
      <w:r w:rsidR="001147BD" w:rsidRPr="00C336B9">
        <w:rPr>
          <w:rFonts w:hint="eastAsia"/>
          <w:color w:val="00B0F0"/>
          <w:sz w:val="20"/>
        </w:rPr>
        <w:t xml:space="preserve">/ </w:t>
      </w:r>
      <w:r w:rsidR="001147BD" w:rsidRPr="00C336B9">
        <w:rPr>
          <w:color w:val="00B0F0"/>
          <w:sz w:val="20"/>
        </w:rPr>
        <w:t>Arbitration function of soft SW operation information</w:t>
      </w:r>
      <w:bookmarkEnd w:id="39"/>
    </w:p>
    <w:p w14:paraId="7C51416D" w14:textId="77777777" w:rsidR="00097E91" w:rsidRPr="00AE2925" w:rsidRDefault="00097E91" w:rsidP="00097E91">
      <w:pPr>
        <w:ind w:leftChars="200" w:left="386"/>
        <w:rPr>
          <w:color w:val="000000"/>
        </w:rPr>
      </w:pPr>
    </w:p>
    <w:p w14:paraId="5447FEA3" w14:textId="77777777" w:rsidR="00097E91" w:rsidRPr="004E2780" w:rsidRDefault="00097E91" w:rsidP="00097E91">
      <w:pPr>
        <w:ind w:leftChars="200" w:left="386"/>
      </w:pPr>
      <w:r w:rsidRPr="004E2780">
        <w:rPr>
          <w:rFonts w:hint="eastAsia"/>
        </w:rPr>
        <w:t>以下に示す</w:t>
      </w:r>
      <w:r w:rsidRPr="004E2780">
        <w:rPr>
          <w:rFonts w:hint="eastAsia"/>
        </w:rPr>
        <w:t>ECU</w:t>
      </w:r>
      <w:r w:rsidRPr="004E2780">
        <w:rPr>
          <w:rFonts w:hint="eastAsia"/>
        </w:rPr>
        <w:t>は</w:t>
      </w:r>
      <w:r w:rsidRPr="004E2780">
        <w:rPr>
          <w:rFonts w:hint="eastAsia"/>
        </w:rPr>
        <w:t>"</w:t>
      </w:r>
      <w:r w:rsidRPr="004E2780">
        <w:rPr>
          <w:rFonts w:hint="eastAsia"/>
        </w:rPr>
        <w:t>ソフトスイッチ機能</w:t>
      </w:r>
      <w:r w:rsidRPr="004E2780">
        <w:rPr>
          <w:rFonts w:hint="eastAsia"/>
        </w:rPr>
        <w:t>"</w:t>
      </w:r>
      <w:r w:rsidRPr="004E2780">
        <w:rPr>
          <w:rFonts w:hint="eastAsia"/>
        </w:rPr>
        <w:t>を有する</w:t>
      </w:r>
      <w:r w:rsidRPr="004E2780">
        <w:rPr>
          <w:rFonts w:hint="eastAsia"/>
        </w:rPr>
        <w:t>ECU</w:t>
      </w:r>
      <w:r w:rsidRPr="004E2780">
        <w:rPr>
          <w:rFonts w:hint="eastAsia"/>
        </w:rPr>
        <w:t>からモード切替用ソフトスイッチ操作情報を受信し、</w:t>
      </w:r>
      <w:r w:rsidRPr="004E2780">
        <w:rPr>
          <w:rFonts w:hint="eastAsia"/>
        </w:rPr>
        <w:t>"</w:t>
      </w:r>
      <w:r w:rsidRPr="004E2780">
        <w:rPr>
          <w:rFonts w:hint="eastAsia"/>
        </w:rPr>
        <w:t>モード判定機能</w:t>
      </w:r>
      <w:r w:rsidRPr="004E2780">
        <w:rPr>
          <w:rFonts w:hint="eastAsia"/>
        </w:rPr>
        <w:t>"</w:t>
      </w:r>
      <w:r w:rsidRPr="004E2780">
        <w:rPr>
          <w:rFonts w:hint="eastAsia"/>
        </w:rPr>
        <w:t>を有する</w:t>
      </w:r>
      <w:r w:rsidRPr="004E2780">
        <w:rPr>
          <w:rFonts w:hint="eastAsia"/>
        </w:rPr>
        <w:t>ECU</w:t>
      </w:r>
      <w:r w:rsidRPr="004E2780">
        <w:rPr>
          <w:rFonts w:hint="eastAsia"/>
        </w:rPr>
        <w:t>へ送信する。詳細仕様は</w:t>
      </w:r>
      <w:r w:rsidR="00744397" w:rsidRPr="00D46F89">
        <w:fldChar w:fldCharType="begin"/>
      </w:r>
      <w:r w:rsidR="00744397" w:rsidRPr="00D46F89">
        <w:instrText xml:space="preserve"> </w:instrText>
      </w:r>
      <w:r w:rsidR="00744397" w:rsidRPr="00D46F89">
        <w:rPr>
          <w:rFonts w:hint="eastAsia"/>
        </w:rPr>
        <w:instrText>REF _Ref100588915 \r \h</w:instrText>
      </w:r>
      <w:r w:rsidR="00744397" w:rsidRPr="00D46F89">
        <w:instrText xml:space="preserve"> </w:instrText>
      </w:r>
      <w:r w:rsidR="00744397" w:rsidRPr="00D46F89">
        <w:instrText xml:space="preserve"> \* MERGEFORMAT </w:instrText>
      </w:r>
      <w:r w:rsidR="00744397" w:rsidRPr="00D46F89">
        <w:fldChar w:fldCharType="separate"/>
      </w:r>
      <w:r w:rsidR="00336074" w:rsidRPr="00D46F89">
        <w:t>2.2.5</w:t>
      </w:r>
      <w:r w:rsidR="00744397" w:rsidRPr="00D46F89">
        <w:fldChar w:fldCharType="end"/>
      </w:r>
      <w:r w:rsidRPr="00D46F89">
        <w:rPr>
          <w:rFonts w:hint="eastAsia"/>
        </w:rPr>
        <w:t xml:space="preserve"> C</w:t>
      </w:r>
      <w:r w:rsidRPr="004E2780">
        <w:rPr>
          <w:rFonts w:hint="eastAsia"/>
        </w:rPr>
        <w:t>AN</w:t>
      </w:r>
      <w:r w:rsidRPr="004E2780">
        <w:rPr>
          <w:rFonts w:hint="eastAsia"/>
        </w:rPr>
        <w:t>出力信号</w:t>
      </w:r>
      <w:r w:rsidRPr="004E2780">
        <w:rPr>
          <w:rFonts w:hint="eastAsia"/>
        </w:rPr>
        <w:t>DMS</w:t>
      </w:r>
      <w:r w:rsidRPr="004E2780">
        <w:rPr>
          <w:rFonts w:hint="eastAsia"/>
        </w:rPr>
        <w:t>ソフトスイッチ用モード選択</w:t>
      </w:r>
      <w:r w:rsidRPr="004E2780">
        <w:rPr>
          <w:rFonts w:hint="eastAsia"/>
        </w:rPr>
        <w:t>SW</w:t>
      </w:r>
      <w:r w:rsidRPr="004E2780">
        <w:rPr>
          <w:rFonts w:hint="eastAsia"/>
        </w:rPr>
        <w:t>操作情報を参照のこと。</w:t>
      </w:r>
    </w:p>
    <w:p w14:paraId="69009FC9" w14:textId="77777777" w:rsidR="009E05EE" w:rsidRPr="00494F92" w:rsidRDefault="009E05EE" w:rsidP="00097E91">
      <w:pPr>
        <w:ind w:leftChars="200" w:left="386"/>
        <w:rPr>
          <w:color w:val="00B0F0"/>
        </w:rPr>
      </w:pPr>
      <w:r w:rsidRPr="00494F92">
        <w:rPr>
          <w:color w:val="00B0F0"/>
        </w:rPr>
        <w:t>The f</w:t>
      </w:r>
      <w:r w:rsidRPr="00494F92">
        <w:rPr>
          <w:rFonts w:hint="eastAsia"/>
          <w:color w:val="00B0F0"/>
        </w:rPr>
        <w:t>ollowing</w:t>
      </w:r>
      <w:r w:rsidRPr="00494F92">
        <w:rPr>
          <w:color w:val="00B0F0"/>
        </w:rPr>
        <w:t xml:space="preserve"> ECU receives information of soft switch for DMS mode selection operation from the ECU has “Function of soft switch”. Moreover, the ECU sends information to the ECU has “</w:t>
      </w:r>
      <w:r w:rsidRPr="00494F92">
        <w:rPr>
          <w:color w:val="00B0F0"/>
          <w:sz w:val="20"/>
          <w:szCs w:val="22"/>
        </w:rPr>
        <w:t>Mode Judgment Function</w:t>
      </w:r>
      <w:r w:rsidRPr="00494F92">
        <w:rPr>
          <w:color w:val="00B0F0"/>
        </w:rPr>
        <w:t>”.</w:t>
      </w:r>
      <w:r w:rsidR="004E4C81" w:rsidRPr="00494F92">
        <w:rPr>
          <w:color w:val="00B0F0"/>
        </w:rPr>
        <w:t xml:space="preserve"> Regarding detail specification, Refer to</w:t>
      </w:r>
      <w:r w:rsidR="004E4C81" w:rsidRPr="00D46F89">
        <w:rPr>
          <w:color w:val="00B0F0"/>
        </w:rPr>
        <w:t xml:space="preserve"> </w:t>
      </w:r>
      <w:r w:rsidR="00800926" w:rsidRPr="00D46F89">
        <w:rPr>
          <w:color w:val="00B0F0"/>
        </w:rPr>
        <w:fldChar w:fldCharType="begin"/>
      </w:r>
      <w:r w:rsidR="00800926" w:rsidRPr="00D46F89">
        <w:rPr>
          <w:color w:val="00B0F0"/>
        </w:rPr>
        <w:instrText xml:space="preserve"> </w:instrText>
      </w:r>
      <w:r w:rsidR="00800926" w:rsidRPr="00D46F89">
        <w:rPr>
          <w:rFonts w:hint="eastAsia"/>
          <w:color w:val="00B0F0"/>
        </w:rPr>
        <w:instrText>REF _Ref100588915 \r \h</w:instrText>
      </w:r>
      <w:r w:rsidR="00800926" w:rsidRPr="00D46F89">
        <w:rPr>
          <w:color w:val="00B0F0"/>
        </w:rPr>
        <w:instrText xml:space="preserve"> </w:instrText>
      </w:r>
      <w:r w:rsidR="00800926" w:rsidRPr="00D46F89">
        <w:rPr>
          <w:color w:val="00B0F0"/>
        </w:rPr>
      </w:r>
      <w:r w:rsidR="00800926" w:rsidRPr="00D46F89">
        <w:rPr>
          <w:color w:val="00B0F0"/>
        </w:rPr>
        <w:instrText xml:space="preserve"> \* MERGEFORMAT </w:instrText>
      </w:r>
      <w:r w:rsidR="00800926" w:rsidRPr="00D46F89">
        <w:rPr>
          <w:color w:val="00B0F0"/>
        </w:rPr>
        <w:fldChar w:fldCharType="separate"/>
      </w:r>
      <w:r w:rsidR="00800926" w:rsidRPr="00D46F89">
        <w:rPr>
          <w:color w:val="00B0F0"/>
        </w:rPr>
        <w:t>2.2.5</w:t>
      </w:r>
      <w:r w:rsidR="00800926" w:rsidRPr="00D46F89">
        <w:rPr>
          <w:color w:val="00B0F0"/>
        </w:rPr>
        <w:fldChar w:fldCharType="end"/>
      </w:r>
      <w:r w:rsidR="004E4C81" w:rsidRPr="00D46F89">
        <w:rPr>
          <w:color w:val="00B0F0"/>
        </w:rPr>
        <w:t xml:space="preserve"> CA</w:t>
      </w:r>
      <w:r w:rsidR="004E4C81" w:rsidRPr="00494F92">
        <w:rPr>
          <w:color w:val="00B0F0"/>
        </w:rPr>
        <w:t>N output signal.</w:t>
      </w:r>
    </w:p>
    <w:p w14:paraId="57FEC36D" w14:textId="77777777" w:rsidR="009E05EE" w:rsidRPr="00AE2925" w:rsidRDefault="009E05EE" w:rsidP="00097E91">
      <w:pPr>
        <w:ind w:leftChars="200" w:left="386"/>
        <w:rPr>
          <w:rFonts w:hint="eastAsia"/>
          <w:color w:val="000000"/>
        </w:rPr>
      </w:pPr>
    </w:p>
    <w:p w14:paraId="639C0B88" w14:textId="77777777" w:rsidR="00097E91" w:rsidRPr="004E2780" w:rsidRDefault="00097E91" w:rsidP="00097E91">
      <w:pPr>
        <w:ind w:leftChars="200" w:left="386"/>
        <w:rPr>
          <w:rFonts w:hint="eastAsia"/>
        </w:rPr>
      </w:pPr>
      <w:r w:rsidRPr="004E2780">
        <w:rPr>
          <w:rFonts w:hint="eastAsia"/>
        </w:rPr>
        <w:t>19ePFv2, 19ePFv3</w:t>
      </w:r>
      <w:r w:rsidR="004069BB" w:rsidRPr="004E2780">
        <w:rPr>
          <w:rFonts w:hint="eastAsia"/>
        </w:rPr>
        <w:t>：</w:t>
      </w:r>
      <w:r w:rsidRPr="004E2780">
        <w:rPr>
          <w:rFonts w:hint="eastAsia"/>
        </w:rPr>
        <w:t>MET ECU</w:t>
      </w:r>
    </w:p>
    <w:p w14:paraId="74733F90" w14:textId="77777777" w:rsidR="00097E91" w:rsidRPr="004E2780" w:rsidRDefault="00097E91" w:rsidP="00097E91">
      <w:pPr>
        <w:ind w:leftChars="200" w:left="386"/>
      </w:pPr>
      <w:r w:rsidRPr="004E2780">
        <w:rPr>
          <w:rFonts w:hint="eastAsia"/>
        </w:rPr>
        <w:t>BEVstep3</w:t>
      </w:r>
      <w:r w:rsidRPr="004E2780">
        <w:rPr>
          <w:rFonts w:hint="eastAsia"/>
        </w:rPr>
        <w:t>：</w:t>
      </w:r>
      <w:r w:rsidRPr="004E2780">
        <w:rPr>
          <w:rFonts w:hint="eastAsia"/>
        </w:rPr>
        <w:t>C -DC</w:t>
      </w:r>
    </w:p>
    <w:p w14:paraId="045A6B61" w14:textId="77777777" w:rsidR="009336E3" w:rsidRPr="00AE2925" w:rsidRDefault="009336E3" w:rsidP="009336E3">
      <w:pPr>
        <w:rPr>
          <w:rFonts w:hint="eastAsia"/>
          <w:color w:val="000000"/>
        </w:rPr>
      </w:pPr>
    </w:p>
    <w:p w14:paraId="1BD629A7" w14:textId="77777777" w:rsidR="009336E3" w:rsidRPr="00494F92" w:rsidRDefault="009336E3" w:rsidP="009336E3">
      <w:pPr>
        <w:pStyle w:val="Heading3"/>
        <w:numPr>
          <w:ilvl w:val="2"/>
          <w:numId w:val="1"/>
        </w:numPr>
        <w:rPr>
          <w:rFonts w:hint="eastAsia"/>
          <w:color w:val="00B0F0"/>
        </w:rPr>
      </w:pPr>
      <w:bookmarkStart w:id="40" w:name="_Toc207119726"/>
      <w:r w:rsidRPr="004E2780">
        <w:rPr>
          <w:rFonts w:hint="eastAsia"/>
        </w:rPr>
        <w:t>システム構成図</w:t>
      </w:r>
      <w:r w:rsidRPr="00494F92">
        <w:rPr>
          <w:rFonts w:hint="eastAsia"/>
          <w:color w:val="00B0F0"/>
        </w:rPr>
        <w:t xml:space="preserve"> </w:t>
      </w:r>
      <w:bookmarkStart w:id="41" w:name="_Hlk169721521"/>
      <w:r w:rsidR="001147BD" w:rsidRPr="00C336B9">
        <w:rPr>
          <w:rFonts w:hint="eastAsia"/>
          <w:color w:val="00B0F0"/>
          <w:sz w:val="20"/>
        </w:rPr>
        <w:t xml:space="preserve">/ </w:t>
      </w:r>
      <w:r w:rsidR="001147BD" w:rsidRPr="00C336B9">
        <w:rPr>
          <w:color w:val="00B0F0"/>
          <w:sz w:val="20"/>
        </w:rPr>
        <w:t>System Configuration Diagram</w:t>
      </w:r>
      <w:bookmarkEnd w:id="40"/>
      <w:bookmarkEnd w:id="41"/>
    </w:p>
    <w:p w14:paraId="0208B51A" w14:textId="77777777" w:rsidR="009336E3" w:rsidRPr="00AE2925" w:rsidRDefault="009336E3" w:rsidP="009336E3">
      <w:pPr>
        <w:ind w:leftChars="200" w:left="386"/>
        <w:rPr>
          <w:color w:val="000000"/>
        </w:rPr>
      </w:pPr>
    </w:p>
    <w:p w14:paraId="23185A39" w14:textId="77777777" w:rsidR="00B929F6" w:rsidRPr="00AE2925" w:rsidRDefault="00800926" w:rsidP="00B929F6">
      <w:pPr>
        <w:ind w:leftChars="200" w:left="386"/>
        <w:rPr>
          <w:color w:val="000000"/>
        </w:rPr>
      </w:pPr>
      <w:r w:rsidRPr="00800926">
        <w:fldChar w:fldCharType="begin"/>
      </w:r>
      <w:r w:rsidRPr="00800926">
        <w:instrText xml:space="preserve"> REF _Ref199143301 \h </w:instrText>
      </w:r>
      <w:r w:rsidRPr="00800926">
        <w:instrText xml:space="preserve"> \* MERGEFORMAT </w:instrText>
      </w:r>
      <w:r w:rsidRPr="00800926">
        <w:fldChar w:fldCharType="separate"/>
      </w:r>
      <w:r w:rsidRPr="00800926">
        <w:rPr>
          <w:rFonts w:hint="eastAsia"/>
          <w:szCs w:val="21"/>
        </w:rPr>
        <w:t>図</w:t>
      </w:r>
      <w:r w:rsidRPr="00800926">
        <w:rPr>
          <w:rFonts w:hint="eastAsia"/>
          <w:szCs w:val="21"/>
        </w:rPr>
        <w:t xml:space="preserve"> </w:t>
      </w:r>
      <w:r w:rsidRPr="00800926">
        <w:rPr>
          <w:noProof/>
          <w:szCs w:val="21"/>
        </w:rPr>
        <w:t>1</w:t>
      </w:r>
      <w:r w:rsidRPr="00800926">
        <w:rPr>
          <w:szCs w:val="21"/>
        </w:rPr>
        <w:t>.</w:t>
      </w:r>
      <w:r w:rsidRPr="00800926">
        <w:rPr>
          <w:noProof/>
          <w:szCs w:val="21"/>
        </w:rPr>
        <w:t>5</w:t>
      </w:r>
      <w:r w:rsidRPr="00800926">
        <w:fldChar w:fldCharType="end"/>
      </w:r>
      <w:r w:rsidR="00B929F6" w:rsidRPr="004E2780">
        <w:rPr>
          <w:rFonts w:hint="eastAsia"/>
        </w:rPr>
        <w:t>,</w:t>
      </w:r>
      <w:r w:rsidRPr="00800926">
        <w:fldChar w:fldCharType="begin"/>
      </w:r>
      <w:r w:rsidRPr="00800926">
        <w:instrText xml:space="preserve"> </w:instrText>
      </w:r>
      <w:r w:rsidRPr="00800926">
        <w:rPr>
          <w:rFonts w:hint="eastAsia"/>
        </w:rPr>
        <w:instrText>REF _Ref199143331 \h</w:instrText>
      </w:r>
      <w:r w:rsidRPr="00800926">
        <w:instrText xml:space="preserve"> </w:instrText>
      </w:r>
      <w:r w:rsidRPr="00800926">
        <w:instrText xml:space="preserve"> \* MERGEFORMAT </w:instrText>
      </w:r>
      <w:r w:rsidRPr="00800926">
        <w:fldChar w:fldCharType="separate"/>
      </w:r>
      <w:r w:rsidRPr="00800926">
        <w:rPr>
          <w:rFonts w:hint="eastAsia"/>
          <w:szCs w:val="21"/>
        </w:rPr>
        <w:t>図</w:t>
      </w:r>
      <w:r w:rsidRPr="00800926">
        <w:rPr>
          <w:rFonts w:hint="eastAsia"/>
          <w:szCs w:val="21"/>
        </w:rPr>
        <w:t xml:space="preserve"> </w:t>
      </w:r>
      <w:r w:rsidRPr="00800926">
        <w:rPr>
          <w:noProof/>
          <w:szCs w:val="21"/>
        </w:rPr>
        <w:t>1</w:t>
      </w:r>
      <w:r w:rsidRPr="00800926">
        <w:rPr>
          <w:szCs w:val="21"/>
        </w:rPr>
        <w:t>.</w:t>
      </w:r>
      <w:r w:rsidRPr="00800926">
        <w:rPr>
          <w:noProof/>
          <w:szCs w:val="21"/>
        </w:rPr>
        <w:t>6</w:t>
      </w:r>
      <w:r w:rsidRPr="00800926">
        <w:fldChar w:fldCharType="end"/>
      </w:r>
      <w:r w:rsidR="00B929F6" w:rsidRPr="004E2780">
        <w:rPr>
          <w:rFonts w:hint="eastAsia"/>
        </w:rPr>
        <w:t>は、</w:t>
      </w:r>
      <w:r w:rsidR="00B929F6" w:rsidRPr="004E2780">
        <w:rPr>
          <w:rFonts w:hint="eastAsia"/>
        </w:rPr>
        <w:t>DMS</w:t>
      </w:r>
      <w:r w:rsidR="00B929F6" w:rsidRPr="004E2780">
        <w:rPr>
          <w:rFonts w:hint="eastAsia"/>
        </w:rPr>
        <w:t>カスタマイズ機能についての</w:t>
      </w:r>
      <w:r w:rsidR="00B929F6" w:rsidRPr="00AE2925">
        <w:rPr>
          <w:rFonts w:hint="eastAsia"/>
          <w:color w:val="000000"/>
        </w:rPr>
        <w:t>システムの構成である。</w:t>
      </w:r>
    </w:p>
    <w:p w14:paraId="784A03E3" w14:textId="77777777" w:rsidR="000229AD" w:rsidRPr="00AE2925" w:rsidRDefault="00800926" w:rsidP="00B929F6">
      <w:pPr>
        <w:ind w:leftChars="200" w:left="386"/>
        <w:rPr>
          <w:ins w:id="42" w:author="Nagai, Shun/永井 駿" w:date="2024-06-24T10:05:00Z"/>
          <w:rFonts w:hint="eastAsia"/>
          <w:color w:val="000000"/>
        </w:rPr>
      </w:pPr>
      <w:r w:rsidRPr="00800926">
        <w:fldChar w:fldCharType="begin"/>
      </w:r>
      <w:r w:rsidRPr="00800926">
        <w:instrText xml:space="preserve"> REF _Ref199143364 \h </w:instrText>
      </w:r>
      <w:r w:rsidRPr="00800926">
        <w:instrText xml:space="preserve"> \* MERGEFORMAT </w:instrText>
      </w:r>
      <w:r w:rsidRPr="00800926">
        <w:fldChar w:fldCharType="separate"/>
      </w:r>
      <w:r w:rsidRPr="00800926">
        <w:rPr>
          <w:szCs w:val="21"/>
        </w:rPr>
        <w:t>Figure</w:t>
      </w:r>
      <w:r w:rsidRPr="00800926">
        <w:rPr>
          <w:szCs w:val="21"/>
        </w:rPr>
        <w:t xml:space="preserve"> </w:t>
      </w:r>
      <w:r w:rsidRPr="00800926">
        <w:rPr>
          <w:noProof/>
          <w:szCs w:val="21"/>
        </w:rPr>
        <w:t>1</w:t>
      </w:r>
      <w:r w:rsidRPr="00800926">
        <w:rPr>
          <w:szCs w:val="21"/>
        </w:rPr>
        <w:t>.</w:t>
      </w:r>
      <w:r w:rsidRPr="00800926">
        <w:rPr>
          <w:noProof/>
          <w:szCs w:val="21"/>
        </w:rPr>
        <w:t>5</w:t>
      </w:r>
      <w:r w:rsidRPr="00800926">
        <w:fldChar w:fldCharType="end"/>
      </w:r>
      <w:ins w:id="43" w:author="Nagai, Shun/永井 駿" w:date="2024-06-24T10:05:00Z">
        <w:r w:rsidR="000229AD" w:rsidRPr="00800926">
          <w:t xml:space="preserve"> and Figure 1.6</w:t>
        </w:r>
      </w:ins>
      <w:r w:rsidRPr="00800926">
        <w:fldChar w:fldCharType="begin"/>
      </w:r>
      <w:r w:rsidRPr="00800926">
        <w:instrText xml:space="preserve"> REF _Ref199143371 \h </w:instrText>
      </w:r>
      <w:r w:rsidRPr="00800926">
        <w:instrText xml:space="preserve"> \* MERGEFORMAT </w:instrText>
      </w:r>
      <w:r w:rsidRPr="00800926">
        <w:fldChar w:fldCharType="separate"/>
      </w:r>
      <w:r w:rsidRPr="00800926">
        <w:rPr>
          <w:szCs w:val="21"/>
        </w:rPr>
        <w:t>Figur</w:t>
      </w:r>
      <w:r w:rsidRPr="00800926">
        <w:rPr>
          <w:szCs w:val="21"/>
        </w:rPr>
        <w:t>e</w:t>
      </w:r>
      <w:r w:rsidRPr="00800926">
        <w:rPr>
          <w:szCs w:val="21"/>
        </w:rPr>
        <w:t xml:space="preserve"> </w:t>
      </w:r>
      <w:r w:rsidRPr="00800926">
        <w:rPr>
          <w:noProof/>
          <w:szCs w:val="21"/>
        </w:rPr>
        <w:t>1</w:t>
      </w:r>
      <w:r w:rsidRPr="00800926">
        <w:rPr>
          <w:szCs w:val="21"/>
        </w:rPr>
        <w:t>.</w:t>
      </w:r>
      <w:r w:rsidRPr="00800926">
        <w:rPr>
          <w:noProof/>
          <w:szCs w:val="21"/>
        </w:rPr>
        <w:t>6</w:t>
      </w:r>
      <w:r w:rsidRPr="00800926">
        <w:fldChar w:fldCharType="end"/>
      </w:r>
      <w:ins w:id="44" w:author="Nagai, Shun/永井 駿" w:date="2024-06-24T10:05:00Z">
        <w:r w:rsidR="000229AD" w:rsidRPr="00800926">
          <w:t xml:space="preserve"> </w:t>
        </w:r>
        <w:r w:rsidR="00DD5F7C" w:rsidRPr="00800926">
          <w:t>are</w:t>
        </w:r>
        <w:r w:rsidR="000229AD" w:rsidRPr="00AE2925">
          <w:rPr>
            <w:color w:val="000000"/>
          </w:rPr>
          <w:t xml:space="preserve"> </w:t>
        </w:r>
        <w:r w:rsidR="00DD5F7C" w:rsidRPr="00AE2925">
          <w:rPr>
            <w:color w:val="000000"/>
          </w:rPr>
          <w:t>e</w:t>
        </w:r>
        <w:r w:rsidR="000229AD" w:rsidRPr="00AE2925">
          <w:rPr>
            <w:color w:val="000000"/>
          </w:rPr>
          <w:t>xample of system configuration diagram</w:t>
        </w:r>
        <w:r w:rsidR="00DD5F7C" w:rsidRPr="00AE2925">
          <w:rPr>
            <w:color w:val="000000"/>
          </w:rPr>
          <w:t xml:space="preserve"> of DMS customization function</w:t>
        </w:r>
        <w:r w:rsidR="000229AD" w:rsidRPr="00AE2925">
          <w:rPr>
            <w:rFonts w:hint="eastAsia"/>
            <w:color w:val="000000"/>
          </w:rPr>
          <w:t>.</w:t>
        </w:r>
      </w:ins>
    </w:p>
    <w:p w14:paraId="4A8421BC" w14:textId="77777777" w:rsidR="00B53A5A" w:rsidRPr="00AE2925" w:rsidRDefault="00B53A5A" w:rsidP="00136B41">
      <w:pPr>
        <w:rPr>
          <w:color w:val="000000"/>
        </w:rPr>
      </w:pPr>
    </w:p>
    <w:tbl>
      <w:tblPr>
        <w:tblpPr w:leftFromText="142" w:rightFromText="142" w:vertAnchor="text" w:horzAnchor="margin" w:tblpY="190"/>
        <w:tblW w:w="9468" w:type="dxa"/>
        <w:tblLook w:val="04A0" w:firstRow="1" w:lastRow="0" w:firstColumn="1" w:lastColumn="0" w:noHBand="0" w:noVBand="1"/>
      </w:tblPr>
      <w:tblGrid>
        <w:gridCol w:w="9468"/>
      </w:tblGrid>
      <w:tr w:rsidR="00B929F6" w:rsidRPr="00457216" w14:paraId="3FD80648" w14:textId="77777777" w:rsidTr="004E2780">
        <w:trPr>
          <w:trHeight w:val="4537"/>
        </w:trPr>
        <w:tc>
          <w:tcPr>
            <w:tcW w:w="9468" w:type="dxa"/>
            <w:shd w:val="clear" w:color="auto" w:fill="auto"/>
          </w:tcPr>
          <w:p w14:paraId="4A0F1651" w14:textId="20659831" w:rsidR="00B929F6" w:rsidRPr="00457216" w:rsidRDefault="00FB37A0">
            <w:pPr>
              <w:jc w:val="center"/>
              <w:rPr>
                <w:rFonts w:hint="eastAsia"/>
              </w:rPr>
            </w:pPr>
            <w:r>
              <w:rPr>
                <w:noProof/>
              </w:rPr>
              <w:drawing>
                <wp:inline distT="0" distB="0" distL="0" distR="0" wp14:anchorId="2D85060F" wp14:editId="14FF4779">
                  <wp:extent cx="4773295" cy="2755265"/>
                  <wp:effectExtent l="0" t="0" r="0" b="0"/>
                  <wp:docPr id="8521" name="Picture 8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3295" cy="2755265"/>
                          </a:xfrm>
                          <a:prstGeom prst="rect">
                            <a:avLst/>
                          </a:prstGeom>
                          <a:noFill/>
                          <a:ln>
                            <a:noFill/>
                          </a:ln>
                        </pic:spPr>
                      </pic:pic>
                    </a:graphicData>
                  </a:graphic>
                </wp:inline>
              </w:drawing>
            </w:r>
          </w:p>
        </w:tc>
      </w:tr>
      <w:tr w:rsidR="00B929F6" w:rsidRPr="00ED5FE0" w14:paraId="7F9051BB" w14:textId="77777777" w:rsidTr="009336E3">
        <w:tc>
          <w:tcPr>
            <w:tcW w:w="9468" w:type="dxa"/>
            <w:shd w:val="clear" w:color="auto" w:fill="auto"/>
          </w:tcPr>
          <w:p w14:paraId="5D75BE5D" w14:textId="77777777" w:rsidR="00B929F6" w:rsidRPr="002835BE" w:rsidRDefault="00800926" w:rsidP="00800926">
            <w:pPr>
              <w:pStyle w:val="Caption"/>
              <w:rPr>
                <w:rFonts w:hint="eastAsia"/>
                <w:szCs w:val="21"/>
              </w:rPr>
            </w:pPr>
            <w:bookmarkStart w:id="45" w:name="_Ref199143296"/>
            <w:bookmarkStart w:id="46" w:name="_Ref199143301"/>
            <w:r w:rsidRPr="002835BE">
              <w:rPr>
                <w:rFonts w:hint="eastAsia"/>
                <w:szCs w:val="21"/>
              </w:rPr>
              <w:lastRenderedPageBreak/>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5</w:t>
            </w:r>
            <w:r w:rsidR="00F31CA7" w:rsidRPr="002835BE">
              <w:rPr>
                <w:szCs w:val="21"/>
              </w:rPr>
              <w:fldChar w:fldCharType="end"/>
            </w:r>
            <w:bookmarkEnd w:id="46"/>
            <w:r w:rsidR="00B929F6" w:rsidRPr="002835BE">
              <w:rPr>
                <w:rFonts w:hint="eastAsia"/>
                <w:szCs w:val="21"/>
              </w:rPr>
              <w:t xml:space="preserve">　システム構成図の一例</w:t>
            </w:r>
            <w:r w:rsidR="00B929F6" w:rsidRPr="002835BE">
              <w:rPr>
                <w:szCs w:val="21"/>
              </w:rPr>
              <w:t xml:space="preserve"> </w:t>
            </w:r>
            <w:ins w:id="47" w:author="Nagai, Shun/永井 駿" w:date="2024-06-24T10:05:00Z">
              <w:r w:rsidR="00B929F6" w:rsidRPr="002835BE">
                <w:rPr>
                  <w:szCs w:val="21"/>
                </w:rPr>
                <w:t>(</w:t>
              </w:r>
              <w:r w:rsidR="000229AD" w:rsidRPr="002835BE">
                <w:rPr>
                  <w:szCs w:val="21"/>
                </w:rPr>
                <w:t>~</w:t>
              </w:r>
            </w:ins>
            <w:del w:id="48" w:author="Nagai, Shun/永井 駿" w:date="2024-06-24T10:05:00Z">
              <w:r w:rsidR="00B929F6" w:rsidRPr="002835BE">
                <w:rPr>
                  <w:szCs w:val="21"/>
                </w:rPr>
                <w:delText>(</w:delText>
              </w:r>
            </w:del>
            <w:r w:rsidR="00B929F6" w:rsidRPr="002835BE">
              <w:rPr>
                <w:rFonts w:hint="eastAsia"/>
                <w:szCs w:val="21"/>
              </w:rPr>
              <w:t>1</w:t>
            </w:r>
            <w:r w:rsidR="00B929F6" w:rsidRPr="002835BE">
              <w:rPr>
                <w:szCs w:val="21"/>
              </w:rPr>
              <w:t>9ePFv3</w:t>
            </w:r>
            <w:r w:rsidR="00B929F6" w:rsidRPr="002835BE">
              <w:rPr>
                <w:rFonts w:hint="eastAsia"/>
                <w:szCs w:val="21"/>
              </w:rPr>
              <w:t>の場合</w:t>
            </w:r>
            <w:r w:rsidR="00B929F6" w:rsidRPr="002835BE">
              <w:rPr>
                <w:rFonts w:hint="eastAsia"/>
                <w:szCs w:val="21"/>
              </w:rPr>
              <w:t>)</w:t>
            </w:r>
            <w:bookmarkEnd w:id="45"/>
          </w:p>
          <w:p w14:paraId="0914D732" w14:textId="77777777" w:rsidR="00B929F6" w:rsidRPr="00800926" w:rsidRDefault="00800926" w:rsidP="00800926">
            <w:pPr>
              <w:pStyle w:val="Caption"/>
              <w:rPr>
                <w:rFonts w:hint="eastAsia"/>
                <w:b/>
                <w:bCs w:val="0"/>
                <w:szCs w:val="21"/>
              </w:rPr>
            </w:pPr>
            <w:bookmarkStart w:id="49" w:name="_Ref199143364"/>
            <w:r w:rsidRPr="002835BE">
              <w:rPr>
                <w:color w:val="00B0F0"/>
                <w:szCs w:val="21"/>
              </w:rPr>
              <w:t xml:space="preserve">Figure </w:t>
            </w:r>
            <w:r w:rsidR="00F31CA7" w:rsidRPr="002835BE">
              <w:rPr>
                <w:color w:val="00B0F0"/>
                <w:szCs w:val="21"/>
              </w:rPr>
              <w:fldChar w:fldCharType="begin"/>
            </w:r>
            <w:r w:rsidR="00F31CA7" w:rsidRPr="002835BE">
              <w:rPr>
                <w:color w:val="00B0F0"/>
                <w:szCs w:val="21"/>
              </w:rPr>
              <w:instrText xml:space="preserve"> STYLEREF 1 \s </w:instrText>
            </w:r>
            <w:r w:rsidR="00F31CA7" w:rsidRPr="002835BE">
              <w:rPr>
                <w:color w:val="00B0F0"/>
                <w:szCs w:val="21"/>
              </w:rPr>
              <w:fldChar w:fldCharType="separate"/>
            </w:r>
            <w:r w:rsidR="00F31CA7" w:rsidRPr="002835BE">
              <w:rPr>
                <w:noProof/>
                <w:color w:val="00B0F0"/>
                <w:szCs w:val="21"/>
              </w:rPr>
              <w:t>1</w:t>
            </w:r>
            <w:r w:rsidR="00F31CA7" w:rsidRPr="002835BE">
              <w:rPr>
                <w:color w:val="00B0F0"/>
                <w:szCs w:val="21"/>
              </w:rPr>
              <w:fldChar w:fldCharType="end"/>
            </w:r>
            <w:r w:rsidR="00F31CA7" w:rsidRPr="002835BE">
              <w:rPr>
                <w:color w:val="00B0F0"/>
                <w:szCs w:val="21"/>
              </w:rPr>
              <w:t>.</w:t>
            </w:r>
            <w:r w:rsidR="00F31CA7" w:rsidRPr="002835BE">
              <w:rPr>
                <w:color w:val="00B0F0"/>
                <w:szCs w:val="21"/>
              </w:rPr>
              <w:fldChar w:fldCharType="begin"/>
            </w:r>
            <w:r w:rsidR="00F31CA7" w:rsidRPr="002835BE">
              <w:rPr>
                <w:color w:val="00B0F0"/>
                <w:szCs w:val="21"/>
              </w:rPr>
              <w:instrText xml:space="preserve"> SEQ Figure \* ARABIC \s 1 </w:instrText>
            </w:r>
            <w:r w:rsidR="00F31CA7" w:rsidRPr="002835BE">
              <w:rPr>
                <w:color w:val="00B0F0"/>
                <w:szCs w:val="21"/>
              </w:rPr>
              <w:fldChar w:fldCharType="separate"/>
            </w:r>
            <w:r w:rsidR="00F31CA7" w:rsidRPr="002835BE">
              <w:rPr>
                <w:noProof/>
                <w:color w:val="00B0F0"/>
                <w:szCs w:val="21"/>
              </w:rPr>
              <w:t>5</w:t>
            </w:r>
            <w:r w:rsidR="00F31CA7" w:rsidRPr="002835BE">
              <w:rPr>
                <w:color w:val="00B0F0"/>
                <w:szCs w:val="21"/>
              </w:rPr>
              <w:fldChar w:fldCharType="end"/>
            </w:r>
            <w:bookmarkEnd w:id="49"/>
            <w:r w:rsidR="00B929F6" w:rsidRPr="002835BE">
              <w:rPr>
                <w:rFonts w:hint="eastAsia"/>
                <w:color w:val="00B0F0"/>
                <w:szCs w:val="21"/>
              </w:rPr>
              <w:t xml:space="preserve">　</w:t>
            </w:r>
            <w:r w:rsidR="00B929F6" w:rsidRPr="002835BE">
              <w:rPr>
                <w:rFonts w:hint="eastAsia"/>
                <w:color w:val="00B0F0"/>
                <w:szCs w:val="21"/>
              </w:rPr>
              <w:t>E</w:t>
            </w:r>
            <w:r w:rsidR="00B929F6" w:rsidRPr="002835BE">
              <w:rPr>
                <w:color w:val="00B0F0"/>
                <w:szCs w:val="21"/>
              </w:rPr>
              <w:t>xample of s</w:t>
            </w:r>
            <w:r w:rsidR="00B929F6" w:rsidRPr="002835BE">
              <w:rPr>
                <w:rFonts w:hint="eastAsia"/>
                <w:color w:val="00B0F0"/>
                <w:szCs w:val="21"/>
              </w:rPr>
              <w:t xml:space="preserve">ystem configuration diagram </w:t>
            </w:r>
            <w:r w:rsidR="00B929F6" w:rsidRPr="002835BE">
              <w:rPr>
                <w:color w:val="00B0F0"/>
                <w:szCs w:val="21"/>
              </w:rPr>
              <w:t>for</w:t>
            </w:r>
            <w:r w:rsidR="00B929F6" w:rsidRPr="002835BE">
              <w:rPr>
                <w:color w:val="000000"/>
                <w:szCs w:val="21"/>
              </w:rPr>
              <w:t xml:space="preserve"> </w:t>
            </w:r>
            <w:r w:rsidR="00B929F6" w:rsidRPr="002835BE">
              <w:rPr>
                <w:rFonts w:hint="eastAsia"/>
                <w:color w:val="00B0F0"/>
                <w:szCs w:val="21"/>
              </w:rPr>
              <w:t>1</w:t>
            </w:r>
            <w:r w:rsidR="00B929F6" w:rsidRPr="002835BE">
              <w:rPr>
                <w:color w:val="00B0F0"/>
                <w:szCs w:val="21"/>
              </w:rPr>
              <w:t>9ePFv3</w:t>
            </w:r>
          </w:p>
        </w:tc>
      </w:tr>
    </w:tbl>
    <w:p w14:paraId="5E9C7874" w14:textId="77777777" w:rsidR="00B929F6" w:rsidRDefault="00B929F6" w:rsidP="00136B41">
      <w:pPr>
        <w:rPr>
          <w:rFonts w:hint="eastAsia"/>
        </w:rPr>
      </w:pPr>
    </w:p>
    <w:tbl>
      <w:tblPr>
        <w:tblpPr w:leftFromText="142" w:rightFromText="142" w:vertAnchor="text" w:horzAnchor="margin" w:tblpY="190"/>
        <w:tblW w:w="9738" w:type="dxa"/>
        <w:tblLayout w:type="fixed"/>
        <w:tblCellMar>
          <w:left w:w="99" w:type="dxa"/>
          <w:right w:w="99" w:type="dxa"/>
        </w:tblCellMar>
        <w:tblLook w:val="04A0" w:firstRow="1" w:lastRow="0" w:firstColumn="1" w:lastColumn="0" w:noHBand="0" w:noVBand="1"/>
      </w:tblPr>
      <w:tblGrid>
        <w:gridCol w:w="9738"/>
      </w:tblGrid>
      <w:tr w:rsidR="00B929F6" w:rsidRPr="00457216" w14:paraId="4B55E855" w14:textId="77777777" w:rsidTr="004E2780">
        <w:tc>
          <w:tcPr>
            <w:tcW w:w="9738" w:type="dxa"/>
            <w:shd w:val="clear" w:color="auto" w:fill="auto"/>
          </w:tcPr>
          <w:p w14:paraId="33C5EE5B" w14:textId="576C6B50" w:rsidR="00B929F6" w:rsidRPr="00457216" w:rsidRDefault="00B929F6">
            <w:pPr>
              <w:rPr>
                <w:rFonts w:hint="eastAsia"/>
                <w:noProof/>
              </w:rPr>
            </w:pPr>
            <w:r>
              <w:rPr>
                <w:noProof/>
              </w:rPr>
              <w:br/>
              <w:t xml:space="preserve">  </w:t>
            </w:r>
            <w:r w:rsidR="00FB37A0" w:rsidRPr="004D7083">
              <w:rPr>
                <w:noProof/>
              </w:rPr>
              <w:drawing>
                <wp:inline distT="0" distB="0" distL="0" distR="0" wp14:anchorId="7B08FA6A" wp14:editId="5B228C47">
                  <wp:extent cx="6219825" cy="3667125"/>
                  <wp:effectExtent l="0" t="0" r="0" b="0"/>
                  <wp:docPr id="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825" cy="3667125"/>
                          </a:xfrm>
                          <a:prstGeom prst="rect">
                            <a:avLst/>
                          </a:prstGeom>
                          <a:noFill/>
                          <a:ln>
                            <a:noFill/>
                          </a:ln>
                        </pic:spPr>
                      </pic:pic>
                    </a:graphicData>
                  </a:graphic>
                </wp:inline>
              </w:drawing>
            </w:r>
          </w:p>
        </w:tc>
      </w:tr>
      <w:tr w:rsidR="00B929F6" w:rsidRPr="00AE2925" w14:paraId="1F287D81" w14:textId="77777777" w:rsidTr="004E2780">
        <w:tblPrEx>
          <w:tblCellMar>
            <w:left w:w="108" w:type="dxa"/>
            <w:right w:w="108" w:type="dxa"/>
          </w:tblCellMar>
        </w:tblPrEx>
        <w:tc>
          <w:tcPr>
            <w:tcW w:w="9738" w:type="dxa"/>
            <w:shd w:val="clear" w:color="auto" w:fill="auto"/>
          </w:tcPr>
          <w:p w14:paraId="39BEE576" w14:textId="77777777" w:rsidR="00B929F6" w:rsidRPr="002835BE" w:rsidRDefault="00800926" w:rsidP="00800926">
            <w:pPr>
              <w:pStyle w:val="Caption"/>
              <w:rPr>
                <w:rFonts w:hint="eastAsia"/>
                <w:szCs w:val="21"/>
              </w:rPr>
            </w:pPr>
            <w:bookmarkStart w:id="50" w:name="_Ref199143331"/>
            <w:r w:rsidRPr="002835BE">
              <w:rPr>
                <w:rFonts w:hint="eastAsia"/>
                <w:szCs w:val="21"/>
              </w:rPr>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6</w:t>
            </w:r>
            <w:r w:rsidR="00F31CA7" w:rsidRPr="002835BE">
              <w:rPr>
                <w:szCs w:val="21"/>
              </w:rPr>
              <w:fldChar w:fldCharType="end"/>
            </w:r>
            <w:bookmarkEnd w:id="50"/>
            <w:r w:rsidR="00B929F6" w:rsidRPr="002835BE">
              <w:rPr>
                <w:rFonts w:hint="eastAsia"/>
                <w:szCs w:val="21"/>
              </w:rPr>
              <w:t xml:space="preserve">　システム構成図の一例</w:t>
            </w:r>
            <w:r w:rsidR="00B929F6" w:rsidRPr="002835BE">
              <w:rPr>
                <w:szCs w:val="21"/>
              </w:rPr>
              <w:t xml:space="preserve"> (BEV Step3</w:t>
            </w:r>
            <w:r w:rsidR="00B929F6" w:rsidRPr="002835BE">
              <w:rPr>
                <w:rFonts w:hint="eastAsia"/>
                <w:szCs w:val="21"/>
              </w:rPr>
              <w:t>の場合</w:t>
            </w:r>
            <w:r w:rsidR="00B929F6" w:rsidRPr="002835BE">
              <w:rPr>
                <w:rFonts w:hint="eastAsia"/>
                <w:szCs w:val="21"/>
              </w:rPr>
              <w:t>)</w:t>
            </w:r>
          </w:p>
          <w:p w14:paraId="6B75BEE0" w14:textId="77777777" w:rsidR="00B929F6" w:rsidRPr="00800926" w:rsidRDefault="00800926" w:rsidP="00800926">
            <w:pPr>
              <w:pStyle w:val="Caption"/>
              <w:keepNext/>
              <w:rPr>
                <w:rFonts w:hint="eastAsia"/>
              </w:rPr>
            </w:pPr>
            <w:bookmarkStart w:id="51" w:name="_Ref199143371"/>
            <w:r w:rsidRPr="002835BE">
              <w:rPr>
                <w:color w:val="00B0F0"/>
                <w:szCs w:val="21"/>
              </w:rPr>
              <w:t xml:space="preserve">Figure </w:t>
            </w:r>
            <w:r w:rsidR="00F31CA7" w:rsidRPr="002835BE">
              <w:rPr>
                <w:color w:val="00B0F0"/>
                <w:szCs w:val="21"/>
              </w:rPr>
              <w:fldChar w:fldCharType="begin"/>
            </w:r>
            <w:r w:rsidR="00F31CA7" w:rsidRPr="002835BE">
              <w:rPr>
                <w:color w:val="00B0F0"/>
                <w:szCs w:val="21"/>
              </w:rPr>
              <w:instrText xml:space="preserve"> STYLEREF 1 \s </w:instrText>
            </w:r>
            <w:r w:rsidR="00F31CA7" w:rsidRPr="002835BE">
              <w:rPr>
                <w:color w:val="00B0F0"/>
                <w:szCs w:val="21"/>
              </w:rPr>
              <w:fldChar w:fldCharType="separate"/>
            </w:r>
            <w:r w:rsidR="00F31CA7" w:rsidRPr="002835BE">
              <w:rPr>
                <w:noProof/>
                <w:color w:val="00B0F0"/>
                <w:szCs w:val="21"/>
              </w:rPr>
              <w:t>1</w:t>
            </w:r>
            <w:r w:rsidR="00F31CA7" w:rsidRPr="002835BE">
              <w:rPr>
                <w:color w:val="00B0F0"/>
                <w:szCs w:val="21"/>
              </w:rPr>
              <w:fldChar w:fldCharType="end"/>
            </w:r>
            <w:r w:rsidR="00F31CA7" w:rsidRPr="002835BE">
              <w:rPr>
                <w:color w:val="00B0F0"/>
                <w:szCs w:val="21"/>
              </w:rPr>
              <w:t>.</w:t>
            </w:r>
            <w:r w:rsidR="00F31CA7" w:rsidRPr="002835BE">
              <w:rPr>
                <w:color w:val="00B0F0"/>
                <w:szCs w:val="21"/>
              </w:rPr>
              <w:fldChar w:fldCharType="begin"/>
            </w:r>
            <w:r w:rsidR="00F31CA7" w:rsidRPr="002835BE">
              <w:rPr>
                <w:color w:val="00B0F0"/>
                <w:szCs w:val="21"/>
              </w:rPr>
              <w:instrText xml:space="preserve"> SEQ Figure \* ARABIC \s 1 </w:instrText>
            </w:r>
            <w:r w:rsidR="00F31CA7" w:rsidRPr="002835BE">
              <w:rPr>
                <w:color w:val="00B0F0"/>
                <w:szCs w:val="21"/>
              </w:rPr>
              <w:fldChar w:fldCharType="separate"/>
            </w:r>
            <w:r w:rsidR="00F31CA7" w:rsidRPr="002835BE">
              <w:rPr>
                <w:noProof/>
                <w:color w:val="00B0F0"/>
                <w:szCs w:val="21"/>
              </w:rPr>
              <w:t>6</w:t>
            </w:r>
            <w:r w:rsidR="00F31CA7" w:rsidRPr="002835BE">
              <w:rPr>
                <w:color w:val="00B0F0"/>
                <w:szCs w:val="21"/>
              </w:rPr>
              <w:fldChar w:fldCharType="end"/>
            </w:r>
            <w:bookmarkEnd w:id="51"/>
            <w:r w:rsidR="00B929F6" w:rsidRPr="002835BE">
              <w:rPr>
                <w:rFonts w:hint="eastAsia"/>
                <w:color w:val="00B0F0"/>
                <w:szCs w:val="21"/>
              </w:rPr>
              <w:t xml:space="preserve">　</w:t>
            </w:r>
            <w:r w:rsidR="00B929F6" w:rsidRPr="002835BE">
              <w:rPr>
                <w:rFonts w:hint="eastAsia"/>
                <w:color w:val="00B0F0"/>
                <w:szCs w:val="21"/>
              </w:rPr>
              <w:t>E</w:t>
            </w:r>
            <w:r w:rsidR="00B929F6" w:rsidRPr="002835BE">
              <w:rPr>
                <w:color w:val="00B0F0"/>
                <w:szCs w:val="21"/>
              </w:rPr>
              <w:t>xample of s</w:t>
            </w:r>
            <w:r w:rsidR="00B929F6" w:rsidRPr="002835BE">
              <w:rPr>
                <w:rFonts w:hint="eastAsia"/>
                <w:color w:val="00B0F0"/>
                <w:szCs w:val="21"/>
              </w:rPr>
              <w:t xml:space="preserve">ystem configuration diagram </w:t>
            </w:r>
            <w:r w:rsidR="00B929F6" w:rsidRPr="002835BE">
              <w:rPr>
                <w:color w:val="00B0F0"/>
                <w:szCs w:val="21"/>
              </w:rPr>
              <w:t xml:space="preserve">for </w:t>
            </w:r>
            <w:r w:rsidR="00B929F6" w:rsidRPr="002835BE">
              <w:rPr>
                <w:rFonts w:hint="eastAsia"/>
                <w:color w:val="00B0F0"/>
                <w:szCs w:val="21"/>
              </w:rPr>
              <w:t>BEV Step3</w:t>
            </w:r>
          </w:p>
        </w:tc>
      </w:tr>
    </w:tbl>
    <w:p w14:paraId="6F638784" w14:textId="77777777" w:rsidR="00B929F6" w:rsidRDefault="00B929F6" w:rsidP="00136B41">
      <w:pPr>
        <w:rPr>
          <w:rFonts w:hint="eastAsia"/>
        </w:rPr>
      </w:pPr>
    </w:p>
    <w:p w14:paraId="5852C1FF" w14:textId="77777777" w:rsidR="00B929F6" w:rsidRPr="004E2780" w:rsidRDefault="007A1A8B" w:rsidP="00B929F6">
      <w:pPr>
        <w:ind w:leftChars="200" w:left="386"/>
        <w:rPr>
          <w:rFonts w:hint="eastAsia"/>
        </w:rPr>
      </w:pPr>
      <w:r w:rsidRPr="007A1A8B">
        <w:fldChar w:fldCharType="begin"/>
      </w:r>
      <w:r w:rsidRPr="007A1A8B">
        <w:instrText xml:space="preserve"> </w:instrText>
      </w:r>
      <w:r w:rsidRPr="007A1A8B">
        <w:rPr>
          <w:rFonts w:hint="eastAsia"/>
        </w:rPr>
        <w:instrText>REF _Ref199143935 \h</w:instrText>
      </w:r>
      <w:r w:rsidRPr="007A1A8B">
        <w:instrText xml:space="preserve"> </w:instrText>
      </w:r>
      <w:r w:rsidRPr="007A1A8B">
        <w:instrText xml:space="preserve"> \* MERGEFORMAT </w:instrText>
      </w:r>
      <w:r w:rsidRPr="007A1A8B">
        <w:fldChar w:fldCharType="separate"/>
      </w:r>
      <w:r w:rsidRPr="007A1A8B">
        <w:rPr>
          <w:rFonts w:hint="eastAsia"/>
          <w:szCs w:val="21"/>
        </w:rPr>
        <w:t>図</w:t>
      </w:r>
      <w:r w:rsidRPr="007A1A8B">
        <w:rPr>
          <w:rFonts w:hint="eastAsia"/>
          <w:szCs w:val="21"/>
        </w:rPr>
        <w:t xml:space="preserve"> </w:t>
      </w:r>
      <w:r w:rsidRPr="007A1A8B">
        <w:rPr>
          <w:noProof/>
          <w:szCs w:val="21"/>
        </w:rPr>
        <w:t>1</w:t>
      </w:r>
      <w:r w:rsidRPr="007A1A8B">
        <w:rPr>
          <w:szCs w:val="21"/>
        </w:rPr>
        <w:t>.</w:t>
      </w:r>
      <w:r w:rsidRPr="007A1A8B">
        <w:rPr>
          <w:noProof/>
          <w:szCs w:val="21"/>
        </w:rPr>
        <w:t>7</w:t>
      </w:r>
      <w:r w:rsidRPr="007A1A8B">
        <w:fldChar w:fldCharType="end"/>
      </w:r>
      <w:r>
        <w:rPr>
          <w:rFonts w:hint="eastAsia"/>
        </w:rPr>
        <w:t>、</w:t>
      </w:r>
      <w:r w:rsidRPr="007A1A8B">
        <w:fldChar w:fldCharType="begin"/>
      </w:r>
      <w:r w:rsidRPr="007A1A8B">
        <w:instrText xml:space="preserve"> REF _Ref199143936 \h </w:instrText>
      </w:r>
      <w:r w:rsidRPr="007A1A8B">
        <w:instrText xml:space="preserve"> \* MERGEFORMAT </w:instrText>
      </w:r>
      <w:r w:rsidRPr="007A1A8B">
        <w:fldChar w:fldCharType="separate"/>
      </w:r>
      <w:r w:rsidRPr="007A1A8B">
        <w:rPr>
          <w:rFonts w:hint="eastAsia"/>
          <w:szCs w:val="21"/>
        </w:rPr>
        <w:t>図</w:t>
      </w:r>
      <w:r w:rsidRPr="007A1A8B">
        <w:rPr>
          <w:rFonts w:hint="eastAsia"/>
          <w:szCs w:val="21"/>
        </w:rPr>
        <w:t xml:space="preserve"> </w:t>
      </w:r>
      <w:r w:rsidRPr="007A1A8B">
        <w:rPr>
          <w:noProof/>
          <w:szCs w:val="21"/>
        </w:rPr>
        <w:t>1</w:t>
      </w:r>
      <w:r w:rsidRPr="007A1A8B">
        <w:rPr>
          <w:szCs w:val="21"/>
        </w:rPr>
        <w:t>.</w:t>
      </w:r>
      <w:r w:rsidRPr="007A1A8B">
        <w:rPr>
          <w:noProof/>
          <w:szCs w:val="21"/>
        </w:rPr>
        <w:t>8</w:t>
      </w:r>
      <w:r w:rsidRPr="007A1A8B">
        <w:fldChar w:fldCharType="end"/>
      </w:r>
      <w:r>
        <w:rPr>
          <w:rFonts w:hint="eastAsia"/>
        </w:rPr>
        <w:t>、</w:t>
      </w:r>
      <w:r w:rsidRPr="007A1A8B">
        <w:fldChar w:fldCharType="begin"/>
      </w:r>
      <w:r w:rsidRPr="007A1A8B">
        <w:instrText xml:space="preserve"> REF _Ref199143938 \h </w:instrText>
      </w:r>
      <w:r w:rsidRPr="007A1A8B">
        <w:instrText xml:space="preserve"> \* MERGEFORMAT </w:instrText>
      </w:r>
      <w:r w:rsidRPr="007A1A8B">
        <w:fldChar w:fldCharType="separate"/>
      </w:r>
      <w:r w:rsidRPr="007A1A8B">
        <w:rPr>
          <w:rFonts w:hint="eastAsia"/>
          <w:szCs w:val="21"/>
        </w:rPr>
        <w:t>図</w:t>
      </w:r>
      <w:r w:rsidRPr="007A1A8B">
        <w:rPr>
          <w:rFonts w:hint="eastAsia"/>
          <w:szCs w:val="21"/>
        </w:rPr>
        <w:t xml:space="preserve"> </w:t>
      </w:r>
      <w:r w:rsidRPr="007A1A8B">
        <w:rPr>
          <w:noProof/>
          <w:szCs w:val="21"/>
        </w:rPr>
        <w:t>1</w:t>
      </w:r>
      <w:r w:rsidRPr="007A1A8B">
        <w:rPr>
          <w:szCs w:val="21"/>
        </w:rPr>
        <w:t>.</w:t>
      </w:r>
      <w:r w:rsidRPr="007A1A8B">
        <w:rPr>
          <w:noProof/>
          <w:szCs w:val="21"/>
        </w:rPr>
        <w:t>9</w:t>
      </w:r>
      <w:r w:rsidRPr="007A1A8B">
        <w:fldChar w:fldCharType="end"/>
      </w:r>
      <w:r w:rsidR="00B929F6" w:rsidRPr="004E2780">
        <w:rPr>
          <w:rFonts w:hint="eastAsia"/>
        </w:rPr>
        <w:t>は、</w:t>
      </w:r>
      <w:r w:rsidR="00F20663" w:rsidRPr="004E2780">
        <w:rPr>
          <w:rFonts w:hint="eastAsia"/>
        </w:rPr>
        <w:t>各電子プラットフォームにおける</w:t>
      </w:r>
      <w:r w:rsidR="00B929F6" w:rsidRPr="004E2780">
        <w:rPr>
          <w:rFonts w:hint="eastAsia"/>
        </w:rPr>
        <w:t>DMS</w:t>
      </w:r>
      <w:r w:rsidR="00B929F6" w:rsidRPr="004E2780">
        <w:rPr>
          <w:rFonts w:hint="eastAsia"/>
        </w:rPr>
        <w:t>ソフトスイッチ</w:t>
      </w:r>
      <w:r w:rsidR="00F20663" w:rsidRPr="004E2780">
        <w:rPr>
          <w:rFonts w:hint="eastAsia"/>
        </w:rPr>
        <w:t>によるモード切替に関するシ</w:t>
      </w:r>
      <w:r w:rsidR="00B929F6" w:rsidRPr="004E2780">
        <w:rPr>
          <w:rFonts w:hint="eastAsia"/>
        </w:rPr>
        <w:t>ステムの構成である。</w:t>
      </w:r>
    </w:p>
    <w:p w14:paraId="79E934F7" w14:textId="77777777" w:rsidR="00DD5F7C" w:rsidRPr="00AE2925" w:rsidRDefault="007A1A8B" w:rsidP="00B929F6">
      <w:pPr>
        <w:ind w:leftChars="200" w:left="386"/>
        <w:rPr>
          <w:ins w:id="52" w:author="Nagai, Shun/永井 駿" w:date="2024-06-24T10:05:00Z"/>
          <w:rFonts w:hint="eastAsia"/>
          <w:color w:val="000000"/>
        </w:rPr>
      </w:pPr>
      <w:r w:rsidRPr="007A1A8B">
        <w:rPr>
          <w:szCs w:val="21"/>
        </w:rPr>
        <w:fldChar w:fldCharType="begin"/>
      </w:r>
      <w:r w:rsidRPr="007A1A8B">
        <w:rPr>
          <w:szCs w:val="21"/>
        </w:rPr>
        <w:instrText xml:space="preserve"> REF _Ref199144012 \h </w:instrText>
      </w:r>
      <w:r w:rsidRPr="007A1A8B">
        <w:rPr>
          <w:szCs w:val="21"/>
        </w:rPr>
      </w:r>
      <w:r w:rsidRPr="007A1A8B">
        <w:rPr>
          <w:szCs w:val="21"/>
        </w:rPr>
        <w:instrText xml:space="preserve"> \* MERGEFORMAT </w:instrText>
      </w:r>
      <w:r w:rsidRPr="007A1A8B">
        <w:rPr>
          <w:szCs w:val="21"/>
        </w:rPr>
        <w:fldChar w:fldCharType="separate"/>
      </w:r>
      <w:r w:rsidRPr="007A1A8B">
        <w:rPr>
          <w:szCs w:val="21"/>
        </w:rPr>
        <w:t xml:space="preserve">Figure </w:t>
      </w:r>
      <w:r w:rsidRPr="007A1A8B">
        <w:rPr>
          <w:noProof/>
          <w:szCs w:val="21"/>
        </w:rPr>
        <w:t>1</w:t>
      </w:r>
      <w:r w:rsidRPr="007A1A8B">
        <w:rPr>
          <w:szCs w:val="21"/>
        </w:rPr>
        <w:t>.</w:t>
      </w:r>
      <w:r w:rsidRPr="007A1A8B">
        <w:rPr>
          <w:noProof/>
          <w:szCs w:val="21"/>
        </w:rPr>
        <w:t>7</w:t>
      </w:r>
      <w:r w:rsidRPr="007A1A8B">
        <w:rPr>
          <w:szCs w:val="21"/>
        </w:rPr>
        <w:fldChar w:fldCharType="end"/>
      </w:r>
      <w:ins w:id="53" w:author="Nagai, Shun/永井 駿" w:date="2024-06-24T10:05:00Z">
        <w:r w:rsidR="00DD5F7C" w:rsidRPr="007A1A8B">
          <w:rPr>
            <w:szCs w:val="21"/>
          </w:rPr>
          <w:t xml:space="preserve">and </w:t>
        </w:r>
      </w:ins>
      <w:r w:rsidRPr="007A1A8B">
        <w:rPr>
          <w:szCs w:val="21"/>
        </w:rPr>
        <w:fldChar w:fldCharType="begin"/>
      </w:r>
      <w:r w:rsidRPr="007A1A8B">
        <w:rPr>
          <w:szCs w:val="21"/>
        </w:rPr>
        <w:instrText xml:space="preserve"> REF _Ref199144018 \h </w:instrText>
      </w:r>
      <w:r w:rsidRPr="007A1A8B">
        <w:rPr>
          <w:szCs w:val="21"/>
        </w:rPr>
      </w:r>
      <w:r w:rsidRPr="007A1A8B">
        <w:rPr>
          <w:szCs w:val="21"/>
        </w:rPr>
        <w:instrText xml:space="preserve"> \* MERGEFORMAT </w:instrText>
      </w:r>
      <w:r w:rsidRPr="007A1A8B">
        <w:rPr>
          <w:szCs w:val="21"/>
        </w:rPr>
        <w:fldChar w:fldCharType="separate"/>
      </w:r>
      <w:r w:rsidRPr="007A1A8B">
        <w:rPr>
          <w:szCs w:val="21"/>
        </w:rPr>
        <w:t xml:space="preserve">Figure </w:t>
      </w:r>
      <w:r w:rsidRPr="007A1A8B">
        <w:rPr>
          <w:noProof/>
          <w:szCs w:val="21"/>
        </w:rPr>
        <w:t>1</w:t>
      </w:r>
      <w:r w:rsidRPr="007A1A8B">
        <w:rPr>
          <w:szCs w:val="21"/>
        </w:rPr>
        <w:t>.</w:t>
      </w:r>
      <w:r w:rsidRPr="007A1A8B">
        <w:rPr>
          <w:noProof/>
          <w:szCs w:val="21"/>
        </w:rPr>
        <w:t>8</w:t>
      </w:r>
      <w:r w:rsidRPr="007A1A8B">
        <w:rPr>
          <w:szCs w:val="21"/>
        </w:rPr>
        <w:fldChar w:fldCharType="end"/>
      </w:r>
      <w:ins w:id="54" w:author="Nagai, Shun/永井 駿" w:date="2024-06-24T10:05:00Z">
        <w:r w:rsidR="00DD5F7C" w:rsidRPr="007A1A8B">
          <w:t xml:space="preserve"> </w:t>
        </w:r>
        <w:r w:rsidR="00DD5F7C" w:rsidRPr="00AE2925">
          <w:rPr>
            <w:color w:val="000000"/>
          </w:rPr>
          <w:t xml:space="preserve">and </w:t>
        </w:r>
      </w:ins>
      <w:r w:rsidRPr="007A1A8B">
        <w:fldChar w:fldCharType="begin"/>
      </w:r>
      <w:r w:rsidRPr="007A1A8B">
        <w:instrText xml:space="preserve"> REF _Ref199143986 \h </w:instrText>
      </w:r>
      <w:r w:rsidRPr="007A1A8B">
        <w:instrText xml:space="preserve"> \* MERGEFORMAT </w:instrText>
      </w:r>
      <w:r w:rsidRPr="007A1A8B">
        <w:fldChar w:fldCharType="separate"/>
      </w:r>
      <w:r w:rsidRPr="007A1A8B">
        <w:t xml:space="preserve">Figure </w:t>
      </w:r>
      <w:r w:rsidRPr="007A1A8B">
        <w:rPr>
          <w:noProof/>
        </w:rPr>
        <w:t>1</w:t>
      </w:r>
      <w:r w:rsidRPr="007A1A8B">
        <w:t>.</w:t>
      </w:r>
      <w:r w:rsidRPr="007A1A8B">
        <w:rPr>
          <w:noProof/>
        </w:rPr>
        <w:t>9</w:t>
      </w:r>
      <w:r w:rsidRPr="007A1A8B">
        <w:fldChar w:fldCharType="end"/>
      </w:r>
      <w:ins w:id="55" w:author="Nagai, Shun/永井 駿" w:date="2024-06-24T10:05:00Z">
        <w:r w:rsidR="00DD5F7C" w:rsidRPr="00AE2925">
          <w:rPr>
            <w:color w:val="000000"/>
          </w:rPr>
          <w:t>show system configuration diagram of DMS soft switch for mode selection</w:t>
        </w:r>
        <w:r w:rsidR="00DD5F7C" w:rsidRPr="00AE2925">
          <w:rPr>
            <w:rFonts w:hint="eastAsia"/>
            <w:color w:val="000000"/>
          </w:rPr>
          <w:t>.</w:t>
        </w:r>
      </w:ins>
    </w:p>
    <w:p w14:paraId="02A1E610" w14:textId="77777777" w:rsidR="00424B3C" w:rsidRPr="00ED5FE0" w:rsidRDefault="00424B3C" w:rsidP="00424B3C"/>
    <w:tbl>
      <w:tblPr>
        <w:tblW w:w="9747" w:type="dxa"/>
        <w:tblLayout w:type="fixed"/>
        <w:tblLook w:val="04A0" w:firstRow="1" w:lastRow="0" w:firstColumn="1" w:lastColumn="0" w:noHBand="0" w:noVBand="1"/>
      </w:tblPr>
      <w:tblGrid>
        <w:gridCol w:w="9747"/>
      </w:tblGrid>
      <w:tr w:rsidR="00424B3C" w:rsidRPr="00ED5FE0" w14:paraId="60A58300" w14:textId="77777777" w:rsidTr="004E2780">
        <w:trPr>
          <w:trHeight w:val="5092"/>
        </w:trPr>
        <w:tc>
          <w:tcPr>
            <w:tcW w:w="9747" w:type="dxa"/>
            <w:shd w:val="clear" w:color="auto" w:fill="auto"/>
          </w:tcPr>
          <w:p w14:paraId="1803B0E2" w14:textId="6664EF19" w:rsidR="00424B3C" w:rsidRPr="00AE2925" w:rsidRDefault="00FB37A0" w:rsidP="004E2780">
            <w:pPr>
              <w:rPr>
                <w:rFonts w:hint="eastAsia"/>
                <w:color w:val="000000"/>
              </w:rPr>
            </w:pPr>
            <w:r w:rsidRPr="00AE2925">
              <w:rPr>
                <w:noProof/>
                <w:color w:val="000000"/>
              </w:rPr>
              <w:drawing>
                <wp:inline distT="0" distB="0" distL="0" distR="0" wp14:anchorId="63462891" wp14:editId="6481E617">
                  <wp:extent cx="5719445" cy="3106420"/>
                  <wp:effectExtent l="0" t="0" r="0" b="0"/>
                  <wp:docPr id="8520" name="Picture 8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19445" cy="3106420"/>
                          </a:xfrm>
                          <a:prstGeom prst="rect">
                            <a:avLst/>
                          </a:prstGeom>
                          <a:noFill/>
                          <a:ln>
                            <a:noFill/>
                          </a:ln>
                        </pic:spPr>
                      </pic:pic>
                    </a:graphicData>
                  </a:graphic>
                </wp:inline>
              </w:drawing>
            </w:r>
          </w:p>
        </w:tc>
      </w:tr>
      <w:tr w:rsidR="00424B3C" w:rsidRPr="00ED5FE0" w14:paraId="2C89E24C" w14:textId="77777777">
        <w:tc>
          <w:tcPr>
            <w:tcW w:w="9747" w:type="dxa"/>
            <w:shd w:val="clear" w:color="auto" w:fill="auto"/>
          </w:tcPr>
          <w:p w14:paraId="489F90FC" w14:textId="77777777" w:rsidR="00424B3C" w:rsidRPr="002835BE" w:rsidRDefault="00800926" w:rsidP="00800926">
            <w:pPr>
              <w:pStyle w:val="Caption"/>
              <w:rPr>
                <w:rFonts w:hint="eastAsia"/>
              </w:rPr>
            </w:pPr>
            <w:bookmarkStart w:id="56" w:name="_Ref199143935"/>
            <w:r w:rsidRPr="002835BE">
              <w:rPr>
                <w:rFonts w:hint="eastAsia"/>
                <w:szCs w:val="21"/>
              </w:rPr>
              <w:lastRenderedPageBreak/>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7</w:t>
            </w:r>
            <w:r w:rsidR="00F31CA7" w:rsidRPr="002835BE">
              <w:rPr>
                <w:szCs w:val="21"/>
              </w:rPr>
              <w:fldChar w:fldCharType="end"/>
            </w:r>
            <w:bookmarkEnd w:id="56"/>
            <w:r w:rsidRPr="002835BE">
              <w:rPr>
                <w:rFonts w:hint="eastAsia"/>
                <w:szCs w:val="21"/>
              </w:rPr>
              <w:t xml:space="preserve">　</w:t>
            </w:r>
            <w:r w:rsidR="00424B3C" w:rsidRPr="002835BE">
              <w:rPr>
                <w:rFonts w:hint="eastAsia"/>
                <w:szCs w:val="21"/>
              </w:rPr>
              <w:t>システム構成図（</w:t>
            </w:r>
            <w:r w:rsidR="00424B3C" w:rsidRPr="002835BE">
              <w:rPr>
                <w:szCs w:val="21"/>
              </w:rPr>
              <w:t>19ePFv2</w:t>
            </w:r>
            <w:r w:rsidR="00424B3C" w:rsidRPr="002835BE">
              <w:rPr>
                <w:rFonts w:hint="eastAsia"/>
                <w:szCs w:val="21"/>
              </w:rPr>
              <w:t>）</w:t>
            </w:r>
          </w:p>
        </w:tc>
      </w:tr>
      <w:tr w:rsidR="00424B3C" w:rsidRPr="0001288F" w14:paraId="6D89CEC9" w14:textId="77777777">
        <w:tc>
          <w:tcPr>
            <w:tcW w:w="9747" w:type="dxa"/>
            <w:shd w:val="clear" w:color="auto" w:fill="auto"/>
          </w:tcPr>
          <w:p w14:paraId="40BB53C7" w14:textId="77777777" w:rsidR="00424B3C" w:rsidRPr="002835BE" w:rsidRDefault="00800926" w:rsidP="00800926">
            <w:pPr>
              <w:pStyle w:val="Caption"/>
              <w:rPr>
                <w:rFonts w:hint="eastAsia"/>
                <w:color w:val="00B0F0"/>
              </w:rPr>
            </w:pPr>
            <w:bookmarkStart w:id="57" w:name="_Ref199144012"/>
            <w:r w:rsidRPr="002835BE">
              <w:rPr>
                <w:color w:val="00B0F0"/>
                <w:sz w:val="20"/>
              </w:rPr>
              <w:t xml:space="preserve">Figure </w:t>
            </w:r>
            <w:r w:rsidR="00F31CA7" w:rsidRPr="002835BE">
              <w:rPr>
                <w:color w:val="00B0F0"/>
                <w:sz w:val="20"/>
              </w:rPr>
              <w:fldChar w:fldCharType="begin"/>
            </w:r>
            <w:r w:rsidR="00F31CA7" w:rsidRPr="002835BE">
              <w:rPr>
                <w:color w:val="00B0F0"/>
                <w:sz w:val="20"/>
              </w:rPr>
              <w:instrText xml:space="preserve"> STYLEREF 1 \s </w:instrText>
            </w:r>
            <w:r w:rsidR="00F31CA7" w:rsidRPr="002835BE">
              <w:rPr>
                <w:color w:val="00B0F0"/>
                <w:sz w:val="20"/>
              </w:rPr>
              <w:fldChar w:fldCharType="separate"/>
            </w:r>
            <w:r w:rsidR="00F31CA7" w:rsidRPr="002835BE">
              <w:rPr>
                <w:noProof/>
                <w:color w:val="00B0F0"/>
                <w:sz w:val="20"/>
              </w:rPr>
              <w:t>1</w:t>
            </w:r>
            <w:r w:rsidR="00F31CA7" w:rsidRPr="002835BE">
              <w:rPr>
                <w:color w:val="00B0F0"/>
                <w:sz w:val="20"/>
              </w:rPr>
              <w:fldChar w:fldCharType="end"/>
            </w:r>
            <w:r w:rsidR="00F31CA7" w:rsidRPr="002835BE">
              <w:rPr>
                <w:color w:val="00B0F0"/>
                <w:sz w:val="20"/>
              </w:rPr>
              <w:t>.</w:t>
            </w:r>
            <w:r w:rsidR="00F31CA7" w:rsidRPr="002835BE">
              <w:rPr>
                <w:color w:val="00B0F0"/>
                <w:sz w:val="20"/>
              </w:rPr>
              <w:fldChar w:fldCharType="begin"/>
            </w:r>
            <w:r w:rsidR="00F31CA7" w:rsidRPr="002835BE">
              <w:rPr>
                <w:color w:val="00B0F0"/>
                <w:sz w:val="20"/>
              </w:rPr>
              <w:instrText xml:space="preserve"> SEQ Figure \* ARABIC \s 1 </w:instrText>
            </w:r>
            <w:r w:rsidR="00F31CA7" w:rsidRPr="002835BE">
              <w:rPr>
                <w:color w:val="00B0F0"/>
                <w:sz w:val="20"/>
              </w:rPr>
              <w:fldChar w:fldCharType="separate"/>
            </w:r>
            <w:r w:rsidR="00F31CA7" w:rsidRPr="002835BE">
              <w:rPr>
                <w:noProof/>
                <w:color w:val="00B0F0"/>
                <w:sz w:val="20"/>
              </w:rPr>
              <w:t>7</w:t>
            </w:r>
            <w:r w:rsidR="00F31CA7" w:rsidRPr="002835BE">
              <w:rPr>
                <w:color w:val="00B0F0"/>
                <w:sz w:val="20"/>
              </w:rPr>
              <w:fldChar w:fldCharType="end"/>
            </w:r>
            <w:bookmarkEnd w:id="57"/>
            <w:r w:rsidR="00424B3C" w:rsidRPr="002835BE">
              <w:rPr>
                <w:rFonts w:hint="eastAsia"/>
                <w:color w:val="00B0F0"/>
                <w:sz w:val="20"/>
                <w:szCs w:val="22"/>
              </w:rPr>
              <w:t xml:space="preserve">　</w:t>
            </w:r>
            <w:r w:rsidR="00424B3C" w:rsidRPr="002835BE">
              <w:rPr>
                <w:rFonts w:hint="eastAsia"/>
                <w:color w:val="00B0F0"/>
                <w:sz w:val="20"/>
                <w:szCs w:val="22"/>
              </w:rPr>
              <w:t xml:space="preserve">System configuration diagram </w:t>
            </w:r>
            <w:r w:rsidR="00424B3C" w:rsidRPr="002835BE">
              <w:rPr>
                <w:color w:val="00B0F0"/>
                <w:sz w:val="20"/>
                <w:szCs w:val="22"/>
              </w:rPr>
              <w:t>for 19ePFv2</w:t>
            </w:r>
          </w:p>
        </w:tc>
      </w:tr>
    </w:tbl>
    <w:p w14:paraId="5ACED886" w14:textId="77777777" w:rsidR="00424B3C" w:rsidRDefault="00424B3C" w:rsidP="00424B3C">
      <w:pPr>
        <w:rPr>
          <w:rFonts w:hint="eastAsia"/>
          <w:color w:val="000000"/>
        </w:rPr>
      </w:pPr>
    </w:p>
    <w:tbl>
      <w:tblPr>
        <w:tblW w:w="0" w:type="auto"/>
        <w:tblLook w:val="04A0" w:firstRow="1" w:lastRow="0" w:firstColumn="1" w:lastColumn="0" w:noHBand="0" w:noVBand="1"/>
      </w:tblPr>
      <w:tblGrid>
        <w:gridCol w:w="9638"/>
      </w:tblGrid>
      <w:tr w:rsidR="00424B3C" w:rsidRPr="0001288F" w14:paraId="048CBF82" w14:textId="77777777" w:rsidTr="004E2780">
        <w:trPr>
          <w:trHeight w:val="4794"/>
        </w:trPr>
        <w:tc>
          <w:tcPr>
            <w:tcW w:w="9836" w:type="dxa"/>
            <w:shd w:val="clear" w:color="auto" w:fill="auto"/>
          </w:tcPr>
          <w:p w14:paraId="4C556EE9" w14:textId="4CB79FB8" w:rsidR="00424B3C" w:rsidRPr="00097621" w:rsidRDefault="00FB37A0" w:rsidP="004E2780">
            <w:pPr>
              <w:rPr>
                <w:rFonts w:hint="eastAsia"/>
              </w:rPr>
            </w:pPr>
            <w:r>
              <w:rPr>
                <w:noProof/>
              </w:rPr>
              <w:drawing>
                <wp:inline distT="0" distB="0" distL="0" distR="0" wp14:anchorId="158F2895" wp14:editId="65175F80">
                  <wp:extent cx="5222875" cy="2933700"/>
                  <wp:effectExtent l="0" t="0" r="0" b="0"/>
                  <wp:docPr id="8519" name="Picture 8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22875" cy="2933700"/>
                          </a:xfrm>
                          <a:prstGeom prst="rect">
                            <a:avLst/>
                          </a:prstGeom>
                          <a:noFill/>
                          <a:ln>
                            <a:noFill/>
                          </a:ln>
                        </pic:spPr>
                      </pic:pic>
                    </a:graphicData>
                  </a:graphic>
                </wp:inline>
              </w:drawing>
            </w:r>
          </w:p>
        </w:tc>
      </w:tr>
      <w:tr w:rsidR="00424B3C" w:rsidRPr="004E2780" w14:paraId="3FCABD9C" w14:textId="77777777">
        <w:tc>
          <w:tcPr>
            <w:tcW w:w="9836" w:type="dxa"/>
            <w:shd w:val="clear" w:color="auto" w:fill="auto"/>
          </w:tcPr>
          <w:p w14:paraId="269B900E" w14:textId="77777777" w:rsidR="00800926" w:rsidRPr="002835BE" w:rsidRDefault="00800926" w:rsidP="00800926">
            <w:pPr>
              <w:rPr>
                <w:rFonts w:hint="eastAsia"/>
                <w:bCs/>
              </w:rPr>
            </w:pPr>
          </w:p>
          <w:p w14:paraId="38F23AE9" w14:textId="77777777" w:rsidR="00424B3C" w:rsidRPr="002835BE" w:rsidRDefault="00800926" w:rsidP="00800926">
            <w:pPr>
              <w:pStyle w:val="Caption"/>
              <w:rPr>
                <w:rFonts w:hint="eastAsia"/>
              </w:rPr>
            </w:pPr>
            <w:bookmarkStart w:id="58" w:name="_Ref199143936"/>
            <w:r w:rsidRPr="002835BE">
              <w:rPr>
                <w:rFonts w:hint="eastAsia"/>
                <w:szCs w:val="21"/>
              </w:rPr>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8</w:t>
            </w:r>
            <w:r w:rsidR="00F31CA7" w:rsidRPr="002835BE">
              <w:rPr>
                <w:szCs w:val="21"/>
              </w:rPr>
              <w:fldChar w:fldCharType="end"/>
            </w:r>
            <w:bookmarkEnd w:id="58"/>
            <w:r w:rsidRPr="002835BE">
              <w:rPr>
                <w:rFonts w:hint="eastAsia"/>
                <w:szCs w:val="21"/>
              </w:rPr>
              <w:t xml:space="preserve">　</w:t>
            </w:r>
            <w:r w:rsidR="00424B3C" w:rsidRPr="002835BE">
              <w:rPr>
                <w:rFonts w:hint="eastAsia"/>
                <w:szCs w:val="21"/>
              </w:rPr>
              <w:t>システム構成図（</w:t>
            </w:r>
            <w:r w:rsidR="00424B3C" w:rsidRPr="002835BE">
              <w:rPr>
                <w:szCs w:val="21"/>
              </w:rPr>
              <w:t>19ePFv3</w:t>
            </w:r>
            <w:r w:rsidR="00424B3C" w:rsidRPr="002835BE">
              <w:rPr>
                <w:rFonts w:hint="eastAsia"/>
                <w:szCs w:val="21"/>
              </w:rPr>
              <w:t>）</w:t>
            </w:r>
          </w:p>
        </w:tc>
      </w:tr>
      <w:tr w:rsidR="00424B3C" w:rsidRPr="0001288F" w14:paraId="1BA32C89" w14:textId="77777777">
        <w:tc>
          <w:tcPr>
            <w:tcW w:w="9836" w:type="dxa"/>
            <w:shd w:val="clear" w:color="auto" w:fill="auto"/>
          </w:tcPr>
          <w:p w14:paraId="5FD8CFA7" w14:textId="77777777" w:rsidR="00424B3C" w:rsidRPr="002835BE" w:rsidRDefault="00800926" w:rsidP="00800926">
            <w:pPr>
              <w:pStyle w:val="Caption"/>
              <w:rPr>
                <w:rFonts w:hint="eastAsia"/>
                <w:color w:val="00B0F0"/>
              </w:rPr>
            </w:pPr>
            <w:bookmarkStart w:id="59" w:name="_Ref199144018"/>
            <w:r w:rsidRPr="002835BE">
              <w:rPr>
                <w:color w:val="00B0F0"/>
                <w:sz w:val="20"/>
              </w:rPr>
              <w:t xml:space="preserve">Figure </w:t>
            </w:r>
            <w:r w:rsidR="00F31CA7" w:rsidRPr="002835BE">
              <w:rPr>
                <w:color w:val="00B0F0"/>
                <w:sz w:val="20"/>
              </w:rPr>
              <w:fldChar w:fldCharType="begin"/>
            </w:r>
            <w:r w:rsidR="00F31CA7" w:rsidRPr="002835BE">
              <w:rPr>
                <w:color w:val="00B0F0"/>
                <w:sz w:val="20"/>
              </w:rPr>
              <w:instrText xml:space="preserve"> STYLEREF 1 \s </w:instrText>
            </w:r>
            <w:r w:rsidR="00F31CA7" w:rsidRPr="002835BE">
              <w:rPr>
                <w:color w:val="00B0F0"/>
                <w:sz w:val="20"/>
              </w:rPr>
              <w:fldChar w:fldCharType="separate"/>
            </w:r>
            <w:r w:rsidR="00F31CA7" w:rsidRPr="002835BE">
              <w:rPr>
                <w:noProof/>
                <w:color w:val="00B0F0"/>
                <w:sz w:val="20"/>
              </w:rPr>
              <w:t>1</w:t>
            </w:r>
            <w:r w:rsidR="00F31CA7" w:rsidRPr="002835BE">
              <w:rPr>
                <w:color w:val="00B0F0"/>
                <w:sz w:val="20"/>
              </w:rPr>
              <w:fldChar w:fldCharType="end"/>
            </w:r>
            <w:r w:rsidR="00F31CA7" w:rsidRPr="002835BE">
              <w:rPr>
                <w:color w:val="00B0F0"/>
                <w:sz w:val="20"/>
              </w:rPr>
              <w:t>.</w:t>
            </w:r>
            <w:r w:rsidR="00F31CA7" w:rsidRPr="002835BE">
              <w:rPr>
                <w:color w:val="00B0F0"/>
                <w:sz w:val="20"/>
              </w:rPr>
              <w:fldChar w:fldCharType="begin"/>
            </w:r>
            <w:r w:rsidR="00F31CA7" w:rsidRPr="002835BE">
              <w:rPr>
                <w:color w:val="00B0F0"/>
                <w:sz w:val="20"/>
              </w:rPr>
              <w:instrText xml:space="preserve"> SEQ Figure \* ARABIC \s 1 </w:instrText>
            </w:r>
            <w:r w:rsidR="00F31CA7" w:rsidRPr="002835BE">
              <w:rPr>
                <w:color w:val="00B0F0"/>
                <w:sz w:val="20"/>
              </w:rPr>
              <w:fldChar w:fldCharType="separate"/>
            </w:r>
            <w:r w:rsidR="00F31CA7" w:rsidRPr="002835BE">
              <w:rPr>
                <w:noProof/>
                <w:color w:val="00B0F0"/>
                <w:sz w:val="20"/>
              </w:rPr>
              <w:t>8</w:t>
            </w:r>
            <w:r w:rsidR="00F31CA7" w:rsidRPr="002835BE">
              <w:rPr>
                <w:color w:val="00B0F0"/>
                <w:sz w:val="20"/>
              </w:rPr>
              <w:fldChar w:fldCharType="end"/>
            </w:r>
            <w:bookmarkEnd w:id="59"/>
            <w:r w:rsidRPr="002835BE">
              <w:rPr>
                <w:rFonts w:hint="eastAsia"/>
                <w:color w:val="00B0F0"/>
                <w:sz w:val="20"/>
              </w:rPr>
              <w:t xml:space="preserve">　</w:t>
            </w:r>
            <w:r w:rsidR="00424B3C" w:rsidRPr="002835BE">
              <w:rPr>
                <w:rFonts w:hint="eastAsia"/>
                <w:color w:val="00B0F0"/>
                <w:sz w:val="20"/>
                <w:szCs w:val="22"/>
              </w:rPr>
              <w:t xml:space="preserve">System configuration diagram </w:t>
            </w:r>
            <w:r w:rsidR="00424B3C" w:rsidRPr="002835BE">
              <w:rPr>
                <w:color w:val="00B0F0"/>
                <w:sz w:val="20"/>
                <w:szCs w:val="22"/>
              </w:rPr>
              <w:t>for 19ePFv3</w:t>
            </w:r>
          </w:p>
        </w:tc>
      </w:tr>
    </w:tbl>
    <w:p w14:paraId="5DF048B4" w14:textId="77777777" w:rsidR="00424B3C" w:rsidRDefault="00424B3C" w:rsidP="00424B3C">
      <w:pPr>
        <w:rPr>
          <w:color w:val="000000"/>
        </w:rPr>
      </w:pPr>
    </w:p>
    <w:tbl>
      <w:tblPr>
        <w:tblW w:w="9747" w:type="dxa"/>
        <w:tblLayout w:type="fixed"/>
        <w:tblLook w:val="04A0" w:firstRow="1" w:lastRow="0" w:firstColumn="1" w:lastColumn="0" w:noHBand="0" w:noVBand="1"/>
      </w:tblPr>
      <w:tblGrid>
        <w:gridCol w:w="9747"/>
      </w:tblGrid>
      <w:tr w:rsidR="00424B3C" w:rsidRPr="00ED5FE0" w14:paraId="4150D0DD" w14:textId="77777777" w:rsidTr="004E2780">
        <w:trPr>
          <w:trHeight w:val="4393"/>
        </w:trPr>
        <w:tc>
          <w:tcPr>
            <w:tcW w:w="9747" w:type="dxa"/>
            <w:shd w:val="clear" w:color="auto" w:fill="auto"/>
          </w:tcPr>
          <w:p w14:paraId="6621FF6C" w14:textId="0DE41AB5" w:rsidR="00424B3C" w:rsidRPr="00AE2925" w:rsidRDefault="00FB37A0">
            <w:pPr>
              <w:jc w:val="center"/>
              <w:rPr>
                <w:rFonts w:hint="eastAsia"/>
                <w:color w:val="000000"/>
              </w:rPr>
            </w:pPr>
            <w:r w:rsidRPr="00AE2925">
              <w:rPr>
                <w:noProof/>
                <w:color w:val="000000"/>
              </w:rPr>
              <w:drawing>
                <wp:inline distT="0" distB="0" distL="0" distR="0" wp14:anchorId="301490CE" wp14:editId="24C753BC">
                  <wp:extent cx="5389245" cy="2696845"/>
                  <wp:effectExtent l="0" t="0" r="0" b="0"/>
                  <wp:docPr id="8518" name="Picture 8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9245" cy="2696845"/>
                          </a:xfrm>
                          <a:prstGeom prst="rect">
                            <a:avLst/>
                          </a:prstGeom>
                          <a:noFill/>
                          <a:ln>
                            <a:noFill/>
                          </a:ln>
                        </pic:spPr>
                      </pic:pic>
                    </a:graphicData>
                  </a:graphic>
                </wp:inline>
              </w:drawing>
            </w:r>
          </w:p>
        </w:tc>
      </w:tr>
      <w:tr w:rsidR="00424B3C" w:rsidRPr="00ED5FE0" w14:paraId="6F6FC71B" w14:textId="77777777">
        <w:tc>
          <w:tcPr>
            <w:tcW w:w="9747" w:type="dxa"/>
            <w:shd w:val="clear" w:color="auto" w:fill="auto"/>
          </w:tcPr>
          <w:p w14:paraId="54698713" w14:textId="77777777" w:rsidR="00424B3C" w:rsidRPr="002835BE" w:rsidRDefault="007A1A8B" w:rsidP="007A1A8B">
            <w:pPr>
              <w:pStyle w:val="Caption"/>
              <w:rPr>
                <w:rFonts w:hint="eastAsia"/>
                <w:szCs w:val="21"/>
              </w:rPr>
            </w:pPr>
            <w:bookmarkStart w:id="60" w:name="_Ref199143938"/>
            <w:r w:rsidRPr="002835BE">
              <w:rPr>
                <w:rFonts w:hint="eastAsia"/>
                <w:szCs w:val="21"/>
              </w:rPr>
              <w:t>図</w:t>
            </w:r>
            <w:r w:rsidRPr="002835BE">
              <w:rPr>
                <w:rFonts w:hint="eastAsia"/>
                <w:szCs w:val="21"/>
              </w:rPr>
              <w:t xml:space="preserve"> </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STYLEREF 1 \s</w:instrText>
            </w:r>
            <w:r w:rsidR="00F31CA7" w:rsidRPr="002835BE">
              <w:rPr>
                <w:szCs w:val="21"/>
              </w:rPr>
              <w:instrText xml:space="preserve"> </w:instrText>
            </w:r>
            <w:r w:rsidR="00F31CA7" w:rsidRPr="002835BE">
              <w:rPr>
                <w:szCs w:val="21"/>
              </w:rPr>
              <w:fldChar w:fldCharType="separate"/>
            </w:r>
            <w:r w:rsidR="00F31CA7" w:rsidRPr="002835BE">
              <w:rPr>
                <w:noProof/>
                <w:szCs w:val="21"/>
              </w:rPr>
              <w:t>1</w:t>
            </w:r>
            <w:r w:rsidR="00F31CA7" w:rsidRPr="002835BE">
              <w:rPr>
                <w:szCs w:val="21"/>
              </w:rPr>
              <w:fldChar w:fldCharType="end"/>
            </w:r>
            <w:r w:rsidR="00F31CA7" w:rsidRPr="002835BE">
              <w:rPr>
                <w:szCs w:val="21"/>
              </w:rPr>
              <w:t>.</w:t>
            </w:r>
            <w:r w:rsidR="00F31CA7" w:rsidRPr="002835BE">
              <w:rPr>
                <w:szCs w:val="21"/>
              </w:rPr>
              <w:fldChar w:fldCharType="begin"/>
            </w:r>
            <w:r w:rsidR="00F31CA7" w:rsidRPr="002835BE">
              <w:rPr>
                <w:szCs w:val="21"/>
              </w:rPr>
              <w:instrText xml:space="preserve"> </w:instrText>
            </w:r>
            <w:r w:rsidR="00F31CA7" w:rsidRPr="002835BE">
              <w:rPr>
                <w:rFonts w:hint="eastAsia"/>
                <w:szCs w:val="21"/>
              </w:rPr>
              <w:instrText xml:space="preserve">SEQ </w:instrText>
            </w:r>
            <w:r w:rsidR="00F31CA7" w:rsidRPr="002835BE">
              <w:rPr>
                <w:rFonts w:hint="eastAsia"/>
                <w:szCs w:val="21"/>
              </w:rPr>
              <w:instrText>図</w:instrText>
            </w:r>
            <w:r w:rsidR="00F31CA7" w:rsidRPr="002835BE">
              <w:rPr>
                <w:rFonts w:hint="eastAsia"/>
                <w:szCs w:val="21"/>
              </w:rPr>
              <w:instrText xml:space="preserve"> \* ARABIC \s 1</w:instrText>
            </w:r>
            <w:r w:rsidR="00F31CA7" w:rsidRPr="002835BE">
              <w:rPr>
                <w:szCs w:val="21"/>
              </w:rPr>
              <w:instrText xml:space="preserve"> </w:instrText>
            </w:r>
            <w:r w:rsidR="00F31CA7" w:rsidRPr="002835BE">
              <w:rPr>
                <w:szCs w:val="21"/>
              </w:rPr>
              <w:fldChar w:fldCharType="separate"/>
            </w:r>
            <w:r w:rsidR="00F31CA7" w:rsidRPr="002835BE">
              <w:rPr>
                <w:noProof/>
                <w:szCs w:val="21"/>
              </w:rPr>
              <w:t>9</w:t>
            </w:r>
            <w:r w:rsidR="00F31CA7" w:rsidRPr="002835BE">
              <w:rPr>
                <w:szCs w:val="21"/>
              </w:rPr>
              <w:fldChar w:fldCharType="end"/>
            </w:r>
            <w:bookmarkEnd w:id="60"/>
            <w:r w:rsidRPr="002835BE">
              <w:rPr>
                <w:rFonts w:hint="eastAsia"/>
                <w:szCs w:val="21"/>
              </w:rPr>
              <w:t xml:space="preserve">　</w:t>
            </w:r>
            <w:r w:rsidR="00424B3C" w:rsidRPr="002835BE">
              <w:rPr>
                <w:rFonts w:hint="eastAsia"/>
                <w:szCs w:val="21"/>
              </w:rPr>
              <w:t>システム構成図（</w:t>
            </w:r>
            <w:r w:rsidR="00424B3C" w:rsidRPr="002835BE">
              <w:rPr>
                <w:szCs w:val="21"/>
              </w:rPr>
              <w:t>BEV Step3</w:t>
            </w:r>
            <w:r w:rsidR="00424B3C" w:rsidRPr="002835BE">
              <w:rPr>
                <w:rFonts w:hint="eastAsia"/>
                <w:szCs w:val="21"/>
              </w:rPr>
              <w:t>）</w:t>
            </w:r>
          </w:p>
        </w:tc>
      </w:tr>
      <w:tr w:rsidR="00424B3C" w:rsidRPr="0001288F" w14:paraId="72C98175" w14:textId="77777777">
        <w:tc>
          <w:tcPr>
            <w:tcW w:w="9747" w:type="dxa"/>
            <w:shd w:val="clear" w:color="auto" w:fill="auto"/>
          </w:tcPr>
          <w:p w14:paraId="2E364388" w14:textId="77777777" w:rsidR="00424B3C" w:rsidRPr="002835BE" w:rsidRDefault="007A1A8B" w:rsidP="007A1A8B">
            <w:pPr>
              <w:pStyle w:val="Caption"/>
              <w:rPr>
                <w:rFonts w:hint="eastAsia"/>
                <w:color w:val="00B0F0"/>
              </w:rPr>
            </w:pPr>
            <w:bookmarkStart w:id="61" w:name="_Ref199143986"/>
            <w:r w:rsidRPr="002835BE">
              <w:rPr>
                <w:color w:val="00B0F0"/>
              </w:rPr>
              <w:t xml:space="preserve">Figure </w:t>
            </w:r>
            <w:r w:rsidR="00F31CA7" w:rsidRPr="002835BE">
              <w:rPr>
                <w:color w:val="00B0F0"/>
              </w:rPr>
              <w:fldChar w:fldCharType="begin"/>
            </w:r>
            <w:r w:rsidR="00F31CA7" w:rsidRPr="002835BE">
              <w:rPr>
                <w:color w:val="00B0F0"/>
              </w:rPr>
              <w:instrText xml:space="preserve"> STYLEREF 1 \s </w:instrText>
            </w:r>
            <w:r w:rsidR="00F31CA7" w:rsidRPr="002835BE">
              <w:rPr>
                <w:color w:val="00B0F0"/>
              </w:rPr>
              <w:fldChar w:fldCharType="separate"/>
            </w:r>
            <w:r w:rsidR="00F31CA7" w:rsidRPr="002835BE">
              <w:rPr>
                <w:noProof/>
                <w:color w:val="00B0F0"/>
              </w:rPr>
              <w:t>1</w:t>
            </w:r>
            <w:r w:rsidR="00F31CA7" w:rsidRPr="002835BE">
              <w:rPr>
                <w:color w:val="00B0F0"/>
              </w:rPr>
              <w:fldChar w:fldCharType="end"/>
            </w:r>
            <w:r w:rsidR="00F31CA7" w:rsidRPr="002835BE">
              <w:rPr>
                <w:color w:val="00B0F0"/>
              </w:rPr>
              <w:t>.</w:t>
            </w:r>
            <w:r w:rsidR="00F31CA7" w:rsidRPr="002835BE">
              <w:rPr>
                <w:color w:val="00B0F0"/>
              </w:rPr>
              <w:fldChar w:fldCharType="begin"/>
            </w:r>
            <w:r w:rsidR="00F31CA7" w:rsidRPr="002835BE">
              <w:rPr>
                <w:color w:val="00B0F0"/>
              </w:rPr>
              <w:instrText xml:space="preserve"> SEQ Figure \* ARABIC \s 1 </w:instrText>
            </w:r>
            <w:r w:rsidR="00F31CA7" w:rsidRPr="002835BE">
              <w:rPr>
                <w:color w:val="00B0F0"/>
              </w:rPr>
              <w:fldChar w:fldCharType="separate"/>
            </w:r>
            <w:r w:rsidR="00F31CA7" w:rsidRPr="002835BE">
              <w:rPr>
                <w:noProof/>
                <w:color w:val="00B0F0"/>
              </w:rPr>
              <w:t>9</w:t>
            </w:r>
            <w:r w:rsidR="00F31CA7" w:rsidRPr="002835BE">
              <w:rPr>
                <w:color w:val="00B0F0"/>
              </w:rPr>
              <w:fldChar w:fldCharType="end"/>
            </w:r>
            <w:bookmarkEnd w:id="61"/>
            <w:r w:rsidRPr="002835BE">
              <w:rPr>
                <w:rFonts w:hint="eastAsia"/>
                <w:color w:val="00B0F0"/>
              </w:rPr>
              <w:t xml:space="preserve">　</w:t>
            </w:r>
            <w:r w:rsidR="00424B3C" w:rsidRPr="002835BE">
              <w:rPr>
                <w:rFonts w:hint="eastAsia"/>
                <w:color w:val="00B0F0"/>
                <w:sz w:val="20"/>
                <w:szCs w:val="22"/>
              </w:rPr>
              <w:t xml:space="preserve">System configuration diagram </w:t>
            </w:r>
            <w:r w:rsidR="00424B3C" w:rsidRPr="002835BE">
              <w:rPr>
                <w:color w:val="00B0F0"/>
                <w:sz w:val="20"/>
                <w:szCs w:val="22"/>
              </w:rPr>
              <w:t xml:space="preserve">for </w:t>
            </w:r>
            <w:r w:rsidR="00424B3C" w:rsidRPr="002835BE">
              <w:rPr>
                <w:rFonts w:hint="eastAsia"/>
                <w:color w:val="00B0F0"/>
                <w:sz w:val="20"/>
                <w:szCs w:val="22"/>
              </w:rPr>
              <w:t>BEV Step3</w:t>
            </w:r>
          </w:p>
        </w:tc>
      </w:tr>
    </w:tbl>
    <w:p w14:paraId="37786987" w14:textId="77777777" w:rsidR="0048073C" w:rsidRPr="00E465DD" w:rsidRDefault="0048073C" w:rsidP="0048073C">
      <w:pPr>
        <w:rPr>
          <w:rFonts w:hint="eastAsia"/>
          <w:color w:val="00B0F0"/>
        </w:rPr>
      </w:pPr>
    </w:p>
    <w:p w14:paraId="21753BFB" w14:textId="77777777" w:rsidR="00B13899" w:rsidRPr="00097621" w:rsidRDefault="00431366" w:rsidP="00431366">
      <w:pPr>
        <w:pStyle w:val="Heading2"/>
        <w:numPr>
          <w:ilvl w:val="0"/>
          <w:numId w:val="0"/>
        </w:numPr>
        <w:rPr>
          <w:rFonts w:hint="eastAsia"/>
        </w:rPr>
      </w:pPr>
      <w:bookmarkStart w:id="62" w:name="_Toc362599020"/>
      <w:bookmarkStart w:id="63" w:name="_Toc166748978"/>
      <w:bookmarkStart w:id="64" w:name="_Toc207119727"/>
      <w:r>
        <w:rPr>
          <w:rFonts w:hint="eastAsia"/>
        </w:rPr>
        <w:t>1</w:t>
      </w:r>
      <w:r>
        <w:t xml:space="preserve">.4  </w:t>
      </w:r>
      <w:r w:rsidR="00B13899" w:rsidRPr="00097621">
        <w:rPr>
          <w:rFonts w:hint="eastAsia"/>
        </w:rPr>
        <w:t>参照</w:t>
      </w:r>
      <w:r w:rsidR="009A595E" w:rsidRPr="00097621">
        <w:rPr>
          <w:rFonts w:hint="eastAsia"/>
        </w:rPr>
        <w:t>仕様</w:t>
      </w:r>
      <w:r w:rsidR="005A6708" w:rsidRPr="00E465DD">
        <w:rPr>
          <w:rFonts w:hint="eastAsia"/>
          <w:color w:val="00B0F0"/>
          <w:sz w:val="20"/>
          <w:szCs w:val="22"/>
        </w:rPr>
        <w:t xml:space="preserve"> / Referencial specifications</w:t>
      </w:r>
      <w:bookmarkEnd w:id="62"/>
      <w:bookmarkEnd w:id="63"/>
      <w:bookmarkEnd w:id="64"/>
    </w:p>
    <w:p w14:paraId="298AE127" w14:textId="77777777" w:rsidR="009C4A37" w:rsidRPr="00EA0E72" w:rsidRDefault="009C4A37" w:rsidP="00245056"/>
    <w:p w14:paraId="4FEC6E42" w14:textId="77777777" w:rsidR="00097621" w:rsidRPr="00CD09A9" w:rsidRDefault="004B6905" w:rsidP="00097621">
      <w:pPr>
        <w:ind w:firstLine="386"/>
      </w:pPr>
      <w:r w:rsidRPr="00EA0E72">
        <w:rPr>
          <w:rFonts w:hint="eastAsia"/>
          <w:noProof/>
        </w:rPr>
        <w:t>・</w:t>
      </w:r>
      <w:r w:rsidRPr="00EA0E72">
        <w:rPr>
          <w:rFonts w:hint="eastAsia"/>
          <w:noProof/>
        </w:rPr>
        <w:t>24MM_</w:t>
      </w:r>
      <w:r w:rsidR="00496B8D" w:rsidRPr="00EA0E72">
        <w:rPr>
          <w:rFonts w:hint="eastAsia"/>
          <w:noProof/>
        </w:rPr>
        <w:t>ドライブモードセレクト</w:t>
      </w:r>
      <w:r w:rsidRPr="00EA0E72">
        <w:rPr>
          <w:rFonts w:hint="eastAsia"/>
          <w:noProof/>
        </w:rPr>
        <w:t>機能仕様書</w:t>
      </w:r>
      <w:r w:rsidRPr="00EA0E72">
        <w:rPr>
          <w:rFonts w:hint="eastAsia"/>
          <w:noProof/>
        </w:rPr>
        <w:t>_</w:t>
      </w:r>
      <w:r w:rsidRPr="00EA0E72">
        <w:rPr>
          <w:rFonts w:hint="eastAsia"/>
          <w:noProof/>
        </w:rPr>
        <w:t>添付資料</w:t>
      </w:r>
      <w:r w:rsidRPr="00EA0E72">
        <w:rPr>
          <w:rFonts w:hint="eastAsia"/>
          <w:noProof/>
        </w:rPr>
        <w:t>_</w:t>
      </w:r>
      <w:r w:rsidRPr="00EA0E72">
        <w:rPr>
          <w:rFonts w:hint="eastAsia"/>
          <w:noProof/>
        </w:rPr>
        <w:t>シャシー系カ</w:t>
      </w:r>
      <w:r w:rsidRPr="00CD09A9">
        <w:rPr>
          <w:rFonts w:hint="eastAsia"/>
          <w:noProof/>
        </w:rPr>
        <w:t>スタマイズ</w:t>
      </w:r>
    </w:p>
    <w:p w14:paraId="3C4EB2B1" w14:textId="77777777" w:rsidR="006154C8" w:rsidRPr="00AE2925" w:rsidRDefault="00FE2C63" w:rsidP="006154C8">
      <w:pPr>
        <w:ind w:firstLine="386"/>
        <w:rPr>
          <w:rFonts w:hint="eastAsia"/>
          <w:color w:val="000000"/>
        </w:rPr>
      </w:pPr>
      <w:r w:rsidRPr="00ED5FE0">
        <w:rPr>
          <w:rFonts w:hint="eastAsia"/>
        </w:rPr>
        <w:t>・</w:t>
      </w:r>
      <w:r w:rsidR="006154C8" w:rsidRPr="00F47DD7">
        <w:rPr>
          <w:rStyle w:val="ui-provider"/>
        </w:rPr>
        <w:t>158_SUBBUS</w:t>
      </w:r>
      <w:r w:rsidR="006154C8" w:rsidRPr="00F47DD7">
        <w:rPr>
          <w:rStyle w:val="ui-provider"/>
        </w:rPr>
        <w:t>通信仕様書</w:t>
      </w:r>
    </w:p>
    <w:p w14:paraId="322A0C8A" w14:textId="77777777" w:rsidR="0035060F" w:rsidRPr="00ED5FE0" w:rsidRDefault="0035060F" w:rsidP="009C4A37"/>
    <w:p w14:paraId="122FD49D" w14:textId="77777777" w:rsidR="0035060F" w:rsidRPr="00ED5FE0" w:rsidRDefault="0035060F" w:rsidP="009C4A37"/>
    <w:p w14:paraId="4FFC53A4" w14:textId="77777777" w:rsidR="009C4A37" w:rsidRPr="00ED5FE0" w:rsidRDefault="009C4A37" w:rsidP="00245056">
      <w:pPr>
        <w:pStyle w:val="Heading2"/>
        <w:numPr>
          <w:ilvl w:val="0"/>
          <w:numId w:val="0"/>
        </w:numPr>
        <w:rPr>
          <w:rFonts w:hint="eastAsia"/>
        </w:rPr>
      </w:pPr>
      <w:bookmarkStart w:id="65" w:name="_Toc166748979"/>
      <w:bookmarkStart w:id="66" w:name="_Toc207119728"/>
      <w:r w:rsidRPr="00ED5FE0">
        <w:rPr>
          <w:rFonts w:hint="eastAsia"/>
        </w:rPr>
        <w:t>1.</w:t>
      </w:r>
      <w:r w:rsidR="00431366">
        <w:t>5</w:t>
      </w:r>
      <w:r w:rsidRPr="00ED5FE0">
        <w:rPr>
          <w:rFonts w:hint="eastAsia"/>
        </w:rPr>
        <w:t xml:space="preserve"> </w:t>
      </w:r>
      <w:r w:rsidRPr="00ED5FE0">
        <w:t xml:space="preserve"> </w:t>
      </w:r>
      <w:r w:rsidRPr="00ED5FE0">
        <w:rPr>
          <w:rFonts w:hint="eastAsia"/>
        </w:rPr>
        <w:t>仕様組み合わせ</w:t>
      </w:r>
      <w:r w:rsidRPr="00ED5FE0">
        <w:rPr>
          <w:rFonts w:hint="eastAsia"/>
        </w:rPr>
        <w:t xml:space="preserve"> </w:t>
      </w:r>
      <w:r w:rsidRPr="00ED5FE0">
        <w:rPr>
          <w:rFonts w:hint="eastAsia"/>
          <w:color w:val="00B0F0"/>
          <w:sz w:val="20"/>
          <w:szCs w:val="22"/>
        </w:rPr>
        <w:t xml:space="preserve">/ </w:t>
      </w:r>
      <w:r w:rsidRPr="00ED5FE0">
        <w:rPr>
          <w:color w:val="00B0F0"/>
          <w:sz w:val="20"/>
          <w:szCs w:val="22"/>
        </w:rPr>
        <w:t>Combination of Specification</w:t>
      </w:r>
      <w:bookmarkEnd w:id="65"/>
      <w:bookmarkEnd w:id="66"/>
    </w:p>
    <w:p w14:paraId="1E2194CB" w14:textId="77777777" w:rsidR="009C4A37" w:rsidRPr="00ED5FE0" w:rsidRDefault="009C4A37" w:rsidP="009C4A37">
      <w:pPr>
        <w:ind w:firstLineChars="200" w:firstLine="386"/>
        <w:rPr>
          <w:rFonts w:hint="eastAsia"/>
        </w:rPr>
      </w:pPr>
    </w:p>
    <w:p w14:paraId="0955FDE6" w14:textId="77777777" w:rsidR="003552C3" w:rsidRPr="00ED5FE0" w:rsidRDefault="003552C3" w:rsidP="003552C3">
      <w:pPr>
        <w:ind w:firstLineChars="200" w:firstLine="386"/>
      </w:pPr>
      <w:r w:rsidRPr="00ED5FE0">
        <w:t>AVN</w:t>
      </w:r>
      <w:r w:rsidRPr="00ED5FE0">
        <w:rPr>
          <w:rFonts w:hint="eastAsia"/>
        </w:rPr>
        <w:t>、電子</w:t>
      </w:r>
      <w:r w:rsidRPr="00ED5FE0">
        <w:t>PF</w:t>
      </w:r>
      <w:r w:rsidRPr="00ED5FE0">
        <w:rPr>
          <w:rFonts w:hint="eastAsia"/>
        </w:rPr>
        <w:t>、</w:t>
      </w:r>
      <w:r w:rsidRPr="00ED5FE0">
        <w:rPr>
          <w:rFonts w:hint="eastAsia"/>
        </w:rPr>
        <w:t>DMS</w:t>
      </w:r>
      <w:r w:rsidRPr="00ED5FE0">
        <w:rPr>
          <w:rFonts w:hint="eastAsia"/>
        </w:rPr>
        <w:t>の仕様組み合わせは、下記の通り</w:t>
      </w:r>
    </w:p>
    <w:p w14:paraId="42FA2557" w14:textId="77777777" w:rsidR="003552C3" w:rsidRPr="00ED5FE0" w:rsidRDefault="003552C3" w:rsidP="003552C3">
      <w:pPr>
        <w:ind w:firstLineChars="200" w:firstLine="366"/>
        <w:rPr>
          <w:rFonts w:hint="eastAsia"/>
          <w:color w:val="00B0F0"/>
          <w:sz w:val="20"/>
          <w:szCs w:val="22"/>
        </w:rPr>
      </w:pPr>
      <w:r w:rsidRPr="00ED5FE0">
        <w:rPr>
          <w:rFonts w:hint="eastAsia"/>
          <w:color w:val="00B0F0"/>
          <w:sz w:val="20"/>
          <w:szCs w:val="22"/>
        </w:rPr>
        <w:lastRenderedPageBreak/>
        <w:t xml:space="preserve">Combination of specification </w:t>
      </w:r>
      <w:r w:rsidRPr="00ED5FE0">
        <w:rPr>
          <w:color w:val="00B0F0"/>
          <w:sz w:val="20"/>
          <w:szCs w:val="22"/>
        </w:rPr>
        <w:t>for AVN, electronics platform and Drive mode select is shown as following.</w:t>
      </w:r>
    </w:p>
    <w:p w14:paraId="11774AB5" w14:textId="77777777" w:rsidR="003552C3" w:rsidRPr="00ED5FE0" w:rsidRDefault="003552C3" w:rsidP="003552C3">
      <w:pPr>
        <w:ind w:firstLineChars="200" w:firstLine="366"/>
        <w:rPr>
          <w:color w:val="00B0F0"/>
          <w:sz w:val="20"/>
          <w:szCs w:val="22"/>
        </w:rPr>
      </w:pPr>
    </w:p>
    <w:tbl>
      <w:tblPr>
        <w:tblW w:w="0" w:type="auto"/>
        <w:tblInd w:w="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1701"/>
        <w:gridCol w:w="2835"/>
        <w:gridCol w:w="3260"/>
        <w:tblGridChange w:id="67">
          <w:tblGrid>
            <w:gridCol w:w="1287"/>
            <w:gridCol w:w="1701"/>
            <w:gridCol w:w="2835"/>
            <w:gridCol w:w="3260"/>
          </w:tblGrid>
        </w:tblGridChange>
      </w:tblGrid>
      <w:tr w:rsidR="003552C3" w:rsidRPr="00ED5FE0" w14:paraId="63CC5E66" w14:textId="77777777">
        <w:tc>
          <w:tcPr>
            <w:tcW w:w="959" w:type="dxa"/>
            <w:shd w:val="clear" w:color="auto" w:fill="auto"/>
          </w:tcPr>
          <w:p w14:paraId="2879BBE6" w14:textId="77777777" w:rsidR="003552C3" w:rsidRPr="00ED5FE0" w:rsidRDefault="003552C3">
            <w:pPr>
              <w:jc w:val="center"/>
              <w:rPr>
                <w:rFonts w:hint="eastAsia"/>
              </w:rPr>
            </w:pPr>
            <w:r w:rsidRPr="00ED5FE0">
              <w:rPr>
                <w:rFonts w:hint="eastAsia"/>
              </w:rPr>
              <w:t>AVN</w:t>
            </w:r>
          </w:p>
        </w:tc>
        <w:tc>
          <w:tcPr>
            <w:tcW w:w="1701" w:type="dxa"/>
            <w:shd w:val="clear" w:color="auto" w:fill="auto"/>
          </w:tcPr>
          <w:p w14:paraId="612A3E98" w14:textId="77777777" w:rsidR="003552C3" w:rsidRPr="00ED5FE0" w:rsidRDefault="003552C3">
            <w:pPr>
              <w:jc w:val="center"/>
            </w:pPr>
            <w:r w:rsidRPr="00ED5FE0">
              <w:rPr>
                <w:rFonts w:hint="eastAsia"/>
              </w:rPr>
              <w:t>電子</w:t>
            </w:r>
            <w:r w:rsidRPr="00ED5FE0">
              <w:rPr>
                <w:rFonts w:hint="eastAsia"/>
              </w:rPr>
              <w:t>PF</w:t>
            </w:r>
          </w:p>
          <w:p w14:paraId="2CB03778" w14:textId="77777777" w:rsidR="003552C3" w:rsidRPr="00ED5FE0" w:rsidRDefault="003552C3">
            <w:pPr>
              <w:jc w:val="center"/>
              <w:rPr>
                <w:rFonts w:hint="eastAsia"/>
                <w:color w:val="00B0F0"/>
              </w:rPr>
            </w:pPr>
            <w:r w:rsidRPr="00ED5FE0">
              <w:rPr>
                <w:color w:val="00B0F0"/>
                <w:sz w:val="20"/>
                <w:szCs w:val="22"/>
              </w:rPr>
              <w:t>e-PF</w:t>
            </w:r>
          </w:p>
        </w:tc>
        <w:tc>
          <w:tcPr>
            <w:tcW w:w="2835" w:type="dxa"/>
            <w:shd w:val="clear" w:color="auto" w:fill="auto"/>
          </w:tcPr>
          <w:p w14:paraId="7F4CBFCC" w14:textId="77777777" w:rsidR="003552C3" w:rsidRPr="00ED5FE0" w:rsidRDefault="003552C3">
            <w:pPr>
              <w:jc w:val="center"/>
            </w:pPr>
            <w:r w:rsidRPr="00ED5FE0">
              <w:rPr>
                <w:rFonts w:hint="eastAsia"/>
              </w:rPr>
              <w:t>ﾄﾞﾗｲﾌﾞﾓｰﾄﾞｾﾚｸﾄ</w:t>
            </w:r>
            <w:r w:rsidRPr="00ED5FE0">
              <w:rPr>
                <w:rFonts w:hint="eastAsia"/>
              </w:rPr>
              <w:t>ver.</w:t>
            </w:r>
          </w:p>
          <w:p w14:paraId="3E66E0B5" w14:textId="77777777" w:rsidR="003552C3" w:rsidRPr="00ED5FE0" w:rsidRDefault="003552C3">
            <w:pPr>
              <w:jc w:val="center"/>
              <w:rPr>
                <w:rFonts w:hint="eastAsia"/>
                <w:color w:val="00B0F0"/>
              </w:rPr>
            </w:pPr>
            <w:r w:rsidRPr="00ED5FE0">
              <w:rPr>
                <w:color w:val="00B0F0"/>
                <w:sz w:val="20"/>
                <w:szCs w:val="22"/>
              </w:rPr>
              <w:t>Drive Mode Select ver.</w:t>
            </w:r>
          </w:p>
        </w:tc>
        <w:tc>
          <w:tcPr>
            <w:tcW w:w="3260" w:type="dxa"/>
            <w:shd w:val="clear" w:color="auto" w:fill="auto"/>
          </w:tcPr>
          <w:p w14:paraId="0BC7534D" w14:textId="77777777" w:rsidR="003552C3" w:rsidRPr="00ED5FE0" w:rsidRDefault="003552C3">
            <w:pPr>
              <w:jc w:val="center"/>
            </w:pPr>
            <w:r w:rsidRPr="00ED5FE0">
              <w:rPr>
                <w:rFonts w:hint="eastAsia"/>
              </w:rPr>
              <w:t>頭出し車両</w:t>
            </w:r>
          </w:p>
          <w:p w14:paraId="78D378C0" w14:textId="77777777" w:rsidR="003552C3" w:rsidRPr="00ED5FE0" w:rsidRDefault="003552C3">
            <w:pPr>
              <w:jc w:val="center"/>
              <w:rPr>
                <w:rFonts w:hint="eastAsia"/>
                <w:color w:val="00B0F0"/>
              </w:rPr>
            </w:pPr>
            <w:r w:rsidRPr="00ED5FE0">
              <w:rPr>
                <w:rFonts w:hint="eastAsia"/>
                <w:color w:val="00B0F0"/>
                <w:sz w:val="20"/>
                <w:szCs w:val="22"/>
              </w:rPr>
              <w:t>V</w:t>
            </w:r>
            <w:r w:rsidRPr="00ED5FE0">
              <w:rPr>
                <w:color w:val="00B0F0"/>
                <w:sz w:val="20"/>
                <w:szCs w:val="22"/>
              </w:rPr>
              <w:t>e</w:t>
            </w:r>
            <w:r w:rsidRPr="00ED5FE0">
              <w:rPr>
                <w:rFonts w:hint="eastAsia"/>
                <w:color w:val="00B0F0"/>
                <w:sz w:val="20"/>
                <w:szCs w:val="22"/>
              </w:rPr>
              <w:t>hicle</w:t>
            </w:r>
          </w:p>
        </w:tc>
      </w:tr>
      <w:tr w:rsidR="003552C3" w:rsidRPr="00ED5FE0" w14:paraId="5F6C88B4" w14:textId="77777777">
        <w:tc>
          <w:tcPr>
            <w:tcW w:w="959" w:type="dxa"/>
            <w:vMerge w:val="restart"/>
            <w:shd w:val="clear" w:color="auto" w:fill="auto"/>
          </w:tcPr>
          <w:p w14:paraId="324E6A9D" w14:textId="77777777" w:rsidR="003552C3" w:rsidRPr="00ED5FE0" w:rsidRDefault="003552C3">
            <w:pPr>
              <w:rPr>
                <w:rFonts w:hint="eastAsia"/>
              </w:rPr>
            </w:pPr>
            <w:r w:rsidRPr="00ED5FE0">
              <w:rPr>
                <w:rFonts w:hint="eastAsia"/>
              </w:rPr>
              <w:t>24</w:t>
            </w:r>
            <w:r w:rsidRPr="00ED5FE0">
              <w:t>MM</w:t>
            </w:r>
            <w:r w:rsidRPr="00530B49">
              <w:t>/24SU</w:t>
            </w:r>
          </w:p>
        </w:tc>
        <w:tc>
          <w:tcPr>
            <w:tcW w:w="1701" w:type="dxa"/>
            <w:vMerge w:val="restart"/>
            <w:shd w:val="clear" w:color="auto" w:fill="auto"/>
          </w:tcPr>
          <w:p w14:paraId="055CD0AC" w14:textId="77777777" w:rsidR="003552C3" w:rsidRPr="00F47DD7" w:rsidRDefault="003552C3">
            <w:pPr>
              <w:rPr>
                <w:rFonts w:hint="eastAsia"/>
              </w:rPr>
            </w:pPr>
            <w:r w:rsidRPr="00F47DD7">
              <w:t>19ePFv2</w:t>
            </w:r>
          </w:p>
        </w:tc>
        <w:tc>
          <w:tcPr>
            <w:tcW w:w="2835" w:type="dxa"/>
            <w:shd w:val="clear" w:color="auto" w:fill="auto"/>
          </w:tcPr>
          <w:p w14:paraId="54BDFC79" w14:textId="77777777" w:rsidR="003552C3" w:rsidRPr="00ED5FE0" w:rsidRDefault="003552C3">
            <w:pPr>
              <w:rPr>
                <w:rFonts w:hint="eastAsia"/>
              </w:rPr>
            </w:pPr>
            <w:r w:rsidRPr="00ED5FE0">
              <w:rPr>
                <w:rFonts w:hint="eastAsia"/>
              </w:rPr>
              <w:t>DMS ver1</w:t>
            </w:r>
          </w:p>
        </w:tc>
        <w:tc>
          <w:tcPr>
            <w:tcW w:w="3260" w:type="dxa"/>
            <w:shd w:val="clear" w:color="auto" w:fill="auto"/>
          </w:tcPr>
          <w:p w14:paraId="178B8B52" w14:textId="77777777" w:rsidR="003552C3" w:rsidRPr="00ED5FE0" w:rsidRDefault="003552C3">
            <w:pPr>
              <w:rPr>
                <w:rFonts w:hint="eastAsia"/>
              </w:rPr>
            </w:pPr>
            <w:r w:rsidRPr="00ED5FE0">
              <w:rPr>
                <w:rFonts w:hint="eastAsia"/>
              </w:rPr>
              <w:t>未定</w:t>
            </w:r>
            <w:r w:rsidRPr="00ED5FE0">
              <w:rPr>
                <w:rFonts w:hint="eastAsia"/>
              </w:rPr>
              <w:t xml:space="preserve"> </w:t>
            </w:r>
            <w:r w:rsidRPr="00ED5FE0">
              <w:rPr>
                <w:rFonts w:hint="eastAsia"/>
                <w:color w:val="00B0F0"/>
                <w:sz w:val="20"/>
                <w:szCs w:val="22"/>
              </w:rPr>
              <w:t xml:space="preserve">/ </w:t>
            </w:r>
            <w:r w:rsidRPr="00ED5FE0">
              <w:rPr>
                <w:color w:val="00B0F0"/>
                <w:sz w:val="20"/>
                <w:szCs w:val="22"/>
              </w:rPr>
              <w:t>TBD</w:t>
            </w:r>
          </w:p>
        </w:tc>
      </w:tr>
      <w:tr w:rsidR="003552C3" w:rsidRPr="00ED5FE0" w14:paraId="0C94526E" w14:textId="77777777">
        <w:tc>
          <w:tcPr>
            <w:tcW w:w="959" w:type="dxa"/>
            <w:vMerge/>
            <w:shd w:val="clear" w:color="auto" w:fill="auto"/>
          </w:tcPr>
          <w:p w14:paraId="61C538E8" w14:textId="77777777" w:rsidR="003552C3" w:rsidRPr="00ED5FE0" w:rsidRDefault="003552C3">
            <w:pPr>
              <w:rPr>
                <w:rFonts w:hint="eastAsia"/>
              </w:rPr>
            </w:pPr>
          </w:p>
        </w:tc>
        <w:tc>
          <w:tcPr>
            <w:tcW w:w="1701" w:type="dxa"/>
            <w:vMerge/>
            <w:shd w:val="clear" w:color="auto" w:fill="auto"/>
          </w:tcPr>
          <w:p w14:paraId="6624FC1D" w14:textId="77777777" w:rsidR="003552C3" w:rsidRPr="00F47DD7" w:rsidRDefault="003552C3">
            <w:pPr>
              <w:rPr>
                <w:rFonts w:hint="eastAsia"/>
              </w:rPr>
            </w:pPr>
          </w:p>
        </w:tc>
        <w:tc>
          <w:tcPr>
            <w:tcW w:w="2835" w:type="dxa"/>
            <w:shd w:val="clear" w:color="auto" w:fill="auto"/>
          </w:tcPr>
          <w:p w14:paraId="33E8CA97" w14:textId="77777777" w:rsidR="003552C3" w:rsidRPr="00ED5FE0" w:rsidRDefault="003552C3">
            <w:pPr>
              <w:rPr>
                <w:rFonts w:hint="eastAsia"/>
              </w:rPr>
            </w:pPr>
            <w:r w:rsidRPr="00ED5FE0">
              <w:rPr>
                <w:rFonts w:hint="eastAsia"/>
              </w:rPr>
              <w:t>DMS ver2</w:t>
            </w:r>
          </w:p>
        </w:tc>
        <w:tc>
          <w:tcPr>
            <w:tcW w:w="3260" w:type="dxa"/>
            <w:shd w:val="clear" w:color="auto" w:fill="auto"/>
          </w:tcPr>
          <w:p w14:paraId="04B0C578" w14:textId="77777777" w:rsidR="003552C3" w:rsidRPr="00ED5FE0" w:rsidRDefault="003552C3">
            <w:pPr>
              <w:rPr>
                <w:rFonts w:hint="eastAsia"/>
              </w:rPr>
            </w:pPr>
            <w:r w:rsidRPr="00ED5FE0">
              <w:rPr>
                <w:rFonts w:hint="eastAsia"/>
              </w:rPr>
              <w:t>未定</w:t>
            </w:r>
            <w:r w:rsidRPr="00ED5FE0">
              <w:rPr>
                <w:rFonts w:hint="eastAsia"/>
              </w:rPr>
              <w:t xml:space="preserve"> </w:t>
            </w:r>
            <w:r w:rsidRPr="00ED5FE0">
              <w:rPr>
                <w:rFonts w:hint="eastAsia"/>
                <w:color w:val="00B0F0"/>
                <w:sz w:val="20"/>
                <w:szCs w:val="22"/>
              </w:rPr>
              <w:t xml:space="preserve">/ </w:t>
            </w:r>
            <w:r w:rsidRPr="00ED5FE0">
              <w:rPr>
                <w:color w:val="00B0F0"/>
                <w:sz w:val="20"/>
                <w:szCs w:val="22"/>
              </w:rPr>
              <w:t>TBD</w:t>
            </w:r>
          </w:p>
        </w:tc>
      </w:tr>
      <w:tr w:rsidR="003552C3" w:rsidRPr="00ED5FE0" w14:paraId="49C285BF" w14:textId="77777777">
        <w:tc>
          <w:tcPr>
            <w:tcW w:w="959" w:type="dxa"/>
            <w:vMerge/>
            <w:shd w:val="clear" w:color="auto" w:fill="auto"/>
          </w:tcPr>
          <w:p w14:paraId="312B0487" w14:textId="77777777" w:rsidR="003552C3" w:rsidRPr="00ED5FE0" w:rsidRDefault="003552C3">
            <w:pPr>
              <w:rPr>
                <w:rFonts w:hint="eastAsia"/>
              </w:rPr>
            </w:pPr>
          </w:p>
        </w:tc>
        <w:tc>
          <w:tcPr>
            <w:tcW w:w="1701" w:type="dxa"/>
            <w:vMerge w:val="restart"/>
            <w:shd w:val="clear" w:color="auto" w:fill="auto"/>
          </w:tcPr>
          <w:p w14:paraId="5A597C38" w14:textId="77777777" w:rsidR="003552C3" w:rsidRPr="00F47DD7" w:rsidRDefault="003552C3">
            <w:pPr>
              <w:rPr>
                <w:rFonts w:hint="eastAsia"/>
              </w:rPr>
            </w:pPr>
            <w:r w:rsidRPr="00F47DD7">
              <w:rPr>
                <w:rFonts w:hint="eastAsia"/>
              </w:rPr>
              <w:t>1</w:t>
            </w:r>
            <w:r w:rsidRPr="00F47DD7">
              <w:t>9ePF v3</w:t>
            </w:r>
          </w:p>
        </w:tc>
        <w:tc>
          <w:tcPr>
            <w:tcW w:w="2835" w:type="dxa"/>
            <w:shd w:val="clear" w:color="auto" w:fill="auto"/>
          </w:tcPr>
          <w:p w14:paraId="35FF4DA1" w14:textId="77777777" w:rsidR="003552C3" w:rsidRPr="00ED5FE0" w:rsidRDefault="003552C3">
            <w:pPr>
              <w:rPr>
                <w:rFonts w:hint="eastAsia"/>
              </w:rPr>
            </w:pPr>
            <w:r w:rsidRPr="00ED5FE0">
              <w:rPr>
                <w:rFonts w:hint="eastAsia"/>
              </w:rPr>
              <w:t>DMS ver1</w:t>
            </w:r>
          </w:p>
        </w:tc>
        <w:tc>
          <w:tcPr>
            <w:tcW w:w="3260" w:type="dxa"/>
            <w:shd w:val="clear" w:color="auto" w:fill="auto"/>
          </w:tcPr>
          <w:p w14:paraId="1E51F8CD" w14:textId="77777777" w:rsidR="003552C3" w:rsidRPr="00ED5FE0" w:rsidRDefault="003552C3">
            <w:r w:rsidRPr="00ED5FE0">
              <w:rPr>
                <w:rFonts w:hint="eastAsia"/>
              </w:rPr>
              <w:t>(</w:t>
            </w:r>
            <w:r w:rsidRPr="00ED5FE0">
              <w:rPr>
                <w:rFonts w:hint="eastAsia"/>
              </w:rPr>
              <w:t>組み合わせ無し</w:t>
            </w:r>
            <w:r w:rsidRPr="00ED5FE0">
              <w:rPr>
                <w:rFonts w:hint="eastAsia"/>
                <w:color w:val="00B0F0"/>
                <w:sz w:val="20"/>
                <w:szCs w:val="22"/>
              </w:rPr>
              <w:t xml:space="preserve"> / Out of scope</w:t>
            </w:r>
            <w:r w:rsidRPr="00ED5FE0">
              <w:rPr>
                <w:rFonts w:hint="eastAsia"/>
              </w:rPr>
              <w:t>)</w:t>
            </w:r>
          </w:p>
        </w:tc>
      </w:tr>
      <w:tr w:rsidR="003552C3" w:rsidRPr="00ED5FE0" w14:paraId="2B16D6BA" w14:textId="77777777">
        <w:tc>
          <w:tcPr>
            <w:tcW w:w="959" w:type="dxa"/>
            <w:vMerge/>
            <w:shd w:val="clear" w:color="auto" w:fill="auto"/>
          </w:tcPr>
          <w:p w14:paraId="4691CFD8" w14:textId="77777777" w:rsidR="003552C3" w:rsidRPr="00ED5FE0" w:rsidRDefault="003552C3">
            <w:pPr>
              <w:rPr>
                <w:rFonts w:hint="eastAsia"/>
              </w:rPr>
            </w:pPr>
          </w:p>
        </w:tc>
        <w:tc>
          <w:tcPr>
            <w:tcW w:w="1701" w:type="dxa"/>
            <w:vMerge/>
            <w:shd w:val="clear" w:color="auto" w:fill="auto"/>
          </w:tcPr>
          <w:p w14:paraId="62DF7B0A" w14:textId="77777777" w:rsidR="003552C3" w:rsidRPr="00ED5FE0" w:rsidRDefault="003552C3">
            <w:pPr>
              <w:rPr>
                <w:rFonts w:hint="eastAsia"/>
              </w:rPr>
            </w:pPr>
          </w:p>
        </w:tc>
        <w:tc>
          <w:tcPr>
            <w:tcW w:w="2835" w:type="dxa"/>
            <w:shd w:val="clear" w:color="auto" w:fill="auto"/>
          </w:tcPr>
          <w:p w14:paraId="32802C37" w14:textId="77777777" w:rsidR="003552C3" w:rsidRPr="00ED5FE0" w:rsidRDefault="003552C3">
            <w:pPr>
              <w:rPr>
                <w:rFonts w:hint="eastAsia"/>
              </w:rPr>
            </w:pPr>
            <w:r w:rsidRPr="00ED5FE0">
              <w:rPr>
                <w:rFonts w:hint="eastAsia"/>
              </w:rPr>
              <w:t>DMS ver2</w:t>
            </w:r>
          </w:p>
        </w:tc>
        <w:tc>
          <w:tcPr>
            <w:tcW w:w="3260" w:type="dxa"/>
            <w:shd w:val="clear" w:color="auto" w:fill="auto"/>
          </w:tcPr>
          <w:p w14:paraId="7A2CFDF0" w14:textId="77777777" w:rsidR="003552C3" w:rsidRPr="00ED5FE0" w:rsidRDefault="003552C3">
            <w:pPr>
              <w:rPr>
                <w:rFonts w:hint="eastAsia"/>
              </w:rPr>
            </w:pPr>
            <w:r w:rsidRPr="00ED5FE0">
              <w:rPr>
                <w:rFonts w:hint="eastAsia"/>
              </w:rPr>
              <w:t>3</w:t>
            </w:r>
            <w:r w:rsidRPr="00ED5FE0">
              <w:t>10D</w:t>
            </w:r>
          </w:p>
        </w:tc>
      </w:tr>
      <w:tr w:rsidR="003552C3" w:rsidRPr="004E2780" w14:paraId="08051965" w14:textId="77777777">
        <w:tc>
          <w:tcPr>
            <w:tcW w:w="959" w:type="dxa"/>
            <w:shd w:val="clear" w:color="auto" w:fill="auto"/>
          </w:tcPr>
          <w:p w14:paraId="26385ED6" w14:textId="77777777" w:rsidR="003552C3" w:rsidRPr="00530B49" w:rsidRDefault="003552C3">
            <w:pPr>
              <w:rPr>
                <w:rFonts w:hint="eastAsia"/>
                <w:color w:val="00B050"/>
              </w:rPr>
            </w:pPr>
            <w:r w:rsidRPr="00530B49">
              <w:rPr>
                <w:rFonts w:hint="eastAsia"/>
              </w:rPr>
              <w:t>C-</w:t>
            </w:r>
            <w:r w:rsidRPr="00530B49">
              <w:t>DC</w:t>
            </w:r>
            <w:r w:rsidRPr="004E2780">
              <w:br/>
            </w:r>
            <w:r w:rsidRPr="004E2780">
              <w:rPr>
                <w:rFonts w:hint="eastAsia"/>
              </w:rPr>
              <w:t>(BEV</w:t>
            </w:r>
            <w:r w:rsidRPr="004E2780">
              <w:br/>
            </w:r>
            <w:r w:rsidRPr="004E2780">
              <w:rPr>
                <w:rFonts w:hint="eastAsia"/>
              </w:rPr>
              <w:t>S</w:t>
            </w:r>
            <w:r w:rsidRPr="004E2780">
              <w:t>tep3)</w:t>
            </w:r>
          </w:p>
        </w:tc>
        <w:tc>
          <w:tcPr>
            <w:tcW w:w="1701" w:type="dxa"/>
            <w:shd w:val="clear" w:color="auto" w:fill="auto"/>
          </w:tcPr>
          <w:p w14:paraId="5B9AF33C" w14:textId="77777777" w:rsidR="003552C3" w:rsidRPr="004E2780" w:rsidRDefault="003552C3">
            <w:pPr>
              <w:rPr>
                <w:rFonts w:hint="eastAsia"/>
              </w:rPr>
            </w:pPr>
            <w:r w:rsidRPr="004E2780">
              <w:rPr>
                <w:rFonts w:hint="eastAsia"/>
              </w:rPr>
              <w:t>BEV Step3</w:t>
            </w:r>
          </w:p>
        </w:tc>
        <w:tc>
          <w:tcPr>
            <w:tcW w:w="2835" w:type="dxa"/>
            <w:shd w:val="clear" w:color="auto" w:fill="auto"/>
          </w:tcPr>
          <w:p w14:paraId="6272272D" w14:textId="77777777" w:rsidR="003552C3" w:rsidRPr="004E2780" w:rsidRDefault="003552C3">
            <w:pPr>
              <w:rPr>
                <w:rFonts w:hint="eastAsia"/>
              </w:rPr>
            </w:pPr>
            <w:r w:rsidRPr="004E2780">
              <w:rPr>
                <w:rFonts w:hint="eastAsia"/>
              </w:rPr>
              <w:t>DMS ver</w:t>
            </w:r>
            <w:r w:rsidRPr="004E2780">
              <w:t>3</w:t>
            </w:r>
          </w:p>
        </w:tc>
        <w:tc>
          <w:tcPr>
            <w:tcW w:w="3260" w:type="dxa"/>
            <w:shd w:val="clear" w:color="auto" w:fill="auto"/>
          </w:tcPr>
          <w:p w14:paraId="5055D625" w14:textId="77777777" w:rsidR="003552C3" w:rsidRPr="004E2780" w:rsidRDefault="003552C3">
            <w:pPr>
              <w:rPr>
                <w:rFonts w:hint="eastAsia"/>
              </w:rPr>
            </w:pPr>
            <w:r w:rsidRPr="004E2780">
              <w:rPr>
                <w:rFonts w:hint="eastAsia"/>
              </w:rPr>
              <w:t>740D</w:t>
            </w:r>
          </w:p>
        </w:tc>
      </w:tr>
    </w:tbl>
    <w:p w14:paraId="46ABE3E6" w14:textId="77777777" w:rsidR="00097621" w:rsidRPr="004E2780" w:rsidRDefault="00097621" w:rsidP="0036618F">
      <w:pPr>
        <w:rPr>
          <w:rFonts w:hint="eastAsia"/>
        </w:rPr>
      </w:pPr>
    </w:p>
    <w:p w14:paraId="4B52CED6" w14:textId="77777777" w:rsidR="00205685" w:rsidRPr="00ED5FE0" w:rsidRDefault="00205685" w:rsidP="00205685"/>
    <w:p w14:paraId="42D5D13E" w14:textId="77777777" w:rsidR="00205685" w:rsidRPr="000D218D" w:rsidRDefault="00205685" w:rsidP="00205685">
      <w:pPr>
        <w:pStyle w:val="Heading2"/>
        <w:numPr>
          <w:ilvl w:val="0"/>
          <w:numId w:val="0"/>
        </w:numPr>
        <w:rPr>
          <w:rFonts w:hint="eastAsia"/>
          <w:color w:val="00B0F0"/>
          <w:sz w:val="20"/>
          <w:szCs w:val="22"/>
        </w:rPr>
      </w:pPr>
      <w:bookmarkStart w:id="68" w:name="_Toc166748980"/>
      <w:bookmarkStart w:id="69" w:name="_Toc207119729"/>
      <w:r w:rsidRPr="00ED5FE0">
        <w:rPr>
          <w:rFonts w:hint="eastAsia"/>
        </w:rPr>
        <w:t>1.</w:t>
      </w:r>
      <w:r w:rsidR="00431366">
        <w:t>6</w:t>
      </w:r>
      <w:r w:rsidRPr="00ED5FE0">
        <w:rPr>
          <w:rFonts w:hint="eastAsia"/>
        </w:rPr>
        <w:t xml:space="preserve"> </w:t>
      </w:r>
      <w:r w:rsidRPr="00ED5FE0">
        <w:t xml:space="preserve"> </w:t>
      </w:r>
      <w:r w:rsidRPr="00F47DD7">
        <w:rPr>
          <w:rFonts w:hint="eastAsia"/>
        </w:rPr>
        <w:t>法規要件</w:t>
      </w:r>
      <w:r w:rsidRPr="00AE2925">
        <w:rPr>
          <w:rFonts w:hint="eastAsia"/>
          <w:color w:val="000000"/>
          <w:sz w:val="20"/>
          <w:szCs w:val="22"/>
        </w:rPr>
        <w:t xml:space="preserve"> </w:t>
      </w:r>
      <w:r w:rsidRPr="000D218D">
        <w:rPr>
          <w:rFonts w:hint="eastAsia"/>
          <w:color w:val="00B0F0"/>
          <w:sz w:val="20"/>
          <w:szCs w:val="22"/>
        </w:rPr>
        <w:t xml:space="preserve">/ </w:t>
      </w:r>
      <w:r w:rsidRPr="000D218D">
        <w:rPr>
          <w:color w:val="00B0F0"/>
          <w:sz w:val="20"/>
          <w:szCs w:val="22"/>
        </w:rPr>
        <w:t>Regulation requirements</w:t>
      </w:r>
      <w:bookmarkEnd w:id="68"/>
      <w:bookmarkEnd w:id="69"/>
    </w:p>
    <w:p w14:paraId="1FC907C6" w14:textId="77777777" w:rsidR="00205685" w:rsidRPr="00AE2925" w:rsidRDefault="00205685" w:rsidP="00205685">
      <w:pPr>
        <w:ind w:firstLineChars="200" w:firstLine="366"/>
        <w:rPr>
          <w:rFonts w:hint="eastAsia"/>
          <w:color w:val="000000"/>
          <w:sz w:val="20"/>
          <w:szCs w:val="22"/>
        </w:rPr>
      </w:pPr>
    </w:p>
    <w:p w14:paraId="7E3BFF02" w14:textId="77777777" w:rsidR="00205685" w:rsidRPr="00F47DD7" w:rsidRDefault="00205685" w:rsidP="00205685">
      <w:pPr>
        <w:ind w:firstLine="425"/>
      </w:pPr>
      <w:r w:rsidRPr="00F47DD7">
        <w:rPr>
          <w:rFonts w:hint="eastAsia"/>
        </w:rPr>
        <w:t>無し</w:t>
      </w:r>
    </w:p>
    <w:p w14:paraId="5EB2E5E3" w14:textId="77777777" w:rsidR="00212D3E" w:rsidRPr="000D218D" w:rsidRDefault="00205685" w:rsidP="00205685">
      <w:pPr>
        <w:ind w:firstLine="425"/>
        <w:rPr>
          <w:rFonts w:hint="eastAsia"/>
          <w:color w:val="00B0F0"/>
        </w:rPr>
      </w:pPr>
      <w:r w:rsidRPr="000D218D">
        <w:rPr>
          <w:color w:val="00B0F0"/>
          <w:sz w:val="20"/>
          <w:szCs w:val="22"/>
        </w:rPr>
        <w:t>No requirements.</w:t>
      </w:r>
    </w:p>
    <w:p w14:paraId="102A208A" w14:textId="77777777" w:rsidR="00B13899" w:rsidRPr="000D218D" w:rsidRDefault="00586D9A" w:rsidP="00B13899">
      <w:pPr>
        <w:rPr>
          <w:rFonts w:hint="eastAsia"/>
          <w:color w:val="00B0F0"/>
        </w:rPr>
      </w:pPr>
      <w:r w:rsidRPr="000D218D">
        <w:rPr>
          <w:color w:val="00B0F0"/>
        </w:rPr>
        <w:br w:type="page"/>
      </w:r>
    </w:p>
    <w:p w14:paraId="3B2F1743" w14:textId="77777777" w:rsidR="00B13899" w:rsidRPr="00F63C5D" w:rsidRDefault="00B13899" w:rsidP="00B13899">
      <w:pPr>
        <w:pStyle w:val="Heading1"/>
        <w:rPr>
          <w:rFonts w:hint="eastAsia"/>
          <w:color w:val="00B0F0"/>
          <w:sz w:val="22"/>
          <w:szCs w:val="22"/>
        </w:rPr>
      </w:pPr>
      <w:bookmarkStart w:id="70" w:name="_Toc362599021"/>
      <w:bookmarkStart w:id="71" w:name="_Toc166748981"/>
      <w:bookmarkStart w:id="72" w:name="_Ref189521742"/>
      <w:bookmarkStart w:id="73" w:name="_Toc207119730"/>
      <w:r w:rsidRPr="00097621">
        <w:rPr>
          <w:rFonts w:hint="eastAsia"/>
        </w:rPr>
        <w:t>入出力インターフェイス</w:t>
      </w:r>
      <w:bookmarkEnd w:id="70"/>
      <w:r w:rsidR="00D37CC8" w:rsidRPr="00097621">
        <w:rPr>
          <w:rFonts w:hint="eastAsia"/>
        </w:rPr>
        <w:t xml:space="preserve"> </w:t>
      </w:r>
      <w:r w:rsidR="00D37CC8" w:rsidRPr="00F63C5D">
        <w:rPr>
          <w:rFonts w:hint="eastAsia"/>
          <w:color w:val="00B0F0"/>
          <w:sz w:val="22"/>
          <w:szCs w:val="22"/>
        </w:rPr>
        <w:t>/ I/O interface</w:t>
      </w:r>
      <w:bookmarkEnd w:id="71"/>
      <w:bookmarkEnd w:id="72"/>
      <w:bookmarkEnd w:id="73"/>
    </w:p>
    <w:p w14:paraId="189C49F9" w14:textId="77777777" w:rsidR="00B13899" w:rsidRPr="00097621" w:rsidRDefault="00B13899" w:rsidP="00AE42B6">
      <w:pPr>
        <w:ind w:leftChars="200" w:left="386"/>
      </w:pPr>
      <w:r w:rsidRPr="00097621">
        <w:rPr>
          <w:rFonts w:hint="eastAsia"/>
        </w:rPr>
        <w:t>ドライブモード</w:t>
      </w:r>
      <w:r w:rsidR="00AE42B6" w:rsidRPr="00097621">
        <w:rPr>
          <w:rFonts w:hint="eastAsia"/>
        </w:rPr>
        <w:t>セレクト機能の</w:t>
      </w:r>
      <w:r w:rsidR="009F16FE" w:rsidRPr="00097621">
        <w:rPr>
          <w:rFonts w:hint="eastAsia"/>
        </w:rPr>
        <w:t>カスタマイズ、</w:t>
      </w:r>
      <w:r w:rsidR="004F28BF" w:rsidRPr="00097621">
        <w:rPr>
          <w:rFonts w:hint="eastAsia"/>
        </w:rPr>
        <w:t>ソフトスイッチ</w:t>
      </w:r>
      <w:r w:rsidR="00AE42B6" w:rsidRPr="00097621">
        <w:rPr>
          <w:rFonts w:hint="eastAsia"/>
        </w:rPr>
        <w:t>表示</w:t>
      </w:r>
      <w:r w:rsidRPr="00097621">
        <w:rPr>
          <w:rFonts w:hint="eastAsia"/>
        </w:rPr>
        <w:t>を実現するには、</w:t>
      </w:r>
      <w:r w:rsidR="003750B8" w:rsidRPr="00097621">
        <w:rPr>
          <w:rFonts w:hint="eastAsia"/>
        </w:rPr>
        <w:t>以下</w:t>
      </w:r>
      <w:r w:rsidRPr="00097621">
        <w:rPr>
          <w:rFonts w:hint="eastAsia"/>
        </w:rPr>
        <w:t>に示す信号を使用する。</w:t>
      </w:r>
    </w:p>
    <w:p w14:paraId="3ECE86C3" w14:textId="77777777" w:rsidR="00735BD8" w:rsidRPr="00ED5FE0" w:rsidRDefault="00D37CC8" w:rsidP="00D37CC8">
      <w:pPr>
        <w:ind w:leftChars="200" w:left="386"/>
        <w:rPr>
          <w:color w:val="00B0F0"/>
          <w:sz w:val="20"/>
          <w:szCs w:val="22"/>
        </w:rPr>
      </w:pPr>
      <w:r w:rsidRPr="00F63C5D">
        <w:rPr>
          <w:rFonts w:hint="eastAsia"/>
          <w:color w:val="00B0F0"/>
          <w:sz w:val="20"/>
          <w:szCs w:val="22"/>
        </w:rPr>
        <w:t xml:space="preserve">DMS function uses the </w:t>
      </w:r>
      <w:r w:rsidRPr="00ED5FE0">
        <w:rPr>
          <w:rFonts w:hint="eastAsia"/>
          <w:color w:val="00B0F0"/>
          <w:sz w:val="20"/>
          <w:szCs w:val="22"/>
        </w:rPr>
        <w:t xml:space="preserve">following signals for </w:t>
      </w:r>
      <w:r w:rsidR="00606ED7" w:rsidRPr="00ED5FE0">
        <w:rPr>
          <w:color w:val="00B0F0"/>
          <w:sz w:val="20"/>
          <w:szCs w:val="22"/>
        </w:rPr>
        <w:t xml:space="preserve">customization of each systems and </w:t>
      </w:r>
      <w:r w:rsidR="004F28BF" w:rsidRPr="00ED5FE0">
        <w:rPr>
          <w:color w:val="00B0F0"/>
          <w:sz w:val="20"/>
          <w:szCs w:val="22"/>
        </w:rPr>
        <w:t>software switch for mode select</w:t>
      </w:r>
      <w:r w:rsidR="00606ED7" w:rsidRPr="00ED5FE0">
        <w:rPr>
          <w:color w:val="00B0F0"/>
          <w:sz w:val="20"/>
          <w:szCs w:val="22"/>
        </w:rPr>
        <w:t xml:space="preserve">. </w:t>
      </w:r>
    </w:p>
    <w:p w14:paraId="1414AE40" w14:textId="77777777" w:rsidR="003750B8" w:rsidRPr="00ED5FE0" w:rsidRDefault="003750B8" w:rsidP="00B13899">
      <w:pPr>
        <w:ind w:leftChars="200" w:left="386"/>
        <w:rPr>
          <w:rFonts w:hint="eastAsia"/>
        </w:rPr>
      </w:pPr>
    </w:p>
    <w:p w14:paraId="786D84B2" w14:textId="77777777" w:rsidR="00B13899" w:rsidRPr="00ED5FE0" w:rsidRDefault="00AE42B6" w:rsidP="00B13899">
      <w:pPr>
        <w:pStyle w:val="Heading2"/>
        <w:rPr>
          <w:rFonts w:hint="eastAsia"/>
        </w:rPr>
      </w:pPr>
      <w:bookmarkStart w:id="74" w:name="_Toc362599022"/>
      <w:bookmarkStart w:id="75" w:name="_Toc166748982"/>
      <w:bookmarkStart w:id="76" w:name="_Toc207119731"/>
      <w:r w:rsidRPr="00ED5FE0">
        <w:rPr>
          <w:rFonts w:hint="eastAsia"/>
        </w:rPr>
        <w:t>入力信号</w:t>
      </w:r>
      <w:bookmarkEnd w:id="74"/>
      <w:r w:rsidR="00D37CC8" w:rsidRPr="00ED5FE0">
        <w:rPr>
          <w:rFonts w:hint="eastAsia"/>
        </w:rPr>
        <w:t xml:space="preserve"> / Input signal</w:t>
      </w:r>
      <w:bookmarkEnd w:id="75"/>
      <w:bookmarkEnd w:id="76"/>
    </w:p>
    <w:p w14:paraId="1C888A64" w14:textId="77777777" w:rsidR="00CB2C05" w:rsidRPr="00EA0E72" w:rsidRDefault="00CB2C05" w:rsidP="00CB2C05">
      <w:pPr>
        <w:rPr>
          <w:rFonts w:hint="eastAsia"/>
        </w:rPr>
      </w:pPr>
    </w:p>
    <w:p w14:paraId="3D31DD32" w14:textId="77777777" w:rsidR="00B602FF" w:rsidRPr="00F63C5D" w:rsidRDefault="00B602FF" w:rsidP="004A4902">
      <w:pPr>
        <w:pStyle w:val="Heading3"/>
        <w:rPr>
          <w:rFonts w:hint="eastAsia"/>
          <w:color w:val="00B0F0"/>
          <w:sz w:val="20"/>
          <w:szCs w:val="22"/>
        </w:rPr>
      </w:pPr>
      <w:bookmarkStart w:id="77" w:name="_Ref100570781"/>
      <w:bookmarkStart w:id="78" w:name="_Ref100570797"/>
      <w:bookmarkStart w:id="79" w:name="_Toc166748987"/>
      <w:bookmarkStart w:id="80" w:name="_Toc207119732"/>
      <w:r w:rsidRPr="00EA0E72">
        <w:rPr>
          <w:rFonts w:hint="eastAsia"/>
        </w:rPr>
        <w:t>CAN</w:t>
      </w:r>
      <w:r w:rsidRPr="00EA0E72">
        <w:rPr>
          <w:rFonts w:hint="eastAsia"/>
        </w:rPr>
        <w:t>入力信号（カスタマイズ）</w:t>
      </w:r>
      <w:r w:rsidRPr="00F63C5D">
        <w:rPr>
          <w:rFonts w:hint="eastAsia"/>
          <w:color w:val="00B0F0"/>
          <w:sz w:val="20"/>
          <w:szCs w:val="22"/>
        </w:rPr>
        <w:t>/ CAN input signal (for DMS customization)</w:t>
      </w:r>
      <w:bookmarkEnd w:id="77"/>
      <w:bookmarkEnd w:id="78"/>
      <w:bookmarkEnd w:id="79"/>
      <w:bookmarkEnd w:id="80"/>
    </w:p>
    <w:p w14:paraId="3CFF89DA" w14:textId="77777777" w:rsidR="00100FE6" w:rsidRDefault="00100FE6" w:rsidP="00245056">
      <w:pPr>
        <w:ind w:leftChars="400" w:left="771"/>
      </w:pPr>
    </w:p>
    <w:p w14:paraId="32583CFF" w14:textId="77777777" w:rsidR="00152A45" w:rsidRPr="00E1315B" w:rsidRDefault="00152A45">
      <w:pPr>
        <w:numPr>
          <w:ilvl w:val="0"/>
          <w:numId w:val="16"/>
        </w:numPr>
        <w:rPr>
          <w:rFonts w:hint="eastAsia"/>
        </w:rPr>
      </w:pPr>
      <w:r w:rsidRPr="00E1315B">
        <w:rPr>
          <w:rFonts w:hint="eastAsia"/>
          <w:szCs w:val="21"/>
        </w:rPr>
        <w:t>～</w:t>
      </w:r>
      <w:r w:rsidRPr="00E1315B">
        <w:rPr>
          <w:szCs w:val="21"/>
        </w:rPr>
        <w:t>19ePF v3</w:t>
      </w:r>
    </w:p>
    <w:p w14:paraId="7E28E371" w14:textId="77777777" w:rsidR="00A63BE4" w:rsidRPr="00EA0E72" w:rsidRDefault="00A63BE4" w:rsidP="00245056">
      <w:pPr>
        <w:ind w:firstLineChars="400" w:firstLine="771"/>
        <w:rPr>
          <w:rFonts w:hint="eastAsia"/>
          <w:szCs w:val="21"/>
        </w:rPr>
      </w:pPr>
      <w:r w:rsidRPr="00EA0E72">
        <w:rPr>
          <w:rFonts w:hint="eastAsia"/>
          <w:szCs w:val="21"/>
        </w:rPr>
        <w:t>【</w:t>
      </w:r>
      <w:r w:rsidR="00187771" w:rsidRPr="00EA0E72">
        <w:rPr>
          <w:rFonts w:hint="eastAsia"/>
          <w:szCs w:val="21"/>
        </w:rPr>
        <w:t>メッセージラベル</w:t>
      </w:r>
      <w:r w:rsidR="00187771" w:rsidRPr="00F63C5D">
        <w:rPr>
          <w:rFonts w:hint="eastAsia"/>
          <w:color w:val="00B0F0"/>
          <w:sz w:val="20"/>
          <w:szCs w:val="20"/>
        </w:rPr>
        <w:t xml:space="preserve">/ </w:t>
      </w:r>
      <w:r w:rsidR="00187771" w:rsidRPr="00F63C5D">
        <w:rPr>
          <w:color w:val="00B0F0"/>
          <w:sz w:val="20"/>
          <w:szCs w:val="20"/>
        </w:rPr>
        <w:t xml:space="preserve">Msg. </w:t>
      </w:r>
      <w:r w:rsidR="00187771" w:rsidRPr="00F63C5D">
        <w:rPr>
          <w:rFonts w:hint="eastAsia"/>
          <w:color w:val="00B0F0"/>
          <w:sz w:val="20"/>
          <w:szCs w:val="20"/>
        </w:rPr>
        <w:t>label</w:t>
      </w:r>
      <w:r w:rsidRPr="00EA0E72">
        <w:rPr>
          <w:rFonts w:hint="eastAsia"/>
          <w:szCs w:val="21"/>
        </w:rPr>
        <w:t>】</w:t>
      </w:r>
      <w:r w:rsidRPr="00EA0E72">
        <w:rPr>
          <w:rFonts w:hint="eastAsia"/>
          <w:szCs w:val="21"/>
        </w:rPr>
        <w:t>ENG1S60</w:t>
      </w:r>
    </w:p>
    <w:p w14:paraId="01AA59F8" w14:textId="77777777" w:rsidR="00A63BE4" w:rsidRPr="00EA0E72" w:rsidRDefault="00A63BE4" w:rsidP="00245056">
      <w:pPr>
        <w:ind w:leftChars="400" w:left="771"/>
        <w:rPr>
          <w:rFonts w:hint="eastAsia"/>
          <w:szCs w:val="21"/>
        </w:rPr>
      </w:pPr>
      <w:r w:rsidRPr="00EA0E72">
        <w:rPr>
          <w:rFonts w:hint="eastAsia"/>
          <w:szCs w:val="21"/>
        </w:rPr>
        <w:t>【</w:t>
      </w:r>
      <w:r w:rsidRPr="00EA0E72">
        <w:rPr>
          <w:rFonts w:hint="eastAsia"/>
          <w:szCs w:val="21"/>
        </w:rPr>
        <w:t>CAN-ID</w:t>
      </w:r>
      <w:r w:rsidRPr="00EA0E72">
        <w:rPr>
          <w:rFonts w:hint="eastAsia"/>
          <w:szCs w:val="21"/>
        </w:rPr>
        <w:t>】</w:t>
      </w:r>
      <w:r w:rsidRPr="00EA0E72">
        <w:rPr>
          <w:rFonts w:hint="eastAsia"/>
          <w:szCs w:val="21"/>
        </w:rPr>
        <w:t>589h</w:t>
      </w:r>
    </w:p>
    <w:p w14:paraId="7F4A3291" w14:textId="77777777" w:rsidR="00A63BE4" w:rsidRPr="00432CBC" w:rsidRDefault="00A63BE4" w:rsidP="00245056">
      <w:pPr>
        <w:ind w:leftChars="400" w:left="771"/>
        <w:rPr>
          <w:rFonts w:hint="eastAsia"/>
          <w:szCs w:val="21"/>
        </w:rPr>
      </w:pPr>
      <w:r w:rsidRPr="00432CBC">
        <w:rPr>
          <w:rFonts w:hint="eastAsia"/>
          <w:szCs w:val="21"/>
        </w:rPr>
        <w:t>【初期値</w:t>
      </w:r>
      <w:r w:rsidRPr="00F63C5D">
        <w:rPr>
          <w:rFonts w:hint="eastAsia"/>
          <w:color w:val="00B0F0"/>
          <w:sz w:val="20"/>
          <w:szCs w:val="20"/>
        </w:rPr>
        <w:t>Initial value</w:t>
      </w:r>
      <w:r w:rsidRPr="00432CBC">
        <w:rPr>
          <w:rFonts w:hint="eastAsia"/>
          <w:szCs w:val="21"/>
        </w:rPr>
        <w:t>】</w:t>
      </w:r>
      <w:r w:rsidR="00E02A92" w:rsidRPr="00432CBC">
        <w:rPr>
          <w:rFonts w:hint="eastAsia"/>
          <w:szCs w:val="21"/>
        </w:rPr>
        <w:t>0</w:t>
      </w:r>
    </w:p>
    <w:tbl>
      <w:tblPr>
        <w:tblW w:w="9720" w:type="dxa"/>
        <w:tblCellMar>
          <w:left w:w="0" w:type="dxa"/>
          <w:right w:w="0" w:type="dxa"/>
        </w:tblCellMar>
        <w:tblLook w:val="0600" w:firstRow="0" w:lastRow="0" w:firstColumn="0" w:lastColumn="0" w:noHBand="1" w:noVBand="1"/>
      </w:tblPr>
      <w:tblGrid>
        <w:gridCol w:w="411"/>
        <w:gridCol w:w="584"/>
        <w:gridCol w:w="1096"/>
        <w:gridCol w:w="3040"/>
        <w:gridCol w:w="4589"/>
      </w:tblGrid>
      <w:tr w:rsidR="00CD4293" w:rsidRPr="00432CBC" w14:paraId="7DC42753" w14:textId="77777777" w:rsidTr="00CD4293">
        <w:trPr>
          <w:trHeight w:val="418"/>
        </w:trPr>
        <w:tc>
          <w:tcPr>
            <w:tcW w:w="3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C82DCB6" w14:textId="77777777" w:rsidR="00CD4293" w:rsidRPr="00E1315B" w:rsidRDefault="00CD4293" w:rsidP="00CD4293">
            <w:pPr>
              <w:rPr>
                <w:sz w:val="20"/>
                <w:szCs w:val="21"/>
              </w:rPr>
            </w:pPr>
            <w:r w:rsidRPr="00E1315B">
              <w:rPr>
                <w:sz w:val="20"/>
                <w:szCs w:val="21"/>
              </w:rPr>
              <w:t>Data</w:t>
            </w:r>
            <w:r w:rsidRPr="00E1315B">
              <w:rPr>
                <w:sz w:val="20"/>
                <w:szCs w:val="21"/>
              </w:rPr>
              <w:br/>
              <w:t>Pos</w:t>
            </w:r>
            <w:r w:rsidRPr="00E1315B">
              <w:rPr>
                <w:rFonts w:hint="eastAsia"/>
                <w:sz w:val="20"/>
                <w:szCs w:val="21"/>
              </w:rPr>
              <w:t>.</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35A170C" w14:textId="77777777" w:rsidR="00CD4293" w:rsidRPr="00E1315B" w:rsidRDefault="00CD4293" w:rsidP="00CD4293">
            <w:pPr>
              <w:rPr>
                <w:sz w:val="20"/>
                <w:szCs w:val="21"/>
              </w:rPr>
            </w:pPr>
            <w:r w:rsidRPr="00E1315B">
              <w:rPr>
                <w:rFonts w:hint="eastAsia"/>
                <w:sz w:val="20"/>
                <w:szCs w:val="21"/>
              </w:rPr>
              <w:t>D</w:t>
            </w:r>
            <w:r w:rsidRPr="00E1315B">
              <w:rPr>
                <w:sz w:val="20"/>
                <w:szCs w:val="21"/>
              </w:rPr>
              <w:t>ata</w:t>
            </w:r>
            <w:r w:rsidRPr="00E1315B">
              <w:rPr>
                <w:sz w:val="20"/>
                <w:szCs w:val="21"/>
              </w:rPr>
              <w:br/>
              <w:t>Length</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232F489" w14:textId="77777777" w:rsidR="00CD4293" w:rsidRPr="00E1315B" w:rsidRDefault="00CD4293" w:rsidP="00CD4293">
            <w:pPr>
              <w:rPr>
                <w:sz w:val="20"/>
                <w:szCs w:val="21"/>
              </w:rPr>
            </w:pPr>
            <w:r w:rsidRPr="00E1315B">
              <w:rPr>
                <w:sz w:val="20"/>
                <w:szCs w:val="20"/>
              </w:rPr>
              <w:t>Data label</w:t>
            </w:r>
          </w:p>
        </w:tc>
        <w:tc>
          <w:tcPr>
            <w:tcW w:w="317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7DC090F" w14:textId="77777777" w:rsidR="00CD4293" w:rsidRPr="00E1315B" w:rsidRDefault="00CD4293" w:rsidP="00CD4293">
            <w:pPr>
              <w:rPr>
                <w:sz w:val="20"/>
                <w:szCs w:val="21"/>
                <w:lang w:val="pt-BR"/>
              </w:rPr>
            </w:pPr>
            <w:r w:rsidRPr="00E1315B">
              <w:rPr>
                <w:sz w:val="20"/>
                <w:szCs w:val="21"/>
                <w:lang w:val="pt-BR"/>
              </w:rPr>
              <w:t>Data name</w:t>
            </w:r>
          </w:p>
        </w:tc>
        <w:tc>
          <w:tcPr>
            <w:tcW w:w="482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F543D66" w14:textId="77777777" w:rsidR="00CD4293" w:rsidRPr="00E1315B" w:rsidRDefault="00CD4293" w:rsidP="00CD4293">
            <w:pPr>
              <w:rPr>
                <w:sz w:val="20"/>
                <w:szCs w:val="21"/>
              </w:rPr>
            </w:pPr>
            <w:r w:rsidRPr="00E1315B">
              <w:rPr>
                <w:rFonts w:hint="eastAsia"/>
                <w:sz w:val="20"/>
                <w:szCs w:val="21"/>
              </w:rPr>
              <w:t>D</w:t>
            </w:r>
            <w:r w:rsidRPr="00E1315B">
              <w:rPr>
                <w:sz w:val="20"/>
                <w:szCs w:val="21"/>
              </w:rPr>
              <w:t>ata name</w:t>
            </w:r>
          </w:p>
        </w:tc>
      </w:tr>
      <w:tr w:rsidR="00CD4293" w:rsidRPr="00432CBC" w14:paraId="4954E4F9" w14:textId="77777777" w:rsidTr="00CD4293">
        <w:trPr>
          <w:trHeight w:val="418"/>
        </w:trPr>
        <w:tc>
          <w:tcPr>
            <w:tcW w:w="3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925A0F9" w14:textId="77777777" w:rsidR="00CD4293" w:rsidRPr="00432CBC" w:rsidRDefault="00CD4293" w:rsidP="00CD4293">
            <w:pPr>
              <w:rPr>
                <w:sz w:val="20"/>
                <w:szCs w:val="21"/>
              </w:rPr>
            </w:pPr>
            <w:r w:rsidRPr="00432CBC">
              <w:rPr>
                <w:sz w:val="20"/>
                <w:szCs w:val="21"/>
              </w:rPr>
              <w:t xml:space="preserve">1.7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39D5A2E" w14:textId="77777777" w:rsidR="00CD4293" w:rsidRPr="00432CBC" w:rsidRDefault="00CD4293" w:rsidP="00CD4293">
            <w:pPr>
              <w:rPr>
                <w:sz w:val="20"/>
                <w:szCs w:val="21"/>
              </w:rPr>
            </w:pPr>
            <w:r w:rsidRPr="00432CBC">
              <w:rPr>
                <w:sz w:val="20"/>
                <w:szCs w:val="21"/>
              </w:rPr>
              <w:t>1</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6997BDE" w14:textId="77777777" w:rsidR="00CD4293" w:rsidRPr="00432CBC" w:rsidRDefault="00CD4293" w:rsidP="00CD4293">
            <w:pPr>
              <w:rPr>
                <w:sz w:val="20"/>
                <w:szCs w:val="21"/>
              </w:rPr>
            </w:pPr>
            <w:r w:rsidRPr="00432CBC">
              <w:rPr>
                <w:sz w:val="20"/>
                <w:szCs w:val="21"/>
              </w:rPr>
              <w:t>P</w:t>
            </w:r>
            <w:r w:rsidRPr="00432CBC">
              <w:rPr>
                <w:rFonts w:hint="eastAsia"/>
                <w:sz w:val="20"/>
                <w:szCs w:val="21"/>
              </w:rPr>
              <w:t>_</w:t>
            </w:r>
            <w:r w:rsidRPr="00432CBC">
              <w:rPr>
                <w:sz w:val="20"/>
                <w:szCs w:val="21"/>
              </w:rPr>
              <w:t>DCM</w:t>
            </w:r>
            <w:r w:rsidRPr="00432CBC">
              <w:rPr>
                <w:rFonts w:hint="eastAsia"/>
                <w:sz w:val="20"/>
                <w:szCs w:val="21"/>
              </w:rPr>
              <w:t>O</w:t>
            </w:r>
            <w:r w:rsidRPr="00432CBC">
              <w:rPr>
                <w:sz w:val="20"/>
                <w:szCs w:val="21"/>
              </w:rPr>
              <w:t>D1</w:t>
            </w:r>
          </w:p>
        </w:tc>
        <w:tc>
          <w:tcPr>
            <w:tcW w:w="317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931AF5D" w14:textId="77777777" w:rsidR="00CD4293" w:rsidRPr="00432CBC" w:rsidRDefault="00CD4293" w:rsidP="00CD4293">
            <w:pPr>
              <w:rPr>
                <w:sz w:val="20"/>
                <w:szCs w:val="21"/>
              </w:rPr>
            </w:pPr>
            <w:r w:rsidRPr="00432CBC">
              <w:rPr>
                <w:sz w:val="20"/>
                <w:szCs w:val="21"/>
                <w:lang w:val="pt-BR"/>
              </w:rPr>
              <w:t>Powertrain Drive Mode Customize 1</w:t>
            </w:r>
          </w:p>
        </w:tc>
        <w:tc>
          <w:tcPr>
            <w:tcW w:w="482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2217A12" w14:textId="77777777" w:rsidR="00CD4293" w:rsidRPr="00432CBC" w:rsidRDefault="00CD4293" w:rsidP="00CD4293">
            <w:pPr>
              <w:rPr>
                <w:sz w:val="20"/>
                <w:szCs w:val="21"/>
              </w:rPr>
            </w:pPr>
            <w:r w:rsidRPr="00432CBC">
              <w:rPr>
                <w:sz w:val="20"/>
                <w:szCs w:val="21"/>
              </w:rPr>
              <w:t>ﾊﾟﾜﾄﾚ系ｶｽﾀﾏｲｽ情報</w:t>
            </w:r>
            <w:r w:rsidRPr="00F63C5D">
              <w:rPr>
                <w:color w:val="00B0F0"/>
                <w:sz w:val="18"/>
                <w:szCs w:val="20"/>
              </w:rPr>
              <w:br/>
              <w:t xml:space="preserve">Customized information of power train </w:t>
            </w:r>
          </w:p>
        </w:tc>
      </w:tr>
      <w:tr w:rsidR="00CD4293" w:rsidRPr="00432CBC" w14:paraId="6D529D4F" w14:textId="77777777" w:rsidTr="00CD4293">
        <w:trPr>
          <w:trHeight w:val="418"/>
        </w:trPr>
        <w:tc>
          <w:tcPr>
            <w:tcW w:w="3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8E0F587" w14:textId="77777777" w:rsidR="00CD4293" w:rsidRPr="00432CBC" w:rsidRDefault="00CD4293" w:rsidP="00CD4293">
            <w:pPr>
              <w:rPr>
                <w:sz w:val="20"/>
                <w:szCs w:val="21"/>
              </w:rPr>
            </w:pPr>
            <w:r w:rsidRPr="00432CBC">
              <w:rPr>
                <w:sz w:val="20"/>
                <w:szCs w:val="21"/>
              </w:rPr>
              <w:t xml:space="preserve">1.4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9382A69" w14:textId="77777777" w:rsidR="00CD4293" w:rsidRPr="00432CBC" w:rsidRDefault="00CD4293" w:rsidP="00CD4293">
            <w:pPr>
              <w:rPr>
                <w:sz w:val="20"/>
                <w:szCs w:val="21"/>
              </w:rPr>
            </w:pPr>
            <w:r w:rsidRPr="00432CBC">
              <w:rPr>
                <w:sz w:val="20"/>
                <w:szCs w:val="21"/>
              </w:rPr>
              <w:t>3</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ABFED57" w14:textId="77777777" w:rsidR="00CD4293" w:rsidRPr="00432CBC" w:rsidRDefault="00CD4293" w:rsidP="00CD4293">
            <w:pPr>
              <w:rPr>
                <w:sz w:val="20"/>
                <w:szCs w:val="21"/>
              </w:rPr>
            </w:pPr>
            <w:r w:rsidRPr="00432CBC">
              <w:rPr>
                <w:rFonts w:hint="eastAsia"/>
                <w:sz w:val="20"/>
                <w:szCs w:val="21"/>
              </w:rPr>
              <w:t>P</w:t>
            </w:r>
            <w:r w:rsidRPr="00432CBC">
              <w:rPr>
                <w:sz w:val="20"/>
                <w:szCs w:val="21"/>
              </w:rPr>
              <w:t>_</w:t>
            </w:r>
            <w:r w:rsidRPr="00432CBC">
              <w:rPr>
                <w:rFonts w:hint="eastAsia"/>
                <w:sz w:val="20"/>
                <w:szCs w:val="21"/>
              </w:rPr>
              <w:t>DCMOD2</w:t>
            </w:r>
          </w:p>
        </w:tc>
        <w:tc>
          <w:tcPr>
            <w:tcW w:w="317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000EB5D" w14:textId="77777777" w:rsidR="00CD4293" w:rsidRPr="00432CBC" w:rsidRDefault="00CD4293" w:rsidP="00CD4293">
            <w:pPr>
              <w:rPr>
                <w:sz w:val="20"/>
                <w:szCs w:val="21"/>
              </w:rPr>
            </w:pPr>
            <w:r w:rsidRPr="00432CBC">
              <w:rPr>
                <w:sz w:val="20"/>
                <w:szCs w:val="21"/>
              </w:rPr>
              <w:t>Powertrain Drive Mode Customize 2</w:t>
            </w:r>
          </w:p>
        </w:tc>
        <w:tc>
          <w:tcPr>
            <w:tcW w:w="482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E521093" w14:textId="77777777" w:rsidR="00CD4293" w:rsidRPr="00432CBC" w:rsidRDefault="00CD4293" w:rsidP="00CD4293">
            <w:pPr>
              <w:rPr>
                <w:sz w:val="20"/>
                <w:szCs w:val="21"/>
              </w:rPr>
            </w:pPr>
            <w:r w:rsidRPr="00432CBC">
              <w:rPr>
                <w:sz w:val="20"/>
                <w:szCs w:val="21"/>
              </w:rPr>
              <w:t>ﾊﾟﾜﾄﾚ系ｶｽﾀﾏｲｽﾞｻﾎﾟｰﾄ情報</w:t>
            </w:r>
            <w:r w:rsidRPr="00F63C5D">
              <w:rPr>
                <w:color w:val="00B0F0"/>
                <w:sz w:val="18"/>
                <w:szCs w:val="20"/>
              </w:rPr>
              <w:br/>
              <w:t xml:space="preserve">Customized support information of power train </w:t>
            </w:r>
          </w:p>
        </w:tc>
      </w:tr>
      <w:tr w:rsidR="00CD4293" w:rsidRPr="00432CBC" w14:paraId="2C0F2500" w14:textId="77777777" w:rsidTr="00CD4293">
        <w:trPr>
          <w:trHeight w:val="418"/>
        </w:trPr>
        <w:tc>
          <w:tcPr>
            <w:tcW w:w="39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569D963" w14:textId="77777777" w:rsidR="00CD4293" w:rsidRPr="00432CBC" w:rsidRDefault="00CD4293" w:rsidP="00CD4293">
            <w:pPr>
              <w:rPr>
                <w:sz w:val="20"/>
                <w:szCs w:val="21"/>
              </w:rPr>
            </w:pPr>
            <w:r w:rsidRPr="00432CBC">
              <w:rPr>
                <w:sz w:val="20"/>
                <w:szCs w:val="21"/>
              </w:rPr>
              <w:t xml:space="preserve">1.0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8C55DD8" w14:textId="77777777" w:rsidR="00CD4293" w:rsidRPr="00432CBC" w:rsidRDefault="00CD4293" w:rsidP="00CD4293">
            <w:pPr>
              <w:rPr>
                <w:sz w:val="20"/>
                <w:szCs w:val="21"/>
              </w:rPr>
            </w:pPr>
            <w:r w:rsidRPr="00432CBC">
              <w:rPr>
                <w:sz w:val="20"/>
                <w:szCs w:val="21"/>
              </w:rPr>
              <w:t>4</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6ADE7C1" w14:textId="77777777" w:rsidR="00CD4293" w:rsidRPr="00432CBC" w:rsidRDefault="00CD4293" w:rsidP="00CD4293">
            <w:pPr>
              <w:rPr>
                <w:sz w:val="20"/>
                <w:szCs w:val="21"/>
              </w:rPr>
            </w:pPr>
            <w:r w:rsidRPr="00432CBC">
              <w:rPr>
                <w:rFonts w:hint="eastAsia"/>
                <w:sz w:val="20"/>
                <w:szCs w:val="21"/>
              </w:rPr>
              <w:t>P</w:t>
            </w:r>
            <w:r w:rsidRPr="00432CBC">
              <w:rPr>
                <w:sz w:val="20"/>
                <w:szCs w:val="21"/>
              </w:rPr>
              <w:t>_</w:t>
            </w:r>
            <w:r w:rsidRPr="00432CBC">
              <w:rPr>
                <w:rFonts w:hint="eastAsia"/>
                <w:sz w:val="20"/>
                <w:szCs w:val="21"/>
              </w:rPr>
              <w:t>DCMOD3</w:t>
            </w:r>
          </w:p>
        </w:tc>
        <w:tc>
          <w:tcPr>
            <w:tcW w:w="317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8A0D179" w14:textId="77777777" w:rsidR="00CD4293" w:rsidRPr="00432CBC" w:rsidRDefault="00CD4293" w:rsidP="00CD4293">
            <w:pPr>
              <w:rPr>
                <w:sz w:val="20"/>
                <w:szCs w:val="21"/>
              </w:rPr>
            </w:pPr>
            <w:r w:rsidRPr="00432CBC">
              <w:rPr>
                <w:sz w:val="20"/>
                <w:szCs w:val="21"/>
              </w:rPr>
              <w:t>Powertrain Drive Mode Customize 3</w:t>
            </w:r>
          </w:p>
        </w:tc>
        <w:tc>
          <w:tcPr>
            <w:tcW w:w="482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C90DA30" w14:textId="77777777" w:rsidR="00CD4293" w:rsidRPr="00432CBC" w:rsidRDefault="00CD4293" w:rsidP="00CD4293">
            <w:pPr>
              <w:rPr>
                <w:sz w:val="20"/>
                <w:szCs w:val="21"/>
              </w:rPr>
            </w:pPr>
            <w:r w:rsidRPr="00432CBC">
              <w:rPr>
                <w:sz w:val="20"/>
                <w:szCs w:val="21"/>
              </w:rPr>
              <w:t>ﾊﾟﾜﾄﾚ系ｶｽﾀﾏｲｽﾞ状態</w:t>
            </w:r>
            <w:r w:rsidRPr="00F63C5D">
              <w:rPr>
                <w:sz w:val="18"/>
                <w:szCs w:val="20"/>
              </w:rPr>
              <w:br/>
            </w:r>
            <w:r w:rsidRPr="003401CC">
              <w:rPr>
                <w:color w:val="00B0F0"/>
                <w:sz w:val="18"/>
                <w:szCs w:val="20"/>
              </w:rPr>
              <w:t>Customized status of power train</w:t>
            </w:r>
          </w:p>
        </w:tc>
      </w:tr>
    </w:tbl>
    <w:p w14:paraId="5C0B485D" w14:textId="77777777" w:rsidR="00B602FF" w:rsidRPr="00432CBC" w:rsidRDefault="00B602FF" w:rsidP="00136B41">
      <w:pPr>
        <w:ind w:firstLineChars="400" w:firstLine="77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A63BE4" w:rsidRPr="00432CBC" w14:paraId="685898D1" w14:textId="77777777" w:rsidTr="001640E9">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7E4100C" w14:textId="77777777" w:rsidR="00A63BE4" w:rsidRPr="00432CBC" w:rsidRDefault="00A63BE4" w:rsidP="001640E9">
            <w:pPr>
              <w:rPr>
                <w:sz w:val="18"/>
                <w:szCs w:val="18"/>
              </w:rPr>
            </w:pPr>
            <w:r w:rsidRPr="00432CBC">
              <w:rPr>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348644A" w14:textId="77777777" w:rsidR="00A63BE4" w:rsidRPr="00432CBC" w:rsidRDefault="00A63BE4" w:rsidP="001640E9">
            <w:pPr>
              <w:rPr>
                <w:sz w:val="18"/>
                <w:szCs w:val="18"/>
              </w:rPr>
            </w:pPr>
            <w:r w:rsidRPr="00432CBC">
              <w:rPr>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B3C531C" w14:textId="77777777" w:rsidR="00A63BE4" w:rsidRPr="00432CBC" w:rsidRDefault="00A63BE4" w:rsidP="001640E9">
            <w:pPr>
              <w:rPr>
                <w:sz w:val="18"/>
                <w:szCs w:val="18"/>
              </w:rPr>
            </w:pPr>
            <w:r w:rsidRPr="00432CBC">
              <w:rPr>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44D260C" w14:textId="77777777" w:rsidR="00A63BE4" w:rsidRPr="00432CBC" w:rsidRDefault="00A63BE4" w:rsidP="001640E9">
            <w:pPr>
              <w:rPr>
                <w:sz w:val="18"/>
                <w:szCs w:val="18"/>
              </w:rPr>
            </w:pPr>
            <w:r w:rsidRPr="00432CBC">
              <w:rPr>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EB98222" w14:textId="77777777" w:rsidR="00A63BE4" w:rsidRPr="00432CBC" w:rsidRDefault="00A63BE4" w:rsidP="001640E9">
            <w:pPr>
              <w:rPr>
                <w:sz w:val="18"/>
                <w:szCs w:val="18"/>
              </w:rPr>
            </w:pPr>
            <w:r w:rsidRPr="00432CBC">
              <w:rPr>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DC24225" w14:textId="77777777" w:rsidR="00A63BE4" w:rsidRPr="00432CBC" w:rsidRDefault="00A63BE4" w:rsidP="001640E9">
            <w:pPr>
              <w:rPr>
                <w:sz w:val="18"/>
                <w:szCs w:val="18"/>
              </w:rPr>
            </w:pPr>
            <w:r w:rsidRPr="00432CBC">
              <w:rPr>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0705F95" w14:textId="77777777" w:rsidR="00A63BE4" w:rsidRPr="00432CBC" w:rsidRDefault="00A63BE4" w:rsidP="001640E9">
            <w:pPr>
              <w:rPr>
                <w:sz w:val="18"/>
                <w:szCs w:val="18"/>
              </w:rPr>
            </w:pPr>
            <w:r w:rsidRPr="00432CBC">
              <w:rPr>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20F9E50" w14:textId="77777777" w:rsidR="00A63BE4" w:rsidRPr="00432CBC" w:rsidRDefault="00A63BE4" w:rsidP="001640E9">
            <w:pPr>
              <w:rPr>
                <w:sz w:val="18"/>
                <w:szCs w:val="18"/>
              </w:rPr>
            </w:pPr>
            <w:r w:rsidRPr="00432CBC">
              <w:rPr>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C392BF7" w14:textId="77777777" w:rsidR="00A63BE4" w:rsidRPr="00432CBC" w:rsidRDefault="00A63BE4" w:rsidP="001640E9">
            <w:pPr>
              <w:rPr>
                <w:sz w:val="18"/>
                <w:szCs w:val="18"/>
              </w:rPr>
            </w:pPr>
            <w:r w:rsidRPr="00432CBC">
              <w:rPr>
                <w:sz w:val="18"/>
                <w:szCs w:val="18"/>
              </w:rPr>
              <w:t>B0</w:t>
            </w:r>
          </w:p>
        </w:tc>
      </w:tr>
      <w:tr w:rsidR="00E61877" w:rsidRPr="00432CBC" w14:paraId="6A1414EE" w14:textId="77777777" w:rsidTr="001640E9">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9EB6DF5" w14:textId="77777777" w:rsidR="00A63BE4" w:rsidRPr="00432CBC" w:rsidRDefault="00A63BE4" w:rsidP="001640E9">
            <w:pPr>
              <w:rPr>
                <w:rFonts w:hint="eastAsia"/>
                <w:sz w:val="18"/>
                <w:szCs w:val="18"/>
              </w:rPr>
            </w:pPr>
            <w:r w:rsidRPr="00432CBC">
              <w:rPr>
                <w:sz w:val="18"/>
                <w:szCs w:val="18"/>
              </w:rPr>
              <w:t>Data1</w:t>
            </w:r>
            <w:r w:rsidRPr="00432CBC">
              <w:rPr>
                <w:sz w:val="18"/>
                <w:szCs w:val="18"/>
              </w:rPr>
              <w:br/>
            </w:r>
          </w:p>
          <w:p w14:paraId="47E61649" w14:textId="77777777" w:rsidR="00A63BE4" w:rsidRPr="00432CBC" w:rsidRDefault="00A63BE4" w:rsidP="001640E9">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0F1D6E5" w14:textId="77777777" w:rsidR="00A63BE4" w:rsidRPr="00432CBC" w:rsidRDefault="00A63BE4" w:rsidP="001640E9">
            <w:pPr>
              <w:rPr>
                <w:rFonts w:hint="eastAsia"/>
                <w:sz w:val="18"/>
                <w:szCs w:val="18"/>
              </w:rPr>
            </w:pPr>
            <w:r w:rsidRPr="00432CBC">
              <w:rPr>
                <w:sz w:val="18"/>
                <w:szCs w:val="18"/>
              </w:rPr>
              <w:t>有無情報</w:t>
            </w:r>
          </w:p>
          <w:p w14:paraId="38CDEA01" w14:textId="77777777" w:rsidR="00A63BE4" w:rsidRPr="00432CBC" w:rsidRDefault="00A63BE4" w:rsidP="001640E9">
            <w:pPr>
              <w:rPr>
                <w:sz w:val="18"/>
                <w:szCs w:val="18"/>
              </w:rPr>
            </w:pPr>
            <w:r w:rsidRPr="00F63C5D">
              <w:rPr>
                <w:rFonts w:hint="eastAsia"/>
                <w:color w:val="00B0F0"/>
                <w:sz w:val="16"/>
                <w:szCs w:val="16"/>
              </w:rPr>
              <w:t>Availability information</w:t>
            </w:r>
            <w:r w:rsidRPr="00432CBC">
              <w:rPr>
                <w:sz w:val="18"/>
                <w:szCs w:val="18"/>
              </w:rPr>
              <w:br/>
              <w:t>0b:</w:t>
            </w:r>
            <w:r w:rsidRPr="00432CBC">
              <w:rPr>
                <w:sz w:val="18"/>
                <w:szCs w:val="18"/>
              </w:rPr>
              <w:t>無し</w:t>
            </w:r>
            <w:r w:rsidRPr="00432CBC">
              <w:rPr>
                <w:rFonts w:hint="eastAsia"/>
                <w:sz w:val="18"/>
                <w:szCs w:val="18"/>
              </w:rPr>
              <w:t>/ None</w:t>
            </w:r>
            <w:r w:rsidRPr="00432CBC">
              <w:rPr>
                <w:sz w:val="18"/>
                <w:szCs w:val="18"/>
              </w:rPr>
              <w:br/>
              <w:t>1b:</w:t>
            </w:r>
            <w:r w:rsidRPr="00432CBC">
              <w:rPr>
                <w:sz w:val="18"/>
                <w:szCs w:val="18"/>
              </w:rPr>
              <w:t>有り</w:t>
            </w:r>
            <w:r w:rsidRPr="00432CBC">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E9707E5" w14:textId="77777777" w:rsidR="00A63BE4" w:rsidRPr="00010758" w:rsidRDefault="00A63BE4" w:rsidP="001640E9">
            <w:pPr>
              <w:rPr>
                <w:rFonts w:hint="eastAsia"/>
                <w:sz w:val="18"/>
                <w:szCs w:val="18"/>
              </w:rPr>
            </w:pPr>
            <w:r w:rsidRPr="00010758">
              <w:rPr>
                <w:sz w:val="18"/>
                <w:szCs w:val="18"/>
              </w:rPr>
              <w:t>サポート情報</w:t>
            </w:r>
          </w:p>
          <w:p w14:paraId="1316CCBD" w14:textId="77777777" w:rsidR="00DA181B" w:rsidRPr="00010758" w:rsidRDefault="00A63BE4" w:rsidP="001640E9">
            <w:pPr>
              <w:rPr>
                <w:sz w:val="18"/>
                <w:szCs w:val="18"/>
              </w:rPr>
            </w:pPr>
            <w:r w:rsidRPr="00F63C5D">
              <w:rPr>
                <w:rFonts w:hint="eastAsia"/>
                <w:color w:val="00B0F0"/>
                <w:sz w:val="16"/>
                <w:szCs w:val="16"/>
              </w:rPr>
              <w:t>Available custom status</w:t>
            </w:r>
            <w:r w:rsidRPr="00F63C5D">
              <w:rPr>
                <w:color w:val="00B0F0"/>
                <w:sz w:val="16"/>
                <w:szCs w:val="16"/>
              </w:rPr>
              <w:br/>
            </w:r>
            <w:r w:rsidRPr="00010758">
              <w:rPr>
                <w:sz w:val="18"/>
                <w:szCs w:val="18"/>
              </w:rPr>
              <w:t>001b</w:t>
            </w:r>
            <w:r w:rsidRPr="00010758">
              <w:rPr>
                <w:sz w:val="18"/>
                <w:szCs w:val="18"/>
              </w:rPr>
              <w:t>：</w:t>
            </w:r>
            <w:r w:rsidR="00DA181B" w:rsidRPr="00010758">
              <w:rPr>
                <w:sz w:val="18"/>
                <w:szCs w:val="18"/>
              </w:rPr>
              <w:t>Power</w:t>
            </w:r>
            <w:r w:rsidR="00D44C5D" w:rsidRPr="00010758">
              <w:rPr>
                <w:rFonts w:hint="eastAsia"/>
                <w:sz w:val="18"/>
                <w:szCs w:val="18"/>
              </w:rPr>
              <w:t>/</w:t>
            </w:r>
            <w:r w:rsidRPr="00010758">
              <w:rPr>
                <w:sz w:val="18"/>
                <w:szCs w:val="18"/>
              </w:rPr>
              <w:t>Normal/Eco</w:t>
            </w:r>
          </w:p>
          <w:p w14:paraId="6CB91B64" w14:textId="77777777" w:rsidR="00DA181B" w:rsidRPr="00010758" w:rsidRDefault="00DA181B" w:rsidP="00245056">
            <w:pPr>
              <w:ind w:firstLineChars="300" w:firstLine="488"/>
              <w:rPr>
                <w:rFonts w:hint="eastAsia"/>
                <w:sz w:val="18"/>
                <w:szCs w:val="18"/>
              </w:rPr>
            </w:pPr>
            <w:r w:rsidRPr="00010758">
              <w:rPr>
                <w:rFonts w:hint="eastAsia"/>
                <w:sz w:val="18"/>
                <w:szCs w:val="18"/>
              </w:rPr>
              <w:t>または</w:t>
            </w:r>
            <w:r w:rsidRPr="00010758">
              <w:rPr>
                <w:rFonts w:hint="eastAsia"/>
                <w:sz w:val="18"/>
                <w:szCs w:val="18"/>
              </w:rPr>
              <w:t>Sport/</w:t>
            </w:r>
            <w:r w:rsidRPr="00010758">
              <w:rPr>
                <w:sz w:val="18"/>
                <w:szCs w:val="18"/>
              </w:rPr>
              <w:t>Normal/Eco</w:t>
            </w:r>
            <w:r w:rsidRPr="00010758">
              <w:rPr>
                <w:rFonts w:hint="eastAsia"/>
                <w:sz w:val="18"/>
                <w:szCs w:val="18"/>
              </w:rPr>
              <w:t>（※</w:t>
            </w:r>
            <w:r w:rsidRPr="00010758">
              <w:rPr>
                <w:rFonts w:hint="eastAsia"/>
                <w:sz w:val="18"/>
                <w:szCs w:val="18"/>
              </w:rPr>
              <w:t>1</w:t>
            </w:r>
            <w:r w:rsidRPr="00010758">
              <w:rPr>
                <w:rFonts w:hint="eastAsia"/>
                <w:sz w:val="18"/>
                <w:szCs w:val="18"/>
              </w:rPr>
              <w:t>）</w:t>
            </w:r>
          </w:p>
          <w:p w14:paraId="145CB607" w14:textId="77777777" w:rsidR="00D44C5D" w:rsidRPr="00010758" w:rsidRDefault="00D44C5D" w:rsidP="001640E9">
            <w:pPr>
              <w:rPr>
                <w:sz w:val="18"/>
                <w:szCs w:val="18"/>
              </w:rPr>
            </w:pPr>
            <w:r w:rsidRPr="00010758">
              <w:rPr>
                <w:rFonts w:hint="eastAsia"/>
                <w:sz w:val="18"/>
                <w:szCs w:val="18"/>
              </w:rPr>
              <w:t>0</w:t>
            </w:r>
            <w:r w:rsidRPr="00010758">
              <w:rPr>
                <w:sz w:val="18"/>
                <w:szCs w:val="18"/>
              </w:rPr>
              <w:t>10b</w:t>
            </w:r>
            <w:r w:rsidRPr="00010758">
              <w:rPr>
                <w:rFonts w:hint="eastAsia"/>
                <w:sz w:val="18"/>
                <w:szCs w:val="18"/>
              </w:rPr>
              <w:t>：</w:t>
            </w:r>
            <w:r w:rsidRPr="00010758">
              <w:rPr>
                <w:rFonts w:hint="eastAsia"/>
                <w:sz w:val="18"/>
                <w:szCs w:val="18"/>
              </w:rPr>
              <w:t>Sport/</w:t>
            </w:r>
            <w:r w:rsidRPr="00010758">
              <w:rPr>
                <w:sz w:val="18"/>
                <w:szCs w:val="18"/>
              </w:rPr>
              <w:t>Normal/Eco/Range</w:t>
            </w:r>
          </w:p>
          <w:p w14:paraId="43BFF732" w14:textId="77777777" w:rsidR="007C48ED" w:rsidRPr="00010758" w:rsidRDefault="00D44C5D" w:rsidP="00E61877">
            <w:pPr>
              <w:rPr>
                <w:sz w:val="18"/>
                <w:szCs w:val="18"/>
              </w:rPr>
            </w:pPr>
            <w:r w:rsidRPr="00010758">
              <w:rPr>
                <w:sz w:val="18"/>
                <w:szCs w:val="18"/>
              </w:rPr>
              <w:t>011b</w:t>
            </w:r>
            <w:r w:rsidRPr="00010758">
              <w:rPr>
                <w:rFonts w:hint="eastAsia"/>
                <w:sz w:val="18"/>
                <w:szCs w:val="18"/>
              </w:rPr>
              <w:t>：</w:t>
            </w:r>
            <w:r w:rsidRPr="00010758">
              <w:rPr>
                <w:rFonts w:hint="eastAsia"/>
                <w:sz w:val="18"/>
                <w:szCs w:val="18"/>
              </w:rPr>
              <w:t>Sport/</w:t>
            </w:r>
            <w:r w:rsidRPr="00010758">
              <w:rPr>
                <w:sz w:val="18"/>
                <w:szCs w:val="18"/>
              </w:rPr>
              <w:t>Normal/Eco/</w:t>
            </w:r>
            <w:r w:rsidR="009E24E3" w:rsidRPr="00010758">
              <w:rPr>
                <w:sz w:val="18"/>
                <w:szCs w:val="18"/>
              </w:rPr>
              <w:t>Rear Comfort</w:t>
            </w:r>
          </w:p>
          <w:p w14:paraId="367B0C09" w14:textId="77777777" w:rsidR="007C48ED" w:rsidRPr="00010758" w:rsidRDefault="007C48ED" w:rsidP="00E61877">
            <w:pPr>
              <w:rPr>
                <w:rFonts w:hint="eastAsia"/>
                <w:sz w:val="18"/>
                <w:szCs w:val="18"/>
              </w:rPr>
            </w:pPr>
            <w:r w:rsidRPr="00010758">
              <w:rPr>
                <w:rFonts w:hint="eastAsia"/>
                <w:sz w:val="18"/>
                <w:szCs w:val="18"/>
              </w:rPr>
              <w:t>1</w:t>
            </w:r>
            <w:r w:rsidRPr="00010758">
              <w:rPr>
                <w:sz w:val="18"/>
                <w:szCs w:val="18"/>
              </w:rPr>
              <w:t>00b</w:t>
            </w:r>
            <w:r w:rsidRPr="00010758">
              <w:rPr>
                <w:rFonts w:hint="eastAsia"/>
                <w:sz w:val="18"/>
                <w:szCs w:val="18"/>
              </w:rPr>
              <w:t>：</w:t>
            </w:r>
            <w:r w:rsidRPr="00010758">
              <w:rPr>
                <w:rFonts w:hint="eastAsia"/>
                <w:sz w:val="18"/>
                <w:szCs w:val="18"/>
              </w:rPr>
              <w:t>Sport/</w:t>
            </w:r>
            <w:r w:rsidRPr="00010758">
              <w:rPr>
                <w:sz w:val="18"/>
                <w:szCs w:val="18"/>
              </w:rPr>
              <w:t>Normal</w:t>
            </w:r>
          </w:p>
          <w:p w14:paraId="29898B10" w14:textId="77777777" w:rsidR="007C48ED" w:rsidRDefault="007C48ED" w:rsidP="00E61877">
            <w:pPr>
              <w:rPr>
                <w:sz w:val="18"/>
                <w:szCs w:val="18"/>
              </w:rPr>
            </w:pPr>
            <w:r w:rsidRPr="00010758">
              <w:rPr>
                <w:sz w:val="18"/>
                <w:szCs w:val="18"/>
              </w:rPr>
              <w:t>101b</w:t>
            </w:r>
            <w:r w:rsidRPr="00010758">
              <w:rPr>
                <w:rFonts w:hint="eastAsia"/>
                <w:sz w:val="18"/>
                <w:szCs w:val="18"/>
              </w:rPr>
              <w:t>：</w:t>
            </w:r>
            <w:r w:rsidRPr="00010758">
              <w:rPr>
                <w:rFonts w:hint="eastAsia"/>
                <w:sz w:val="18"/>
                <w:szCs w:val="18"/>
              </w:rPr>
              <w:t>Sport/</w:t>
            </w:r>
            <w:r w:rsidRPr="00010758">
              <w:rPr>
                <w:sz w:val="18"/>
                <w:szCs w:val="18"/>
              </w:rPr>
              <w:t>Track/Normal</w:t>
            </w:r>
          </w:p>
          <w:p w14:paraId="1CA8BDD4" w14:textId="77777777" w:rsidR="00822993" w:rsidRPr="00F21E7A" w:rsidRDefault="00822993" w:rsidP="00E61877">
            <w:pPr>
              <w:rPr>
                <w:rFonts w:hint="eastAsia"/>
                <w:sz w:val="18"/>
                <w:szCs w:val="18"/>
              </w:rPr>
            </w:pPr>
            <w:r w:rsidRPr="00F21E7A">
              <w:rPr>
                <w:sz w:val="18"/>
                <w:szCs w:val="18"/>
              </w:rPr>
              <w:t>110b</w:t>
            </w:r>
            <w:r w:rsidRPr="00F21E7A">
              <w:rPr>
                <w:rFonts w:hint="eastAsia"/>
                <w:sz w:val="18"/>
                <w:szCs w:val="18"/>
              </w:rPr>
              <w:t>：</w:t>
            </w:r>
            <w:r w:rsidRPr="00F21E7A">
              <w:rPr>
                <w:rFonts w:hint="eastAsia"/>
                <w:sz w:val="18"/>
                <w:szCs w:val="18"/>
              </w:rPr>
              <w:t>Sport/</w:t>
            </w:r>
            <w:r w:rsidRPr="00F21E7A">
              <w:rPr>
                <w:sz w:val="18"/>
                <w:szCs w:val="18"/>
              </w:rPr>
              <w:t>Normal/Eco/Range/Rear Comfort</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0873FC4" w14:textId="77777777" w:rsidR="00A63BE4" w:rsidRPr="00010758" w:rsidRDefault="00A63BE4" w:rsidP="001640E9">
            <w:pPr>
              <w:rPr>
                <w:rFonts w:hint="eastAsia"/>
                <w:sz w:val="18"/>
                <w:szCs w:val="18"/>
              </w:rPr>
            </w:pPr>
            <w:r w:rsidRPr="00010758">
              <w:rPr>
                <w:sz w:val="18"/>
                <w:szCs w:val="18"/>
              </w:rPr>
              <w:t>カスタマイズ状態記憶値</w:t>
            </w:r>
          </w:p>
          <w:p w14:paraId="2FA5FC33" w14:textId="77777777" w:rsidR="00A63BE4" w:rsidRPr="00010758" w:rsidRDefault="00A63BE4" w:rsidP="001640E9">
            <w:pPr>
              <w:rPr>
                <w:sz w:val="18"/>
                <w:szCs w:val="18"/>
              </w:rPr>
            </w:pPr>
            <w:r w:rsidRPr="00F63C5D">
              <w:rPr>
                <w:rFonts w:hint="eastAsia"/>
                <w:color w:val="00B0F0"/>
                <w:sz w:val="16"/>
                <w:szCs w:val="16"/>
              </w:rPr>
              <w:t>Stored value of customized status</w:t>
            </w:r>
            <w:r w:rsidRPr="00F63C5D">
              <w:rPr>
                <w:color w:val="00B0F0"/>
                <w:sz w:val="16"/>
                <w:szCs w:val="16"/>
              </w:rPr>
              <w:br/>
            </w:r>
            <w:r w:rsidRPr="00010758">
              <w:rPr>
                <w:sz w:val="18"/>
                <w:szCs w:val="18"/>
              </w:rPr>
              <w:t>0001b</w:t>
            </w:r>
            <w:r w:rsidRPr="00010758">
              <w:rPr>
                <w:sz w:val="18"/>
                <w:szCs w:val="18"/>
              </w:rPr>
              <w:t>：</w:t>
            </w:r>
            <w:r w:rsidR="00DA181B" w:rsidRPr="00010758">
              <w:rPr>
                <w:rFonts w:hint="eastAsia"/>
                <w:sz w:val="18"/>
                <w:szCs w:val="18"/>
              </w:rPr>
              <w:t xml:space="preserve">Power </w:t>
            </w:r>
            <w:r w:rsidR="00DA181B" w:rsidRPr="00010758">
              <w:rPr>
                <w:rFonts w:hint="eastAsia"/>
                <w:sz w:val="18"/>
                <w:szCs w:val="18"/>
              </w:rPr>
              <w:t>または</w:t>
            </w:r>
            <w:r w:rsidR="00DA181B" w:rsidRPr="00010758">
              <w:rPr>
                <w:rFonts w:hint="eastAsia"/>
                <w:sz w:val="18"/>
                <w:szCs w:val="18"/>
              </w:rPr>
              <w:t xml:space="preserve"> </w:t>
            </w:r>
            <w:r w:rsidR="00D44C5D" w:rsidRPr="00010758">
              <w:rPr>
                <w:sz w:val="18"/>
                <w:szCs w:val="18"/>
              </w:rPr>
              <w:t>Sport</w:t>
            </w:r>
            <w:r w:rsidR="00DA181B" w:rsidRPr="00010758">
              <w:rPr>
                <w:sz w:val="18"/>
                <w:szCs w:val="18"/>
              </w:rPr>
              <w:t xml:space="preserve"> </w:t>
            </w:r>
            <w:r w:rsidR="00DA181B" w:rsidRPr="00010758">
              <w:rPr>
                <w:rFonts w:hint="eastAsia"/>
                <w:sz w:val="18"/>
                <w:szCs w:val="18"/>
              </w:rPr>
              <w:t>(</w:t>
            </w:r>
            <w:r w:rsidR="00DA181B" w:rsidRPr="00010758">
              <w:rPr>
                <w:rFonts w:hint="eastAsia"/>
                <w:sz w:val="18"/>
                <w:szCs w:val="18"/>
              </w:rPr>
              <w:t>※</w:t>
            </w:r>
            <w:r w:rsidR="00DA181B" w:rsidRPr="00010758">
              <w:rPr>
                <w:rFonts w:hint="eastAsia"/>
                <w:sz w:val="18"/>
                <w:szCs w:val="18"/>
              </w:rPr>
              <w:t>1)</w:t>
            </w:r>
            <w:r w:rsidRPr="00010758">
              <w:rPr>
                <w:sz w:val="18"/>
                <w:szCs w:val="18"/>
              </w:rPr>
              <w:br/>
              <w:t>0010b</w:t>
            </w:r>
            <w:r w:rsidRPr="00010758">
              <w:rPr>
                <w:sz w:val="18"/>
                <w:szCs w:val="18"/>
              </w:rPr>
              <w:t>：</w:t>
            </w:r>
            <w:r w:rsidRPr="00010758">
              <w:rPr>
                <w:sz w:val="18"/>
                <w:szCs w:val="18"/>
              </w:rPr>
              <w:t>Eco</w:t>
            </w:r>
            <w:r w:rsidRPr="00010758">
              <w:rPr>
                <w:sz w:val="18"/>
                <w:szCs w:val="18"/>
              </w:rPr>
              <w:br/>
              <w:t>0100b</w:t>
            </w:r>
            <w:r w:rsidRPr="00010758">
              <w:rPr>
                <w:sz w:val="18"/>
                <w:szCs w:val="18"/>
              </w:rPr>
              <w:t>：</w:t>
            </w:r>
            <w:r w:rsidRPr="00010758">
              <w:rPr>
                <w:sz w:val="18"/>
                <w:szCs w:val="18"/>
              </w:rPr>
              <w:t>Normal</w:t>
            </w:r>
          </w:p>
          <w:p w14:paraId="0DC8FAA3" w14:textId="77777777" w:rsidR="00D44C5D" w:rsidRPr="00010758" w:rsidRDefault="00D44C5D" w:rsidP="001640E9">
            <w:pPr>
              <w:rPr>
                <w:rFonts w:hint="eastAsia"/>
                <w:sz w:val="18"/>
                <w:szCs w:val="18"/>
              </w:rPr>
            </w:pPr>
            <w:r w:rsidRPr="00010758">
              <w:rPr>
                <w:sz w:val="18"/>
                <w:szCs w:val="18"/>
              </w:rPr>
              <w:t>0101b</w:t>
            </w:r>
            <w:r w:rsidRPr="00010758">
              <w:rPr>
                <w:rFonts w:hint="eastAsia"/>
                <w:sz w:val="18"/>
                <w:szCs w:val="18"/>
              </w:rPr>
              <w:t>：</w:t>
            </w:r>
            <w:r w:rsidRPr="00010758">
              <w:rPr>
                <w:rFonts w:hint="eastAsia"/>
                <w:sz w:val="18"/>
                <w:szCs w:val="18"/>
              </w:rPr>
              <w:t>Range</w:t>
            </w:r>
          </w:p>
          <w:p w14:paraId="7243E4FA" w14:textId="77777777" w:rsidR="00D44C5D" w:rsidRPr="00010758" w:rsidRDefault="00D44C5D" w:rsidP="00E61877">
            <w:pPr>
              <w:rPr>
                <w:sz w:val="18"/>
                <w:szCs w:val="18"/>
              </w:rPr>
            </w:pPr>
            <w:r w:rsidRPr="00010758">
              <w:rPr>
                <w:sz w:val="18"/>
                <w:szCs w:val="18"/>
              </w:rPr>
              <w:t>0110b</w:t>
            </w:r>
            <w:r w:rsidRPr="00010758">
              <w:rPr>
                <w:rFonts w:hint="eastAsia"/>
                <w:sz w:val="18"/>
                <w:szCs w:val="18"/>
              </w:rPr>
              <w:t>：</w:t>
            </w:r>
            <w:r w:rsidR="009E24E3" w:rsidRPr="00010758">
              <w:rPr>
                <w:sz w:val="18"/>
                <w:szCs w:val="18"/>
              </w:rPr>
              <w:t>Rear Comfort</w:t>
            </w:r>
          </w:p>
          <w:p w14:paraId="31B439A4" w14:textId="77777777" w:rsidR="007C48ED" w:rsidRPr="00010758" w:rsidRDefault="007C48ED" w:rsidP="00E61877">
            <w:pPr>
              <w:rPr>
                <w:sz w:val="18"/>
                <w:szCs w:val="18"/>
              </w:rPr>
            </w:pPr>
            <w:r w:rsidRPr="00010758">
              <w:rPr>
                <w:sz w:val="18"/>
                <w:szCs w:val="18"/>
              </w:rPr>
              <w:t>0111b</w:t>
            </w:r>
            <w:r w:rsidRPr="00010758">
              <w:rPr>
                <w:rFonts w:hint="eastAsia"/>
                <w:sz w:val="18"/>
                <w:szCs w:val="18"/>
              </w:rPr>
              <w:t>：</w:t>
            </w:r>
            <w:r w:rsidRPr="00010758">
              <w:rPr>
                <w:rFonts w:hint="eastAsia"/>
                <w:sz w:val="18"/>
                <w:szCs w:val="18"/>
              </w:rPr>
              <w:t>T</w:t>
            </w:r>
            <w:r w:rsidRPr="00010758">
              <w:rPr>
                <w:sz w:val="18"/>
                <w:szCs w:val="18"/>
              </w:rPr>
              <w:t>rack</w:t>
            </w:r>
          </w:p>
        </w:tc>
      </w:tr>
    </w:tbl>
    <w:p w14:paraId="1F73CBD3" w14:textId="77777777" w:rsidR="0007602C" w:rsidRPr="00432CBC" w:rsidRDefault="00DA181B" w:rsidP="0007602C">
      <w:pPr>
        <w:ind w:leftChars="399" w:left="1131" w:hangingChars="188" w:hanging="362"/>
        <w:rPr>
          <w:rFonts w:hint="eastAsia"/>
          <w:szCs w:val="21"/>
        </w:rPr>
      </w:pPr>
      <w:r w:rsidRPr="00432CBC">
        <w:rPr>
          <w:rFonts w:hint="eastAsia"/>
          <w:szCs w:val="21"/>
        </w:rPr>
        <w:t>※</w:t>
      </w:r>
      <w:r w:rsidRPr="00432CBC">
        <w:rPr>
          <w:rFonts w:hint="eastAsia"/>
          <w:szCs w:val="21"/>
        </w:rPr>
        <w:t>1.</w:t>
      </w:r>
      <w:r w:rsidRPr="00432CBC">
        <w:rPr>
          <w:szCs w:val="21"/>
        </w:rPr>
        <w:t xml:space="preserve"> </w:t>
      </w:r>
      <w:r w:rsidR="0007602C" w:rsidRPr="00432CBC">
        <w:rPr>
          <w:szCs w:val="21"/>
        </w:rPr>
        <w:t>DMS</w:t>
      </w:r>
      <w:r w:rsidR="0007602C" w:rsidRPr="00432CBC">
        <w:rPr>
          <w:rFonts w:hint="eastAsia"/>
          <w:szCs w:val="21"/>
        </w:rPr>
        <w:t xml:space="preserve"> </w:t>
      </w:r>
      <w:r w:rsidR="0007602C" w:rsidRPr="00432CBC">
        <w:rPr>
          <w:rFonts w:hint="eastAsia"/>
          <w:szCs w:val="21"/>
        </w:rPr>
        <w:t>バージョン（</w:t>
      </w:r>
      <w:r w:rsidR="0007602C" w:rsidRPr="00432CBC">
        <w:rPr>
          <w:szCs w:val="21"/>
        </w:rPr>
        <w:t>ver1.0</w:t>
      </w:r>
      <w:r w:rsidR="0007602C" w:rsidRPr="00432CBC">
        <w:rPr>
          <w:rFonts w:hint="eastAsia"/>
          <w:szCs w:val="21"/>
        </w:rPr>
        <w:t xml:space="preserve"> or</w:t>
      </w:r>
      <w:r w:rsidR="0007602C" w:rsidRPr="00432CBC">
        <w:rPr>
          <w:szCs w:val="21"/>
        </w:rPr>
        <w:t xml:space="preserve"> </w:t>
      </w:r>
      <w:r w:rsidR="0007602C" w:rsidRPr="00432CBC">
        <w:rPr>
          <w:rFonts w:hint="eastAsia"/>
          <w:szCs w:val="21"/>
        </w:rPr>
        <w:t>ver2</w:t>
      </w:r>
      <w:r w:rsidR="0007602C" w:rsidRPr="00432CBC">
        <w:rPr>
          <w:szCs w:val="21"/>
        </w:rPr>
        <w:t>.0</w:t>
      </w:r>
      <w:r w:rsidR="0007602C" w:rsidRPr="00432CBC">
        <w:rPr>
          <w:rFonts w:hint="eastAsia"/>
          <w:szCs w:val="21"/>
        </w:rPr>
        <w:t>）で表示名称を切り替える。表示名称切り替えロジック詳細は、</w:t>
      </w:r>
      <w:r w:rsidR="00203FB5" w:rsidRPr="00A33C45">
        <w:rPr>
          <w:szCs w:val="21"/>
        </w:rPr>
        <w:fldChar w:fldCharType="begin"/>
      </w:r>
      <w:r w:rsidR="00203FB5" w:rsidRPr="00A33C45">
        <w:rPr>
          <w:szCs w:val="21"/>
        </w:rPr>
        <w:instrText xml:space="preserve"> </w:instrText>
      </w:r>
      <w:r w:rsidR="00203FB5" w:rsidRPr="00A33C45">
        <w:rPr>
          <w:rFonts w:hint="eastAsia"/>
          <w:szCs w:val="21"/>
        </w:rPr>
        <w:instrText>REF _Ref100570458 \r \h</w:instrText>
      </w:r>
      <w:r w:rsidR="00203FB5" w:rsidRPr="00A33C45">
        <w:rPr>
          <w:szCs w:val="21"/>
        </w:rPr>
        <w:instrText xml:space="preserve"> </w:instrText>
      </w:r>
      <w:r w:rsidR="00203FB5" w:rsidRPr="00A33C45">
        <w:rPr>
          <w:szCs w:val="21"/>
        </w:rPr>
      </w:r>
      <w:r w:rsidR="00203FB5" w:rsidRPr="00A33C45">
        <w:rPr>
          <w:szCs w:val="21"/>
        </w:rPr>
        <w:instrText xml:space="preserve"> \* MERGEFORMAT </w:instrText>
      </w:r>
      <w:r w:rsidR="00203FB5" w:rsidRPr="00A33C45">
        <w:rPr>
          <w:szCs w:val="21"/>
        </w:rPr>
        <w:fldChar w:fldCharType="separate"/>
      </w:r>
      <w:r w:rsidR="00336074" w:rsidRPr="00A33C45">
        <w:rPr>
          <w:szCs w:val="21"/>
        </w:rPr>
        <w:t>3.3</w:t>
      </w:r>
      <w:r w:rsidR="00203FB5" w:rsidRPr="00A33C45">
        <w:rPr>
          <w:szCs w:val="21"/>
        </w:rPr>
        <w:fldChar w:fldCharType="end"/>
      </w:r>
      <w:r w:rsidR="00203FB5" w:rsidRPr="00A33C45">
        <w:rPr>
          <w:rFonts w:hint="eastAsia"/>
          <w:szCs w:val="21"/>
        </w:rPr>
        <w:t>項および</w:t>
      </w:r>
      <w:r w:rsidR="00203FB5" w:rsidRPr="00A33C45">
        <w:rPr>
          <w:szCs w:val="21"/>
        </w:rPr>
        <w:fldChar w:fldCharType="begin"/>
      </w:r>
      <w:r w:rsidR="00203FB5" w:rsidRPr="00A33C45">
        <w:rPr>
          <w:szCs w:val="21"/>
        </w:rPr>
        <w:instrText xml:space="preserve"> </w:instrText>
      </w:r>
      <w:r w:rsidR="00203FB5" w:rsidRPr="00A33C45">
        <w:rPr>
          <w:rFonts w:hint="eastAsia"/>
          <w:szCs w:val="21"/>
        </w:rPr>
        <w:instrText>REF _Ref100570481 \r \h</w:instrText>
      </w:r>
      <w:r w:rsidR="00203FB5" w:rsidRPr="00A33C45">
        <w:rPr>
          <w:szCs w:val="21"/>
        </w:rPr>
        <w:instrText xml:space="preserve"> </w:instrText>
      </w:r>
      <w:r w:rsidR="00203FB5" w:rsidRPr="00A33C45">
        <w:rPr>
          <w:szCs w:val="21"/>
        </w:rPr>
      </w:r>
      <w:r w:rsidR="00203FB5" w:rsidRPr="00A33C45">
        <w:rPr>
          <w:szCs w:val="21"/>
        </w:rPr>
        <w:instrText xml:space="preserve"> \* MERGEFORMAT </w:instrText>
      </w:r>
      <w:r w:rsidR="00203FB5" w:rsidRPr="00A33C45">
        <w:rPr>
          <w:szCs w:val="21"/>
        </w:rPr>
        <w:fldChar w:fldCharType="separate"/>
      </w:r>
      <w:r w:rsidR="00336074" w:rsidRPr="00A33C45">
        <w:rPr>
          <w:szCs w:val="21"/>
        </w:rPr>
        <w:t>3.4</w:t>
      </w:r>
      <w:r w:rsidR="00203FB5" w:rsidRPr="00A33C45">
        <w:rPr>
          <w:szCs w:val="21"/>
        </w:rPr>
        <w:fldChar w:fldCharType="end"/>
      </w:r>
      <w:r w:rsidR="0007602C" w:rsidRPr="00A33C45">
        <w:rPr>
          <w:rFonts w:hint="eastAsia"/>
          <w:szCs w:val="21"/>
        </w:rPr>
        <w:t>項参照</w:t>
      </w:r>
    </w:p>
    <w:p w14:paraId="385F1D91" w14:textId="77777777" w:rsidR="0007602C" w:rsidRPr="00F63C5D" w:rsidRDefault="0007602C" w:rsidP="0007602C">
      <w:pPr>
        <w:ind w:leftChars="587" w:left="1131" w:firstLineChars="1" w:firstLine="2"/>
        <w:rPr>
          <w:color w:val="00B0F0"/>
          <w:sz w:val="20"/>
          <w:szCs w:val="20"/>
        </w:rPr>
      </w:pPr>
      <w:r w:rsidRPr="00F63C5D">
        <w:rPr>
          <w:color w:val="00B0F0"/>
          <w:sz w:val="20"/>
          <w:szCs w:val="20"/>
        </w:rPr>
        <w:t>Displayed symbol is changed depending on DMS version. For the details of displayed symbol switching logic, see chapt</w:t>
      </w:r>
      <w:r w:rsidRPr="00A33C45">
        <w:rPr>
          <w:color w:val="00B0F0"/>
          <w:sz w:val="20"/>
          <w:szCs w:val="20"/>
        </w:rPr>
        <w:t xml:space="preserve">er </w:t>
      </w:r>
      <w:r w:rsidR="00203FB5" w:rsidRPr="00A33C45">
        <w:rPr>
          <w:color w:val="00B0F0"/>
          <w:sz w:val="20"/>
          <w:szCs w:val="20"/>
        </w:rPr>
        <w:fldChar w:fldCharType="begin"/>
      </w:r>
      <w:r w:rsidR="00203FB5" w:rsidRPr="00A33C45">
        <w:rPr>
          <w:color w:val="00B0F0"/>
          <w:sz w:val="20"/>
          <w:szCs w:val="20"/>
        </w:rPr>
        <w:instrText xml:space="preserve"> REF _Ref100570512 \r \h </w:instrText>
      </w:r>
      <w:r w:rsidR="00203FB5" w:rsidRPr="00A33C45">
        <w:rPr>
          <w:color w:val="00B0F0"/>
          <w:sz w:val="20"/>
          <w:szCs w:val="20"/>
        </w:rPr>
      </w:r>
      <w:r w:rsidR="00203FB5" w:rsidRPr="00A33C45">
        <w:rPr>
          <w:color w:val="00B0F0"/>
          <w:sz w:val="20"/>
          <w:szCs w:val="20"/>
        </w:rPr>
        <w:instrText xml:space="preserve"> \* MERGEFORMAT </w:instrText>
      </w:r>
      <w:r w:rsidR="00203FB5" w:rsidRPr="00A33C45">
        <w:rPr>
          <w:color w:val="00B0F0"/>
          <w:sz w:val="20"/>
          <w:szCs w:val="20"/>
        </w:rPr>
        <w:fldChar w:fldCharType="separate"/>
      </w:r>
      <w:r w:rsidR="00336074" w:rsidRPr="00A33C45">
        <w:rPr>
          <w:color w:val="00B0F0"/>
          <w:sz w:val="20"/>
          <w:szCs w:val="20"/>
        </w:rPr>
        <w:t>3.3</w:t>
      </w:r>
      <w:r w:rsidR="00203FB5" w:rsidRPr="00A33C45">
        <w:rPr>
          <w:color w:val="00B0F0"/>
          <w:sz w:val="20"/>
          <w:szCs w:val="20"/>
        </w:rPr>
        <w:fldChar w:fldCharType="end"/>
      </w:r>
      <w:r w:rsidR="00203FB5" w:rsidRPr="00A33C45">
        <w:rPr>
          <w:color w:val="00B0F0"/>
          <w:sz w:val="20"/>
          <w:szCs w:val="20"/>
        </w:rPr>
        <w:t xml:space="preserve"> and </w:t>
      </w:r>
      <w:r w:rsidR="00203FB5" w:rsidRPr="00A33C45">
        <w:rPr>
          <w:color w:val="00B0F0"/>
          <w:sz w:val="20"/>
          <w:szCs w:val="20"/>
        </w:rPr>
        <w:fldChar w:fldCharType="begin"/>
      </w:r>
      <w:r w:rsidR="00203FB5" w:rsidRPr="00A33C45">
        <w:rPr>
          <w:color w:val="00B0F0"/>
          <w:sz w:val="20"/>
          <w:szCs w:val="20"/>
        </w:rPr>
        <w:instrText xml:space="preserve"> REF _Ref100570528 \r \h </w:instrText>
      </w:r>
      <w:r w:rsidR="00203FB5" w:rsidRPr="00A33C45">
        <w:rPr>
          <w:color w:val="00B0F0"/>
          <w:sz w:val="20"/>
          <w:szCs w:val="20"/>
        </w:rPr>
      </w:r>
      <w:r w:rsidR="00203FB5" w:rsidRPr="00A33C45">
        <w:rPr>
          <w:color w:val="00B0F0"/>
          <w:sz w:val="20"/>
          <w:szCs w:val="20"/>
        </w:rPr>
        <w:instrText xml:space="preserve"> \* MERGEFORMAT </w:instrText>
      </w:r>
      <w:r w:rsidR="00203FB5" w:rsidRPr="00A33C45">
        <w:rPr>
          <w:color w:val="00B0F0"/>
          <w:sz w:val="20"/>
          <w:szCs w:val="20"/>
        </w:rPr>
        <w:fldChar w:fldCharType="separate"/>
      </w:r>
      <w:r w:rsidR="00336074" w:rsidRPr="00A33C45">
        <w:rPr>
          <w:color w:val="00B0F0"/>
          <w:sz w:val="20"/>
          <w:szCs w:val="20"/>
        </w:rPr>
        <w:t>3.4</w:t>
      </w:r>
      <w:r w:rsidR="00203FB5" w:rsidRPr="00A33C45">
        <w:rPr>
          <w:color w:val="00B0F0"/>
          <w:sz w:val="20"/>
          <w:szCs w:val="20"/>
        </w:rPr>
        <w:fldChar w:fldCharType="end"/>
      </w:r>
    </w:p>
    <w:p w14:paraId="33FE1B31" w14:textId="77777777" w:rsidR="007837BD" w:rsidRDefault="007837BD" w:rsidP="00245056">
      <w:pPr>
        <w:ind w:leftChars="399" w:left="1131" w:hangingChars="188" w:hanging="362"/>
        <w:rPr>
          <w:szCs w:val="21"/>
        </w:rPr>
      </w:pPr>
    </w:p>
    <w:p w14:paraId="366606A3" w14:textId="77777777" w:rsidR="00D74FF4" w:rsidRPr="00432CBC" w:rsidRDefault="00D74FF4" w:rsidP="00245056">
      <w:pPr>
        <w:ind w:leftChars="399" w:left="1131" w:hangingChars="188" w:hanging="362"/>
        <w:rPr>
          <w:rFonts w:hint="eastAsia"/>
          <w:szCs w:val="21"/>
        </w:rPr>
      </w:pPr>
    </w:p>
    <w:p w14:paraId="03195AE8" w14:textId="77777777" w:rsidR="00D85456" w:rsidRPr="00714CBF" w:rsidRDefault="00D85456">
      <w:pPr>
        <w:numPr>
          <w:ilvl w:val="0"/>
          <w:numId w:val="13"/>
        </w:numPr>
        <w:rPr>
          <w:rFonts w:hint="eastAsia"/>
          <w:szCs w:val="21"/>
        </w:rPr>
      </w:pPr>
      <w:r w:rsidRPr="00714CBF">
        <w:rPr>
          <w:rFonts w:hint="eastAsia"/>
          <w:szCs w:val="21"/>
        </w:rPr>
        <w:t>BEV Step3</w:t>
      </w:r>
    </w:p>
    <w:p w14:paraId="7EC138E4" w14:textId="77777777" w:rsidR="002270D1" w:rsidRPr="00AE2925" w:rsidRDefault="002270D1" w:rsidP="002270D1">
      <w:pPr>
        <w:ind w:left="771"/>
        <w:rPr>
          <w:rFonts w:hint="eastAsia"/>
          <w:color w:val="000000"/>
          <w:szCs w:val="21"/>
        </w:rPr>
      </w:pPr>
      <w:r w:rsidRPr="00714CBF">
        <w:rPr>
          <w:rFonts w:hint="eastAsia"/>
          <w:szCs w:val="21"/>
        </w:rPr>
        <w:t>【メッセージラベル</w:t>
      </w:r>
      <w:r w:rsidRPr="00494F92">
        <w:rPr>
          <w:rFonts w:hint="eastAsia"/>
          <w:color w:val="00B0F0"/>
          <w:sz w:val="20"/>
          <w:szCs w:val="20"/>
        </w:rPr>
        <w:t xml:space="preserve">/ </w:t>
      </w:r>
      <w:r w:rsidRPr="00494F92">
        <w:rPr>
          <w:color w:val="00B0F0"/>
          <w:sz w:val="20"/>
          <w:szCs w:val="20"/>
        </w:rPr>
        <w:t xml:space="preserve">Msg. </w:t>
      </w:r>
      <w:r w:rsidRPr="00494F92">
        <w:rPr>
          <w:rFonts w:hint="eastAsia"/>
          <w:color w:val="00B0F0"/>
          <w:sz w:val="20"/>
          <w:szCs w:val="20"/>
        </w:rPr>
        <w:t>label</w:t>
      </w:r>
      <w:r w:rsidRPr="00714CBF">
        <w:rPr>
          <w:rFonts w:hint="eastAsia"/>
          <w:szCs w:val="21"/>
        </w:rPr>
        <w:t>】</w:t>
      </w:r>
      <w:r w:rsidR="00624F2A" w:rsidRPr="00AE2925">
        <w:rPr>
          <w:rFonts w:hint="eastAsia"/>
          <w:color w:val="000000"/>
          <w:szCs w:val="21"/>
        </w:rPr>
        <w:t>E</w:t>
      </w:r>
      <w:r w:rsidR="00624F2A" w:rsidRPr="00AE2925">
        <w:rPr>
          <w:color w:val="000000"/>
          <w:szCs w:val="21"/>
        </w:rPr>
        <w:t>NG1</w:t>
      </w:r>
      <w:r w:rsidR="00956690" w:rsidRPr="00AE2925">
        <w:rPr>
          <w:color w:val="000000"/>
          <w:szCs w:val="21"/>
        </w:rPr>
        <w:t>S</w:t>
      </w:r>
      <w:r w:rsidR="00624F2A" w:rsidRPr="00AE2925">
        <w:rPr>
          <w:color w:val="000000"/>
          <w:szCs w:val="21"/>
        </w:rPr>
        <w:t>60</w:t>
      </w:r>
    </w:p>
    <w:p w14:paraId="55B06F07" w14:textId="77777777" w:rsidR="002270D1" w:rsidRPr="00714CBF" w:rsidRDefault="002270D1" w:rsidP="002270D1">
      <w:pPr>
        <w:ind w:left="771"/>
        <w:rPr>
          <w:rFonts w:hint="eastAsia"/>
          <w:szCs w:val="21"/>
        </w:rPr>
      </w:pPr>
      <w:r w:rsidRPr="00714CBF">
        <w:rPr>
          <w:rFonts w:hint="eastAsia"/>
          <w:szCs w:val="21"/>
        </w:rPr>
        <w:t>【</w:t>
      </w:r>
      <w:r w:rsidRPr="00714CBF">
        <w:rPr>
          <w:rFonts w:hint="eastAsia"/>
          <w:szCs w:val="21"/>
        </w:rPr>
        <w:t>CAN-ID</w:t>
      </w:r>
      <w:r w:rsidRPr="00714CBF">
        <w:rPr>
          <w:rFonts w:hint="eastAsia"/>
          <w:szCs w:val="21"/>
        </w:rPr>
        <w:t>】</w:t>
      </w:r>
      <w:r w:rsidR="00624F2A" w:rsidRPr="00714CBF">
        <w:rPr>
          <w:szCs w:val="21"/>
        </w:rPr>
        <w:t>589</w:t>
      </w:r>
      <w:r w:rsidR="00D74FF4" w:rsidRPr="00AE2925">
        <w:rPr>
          <w:color w:val="000000"/>
          <w:szCs w:val="21"/>
        </w:rPr>
        <w:t>h</w:t>
      </w:r>
    </w:p>
    <w:p w14:paraId="6CA0352F" w14:textId="77777777" w:rsidR="002270D1" w:rsidRPr="00AE2925" w:rsidRDefault="002270D1" w:rsidP="002270D1">
      <w:pPr>
        <w:ind w:left="771"/>
        <w:rPr>
          <w:rFonts w:hint="eastAsia"/>
          <w:color w:val="000000"/>
          <w:szCs w:val="21"/>
        </w:rPr>
      </w:pPr>
      <w:r w:rsidRPr="00714CBF">
        <w:rPr>
          <w:rFonts w:hint="eastAsia"/>
          <w:szCs w:val="21"/>
        </w:rPr>
        <w:t>【初期値</w:t>
      </w:r>
      <w:r w:rsidR="00494F92" w:rsidRPr="00494F92">
        <w:rPr>
          <w:rFonts w:hint="eastAsia"/>
          <w:color w:val="00B0F0"/>
          <w:szCs w:val="21"/>
        </w:rPr>
        <w:t xml:space="preserve"> </w:t>
      </w:r>
      <w:r w:rsidRPr="00494F92">
        <w:rPr>
          <w:rFonts w:hint="eastAsia"/>
          <w:color w:val="00B0F0"/>
          <w:sz w:val="20"/>
          <w:szCs w:val="20"/>
        </w:rPr>
        <w:t>/</w:t>
      </w:r>
      <w:r w:rsidR="00494F92" w:rsidRPr="00494F92">
        <w:rPr>
          <w:color w:val="00B0F0"/>
          <w:sz w:val="20"/>
          <w:szCs w:val="20"/>
        </w:rPr>
        <w:t xml:space="preserve"> </w:t>
      </w:r>
      <w:r w:rsidRPr="00494F92">
        <w:rPr>
          <w:rFonts w:hint="eastAsia"/>
          <w:color w:val="00B0F0"/>
          <w:sz w:val="20"/>
          <w:szCs w:val="20"/>
        </w:rPr>
        <w:t>Initial value</w:t>
      </w:r>
      <w:r w:rsidRPr="00714CBF">
        <w:rPr>
          <w:rFonts w:hint="eastAsia"/>
          <w:szCs w:val="21"/>
        </w:rPr>
        <w:t>】</w:t>
      </w:r>
      <w:r w:rsidRPr="00714CBF">
        <w:rPr>
          <w:rFonts w:hint="eastAsia"/>
          <w:szCs w:val="21"/>
        </w:rPr>
        <w:t>0</w:t>
      </w:r>
    </w:p>
    <w:tbl>
      <w:tblPr>
        <w:tblW w:w="9720" w:type="dxa"/>
        <w:tblCellMar>
          <w:left w:w="0" w:type="dxa"/>
          <w:right w:w="0" w:type="dxa"/>
        </w:tblCellMar>
        <w:tblLook w:val="0600" w:firstRow="0" w:lastRow="0" w:firstColumn="0" w:lastColumn="0" w:noHBand="1" w:noVBand="1"/>
      </w:tblPr>
      <w:tblGrid>
        <w:gridCol w:w="411"/>
        <w:gridCol w:w="584"/>
        <w:gridCol w:w="1096"/>
        <w:gridCol w:w="3040"/>
        <w:gridCol w:w="4589"/>
      </w:tblGrid>
      <w:tr w:rsidR="00CD4293" w:rsidRPr="00432CBC" w14:paraId="7EB9E8E7" w14:textId="77777777" w:rsidTr="00D73F64">
        <w:trPr>
          <w:trHeight w:val="418"/>
        </w:trPr>
        <w:tc>
          <w:tcPr>
            <w:tcW w:w="39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9253D84" w14:textId="77777777" w:rsidR="00CD4293" w:rsidRPr="00714CBF" w:rsidRDefault="00CD4293" w:rsidP="00CD4293">
            <w:pPr>
              <w:rPr>
                <w:rFonts w:hint="eastAsia"/>
                <w:sz w:val="20"/>
                <w:szCs w:val="21"/>
              </w:rPr>
            </w:pPr>
            <w:r w:rsidRPr="00714CBF">
              <w:rPr>
                <w:sz w:val="20"/>
                <w:szCs w:val="21"/>
              </w:rPr>
              <w:t>Data</w:t>
            </w:r>
            <w:r w:rsidRPr="00714CBF">
              <w:rPr>
                <w:sz w:val="20"/>
                <w:szCs w:val="21"/>
              </w:rPr>
              <w:br/>
              <w:t>Pos</w:t>
            </w:r>
            <w:r w:rsidRPr="00714CBF">
              <w:rPr>
                <w:rFonts w:hint="eastAsia"/>
                <w:sz w:val="20"/>
                <w:szCs w:val="21"/>
              </w:rPr>
              <w:t>.</w:t>
            </w:r>
          </w:p>
        </w:tc>
        <w:tc>
          <w:tcPr>
            <w:tcW w:w="21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4B5CB19" w14:textId="77777777" w:rsidR="00CD4293" w:rsidRPr="00714CBF" w:rsidRDefault="00CD4293" w:rsidP="00CD4293">
            <w:pPr>
              <w:rPr>
                <w:sz w:val="20"/>
                <w:szCs w:val="21"/>
              </w:rPr>
            </w:pPr>
            <w:r w:rsidRPr="00714CBF">
              <w:rPr>
                <w:rFonts w:hint="eastAsia"/>
                <w:sz w:val="20"/>
                <w:szCs w:val="21"/>
              </w:rPr>
              <w:t>D</w:t>
            </w:r>
            <w:r w:rsidRPr="00714CBF">
              <w:rPr>
                <w:sz w:val="20"/>
                <w:szCs w:val="21"/>
              </w:rPr>
              <w:t>ata</w:t>
            </w:r>
            <w:r w:rsidRPr="00714CBF">
              <w:rPr>
                <w:sz w:val="20"/>
                <w:szCs w:val="21"/>
              </w:rPr>
              <w:br/>
              <w:t>Length</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D3D1EE6" w14:textId="77777777" w:rsidR="00CD4293" w:rsidRPr="00714CBF" w:rsidRDefault="00CD4293" w:rsidP="00CD4293">
            <w:pPr>
              <w:rPr>
                <w:sz w:val="20"/>
                <w:szCs w:val="21"/>
              </w:rPr>
            </w:pPr>
            <w:r w:rsidRPr="00714CBF">
              <w:rPr>
                <w:sz w:val="20"/>
                <w:szCs w:val="20"/>
              </w:rPr>
              <w:t>Data label</w:t>
            </w:r>
          </w:p>
        </w:tc>
        <w:tc>
          <w:tcPr>
            <w:tcW w:w="317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CD74CD3" w14:textId="77777777" w:rsidR="00CD4293" w:rsidRPr="00714CBF" w:rsidRDefault="00CD4293" w:rsidP="00CD4293">
            <w:pPr>
              <w:rPr>
                <w:sz w:val="20"/>
                <w:szCs w:val="21"/>
                <w:lang w:val="pt-BR"/>
              </w:rPr>
            </w:pPr>
            <w:r w:rsidRPr="00714CBF">
              <w:rPr>
                <w:sz w:val="20"/>
                <w:szCs w:val="21"/>
                <w:lang w:val="pt-BR"/>
              </w:rPr>
              <w:t>Data name</w:t>
            </w:r>
          </w:p>
        </w:tc>
        <w:tc>
          <w:tcPr>
            <w:tcW w:w="482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AAB0A61" w14:textId="77777777" w:rsidR="00CD4293" w:rsidRPr="00714CBF" w:rsidRDefault="00CD4293" w:rsidP="00CD4293">
            <w:pPr>
              <w:rPr>
                <w:sz w:val="20"/>
                <w:szCs w:val="21"/>
              </w:rPr>
            </w:pPr>
            <w:r w:rsidRPr="00714CBF">
              <w:rPr>
                <w:rFonts w:hint="eastAsia"/>
                <w:sz w:val="20"/>
                <w:szCs w:val="21"/>
              </w:rPr>
              <w:t>D</w:t>
            </w:r>
            <w:r w:rsidRPr="00714CBF">
              <w:rPr>
                <w:sz w:val="20"/>
                <w:szCs w:val="21"/>
              </w:rPr>
              <w:t>ata name</w:t>
            </w:r>
          </w:p>
        </w:tc>
      </w:tr>
      <w:tr w:rsidR="00CD4293" w:rsidRPr="00432CBC" w14:paraId="24D0B8AB" w14:textId="77777777" w:rsidTr="00D73F64">
        <w:trPr>
          <w:trHeight w:val="418"/>
        </w:trPr>
        <w:tc>
          <w:tcPr>
            <w:tcW w:w="39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D28D291" w14:textId="77777777" w:rsidR="00CD4293" w:rsidRPr="00714CBF" w:rsidRDefault="00CD4293" w:rsidP="00CD4293">
            <w:pPr>
              <w:rPr>
                <w:sz w:val="20"/>
                <w:szCs w:val="21"/>
              </w:rPr>
            </w:pPr>
            <w:r w:rsidRPr="00714CBF">
              <w:rPr>
                <w:rFonts w:hint="eastAsia"/>
                <w:sz w:val="20"/>
                <w:szCs w:val="21"/>
              </w:rPr>
              <w:t>1</w:t>
            </w:r>
            <w:r w:rsidRPr="00714CBF">
              <w:rPr>
                <w:sz w:val="20"/>
                <w:szCs w:val="21"/>
              </w:rPr>
              <w:t>.7</w:t>
            </w:r>
          </w:p>
        </w:tc>
        <w:tc>
          <w:tcPr>
            <w:tcW w:w="21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222C6D6" w14:textId="77777777" w:rsidR="00CD4293" w:rsidRPr="00714CBF" w:rsidRDefault="00CD4293" w:rsidP="00CD4293">
            <w:pPr>
              <w:rPr>
                <w:sz w:val="20"/>
                <w:szCs w:val="21"/>
              </w:rPr>
            </w:pPr>
            <w:r w:rsidRPr="00714CBF">
              <w:rPr>
                <w:sz w:val="20"/>
                <w:szCs w:val="21"/>
              </w:rPr>
              <w:t>1</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B32E87D" w14:textId="77777777" w:rsidR="00CD4293" w:rsidRPr="00714CBF" w:rsidRDefault="00CD4293" w:rsidP="00CD4293">
            <w:pPr>
              <w:rPr>
                <w:sz w:val="20"/>
                <w:szCs w:val="21"/>
              </w:rPr>
            </w:pPr>
            <w:r w:rsidRPr="00714CBF">
              <w:rPr>
                <w:sz w:val="20"/>
                <w:szCs w:val="21"/>
              </w:rPr>
              <w:t>P</w:t>
            </w:r>
            <w:r w:rsidRPr="00714CBF">
              <w:rPr>
                <w:rFonts w:hint="eastAsia"/>
                <w:sz w:val="20"/>
                <w:szCs w:val="21"/>
              </w:rPr>
              <w:t>_</w:t>
            </w:r>
            <w:r w:rsidRPr="00714CBF">
              <w:rPr>
                <w:sz w:val="20"/>
                <w:szCs w:val="21"/>
              </w:rPr>
              <w:t>DCM</w:t>
            </w:r>
            <w:r w:rsidRPr="00714CBF">
              <w:rPr>
                <w:rFonts w:hint="eastAsia"/>
                <w:sz w:val="20"/>
                <w:szCs w:val="21"/>
              </w:rPr>
              <w:t>O</w:t>
            </w:r>
            <w:r w:rsidRPr="00714CBF">
              <w:rPr>
                <w:sz w:val="20"/>
                <w:szCs w:val="21"/>
              </w:rPr>
              <w:t>D1</w:t>
            </w:r>
          </w:p>
        </w:tc>
        <w:tc>
          <w:tcPr>
            <w:tcW w:w="317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B0E0111" w14:textId="77777777" w:rsidR="00CD4293" w:rsidRPr="00714CBF" w:rsidRDefault="00CD4293" w:rsidP="00CD4293">
            <w:pPr>
              <w:rPr>
                <w:sz w:val="20"/>
                <w:szCs w:val="21"/>
              </w:rPr>
            </w:pPr>
            <w:r w:rsidRPr="00714CBF">
              <w:rPr>
                <w:sz w:val="20"/>
                <w:szCs w:val="21"/>
                <w:lang w:val="pt-BR"/>
              </w:rPr>
              <w:t>Powertrain Drive Mode Customize 1</w:t>
            </w:r>
          </w:p>
        </w:tc>
        <w:tc>
          <w:tcPr>
            <w:tcW w:w="482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34BB42F" w14:textId="77777777" w:rsidR="00CD4293" w:rsidRPr="00AE2925" w:rsidRDefault="00CD4293" w:rsidP="00CD4293">
            <w:pPr>
              <w:rPr>
                <w:color w:val="000000"/>
                <w:sz w:val="20"/>
                <w:szCs w:val="21"/>
              </w:rPr>
            </w:pPr>
            <w:r w:rsidRPr="00714CBF">
              <w:rPr>
                <w:sz w:val="20"/>
                <w:szCs w:val="21"/>
              </w:rPr>
              <w:t>ﾊﾟﾜﾄﾚ系ｶｽﾀﾏｲｽ情報</w:t>
            </w:r>
          </w:p>
          <w:p w14:paraId="0A4C1BBC" w14:textId="77777777" w:rsidR="00CD4293" w:rsidRPr="00494F92" w:rsidRDefault="00CD4293" w:rsidP="00CD4293">
            <w:pPr>
              <w:rPr>
                <w:color w:val="00B0F0"/>
                <w:sz w:val="20"/>
                <w:szCs w:val="21"/>
              </w:rPr>
            </w:pPr>
            <w:r w:rsidRPr="00494F92">
              <w:rPr>
                <w:color w:val="00B0F0"/>
                <w:sz w:val="18"/>
                <w:szCs w:val="20"/>
              </w:rPr>
              <w:t>Customized information of power train</w:t>
            </w:r>
          </w:p>
        </w:tc>
      </w:tr>
      <w:tr w:rsidR="00CD4293" w:rsidRPr="00432CBC" w14:paraId="12DCFA85" w14:textId="77777777" w:rsidTr="00D73F64">
        <w:trPr>
          <w:trHeight w:val="418"/>
        </w:trPr>
        <w:tc>
          <w:tcPr>
            <w:tcW w:w="39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6493985" w14:textId="77777777" w:rsidR="00CD4293" w:rsidRPr="00714CBF" w:rsidRDefault="00CD4293" w:rsidP="00CD4293">
            <w:pPr>
              <w:rPr>
                <w:sz w:val="20"/>
                <w:szCs w:val="21"/>
              </w:rPr>
            </w:pPr>
            <w:r w:rsidRPr="00714CBF">
              <w:rPr>
                <w:rFonts w:hint="eastAsia"/>
                <w:sz w:val="20"/>
                <w:szCs w:val="21"/>
              </w:rPr>
              <w:t>1</w:t>
            </w:r>
            <w:r w:rsidRPr="00714CBF">
              <w:rPr>
                <w:sz w:val="20"/>
                <w:szCs w:val="21"/>
              </w:rPr>
              <w:t>.4</w:t>
            </w:r>
          </w:p>
        </w:tc>
        <w:tc>
          <w:tcPr>
            <w:tcW w:w="21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230AA39" w14:textId="77777777" w:rsidR="00CD4293" w:rsidRPr="00714CBF" w:rsidRDefault="00CD4293" w:rsidP="00CD4293">
            <w:pPr>
              <w:rPr>
                <w:sz w:val="20"/>
                <w:szCs w:val="21"/>
              </w:rPr>
            </w:pPr>
            <w:r w:rsidRPr="00714CBF">
              <w:rPr>
                <w:sz w:val="20"/>
                <w:szCs w:val="21"/>
              </w:rPr>
              <w:t>3</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FFF3B86" w14:textId="77777777" w:rsidR="00CD4293" w:rsidRPr="00714CBF" w:rsidRDefault="00CD4293" w:rsidP="00CD4293">
            <w:pPr>
              <w:rPr>
                <w:sz w:val="20"/>
                <w:szCs w:val="21"/>
              </w:rPr>
            </w:pPr>
            <w:r w:rsidRPr="00714CBF">
              <w:rPr>
                <w:rFonts w:hint="eastAsia"/>
                <w:sz w:val="20"/>
                <w:szCs w:val="21"/>
              </w:rPr>
              <w:t>P</w:t>
            </w:r>
            <w:r w:rsidRPr="00714CBF">
              <w:rPr>
                <w:sz w:val="20"/>
                <w:szCs w:val="21"/>
              </w:rPr>
              <w:t>_</w:t>
            </w:r>
            <w:r w:rsidRPr="00714CBF">
              <w:rPr>
                <w:rFonts w:hint="eastAsia"/>
                <w:sz w:val="20"/>
                <w:szCs w:val="21"/>
              </w:rPr>
              <w:t>DCMOD2</w:t>
            </w:r>
          </w:p>
        </w:tc>
        <w:tc>
          <w:tcPr>
            <w:tcW w:w="317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D9B7666" w14:textId="77777777" w:rsidR="00CD4293" w:rsidRPr="00714CBF" w:rsidRDefault="00CD4293" w:rsidP="00CD4293">
            <w:pPr>
              <w:rPr>
                <w:sz w:val="20"/>
                <w:szCs w:val="21"/>
              </w:rPr>
            </w:pPr>
            <w:r w:rsidRPr="00714CBF">
              <w:rPr>
                <w:sz w:val="20"/>
                <w:szCs w:val="21"/>
              </w:rPr>
              <w:t>Powertrain Drive Mode Customize 2</w:t>
            </w:r>
          </w:p>
        </w:tc>
        <w:tc>
          <w:tcPr>
            <w:tcW w:w="482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019DE0E" w14:textId="77777777" w:rsidR="00CD4293" w:rsidRPr="00714CBF" w:rsidRDefault="00CD4293" w:rsidP="00CD4293">
            <w:pPr>
              <w:rPr>
                <w:sz w:val="20"/>
                <w:szCs w:val="21"/>
              </w:rPr>
            </w:pPr>
            <w:r w:rsidRPr="00714CBF">
              <w:rPr>
                <w:sz w:val="20"/>
                <w:szCs w:val="21"/>
              </w:rPr>
              <w:t>ﾊﾟﾜﾄﾚ系ｶｽﾀﾏｲｽﾞｻﾎﾟｰﾄ情報</w:t>
            </w:r>
          </w:p>
          <w:p w14:paraId="1B687F01" w14:textId="77777777" w:rsidR="00CD4293" w:rsidRPr="00494F92" w:rsidRDefault="00CD4293" w:rsidP="00CD4293">
            <w:pPr>
              <w:rPr>
                <w:color w:val="00B0F0"/>
                <w:sz w:val="20"/>
                <w:szCs w:val="21"/>
              </w:rPr>
            </w:pPr>
            <w:r w:rsidRPr="00494F92">
              <w:rPr>
                <w:color w:val="00B0F0"/>
                <w:sz w:val="18"/>
                <w:szCs w:val="20"/>
              </w:rPr>
              <w:t>Customized support information of power train</w:t>
            </w:r>
          </w:p>
        </w:tc>
      </w:tr>
      <w:tr w:rsidR="00CD4293" w:rsidRPr="00432CBC" w14:paraId="3CDA5BE8" w14:textId="77777777" w:rsidTr="00D73F64">
        <w:trPr>
          <w:trHeight w:val="418"/>
        </w:trPr>
        <w:tc>
          <w:tcPr>
            <w:tcW w:w="39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28379C9" w14:textId="77777777" w:rsidR="00CD4293" w:rsidRPr="00714CBF" w:rsidRDefault="00CD4293" w:rsidP="00CD4293">
            <w:pPr>
              <w:rPr>
                <w:sz w:val="20"/>
                <w:szCs w:val="21"/>
              </w:rPr>
            </w:pPr>
            <w:r w:rsidRPr="00714CBF">
              <w:rPr>
                <w:rFonts w:hint="eastAsia"/>
                <w:sz w:val="20"/>
                <w:szCs w:val="21"/>
              </w:rPr>
              <w:t>1</w:t>
            </w:r>
            <w:r w:rsidRPr="00714CBF">
              <w:rPr>
                <w:sz w:val="20"/>
                <w:szCs w:val="21"/>
              </w:rPr>
              <w:t>.0</w:t>
            </w:r>
          </w:p>
        </w:tc>
        <w:tc>
          <w:tcPr>
            <w:tcW w:w="21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8E3FA12" w14:textId="77777777" w:rsidR="00CD4293" w:rsidRPr="00714CBF" w:rsidRDefault="00CD4293" w:rsidP="00CD4293">
            <w:pPr>
              <w:rPr>
                <w:sz w:val="20"/>
                <w:szCs w:val="21"/>
              </w:rPr>
            </w:pPr>
            <w:r w:rsidRPr="00714CBF">
              <w:rPr>
                <w:sz w:val="20"/>
                <w:szCs w:val="21"/>
              </w:rPr>
              <w:t>4</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CFD6D83" w14:textId="77777777" w:rsidR="00CD4293" w:rsidRPr="00714CBF" w:rsidRDefault="00CD4293" w:rsidP="00CD4293">
            <w:pPr>
              <w:rPr>
                <w:sz w:val="20"/>
                <w:szCs w:val="21"/>
              </w:rPr>
            </w:pPr>
            <w:r w:rsidRPr="00714CBF">
              <w:rPr>
                <w:rFonts w:hint="eastAsia"/>
                <w:sz w:val="20"/>
                <w:szCs w:val="21"/>
              </w:rPr>
              <w:t>P</w:t>
            </w:r>
            <w:r w:rsidRPr="00714CBF">
              <w:rPr>
                <w:sz w:val="20"/>
                <w:szCs w:val="21"/>
              </w:rPr>
              <w:t>_</w:t>
            </w:r>
            <w:r w:rsidRPr="00714CBF">
              <w:rPr>
                <w:rFonts w:hint="eastAsia"/>
                <w:sz w:val="20"/>
                <w:szCs w:val="21"/>
              </w:rPr>
              <w:t>DCMOD3</w:t>
            </w:r>
          </w:p>
        </w:tc>
        <w:tc>
          <w:tcPr>
            <w:tcW w:w="317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15F26C9" w14:textId="77777777" w:rsidR="00CD4293" w:rsidRPr="00714CBF" w:rsidRDefault="00CD4293" w:rsidP="00CD4293">
            <w:pPr>
              <w:rPr>
                <w:sz w:val="20"/>
                <w:szCs w:val="21"/>
              </w:rPr>
            </w:pPr>
            <w:r w:rsidRPr="00714CBF">
              <w:rPr>
                <w:sz w:val="20"/>
                <w:szCs w:val="21"/>
              </w:rPr>
              <w:t>Powertrain Drive Mode Custo</w:t>
            </w:r>
          </w:p>
          <w:p w14:paraId="4A5FD1F3" w14:textId="77777777" w:rsidR="00CD4293" w:rsidRPr="00714CBF" w:rsidRDefault="00CD4293" w:rsidP="00CD4293">
            <w:pPr>
              <w:rPr>
                <w:sz w:val="20"/>
                <w:szCs w:val="21"/>
              </w:rPr>
            </w:pPr>
            <w:r w:rsidRPr="00714CBF">
              <w:rPr>
                <w:sz w:val="20"/>
                <w:szCs w:val="21"/>
              </w:rPr>
              <w:t>mize 3</w:t>
            </w:r>
          </w:p>
        </w:tc>
        <w:tc>
          <w:tcPr>
            <w:tcW w:w="482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9062474" w14:textId="77777777" w:rsidR="00CD4293" w:rsidRPr="00714CBF" w:rsidRDefault="00CD4293" w:rsidP="00CD4293">
            <w:pPr>
              <w:rPr>
                <w:sz w:val="20"/>
                <w:szCs w:val="21"/>
              </w:rPr>
            </w:pPr>
            <w:r w:rsidRPr="00714CBF">
              <w:rPr>
                <w:sz w:val="20"/>
                <w:szCs w:val="21"/>
              </w:rPr>
              <w:t>ﾊﾟﾜﾄﾚ系ｶｽﾀﾏｲｽﾞ状態</w:t>
            </w:r>
          </w:p>
          <w:p w14:paraId="5BB1536D" w14:textId="77777777" w:rsidR="00CD4293" w:rsidRPr="00494F92" w:rsidRDefault="00CD4293" w:rsidP="00CD4293">
            <w:pPr>
              <w:rPr>
                <w:rFonts w:hint="eastAsia"/>
                <w:color w:val="00B0F0"/>
                <w:sz w:val="18"/>
                <w:szCs w:val="20"/>
              </w:rPr>
            </w:pPr>
            <w:r w:rsidRPr="00494F92">
              <w:rPr>
                <w:color w:val="00B0F0"/>
                <w:sz w:val="18"/>
                <w:szCs w:val="20"/>
              </w:rPr>
              <w:t xml:space="preserve">Customized </w:t>
            </w:r>
            <w:r w:rsidRPr="00494F92">
              <w:rPr>
                <w:rFonts w:hint="eastAsia"/>
                <w:color w:val="00B0F0"/>
                <w:sz w:val="18"/>
                <w:szCs w:val="20"/>
              </w:rPr>
              <w:t>status</w:t>
            </w:r>
            <w:r w:rsidRPr="00494F92">
              <w:rPr>
                <w:color w:val="00B0F0"/>
                <w:sz w:val="18"/>
                <w:szCs w:val="20"/>
              </w:rPr>
              <w:t xml:space="preserve"> of power train</w:t>
            </w:r>
          </w:p>
        </w:tc>
      </w:tr>
      <w:tr w:rsidR="00CD4293" w:rsidRPr="00432CBC" w14:paraId="32C1AE5A" w14:textId="77777777" w:rsidTr="00D73F64">
        <w:trPr>
          <w:trHeight w:val="418"/>
        </w:trPr>
        <w:tc>
          <w:tcPr>
            <w:tcW w:w="39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004AEEC" w14:textId="77777777" w:rsidR="00CD4293" w:rsidRPr="00714CBF" w:rsidRDefault="00CD4293" w:rsidP="00CD4293">
            <w:pPr>
              <w:rPr>
                <w:sz w:val="20"/>
                <w:szCs w:val="21"/>
              </w:rPr>
            </w:pPr>
            <w:r w:rsidRPr="00714CBF">
              <w:rPr>
                <w:rFonts w:hint="eastAsia"/>
                <w:sz w:val="20"/>
                <w:szCs w:val="21"/>
              </w:rPr>
              <w:lastRenderedPageBreak/>
              <w:t>3</w:t>
            </w:r>
            <w:r w:rsidRPr="00714CBF">
              <w:rPr>
                <w:sz w:val="20"/>
                <w:szCs w:val="21"/>
              </w:rPr>
              <w:t>.0</w:t>
            </w:r>
          </w:p>
        </w:tc>
        <w:tc>
          <w:tcPr>
            <w:tcW w:w="21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EB74CD4" w14:textId="77777777" w:rsidR="00CD4293" w:rsidRPr="00714CBF" w:rsidRDefault="00CD4293" w:rsidP="00CD4293">
            <w:pPr>
              <w:rPr>
                <w:sz w:val="20"/>
                <w:szCs w:val="21"/>
              </w:rPr>
            </w:pPr>
            <w:r w:rsidRPr="00714CBF">
              <w:rPr>
                <w:rFonts w:hint="eastAsia"/>
                <w:sz w:val="20"/>
                <w:szCs w:val="21"/>
              </w:rPr>
              <w:t>4</w:t>
            </w:r>
          </w:p>
        </w:tc>
        <w:tc>
          <w:tcPr>
            <w:tcW w:w="11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90B4A98" w14:textId="77777777" w:rsidR="00CD4293" w:rsidRPr="00714CBF" w:rsidRDefault="00CD4293" w:rsidP="00CD4293">
            <w:pPr>
              <w:rPr>
                <w:rFonts w:hint="eastAsia"/>
                <w:sz w:val="20"/>
                <w:szCs w:val="21"/>
              </w:rPr>
            </w:pPr>
            <w:r w:rsidRPr="00714CBF">
              <w:rPr>
                <w:rFonts w:hint="eastAsia"/>
                <w:sz w:val="20"/>
                <w:szCs w:val="21"/>
              </w:rPr>
              <w:t>P_DCMOD4</w:t>
            </w:r>
          </w:p>
        </w:tc>
        <w:tc>
          <w:tcPr>
            <w:tcW w:w="317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1395A26" w14:textId="77777777" w:rsidR="00CD4293" w:rsidRPr="00714CBF" w:rsidRDefault="00CD4293" w:rsidP="00CD4293">
            <w:pPr>
              <w:rPr>
                <w:sz w:val="20"/>
                <w:szCs w:val="21"/>
              </w:rPr>
            </w:pPr>
            <w:r w:rsidRPr="00714CBF">
              <w:rPr>
                <w:sz w:val="20"/>
                <w:szCs w:val="21"/>
              </w:rPr>
              <w:t xml:space="preserve">Powertrain Drive Mode Customize </w:t>
            </w:r>
            <w:r w:rsidRPr="00714CBF">
              <w:rPr>
                <w:rFonts w:hint="eastAsia"/>
                <w:sz w:val="20"/>
                <w:szCs w:val="21"/>
              </w:rPr>
              <w:t>4</w:t>
            </w:r>
          </w:p>
        </w:tc>
        <w:tc>
          <w:tcPr>
            <w:tcW w:w="4829"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0442EBB" w14:textId="77777777" w:rsidR="00CD4293" w:rsidRPr="00AE2925" w:rsidRDefault="00CD4293" w:rsidP="00CD4293">
            <w:pPr>
              <w:rPr>
                <w:color w:val="000000"/>
                <w:sz w:val="20"/>
                <w:szCs w:val="21"/>
              </w:rPr>
            </w:pPr>
            <w:r w:rsidRPr="00714CBF">
              <w:rPr>
                <w:sz w:val="20"/>
                <w:szCs w:val="21"/>
              </w:rPr>
              <w:t>ﾊﾟﾜﾄﾚ系ｶｽﾀﾏｲｽﾞｻﾎﾟｰﾄ情報</w:t>
            </w:r>
            <w:r w:rsidRPr="00714CBF">
              <w:rPr>
                <w:rFonts w:hint="eastAsia"/>
                <w:sz w:val="20"/>
                <w:szCs w:val="21"/>
              </w:rPr>
              <w:t>(</w:t>
            </w:r>
            <w:r w:rsidRPr="00714CBF">
              <w:rPr>
                <w:rFonts w:hint="eastAsia"/>
                <w:sz w:val="20"/>
                <w:szCs w:val="21"/>
              </w:rPr>
              <w:t>予備</w:t>
            </w:r>
            <w:r w:rsidRPr="00714CBF">
              <w:rPr>
                <w:rFonts w:hint="eastAsia"/>
                <w:sz w:val="20"/>
                <w:szCs w:val="21"/>
              </w:rPr>
              <w:t>)</w:t>
            </w:r>
            <w:r w:rsidRPr="00AE2925">
              <w:rPr>
                <w:color w:val="000000"/>
                <w:sz w:val="18"/>
                <w:szCs w:val="20"/>
              </w:rPr>
              <w:br/>
            </w:r>
            <w:r w:rsidRPr="00494F92">
              <w:rPr>
                <w:color w:val="00B0F0"/>
                <w:sz w:val="18"/>
                <w:szCs w:val="20"/>
              </w:rPr>
              <w:t>Customized support information of power train</w:t>
            </w:r>
          </w:p>
        </w:tc>
      </w:tr>
    </w:tbl>
    <w:p w14:paraId="4B4A742F" w14:textId="77777777" w:rsidR="002270D1" w:rsidRPr="00432CBC" w:rsidRDefault="002270D1" w:rsidP="009400EC">
      <w:pPr>
        <w:ind w:left="121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2270D1" w:rsidRPr="00AE2925" w14:paraId="14A2067B" w14:textId="77777777" w:rsidTr="00D73F64">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257FF7A" w14:textId="77777777" w:rsidR="002270D1" w:rsidRPr="00AE2925" w:rsidRDefault="002270D1" w:rsidP="00D73F64">
            <w:pPr>
              <w:rPr>
                <w:color w:val="000000"/>
                <w:sz w:val="18"/>
                <w:szCs w:val="18"/>
              </w:rPr>
            </w:pPr>
            <w:r w:rsidRPr="00AE2925">
              <w:rPr>
                <w:color w:val="000000"/>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4F09AFB" w14:textId="77777777" w:rsidR="002270D1" w:rsidRPr="00AE2925" w:rsidRDefault="002270D1" w:rsidP="00D73F64">
            <w:pPr>
              <w:rPr>
                <w:color w:val="000000"/>
                <w:sz w:val="18"/>
                <w:szCs w:val="18"/>
              </w:rPr>
            </w:pPr>
            <w:r w:rsidRPr="00AE2925">
              <w:rPr>
                <w:color w:val="000000"/>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D763062" w14:textId="77777777" w:rsidR="002270D1" w:rsidRPr="00AE2925" w:rsidRDefault="002270D1" w:rsidP="00D73F64">
            <w:pPr>
              <w:rPr>
                <w:color w:val="000000"/>
                <w:sz w:val="18"/>
                <w:szCs w:val="18"/>
              </w:rPr>
            </w:pPr>
            <w:r w:rsidRPr="00AE2925">
              <w:rPr>
                <w:color w:val="000000"/>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A2AD59D" w14:textId="77777777" w:rsidR="002270D1" w:rsidRPr="00AE2925" w:rsidRDefault="002270D1" w:rsidP="00D73F64">
            <w:pPr>
              <w:rPr>
                <w:color w:val="000000"/>
                <w:sz w:val="18"/>
                <w:szCs w:val="18"/>
              </w:rPr>
            </w:pPr>
            <w:r w:rsidRPr="00AE2925">
              <w:rPr>
                <w:color w:val="000000"/>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851D791" w14:textId="77777777" w:rsidR="002270D1" w:rsidRPr="00AE2925" w:rsidRDefault="002270D1" w:rsidP="00D73F64">
            <w:pPr>
              <w:rPr>
                <w:color w:val="000000"/>
                <w:sz w:val="18"/>
                <w:szCs w:val="18"/>
              </w:rPr>
            </w:pPr>
            <w:r w:rsidRPr="00AE2925">
              <w:rPr>
                <w:color w:val="000000"/>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6C7AAA5" w14:textId="77777777" w:rsidR="002270D1" w:rsidRPr="00AE2925" w:rsidRDefault="002270D1" w:rsidP="00D73F64">
            <w:pPr>
              <w:rPr>
                <w:color w:val="000000"/>
                <w:sz w:val="18"/>
                <w:szCs w:val="18"/>
              </w:rPr>
            </w:pPr>
            <w:r w:rsidRPr="00AE2925">
              <w:rPr>
                <w:color w:val="000000"/>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4EA5508" w14:textId="77777777" w:rsidR="002270D1" w:rsidRPr="00AE2925" w:rsidRDefault="002270D1" w:rsidP="00D73F64">
            <w:pPr>
              <w:rPr>
                <w:color w:val="000000"/>
                <w:sz w:val="18"/>
                <w:szCs w:val="18"/>
              </w:rPr>
            </w:pPr>
            <w:r w:rsidRPr="00AE2925">
              <w:rPr>
                <w:color w:val="000000"/>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CCCEC9F" w14:textId="77777777" w:rsidR="002270D1" w:rsidRPr="00AE2925" w:rsidRDefault="002270D1" w:rsidP="00D73F64">
            <w:pPr>
              <w:rPr>
                <w:color w:val="000000"/>
                <w:sz w:val="18"/>
                <w:szCs w:val="18"/>
              </w:rPr>
            </w:pPr>
            <w:r w:rsidRPr="00AE2925">
              <w:rPr>
                <w:color w:val="000000"/>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C9E6BFF" w14:textId="77777777" w:rsidR="002270D1" w:rsidRPr="00AE2925" w:rsidRDefault="002270D1" w:rsidP="00D73F64">
            <w:pPr>
              <w:rPr>
                <w:color w:val="000000"/>
                <w:sz w:val="18"/>
                <w:szCs w:val="18"/>
              </w:rPr>
            </w:pPr>
            <w:r w:rsidRPr="00AE2925">
              <w:rPr>
                <w:color w:val="000000"/>
                <w:sz w:val="18"/>
                <w:szCs w:val="18"/>
              </w:rPr>
              <w:t>B0</w:t>
            </w:r>
          </w:p>
        </w:tc>
      </w:tr>
      <w:tr w:rsidR="002270D1" w:rsidRPr="00432CBC" w14:paraId="388D47B3"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6DF6571" w14:textId="77777777" w:rsidR="002270D1" w:rsidRPr="00714CBF" w:rsidRDefault="002270D1" w:rsidP="00D73F64">
            <w:pPr>
              <w:rPr>
                <w:rFonts w:hint="eastAsia"/>
                <w:sz w:val="18"/>
                <w:szCs w:val="18"/>
              </w:rPr>
            </w:pPr>
            <w:r w:rsidRPr="00714CBF">
              <w:rPr>
                <w:sz w:val="18"/>
                <w:szCs w:val="18"/>
              </w:rPr>
              <w:t>Data1</w:t>
            </w:r>
            <w:r w:rsidRPr="00714CBF">
              <w:rPr>
                <w:sz w:val="18"/>
                <w:szCs w:val="18"/>
              </w:rPr>
              <w:br/>
            </w:r>
          </w:p>
          <w:p w14:paraId="634361D6" w14:textId="77777777" w:rsidR="002270D1" w:rsidRPr="00AE2925" w:rsidRDefault="002270D1" w:rsidP="00D73F64">
            <w:pPr>
              <w:rPr>
                <w:color w:val="000000"/>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B0D3B04" w14:textId="77777777" w:rsidR="002270D1" w:rsidRPr="00714CBF" w:rsidRDefault="002270D1" w:rsidP="00D73F64">
            <w:pPr>
              <w:rPr>
                <w:rFonts w:hint="eastAsia"/>
                <w:sz w:val="18"/>
                <w:szCs w:val="18"/>
              </w:rPr>
            </w:pPr>
            <w:r w:rsidRPr="00714CBF">
              <w:rPr>
                <w:sz w:val="18"/>
                <w:szCs w:val="18"/>
              </w:rPr>
              <w:t>有無情報</w:t>
            </w:r>
          </w:p>
          <w:p w14:paraId="359DCDFD" w14:textId="77777777" w:rsidR="002270D1" w:rsidRPr="00AE2925" w:rsidRDefault="00925568" w:rsidP="00D73F64">
            <w:pPr>
              <w:rPr>
                <w:color w:val="000000"/>
                <w:sz w:val="18"/>
                <w:szCs w:val="18"/>
              </w:rPr>
            </w:pPr>
            <w:ins w:id="81" w:author="Nagai, Shun/永井 駿" w:date="2024-06-24T10:05:00Z">
              <w:r w:rsidRPr="00494F92">
                <w:rPr>
                  <w:color w:val="00B0F0"/>
                  <w:sz w:val="18"/>
                  <w:szCs w:val="18"/>
                </w:rPr>
                <w:t>Availability information</w:t>
              </w:r>
            </w:ins>
            <w:r w:rsidR="002270D1" w:rsidRPr="00AE2925">
              <w:rPr>
                <w:color w:val="000000"/>
                <w:sz w:val="18"/>
                <w:szCs w:val="18"/>
              </w:rPr>
              <w:br/>
            </w:r>
            <w:r w:rsidR="002270D1" w:rsidRPr="00714CBF">
              <w:rPr>
                <w:sz w:val="18"/>
                <w:szCs w:val="18"/>
              </w:rPr>
              <w:t>0b:</w:t>
            </w:r>
            <w:r w:rsidR="002270D1" w:rsidRPr="00714CBF">
              <w:rPr>
                <w:sz w:val="18"/>
                <w:szCs w:val="18"/>
              </w:rPr>
              <w:t>無し</w:t>
            </w:r>
            <w:r w:rsidR="002270D1" w:rsidRPr="00714CBF">
              <w:rPr>
                <w:rFonts w:hint="eastAsia"/>
                <w:sz w:val="18"/>
                <w:szCs w:val="18"/>
              </w:rPr>
              <w:t>/ None</w:t>
            </w:r>
            <w:r w:rsidR="002270D1" w:rsidRPr="00714CBF">
              <w:rPr>
                <w:sz w:val="18"/>
                <w:szCs w:val="18"/>
              </w:rPr>
              <w:br/>
              <w:t>1b:</w:t>
            </w:r>
            <w:r w:rsidR="002270D1" w:rsidRPr="00714CBF">
              <w:rPr>
                <w:sz w:val="18"/>
                <w:szCs w:val="18"/>
              </w:rPr>
              <w:t>有り</w:t>
            </w:r>
            <w:r w:rsidR="002270D1" w:rsidRPr="00714CBF">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1F42BF8" w14:textId="77777777" w:rsidR="002270D1" w:rsidRPr="00714CBF" w:rsidRDefault="002270D1" w:rsidP="00D73F64">
            <w:pPr>
              <w:rPr>
                <w:rFonts w:hint="eastAsia"/>
                <w:sz w:val="18"/>
                <w:szCs w:val="18"/>
              </w:rPr>
            </w:pPr>
            <w:r w:rsidRPr="00714CBF">
              <w:rPr>
                <w:sz w:val="18"/>
                <w:szCs w:val="18"/>
              </w:rPr>
              <w:t>サポート情報</w:t>
            </w:r>
          </w:p>
          <w:p w14:paraId="0F478065" w14:textId="77777777" w:rsidR="00325F7C" w:rsidRPr="00AE2925" w:rsidRDefault="00925568" w:rsidP="00325F7C">
            <w:pPr>
              <w:rPr>
                <w:color w:val="000000"/>
                <w:sz w:val="18"/>
                <w:szCs w:val="18"/>
              </w:rPr>
            </w:pPr>
            <w:ins w:id="82" w:author="Nagai, Shun/永井 駿" w:date="2024-06-24T10:05:00Z">
              <w:r w:rsidRPr="00494F92">
                <w:rPr>
                  <w:color w:val="00B0F0"/>
                  <w:sz w:val="16"/>
                  <w:szCs w:val="16"/>
                </w:rPr>
                <w:t>Available custom status</w:t>
              </w:r>
            </w:ins>
            <w:r w:rsidR="002270D1" w:rsidRPr="00AE2925">
              <w:rPr>
                <w:color w:val="000000"/>
                <w:sz w:val="16"/>
                <w:szCs w:val="16"/>
              </w:rPr>
              <w:br/>
            </w:r>
            <w:r w:rsidR="002270D1" w:rsidRPr="00714CBF">
              <w:rPr>
                <w:sz w:val="18"/>
                <w:szCs w:val="18"/>
              </w:rPr>
              <w:t>001b</w:t>
            </w:r>
            <w:r w:rsidR="002270D1" w:rsidRPr="00714CBF">
              <w:rPr>
                <w:sz w:val="18"/>
                <w:szCs w:val="18"/>
              </w:rPr>
              <w:t>：</w:t>
            </w:r>
            <w:r w:rsidR="00325F7C" w:rsidRPr="00AE2925">
              <w:rPr>
                <w:color w:val="000000"/>
                <w:sz w:val="18"/>
                <w:szCs w:val="18"/>
              </w:rPr>
              <w:t>Power</w:t>
            </w:r>
            <w:r w:rsidR="00325F7C" w:rsidRPr="00AE2925">
              <w:rPr>
                <w:rFonts w:hint="eastAsia"/>
                <w:color w:val="000000"/>
                <w:sz w:val="18"/>
                <w:szCs w:val="18"/>
              </w:rPr>
              <w:t>/</w:t>
            </w:r>
            <w:r w:rsidR="00325F7C" w:rsidRPr="00AE2925">
              <w:rPr>
                <w:color w:val="000000"/>
                <w:sz w:val="18"/>
                <w:szCs w:val="18"/>
              </w:rPr>
              <w:t>Normal/Eco/Range</w:t>
            </w:r>
          </w:p>
          <w:p w14:paraId="4515581E" w14:textId="77777777" w:rsidR="002270D1" w:rsidRPr="00AE2925" w:rsidRDefault="00325F7C" w:rsidP="00325F7C">
            <w:pPr>
              <w:rPr>
                <w:rFonts w:hint="eastAsia"/>
                <w:color w:val="000000"/>
                <w:sz w:val="18"/>
                <w:szCs w:val="18"/>
              </w:rPr>
            </w:pPr>
            <w:r w:rsidRPr="00AE2925">
              <w:rPr>
                <w:rFonts w:hint="eastAsia"/>
                <w:color w:val="000000"/>
                <w:sz w:val="18"/>
                <w:szCs w:val="18"/>
              </w:rPr>
              <w:t>または</w:t>
            </w:r>
            <w:r w:rsidR="002270D1" w:rsidRPr="00AE2925">
              <w:rPr>
                <w:rFonts w:hint="eastAsia"/>
                <w:color w:val="000000"/>
                <w:sz w:val="18"/>
                <w:szCs w:val="18"/>
              </w:rPr>
              <w:t>Sport/</w:t>
            </w:r>
            <w:r w:rsidR="002270D1" w:rsidRPr="00AE2925">
              <w:rPr>
                <w:color w:val="000000"/>
                <w:sz w:val="18"/>
                <w:szCs w:val="18"/>
              </w:rPr>
              <w:t>Normal/Eco/Range</w:t>
            </w:r>
            <w:r w:rsidRPr="00AE2925">
              <w:rPr>
                <w:rFonts w:hint="eastAsia"/>
                <w:color w:val="000000"/>
                <w:sz w:val="18"/>
                <w:szCs w:val="18"/>
              </w:rPr>
              <w:t>(</w:t>
            </w:r>
            <w:r w:rsidRPr="00AE2925">
              <w:rPr>
                <w:rFonts w:hint="eastAsia"/>
                <w:color w:val="000000"/>
                <w:sz w:val="18"/>
                <w:szCs w:val="18"/>
              </w:rPr>
              <w:t>※</w:t>
            </w:r>
            <w:r w:rsidRPr="00AE2925">
              <w:rPr>
                <w:rFonts w:hint="eastAsia"/>
                <w:color w:val="000000"/>
                <w:sz w:val="18"/>
                <w:szCs w:val="18"/>
              </w:rPr>
              <w:t>1)</w:t>
            </w:r>
          </w:p>
          <w:p w14:paraId="5EE254EF" w14:textId="77777777" w:rsidR="002270D1" w:rsidRPr="00714CBF" w:rsidRDefault="002270D1" w:rsidP="00D73F64">
            <w:pPr>
              <w:rPr>
                <w:sz w:val="18"/>
                <w:szCs w:val="18"/>
              </w:rPr>
            </w:pPr>
            <w:r w:rsidRPr="00714CBF">
              <w:rPr>
                <w:sz w:val="18"/>
                <w:szCs w:val="18"/>
              </w:rPr>
              <w:t>011b</w:t>
            </w:r>
            <w:r w:rsidRPr="00714CBF">
              <w:rPr>
                <w:rFonts w:hint="eastAsia"/>
                <w:sz w:val="18"/>
                <w:szCs w:val="18"/>
              </w:rPr>
              <w:t>：</w:t>
            </w:r>
            <w:r w:rsidRPr="00714CBF">
              <w:rPr>
                <w:rFonts w:hint="eastAsia"/>
                <w:sz w:val="18"/>
                <w:szCs w:val="18"/>
              </w:rPr>
              <w:t>Sport/</w:t>
            </w:r>
            <w:r w:rsidRPr="00714CBF">
              <w:rPr>
                <w:sz w:val="18"/>
                <w:szCs w:val="18"/>
              </w:rPr>
              <w:t>Normal/Eco/Rear Comfort</w:t>
            </w:r>
            <w:r w:rsidRPr="00714CBF">
              <w:rPr>
                <w:sz w:val="18"/>
                <w:szCs w:val="18"/>
              </w:rPr>
              <w:br/>
              <w:t xml:space="preserve">       /Range</w:t>
            </w:r>
          </w:p>
          <w:p w14:paraId="2BE12D17" w14:textId="77777777" w:rsidR="002270D1" w:rsidRPr="00714CBF" w:rsidRDefault="002270D1" w:rsidP="00D73F64">
            <w:pPr>
              <w:rPr>
                <w:rFonts w:hint="eastAsia"/>
                <w:sz w:val="18"/>
                <w:szCs w:val="18"/>
              </w:rPr>
            </w:pPr>
            <w:r w:rsidRPr="00714CBF">
              <w:rPr>
                <w:rFonts w:hint="eastAsia"/>
                <w:sz w:val="18"/>
                <w:szCs w:val="18"/>
              </w:rPr>
              <w:t>1</w:t>
            </w:r>
            <w:r w:rsidRPr="00714CBF">
              <w:rPr>
                <w:sz w:val="18"/>
                <w:szCs w:val="18"/>
              </w:rPr>
              <w:t>00b</w:t>
            </w:r>
            <w:r w:rsidRPr="00714CBF">
              <w:rPr>
                <w:rFonts w:hint="eastAsia"/>
                <w:sz w:val="18"/>
                <w:szCs w:val="18"/>
              </w:rPr>
              <w:t>：</w:t>
            </w:r>
            <w:r w:rsidRPr="00714CBF">
              <w:rPr>
                <w:rFonts w:hint="eastAsia"/>
                <w:sz w:val="18"/>
                <w:szCs w:val="18"/>
              </w:rPr>
              <w:t>Sport/</w:t>
            </w:r>
            <w:r w:rsidRPr="00714CBF">
              <w:rPr>
                <w:sz w:val="18"/>
                <w:szCs w:val="18"/>
              </w:rPr>
              <w:t>Normal/Range</w:t>
            </w:r>
          </w:p>
          <w:p w14:paraId="788BA424" w14:textId="77777777" w:rsidR="002270D1" w:rsidRPr="00714CBF" w:rsidRDefault="002270D1" w:rsidP="00D73F64">
            <w:pPr>
              <w:rPr>
                <w:sz w:val="18"/>
                <w:szCs w:val="18"/>
              </w:rPr>
            </w:pPr>
            <w:r w:rsidRPr="00714CBF">
              <w:rPr>
                <w:sz w:val="18"/>
                <w:szCs w:val="18"/>
              </w:rPr>
              <w:t>101b</w:t>
            </w:r>
            <w:r w:rsidRPr="00714CBF">
              <w:rPr>
                <w:rFonts w:hint="eastAsia"/>
                <w:sz w:val="18"/>
                <w:szCs w:val="18"/>
              </w:rPr>
              <w:t>：</w:t>
            </w:r>
            <w:r w:rsidRPr="00714CBF">
              <w:rPr>
                <w:rFonts w:hint="eastAsia"/>
                <w:sz w:val="18"/>
                <w:szCs w:val="18"/>
              </w:rPr>
              <w:t>Sport/</w:t>
            </w:r>
            <w:r w:rsidRPr="00714CBF">
              <w:rPr>
                <w:sz w:val="18"/>
                <w:szCs w:val="18"/>
              </w:rPr>
              <w:t>Track/Normal/Range</w:t>
            </w:r>
          </w:p>
          <w:p w14:paraId="202502A6" w14:textId="77777777" w:rsidR="002270D1" w:rsidRPr="00AE2925" w:rsidRDefault="002270D1" w:rsidP="00D73F64">
            <w:pPr>
              <w:rPr>
                <w:color w:val="000000"/>
                <w:sz w:val="18"/>
                <w:szCs w:val="18"/>
              </w:rPr>
            </w:pPr>
            <w:r w:rsidRPr="00714CBF">
              <w:rPr>
                <w:rFonts w:hint="eastAsia"/>
                <w:sz w:val="18"/>
                <w:szCs w:val="18"/>
              </w:rPr>
              <w:t>1</w:t>
            </w:r>
            <w:r w:rsidRPr="00714CBF">
              <w:rPr>
                <w:sz w:val="18"/>
                <w:szCs w:val="18"/>
              </w:rPr>
              <w:t>11b</w:t>
            </w:r>
            <w:r w:rsidRPr="00714CBF">
              <w:rPr>
                <w:rFonts w:hint="eastAsia"/>
                <w:sz w:val="18"/>
                <w:szCs w:val="18"/>
              </w:rPr>
              <w:t>：拡張情報あり</w:t>
            </w:r>
            <w:r w:rsidRPr="00714CBF">
              <w:rPr>
                <w:sz w:val="18"/>
                <w:szCs w:val="18"/>
              </w:rPr>
              <w:t>P_DCMOD</w:t>
            </w:r>
            <w:r w:rsidR="00624F2A" w:rsidRPr="00714CBF">
              <w:rPr>
                <w:sz w:val="18"/>
                <w:szCs w:val="18"/>
              </w:rPr>
              <w:t>4</w:t>
            </w:r>
            <w:r w:rsidRPr="00714CBF">
              <w:rPr>
                <w:rFonts w:hint="eastAsia"/>
                <w:sz w:val="18"/>
                <w:szCs w:val="18"/>
              </w:rPr>
              <w:t>参照（</w:t>
            </w:r>
            <w:r w:rsidRPr="00714CBF">
              <w:rPr>
                <w:rFonts w:hint="eastAsia"/>
                <w:sz w:val="18"/>
                <w:szCs w:val="18"/>
              </w:rPr>
              <w:t>*</w:t>
            </w:r>
            <w:r w:rsidRPr="00714CBF">
              <w:rPr>
                <w:sz w:val="18"/>
                <w:szCs w:val="18"/>
              </w:rPr>
              <w:t>2)</w:t>
            </w:r>
          </w:p>
          <w:p w14:paraId="46E360AA" w14:textId="77777777" w:rsidR="002270D1" w:rsidRPr="00AE2925" w:rsidRDefault="002270D1" w:rsidP="00D73F64">
            <w:pPr>
              <w:rPr>
                <w:rFonts w:hint="eastAsia"/>
                <w:color w:val="000000"/>
                <w:sz w:val="18"/>
                <w:szCs w:val="18"/>
              </w:rPr>
            </w:pP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C0022BE" w14:textId="77777777" w:rsidR="002270D1" w:rsidRPr="00714CBF" w:rsidRDefault="002270D1" w:rsidP="00D73F64">
            <w:pPr>
              <w:rPr>
                <w:rFonts w:hint="eastAsia"/>
                <w:sz w:val="18"/>
                <w:szCs w:val="18"/>
              </w:rPr>
            </w:pPr>
            <w:r w:rsidRPr="00714CBF">
              <w:rPr>
                <w:sz w:val="18"/>
                <w:szCs w:val="18"/>
              </w:rPr>
              <w:t>カスタマイズ状態記憶値</w:t>
            </w:r>
          </w:p>
          <w:p w14:paraId="4C41835A" w14:textId="77777777" w:rsidR="002270D1" w:rsidRPr="00714CBF" w:rsidRDefault="00925568" w:rsidP="00D73F64">
            <w:pPr>
              <w:rPr>
                <w:sz w:val="18"/>
                <w:szCs w:val="18"/>
              </w:rPr>
            </w:pPr>
            <w:ins w:id="83" w:author="Nagai, Shun/永井 駿" w:date="2024-06-24T10:05:00Z">
              <w:r w:rsidRPr="00494F92">
                <w:rPr>
                  <w:color w:val="00B0F0"/>
                  <w:sz w:val="16"/>
                  <w:szCs w:val="16"/>
                </w:rPr>
                <w:t>Stored value of customized status</w:t>
              </w:r>
            </w:ins>
            <w:r w:rsidR="002270D1" w:rsidRPr="00AE2925">
              <w:rPr>
                <w:color w:val="000000"/>
                <w:sz w:val="16"/>
                <w:szCs w:val="16"/>
              </w:rPr>
              <w:br/>
            </w:r>
            <w:r w:rsidR="002270D1" w:rsidRPr="00714CBF">
              <w:rPr>
                <w:sz w:val="18"/>
                <w:szCs w:val="18"/>
              </w:rPr>
              <w:t>0001b</w:t>
            </w:r>
            <w:r w:rsidR="002270D1" w:rsidRPr="00714CBF">
              <w:rPr>
                <w:sz w:val="18"/>
                <w:szCs w:val="18"/>
              </w:rPr>
              <w:t>：</w:t>
            </w:r>
            <w:r w:rsidR="00325F7C" w:rsidRPr="00AE2925">
              <w:rPr>
                <w:rFonts w:hint="eastAsia"/>
                <w:color w:val="000000"/>
                <w:sz w:val="18"/>
                <w:szCs w:val="18"/>
              </w:rPr>
              <w:t xml:space="preserve">Power </w:t>
            </w:r>
            <w:r w:rsidR="00325F7C" w:rsidRPr="00AE2925">
              <w:rPr>
                <w:rFonts w:hint="eastAsia"/>
                <w:color w:val="000000"/>
                <w:sz w:val="18"/>
                <w:szCs w:val="18"/>
              </w:rPr>
              <w:t>または</w:t>
            </w:r>
            <w:r w:rsidR="00325F7C" w:rsidRPr="00AE2925">
              <w:rPr>
                <w:rFonts w:hint="eastAsia"/>
                <w:color w:val="000000"/>
                <w:sz w:val="18"/>
                <w:szCs w:val="18"/>
              </w:rPr>
              <w:t xml:space="preserve"> </w:t>
            </w:r>
            <w:r w:rsidR="00325F7C" w:rsidRPr="00AE2925">
              <w:rPr>
                <w:color w:val="000000"/>
                <w:sz w:val="18"/>
                <w:szCs w:val="18"/>
              </w:rPr>
              <w:t xml:space="preserve">Sport </w:t>
            </w:r>
            <w:r w:rsidR="00325F7C" w:rsidRPr="00AE2925">
              <w:rPr>
                <w:rFonts w:hint="eastAsia"/>
                <w:color w:val="000000"/>
                <w:sz w:val="18"/>
                <w:szCs w:val="18"/>
              </w:rPr>
              <w:t>(</w:t>
            </w:r>
            <w:r w:rsidR="00325F7C" w:rsidRPr="00AE2925">
              <w:rPr>
                <w:rFonts w:hint="eastAsia"/>
                <w:color w:val="000000"/>
                <w:sz w:val="18"/>
                <w:szCs w:val="18"/>
              </w:rPr>
              <w:t>※</w:t>
            </w:r>
            <w:r w:rsidR="00325F7C" w:rsidRPr="00AE2925">
              <w:rPr>
                <w:rFonts w:hint="eastAsia"/>
                <w:color w:val="000000"/>
                <w:sz w:val="18"/>
                <w:szCs w:val="18"/>
              </w:rPr>
              <w:t>1)</w:t>
            </w:r>
            <w:r w:rsidR="002270D1" w:rsidRPr="00AE2925">
              <w:rPr>
                <w:color w:val="000000"/>
                <w:sz w:val="18"/>
                <w:szCs w:val="18"/>
              </w:rPr>
              <w:br/>
            </w:r>
            <w:r w:rsidR="002270D1" w:rsidRPr="00714CBF">
              <w:rPr>
                <w:sz w:val="18"/>
                <w:szCs w:val="18"/>
              </w:rPr>
              <w:t>0010b</w:t>
            </w:r>
            <w:r w:rsidR="002270D1" w:rsidRPr="00714CBF">
              <w:rPr>
                <w:sz w:val="18"/>
                <w:szCs w:val="18"/>
              </w:rPr>
              <w:t>：</w:t>
            </w:r>
            <w:r w:rsidR="002270D1" w:rsidRPr="00714CBF">
              <w:rPr>
                <w:sz w:val="18"/>
                <w:szCs w:val="18"/>
              </w:rPr>
              <w:t>Eco</w:t>
            </w:r>
            <w:r w:rsidR="002270D1" w:rsidRPr="00714CBF">
              <w:rPr>
                <w:sz w:val="18"/>
                <w:szCs w:val="18"/>
              </w:rPr>
              <w:br/>
              <w:t>0100b</w:t>
            </w:r>
            <w:r w:rsidR="002270D1" w:rsidRPr="00714CBF">
              <w:rPr>
                <w:sz w:val="18"/>
                <w:szCs w:val="18"/>
              </w:rPr>
              <w:t>：</w:t>
            </w:r>
            <w:r w:rsidR="002270D1" w:rsidRPr="00714CBF">
              <w:rPr>
                <w:sz w:val="18"/>
                <w:szCs w:val="18"/>
              </w:rPr>
              <w:t>Normal</w:t>
            </w:r>
          </w:p>
          <w:p w14:paraId="0858F39B" w14:textId="77777777" w:rsidR="002270D1" w:rsidRPr="00714CBF" w:rsidRDefault="002270D1" w:rsidP="00D73F64">
            <w:pPr>
              <w:rPr>
                <w:rFonts w:hint="eastAsia"/>
                <w:sz w:val="18"/>
                <w:szCs w:val="18"/>
              </w:rPr>
            </w:pPr>
            <w:r w:rsidRPr="00714CBF">
              <w:rPr>
                <w:sz w:val="18"/>
                <w:szCs w:val="18"/>
              </w:rPr>
              <w:t>0101b</w:t>
            </w:r>
            <w:r w:rsidRPr="00714CBF">
              <w:rPr>
                <w:rFonts w:hint="eastAsia"/>
                <w:sz w:val="18"/>
                <w:szCs w:val="18"/>
              </w:rPr>
              <w:t>：</w:t>
            </w:r>
            <w:r w:rsidRPr="00714CBF">
              <w:rPr>
                <w:rFonts w:hint="eastAsia"/>
                <w:sz w:val="18"/>
                <w:szCs w:val="18"/>
              </w:rPr>
              <w:t>Range</w:t>
            </w:r>
          </w:p>
          <w:p w14:paraId="578647F7" w14:textId="77777777" w:rsidR="002270D1" w:rsidRPr="00714CBF" w:rsidRDefault="002270D1" w:rsidP="00D73F64">
            <w:pPr>
              <w:rPr>
                <w:sz w:val="18"/>
                <w:szCs w:val="18"/>
              </w:rPr>
            </w:pPr>
            <w:r w:rsidRPr="00714CBF">
              <w:rPr>
                <w:sz w:val="18"/>
                <w:szCs w:val="18"/>
              </w:rPr>
              <w:t>0110b</w:t>
            </w:r>
            <w:r w:rsidRPr="00714CBF">
              <w:rPr>
                <w:rFonts w:hint="eastAsia"/>
                <w:sz w:val="18"/>
                <w:szCs w:val="18"/>
              </w:rPr>
              <w:t>：</w:t>
            </w:r>
            <w:r w:rsidRPr="00714CBF">
              <w:rPr>
                <w:sz w:val="18"/>
                <w:szCs w:val="18"/>
              </w:rPr>
              <w:t>Rear Comfort</w:t>
            </w:r>
          </w:p>
          <w:p w14:paraId="5583B395" w14:textId="77777777" w:rsidR="002270D1" w:rsidRPr="00AE2925" w:rsidRDefault="002270D1" w:rsidP="00D73F64">
            <w:pPr>
              <w:rPr>
                <w:color w:val="000000"/>
                <w:sz w:val="18"/>
                <w:szCs w:val="18"/>
              </w:rPr>
            </w:pPr>
            <w:r w:rsidRPr="00714CBF">
              <w:rPr>
                <w:sz w:val="18"/>
                <w:szCs w:val="18"/>
              </w:rPr>
              <w:t>0111b</w:t>
            </w:r>
            <w:r w:rsidRPr="00714CBF">
              <w:rPr>
                <w:rFonts w:hint="eastAsia"/>
                <w:sz w:val="18"/>
                <w:szCs w:val="18"/>
              </w:rPr>
              <w:t>：</w:t>
            </w:r>
            <w:r w:rsidRPr="00714CBF">
              <w:rPr>
                <w:rFonts w:hint="eastAsia"/>
                <w:sz w:val="18"/>
                <w:szCs w:val="18"/>
              </w:rPr>
              <w:t>T</w:t>
            </w:r>
            <w:r w:rsidRPr="00714CBF">
              <w:rPr>
                <w:sz w:val="18"/>
                <w:szCs w:val="18"/>
              </w:rPr>
              <w:t>rack</w:t>
            </w:r>
          </w:p>
        </w:tc>
      </w:tr>
    </w:tbl>
    <w:p w14:paraId="1F047F70" w14:textId="77777777" w:rsidR="002270D1" w:rsidRDefault="002270D1" w:rsidP="009400EC">
      <w:pPr>
        <w:rPr>
          <w:rFonts w:hint="eastAsia"/>
          <w:szCs w:val="21"/>
        </w:rPr>
      </w:pPr>
    </w:p>
    <w:tbl>
      <w:tblPr>
        <w:tblW w:w="4781" w:type="dxa"/>
        <w:tblCellMar>
          <w:left w:w="0" w:type="dxa"/>
          <w:right w:w="0" w:type="dxa"/>
        </w:tblCellMar>
        <w:tblLook w:val="0600" w:firstRow="0" w:lastRow="0" w:firstColumn="0" w:lastColumn="0" w:noHBand="1" w:noVBand="1"/>
      </w:tblPr>
      <w:tblGrid>
        <w:gridCol w:w="721"/>
        <w:gridCol w:w="1015"/>
        <w:gridCol w:w="1015"/>
        <w:gridCol w:w="1015"/>
        <w:gridCol w:w="1015"/>
      </w:tblGrid>
      <w:tr w:rsidR="002270D1" w:rsidRPr="00432CBC" w14:paraId="122CEC87" w14:textId="77777777" w:rsidTr="00D73F64">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A99A443" w14:textId="77777777" w:rsidR="002270D1" w:rsidRPr="00714CBF" w:rsidRDefault="002270D1" w:rsidP="00D73F64">
            <w:pPr>
              <w:rPr>
                <w:sz w:val="18"/>
                <w:szCs w:val="18"/>
              </w:rPr>
            </w:pPr>
            <w:r w:rsidRPr="00714CBF">
              <w:rPr>
                <w:sz w:val="18"/>
                <w:szCs w:val="18"/>
              </w:rPr>
              <w:t xml:space="preserve">　</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33F5723" w14:textId="77777777" w:rsidR="002270D1" w:rsidRPr="00714CBF" w:rsidRDefault="002270D1" w:rsidP="00D73F64">
            <w:pPr>
              <w:rPr>
                <w:sz w:val="18"/>
                <w:szCs w:val="18"/>
              </w:rPr>
            </w:pPr>
            <w:r w:rsidRPr="00714CBF">
              <w:rPr>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FFEA76A" w14:textId="77777777" w:rsidR="002270D1" w:rsidRPr="00714CBF" w:rsidRDefault="002270D1" w:rsidP="00D73F64">
            <w:pPr>
              <w:rPr>
                <w:sz w:val="18"/>
                <w:szCs w:val="18"/>
              </w:rPr>
            </w:pPr>
            <w:r w:rsidRPr="00714CBF">
              <w:rPr>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7697536" w14:textId="77777777" w:rsidR="002270D1" w:rsidRPr="00714CBF" w:rsidRDefault="002270D1" w:rsidP="00D73F64">
            <w:pPr>
              <w:rPr>
                <w:sz w:val="18"/>
                <w:szCs w:val="18"/>
              </w:rPr>
            </w:pPr>
            <w:r w:rsidRPr="00714CBF">
              <w:rPr>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3C25B14" w14:textId="77777777" w:rsidR="002270D1" w:rsidRPr="00714CBF" w:rsidRDefault="002270D1" w:rsidP="00D73F64">
            <w:pPr>
              <w:rPr>
                <w:sz w:val="18"/>
                <w:szCs w:val="18"/>
              </w:rPr>
            </w:pPr>
            <w:r w:rsidRPr="00714CBF">
              <w:rPr>
                <w:sz w:val="18"/>
                <w:szCs w:val="18"/>
              </w:rPr>
              <w:t>B0</w:t>
            </w:r>
          </w:p>
        </w:tc>
      </w:tr>
      <w:tr w:rsidR="002270D1" w:rsidRPr="00010758" w14:paraId="784E157A"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07ABDD9" w14:textId="77777777" w:rsidR="002270D1" w:rsidRPr="00714CBF" w:rsidRDefault="002270D1" w:rsidP="00D73F64">
            <w:pPr>
              <w:rPr>
                <w:rFonts w:hint="eastAsia"/>
                <w:sz w:val="18"/>
                <w:szCs w:val="18"/>
              </w:rPr>
            </w:pPr>
            <w:r w:rsidRPr="00714CBF">
              <w:rPr>
                <w:sz w:val="18"/>
                <w:szCs w:val="18"/>
              </w:rPr>
              <w:t>Data</w:t>
            </w:r>
            <w:r w:rsidRPr="00714CBF">
              <w:rPr>
                <w:rFonts w:hint="eastAsia"/>
                <w:sz w:val="18"/>
                <w:szCs w:val="18"/>
              </w:rPr>
              <w:t>2</w:t>
            </w:r>
            <w:r w:rsidRPr="00714CBF">
              <w:rPr>
                <w:sz w:val="18"/>
                <w:szCs w:val="18"/>
              </w:rPr>
              <w:br/>
            </w:r>
          </w:p>
          <w:p w14:paraId="5FD2209F" w14:textId="77777777" w:rsidR="002270D1" w:rsidRPr="00714CBF" w:rsidRDefault="002270D1" w:rsidP="00D73F64">
            <w:pPr>
              <w:rPr>
                <w:sz w:val="18"/>
                <w:szCs w:val="18"/>
              </w:rPr>
            </w:pP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B3A5818" w14:textId="77777777" w:rsidR="002270D1" w:rsidRPr="00714CBF" w:rsidRDefault="002270D1" w:rsidP="00D73F64">
            <w:pPr>
              <w:rPr>
                <w:rFonts w:hint="eastAsia"/>
                <w:sz w:val="18"/>
                <w:szCs w:val="18"/>
              </w:rPr>
            </w:pPr>
            <w:r w:rsidRPr="00714CBF">
              <w:rPr>
                <w:sz w:val="18"/>
                <w:szCs w:val="18"/>
              </w:rPr>
              <w:t>サポート情報</w:t>
            </w:r>
            <w:r w:rsidRPr="00714CBF">
              <w:rPr>
                <w:rFonts w:hint="eastAsia"/>
                <w:sz w:val="18"/>
                <w:szCs w:val="18"/>
              </w:rPr>
              <w:t>(</w:t>
            </w:r>
            <w:r w:rsidRPr="00714CBF">
              <w:rPr>
                <w:rFonts w:hint="eastAsia"/>
                <w:sz w:val="18"/>
                <w:szCs w:val="18"/>
              </w:rPr>
              <w:t>予備</w:t>
            </w:r>
            <w:r w:rsidRPr="00714CBF">
              <w:rPr>
                <w:rFonts w:hint="eastAsia"/>
                <w:sz w:val="18"/>
                <w:szCs w:val="18"/>
              </w:rPr>
              <w:t>)</w:t>
            </w:r>
          </w:p>
          <w:p w14:paraId="28524C83" w14:textId="77777777" w:rsidR="002270D1" w:rsidRPr="00714CBF" w:rsidRDefault="002270D1" w:rsidP="00D73F64">
            <w:pPr>
              <w:rPr>
                <w:rFonts w:hint="eastAsia"/>
                <w:sz w:val="18"/>
                <w:szCs w:val="18"/>
              </w:rPr>
            </w:pPr>
            <w:r w:rsidRPr="00714CBF">
              <w:rPr>
                <w:sz w:val="16"/>
                <w:szCs w:val="16"/>
              </w:rPr>
              <w:br/>
            </w:r>
            <w:r w:rsidRPr="00714CBF">
              <w:rPr>
                <w:sz w:val="18"/>
                <w:szCs w:val="18"/>
              </w:rPr>
              <w:t>000</w:t>
            </w:r>
            <w:r w:rsidRPr="00714CBF">
              <w:rPr>
                <w:rFonts w:hint="eastAsia"/>
                <w:sz w:val="18"/>
                <w:szCs w:val="18"/>
              </w:rPr>
              <w:t>0</w:t>
            </w:r>
            <w:r w:rsidRPr="00714CBF">
              <w:rPr>
                <w:sz w:val="18"/>
                <w:szCs w:val="18"/>
              </w:rPr>
              <w:t>b</w:t>
            </w:r>
            <w:r w:rsidRPr="00714CBF">
              <w:rPr>
                <w:rFonts w:hint="eastAsia"/>
                <w:sz w:val="18"/>
                <w:szCs w:val="18"/>
              </w:rPr>
              <w:t>～</w:t>
            </w:r>
            <w:r w:rsidRPr="00714CBF">
              <w:rPr>
                <w:sz w:val="18"/>
                <w:szCs w:val="18"/>
              </w:rPr>
              <w:t>：</w:t>
            </w:r>
            <w:r w:rsidRPr="00714CBF">
              <w:rPr>
                <w:rFonts w:hint="eastAsia"/>
                <w:sz w:val="18"/>
                <w:szCs w:val="18"/>
              </w:rPr>
              <w:t>Reserve</w:t>
            </w:r>
          </w:p>
        </w:tc>
      </w:tr>
    </w:tbl>
    <w:p w14:paraId="669AEBFE" w14:textId="77777777" w:rsidR="002270D1" w:rsidRDefault="002270D1" w:rsidP="009400EC">
      <w:pPr>
        <w:ind w:left="771"/>
        <w:rPr>
          <w:rFonts w:hint="eastAsia"/>
          <w:szCs w:val="21"/>
        </w:rPr>
      </w:pPr>
    </w:p>
    <w:p w14:paraId="605C6715" w14:textId="77777777" w:rsidR="002270D1" w:rsidRDefault="002270D1" w:rsidP="009400EC">
      <w:pPr>
        <w:ind w:left="771"/>
        <w:rPr>
          <w:szCs w:val="21"/>
        </w:rPr>
      </w:pPr>
    </w:p>
    <w:p w14:paraId="53EB7B7A" w14:textId="77777777" w:rsidR="002270D1" w:rsidRPr="00714CBF" w:rsidRDefault="002270D1" w:rsidP="009400EC">
      <w:pPr>
        <w:ind w:left="771"/>
        <w:rPr>
          <w:rFonts w:hint="eastAsia"/>
          <w:szCs w:val="21"/>
        </w:rPr>
      </w:pPr>
      <w:r w:rsidRPr="00714CBF">
        <w:rPr>
          <w:rFonts w:hint="eastAsia"/>
          <w:szCs w:val="21"/>
        </w:rPr>
        <w:t>※</w:t>
      </w:r>
      <w:r w:rsidRPr="00714CBF">
        <w:rPr>
          <w:rFonts w:hint="eastAsia"/>
          <w:szCs w:val="21"/>
        </w:rPr>
        <w:t>1.</w:t>
      </w:r>
      <w:r w:rsidRPr="00714CBF">
        <w:rPr>
          <w:szCs w:val="21"/>
        </w:rPr>
        <w:t xml:space="preserve"> DMS</w:t>
      </w:r>
      <w:r w:rsidRPr="00714CBF">
        <w:rPr>
          <w:rFonts w:hint="eastAsia"/>
          <w:szCs w:val="21"/>
        </w:rPr>
        <w:t xml:space="preserve"> </w:t>
      </w:r>
      <w:r w:rsidRPr="00714CBF">
        <w:rPr>
          <w:rFonts w:hint="eastAsia"/>
          <w:szCs w:val="21"/>
        </w:rPr>
        <w:t>バージョン（</w:t>
      </w:r>
      <w:r w:rsidRPr="00714CBF">
        <w:rPr>
          <w:szCs w:val="21"/>
        </w:rPr>
        <w:t>ver1.0</w:t>
      </w:r>
      <w:r w:rsidRPr="00714CBF">
        <w:rPr>
          <w:rFonts w:hint="eastAsia"/>
          <w:szCs w:val="21"/>
        </w:rPr>
        <w:t xml:space="preserve"> or</w:t>
      </w:r>
      <w:r w:rsidRPr="00714CBF">
        <w:rPr>
          <w:szCs w:val="21"/>
        </w:rPr>
        <w:t xml:space="preserve"> </w:t>
      </w:r>
      <w:r w:rsidRPr="00714CBF">
        <w:rPr>
          <w:rFonts w:hint="eastAsia"/>
          <w:szCs w:val="21"/>
        </w:rPr>
        <w:t>ver2</w:t>
      </w:r>
      <w:r w:rsidRPr="00714CBF">
        <w:rPr>
          <w:szCs w:val="21"/>
        </w:rPr>
        <w:t>.0</w:t>
      </w:r>
      <w:r w:rsidR="000C4E58" w:rsidRPr="00714CBF">
        <w:rPr>
          <w:szCs w:val="21"/>
        </w:rPr>
        <w:t xml:space="preserve">, </w:t>
      </w:r>
      <w:r w:rsidRPr="00714CBF">
        <w:rPr>
          <w:szCs w:val="21"/>
        </w:rPr>
        <w:t>ver3.0</w:t>
      </w:r>
      <w:r w:rsidRPr="00714CBF">
        <w:rPr>
          <w:rFonts w:hint="eastAsia"/>
          <w:szCs w:val="21"/>
        </w:rPr>
        <w:t>）で表示名称を切り替える。表示名称切り替えロジック詳細は、</w:t>
      </w:r>
      <w:r w:rsidR="00203FB5" w:rsidRPr="00A33C45">
        <w:rPr>
          <w:szCs w:val="21"/>
        </w:rPr>
        <w:fldChar w:fldCharType="begin"/>
      </w:r>
      <w:r w:rsidR="00203FB5" w:rsidRPr="00A33C45">
        <w:rPr>
          <w:szCs w:val="21"/>
        </w:rPr>
        <w:instrText xml:space="preserve"> </w:instrText>
      </w:r>
      <w:r w:rsidR="00203FB5" w:rsidRPr="00A33C45">
        <w:rPr>
          <w:rFonts w:hint="eastAsia"/>
          <w:szCs w:val="21"/>
        </w:rPr>
        <w:instrText>REF _Ref100570458 \r \h</w:instrText>
      </w:r>
      <w:r w:rsidR="00203FB5" w:rsidRPr="00A33C45">
        <w:rPr>
          <w:szCs w:val="21"/>
        </w:rPr>
        <w:instrText xml:space="preserve"> </w:instrText>
      </w:r>
      <w:r w:rsidR="00203FB5" w:rsidRPr="00A33C45">
        <w:rPr>
          <w:szCs w:val="21"/>
        </w:rPr>
      </w:r>
      <w:r w:rsidR="00203FB5" w:rsidRPr="00A33C45">
        <w:rPr>
          <w:szCs w:val="21"/>
        </w:rPr>
        <w:instrText xml:space="preserve"> \* MERGEFORMAT </w:instrText>
      </w:r>
      <w:r w:rsidR="00203FB5" w:rsidRPr="00A33C45">
        <w:rPr>
          <w:szCs w:val="21"/>
        </w:rPr>
        <w:fldChar w:fldCharType="separate"/>
      </w:r>
      <w:r w:rsidR="00336074" w:rsidRPr="00A33C45">
        <w:rPr>
          <w:szCs w:val="21"/>
        </w:rPr>
        <w:t>3.3</w:t>
      </w:r>
      <w:r w:rsidR="00203FB5" w:rsidRPr="00A33C45">
        <w:rPr>
          <w:szCs w:val="21"/>
        </w:rPr>
        <w:fldChar w:fldCharType="end"/>
      </w:r>
      <w:r w:rsidR="00203FB5" w:rsidRPr="00A33C45">
        <w:rPr>
          <w:rFonts w:hint="eastAsia"/>
          <w:szCs w:val="21"/>
        </w:rPr>
        <w:t>項および</w:t>
      </w:r>
      <w:r w:rsidR="00203FB5" w:rsidRPr="00A33C45">
        <w:rPr>
          <w:szCs w:val="21"/>
        </w:rPr>
        <w:fldChar w:fldCharType="begin"/>
      </w:r>
      <w:r w:rsidR="00203FB5" w:rsidRPr="00A33C45">
        <w:rPr>
          <w:szCs w:val="21"/>
        </w:rPr>
        <w:instrText xml:space="preserve"> </w:instrText>
      </w:r>
      <w:r w:rsidR="00203FB5" w:rsidRPr="00A33C45">
        <w:rPr>
          <w:rFonts w:hint="eastAsia"/>
          <w:szCs w:val="21"/>
        </w:rPr>
        <w:instrText>REF _Ref100570481 \r \h</w:instrText>
      </w:r>
      <w:r w:rsidR="00203FB5" w:rsidRPr="00A33C45">
        <w:rPr>
          <w:szCs w:val="21"/>
        </w:rPr>
        <w:instrText xml:space="preserve"> </w:instrText>
      </w:r>
      <w:r w:rsidR="00203FB5" w:rsidRPr="00A33C45">
        <w:rPr>
          <w:szCs w:val="21"/>
        </w:rPr>
      </w:r>
      <w:r w:rsidR="00203FB5" w:rsidRPr="00A33C45">
        <w:rPr>
          <w:szCs w:val="21"/>
        </w:rPr>
        <w:instrText xml:space="preserve"> \* MERGEFORMAT </w:instrText>
      </w:r>
      <w:r w:rsidR="00203FB5" w:rsidRPr="00A33C45">
        <w:rPr>
          <w:szCs w:val="21"/>
        </w:rPr>
        <w:fldChar w:fldCharType="separate"/>
      </w:r>
      <w:r w:rsidR="00336074" w:rsidRPr="00A33C45">
        <w:rPr>
          <w:szCs w:val="21"/>
        </w:rPr>
        <w:t>3.4</w:t>
      </w:r>
      <w:r w:rsidR="00203FB5" w:rsidRPr="00A33C45">
        <w:rPr>
          <w:szCs w:val="21"/>
        </w:rPr>
        <w:fldChar w:fldCharType="end"/>
      </w:r>
      <w:r w:rsidRPr="00A33C45">
        <w:rPr>
          <w:rFonts w:hint="eastAsia"/>
          <w:szCs w:val="21"/>
        </w:rPr>
        <w:t>項参</w:t>
      </w:r>
      <w:r w:rsidRPr="00714CBF">
        <w:rPr>
          <w:rFonts w:hint="eastAsia"/>
          <w:szCs w:val="21"/>
        </w:rPr>
        <w:t>照</w:t>
      </w:r>
    </w:p>
    <w:p w14:paraId="0BECD1EA" w14:textId="77777777" w:rsidR="009400EC" w:rsidRPr="00A33C45" w:rsidRDefault="009400EC" w:rsidP="009400EC">
      <w:pPr>
        <w:ind w:leftChars="587" w:left="1131" w:firstLineChars="1" w:firstLine="2"/>
        <w:rPr>
          <w:color w:val="00B0F0"/>
          <w:sz w:val="20"/>
          <w:szCs w:val="20"/>
        </w:rPr>
      </w:pPr>
      <w:r w:rsidRPr="00494F92">
        <w:rPr>
          <w:color w:val="00B0F0"/>
          <w:sz w:val="20"/>
          <w:szCs w:val="20"/>
        </w:rPr>
        <w:t>Displayed symbol is changed depending on DMS version. For the details of displayed symbol switching logic, see chapt</w:t>
      </w:r>
      <w:r w:rsidRPr="00A33C45">
        <w:rPr>
          <w:color w:val="00B0F0"/>
          <w:sz w:val="20"/>
          <w:szCs w:val="20"/>
        </w:rPr>
        <w:t xml:space="preserve">er </w:t>
      </w:r>
      <w:r w:rsidR="00203FB5" w:rsidRPr="00A33C45">
        <w:rPr>
          <w:color w:val="00B0F0"/>
          <w:sz w:val="20"/>
          <w:szCs w:val="20"/>
        </w:rPr>
        <w:fldChar w:fldCharType="begin"/>
      </w:r>
      <w:r w:rsidR="00203FB5" w:rsidRPr="00A33C45">
        <w:rPr>
          <w:color w:val="00B0F0"/>
          <w:sz w:val="20"/>
          <w:szCs w:val="20"/>
        </w:rPr>
        <w:instrText xml:space="preserve"> REF _Ref100570512 \r \h </w:instrText>
      </w:r>
      <w:r w:rsidR="00203FB5" w:rsidRPr="00A33C45">
        <w:rPr>
          <w:color w:val="00B0F0"/>
          <w:sz w:val="20"/>
          <w:szCs w:val="20"/>
        </w:rPr>
      </w:r>
      <w:r w:rsidR="00203FB5" w:rsidRPr="00A33C45">
        <w:rPr>
          <w:color w:val="00B0F0"/>
          <w:sz w:val="20"/>
          <w:szCs w:val="20"/>
        </w:rPr>
        <w:instrText xml:space="preserve"> \* MERGEFORMAT </w:instrText>
      </w:r>
      <w:r w:rsidR="00203FB5" w:rsidRPr="00A33C45">
        <w:rPr>
          <w:color w:val="00B0F0"/>
          <w:sz w:val="20"/>
          <w:szCs w:val="20"/>
        </w:rPr>
        <w:fldChar w:fldCharType="separate"/>
      </w:r>
      <w:r w:rsidR="00336074" w:rsidRPr="00A33C45">
        <w:rPr>
          <w:color w:val="00B0F0"/>
          <w:sz w:val="20"/>
          <w:szCs w:val="20"/>
        </w:rPr>
        <w:t>3.3</w:t>
      </w:r>
      <w:r w:rsidR="00203FB5" w:rsidRPr="00A33C45">
        <w:rPr>
          <w:color w:val="00B0F0"/>
          <w:sz w:val="20"/>
          <w:szCs w:val="20"/>
        </w:rPr>
        <w:fldChar w:fldCharType="end"/>
      </w:r>
      <w:r w:rsidR="00A33C45" w:rsidRPr="00A33C45">
        <w:rPr>
          <w:rFonts w:hint="eastAsia"/>
          <w:color w:val="00B0F0"/>
          <w:sz w:val="20"/>
          <w:szCs w:val="20"/>
        </w:rPr>
        <w:t xml:space="preserve"> </w:t>
      </w:r>
      <w:r w:rsidR="00203FB5" w:rsidRPr="00A33C45">
        <w:rPr>
          <w:color w:val="00B0F0"/>
          <w:sz w:val="20"/>
          <w:szCs w:val="20"/>
        </w:rPr>
        <w:t xml:space="preserve">and </w:t>
      </w:r>
      <w:r w:rsidR="00203FB5" w:rsidRPr="00A33C45">
        <w:rPr>
          <w:color w:val="00B0F0"/>
          <w:sz w:val="20"/>
          <w:szCs w:val="20"/>
        </w:rPr>
        <w:fldChar w:fldCharType="begin"/>
      </w:r>
      <w:r w:rsidR="00203FB5" w:rsidRPr="00A33C45">
        <w:rPr>
          <w:color w:val="00B0F0"/>
          <w:sz w:val="20"/>
          <w:szCs w:val="20"/>
        </w:rPr>
        <w:instrText xml:space="preserve"> REF _Ref100570528 \r \h </w:instrText>
      </w:r>
      <w:r w:rsidR="00203FB5" w:rsidRPr="00A33C45">
        <w:rPr>
          <w:color w:val="00B0F0"/>
          <w:sz w:val="20"/>
          <w:szCs w:val="20"/>
        </w:rPr>
      </w:r>
      <w:r w:rsidR="00203FB5" w:rsidRPr="00A33C45">
        <w:rPr>
          <w:color w:val="00B0F0"/>
          <w:sz w:val="20"/>
          <w:szCs w:val="20"/>
        </w:rPr>
        <w:instrText xml:space="preserve"> \* MERGEFORMAT </w:instrText>
      </w:r>
      <w:r w:rsidR="00203FB5" w:rsidRPr="00A33C45">
        <w:rPr>
          <w:color w:val="00B0F0"/>
          <w:sz w:val="20"/>
          <w:szCs w:val="20"/>
        </w:rPr>
        <w:fldChar w:fldCharType="separate"/>
      </w:r>
      <w:r w:rsidR="00336074" w:rsidRPr="00A33C45">
        <w:rPr>
          <w:color w:val="00B0F0"/>
          <w:sz w:val="20"/>
          <w:szCs w:val="20"/>
        </w:rPr>
        <w:t>3.4</w:t>
      </w:r>
      <w:r w:rsidR="00203FB5" w:rsidRPr="00A33C45">
        <w:rPr>
          <w:color w:val="00B0F0"/>
          <w:sz w:val="20"/>
          <w:szCs w:val="20"/>
        </w:rPr>
        <w:fldChar w:fldCharType="end"/>
      </w:r>
    </w:p>
    <w:p w14:paraId="173DA247" w14:textId="77777777" w:rsidR="002270D1" w:rsidRPr="009400EC" w:rsidRDefault="002270D1" w:rsidP="00A33C45">
      <w:pPr>
        <w:rPr>
          <w:rFonts w:hint="eastAsia"/>
          <w:color w:val="00B0F0"/>
          <w:sz w:val="20"/>
          <w:szCs w:val="20"/>
        </w:rPr>
      </w:pPr>
    </w:p>
    <w:p w14:paraId="32872DF9" w14:textId="77777777" w:rsidR="002270D1" w:rsidRPr="00714CBF" w:rsidRDefault="002270D1" w:rsidP="009400EC">
      <w:pPr>
        <w:ind w:left="771"/>
        <w:rPr>
          <w:szCs w:val="21"/>
        </w:rPr>
      </w:pPr>
      <w:r w:rsidRPr="00714CBF">
        <w:rPr>
          <w:rFonts w:hint="eastAsia"/>
          <w:szCs w:val="21"/>
        </w:rPr>
        <w:t>※</w:t>
      </w:r>
      <w:r w:rsidRPr="00714CBF">
        <w:rPr>
          <w:szCs w:val="21"/>
        </w:rPr>
        <w:t>2</w:t>
      </w:r>
      <w:r w:rsidRPr="00714CBF">
        <w:rPr>
          <w:rFonts w:hint="eastAsia"/>
          <w:szCs w:val="21"/>
        </w:rPr>
        <w:t>.</w:t>
      </w:r>
      <w:r w:rsidRPr="00714CBF">
        <w:rPr>
          <w:szCs w:val="21"/>
        </w:rPr>
        <w:t xml:space="preserve"> 1</w:t>
      </w:r>
      <w:r w:rsidRPr="00714CBF">
        <w:rPr>
          <w:rFonts w:hint="eastAsia"/>
          <w:szCs w:val="21"/>
        </w:rPr>
        <w:t>1</w:t>
      </w:r>
      <w:r w:rsidRPr="00714CBF">
        <w:rPr>
          <w:szCs w:val="21"/>
        </w:rPr>
        <w:t>1b</w:t>
      </w:r>
      <w:r w:rsidRPr="00714CBF">
        <w:rPr>
          <w:rFonts w:hint="eastAsia"/>
          <w:szCs w:val="21"/>
        </w:rPr>
        <w:t>時は</w:t>
      </w:r>
      <w:r w:rsidRPr="00714CBF">
        <w:rPr>
          <w:szCs w:val="21"/>
        </w:rPr>
        <w:t>P_DCMOD4</w:t>
      </w:r>
      <w:r w:rsidRPr="00714CBF">
        <w:rPr>
          <w:rFonts w:hint="eastAsia"/>
          <w:szCs w:val="21"/>
        </w:rPr>
        <w:t>のサポート情報に従って表示のこと</w:t>
      </w:r>
    </w:p>
    <w:p w14:paraId="06FB7B6F" w14:textId="77777777" w:rsidR="00E96294" w:rsidRPr="007F2622" w:rsidRDefault="009400EC" w:rsidP="00E96294">
      <w:pPr>
        <w:ind w:leftChars="609" w:left="1174"/>
        <w:rPr>
          <w:rFonts w:hint="eastAsia"/>
          <w:color w:val="00B0F0"/>
          <w:sz w:val="20"/>
          <w:szCs w:val="20"/>
        </w:rPr>
      </w:pPr>
      <w:r w:rsidRPr="007F2622">
        <w:rPr>
          <w:rFonts w:hint="eastAsia"/>
          <w:color w:val="00B0F0"/>
          <w:sz w:val="20"/>
          <w:szCs w:val="20"/>
        </w:rPr>
        <w:t xml:space="preserve">On receiving </w:t>
      </w:r>
      <w:r w:rsidR="00E96294" w:rsidRPr="007F2622">
        <w:rPr>
          <w:rFonts w:hint="eastAsia"/>
          <w:color w:val="00B0F0"/>
          <w:sz w:val="20"/>
          <w:szCs w:val="20"/>
        </w:rPr>
        <w:t>111b, follow the d</w:t>
      </w:r>
      <w:r w:rsidRPr="007F2622">
        <w:rPr>
          <w:color w:val="00B0F0"/>
          <w:sz w:val="20"/>
          <w:szCs w:val="20"/>
        </w:rPr>
        <w:t>isplay</w:t>
      </w:r>
      <w:r w:rsidR="00E96294" w:rsidRPr="007F2622">
        <w:rPr>
          <w:rFonts w:hint="eastAsia"/>
          <w:color w:val="00B0F0"/>
          <w:sz w:val="20"/>
          <w:szCs w:val="20"/>
        </w:rPr>
        <w:t xml:space="preserve"> instructions according to the support information for P_DCMOD4.</w:t>
      </w:r>
    </w:p>
    <w:p w14:paraId="78BAF9DB" w14:textId="77777777" w:rsidR="00D85456" w:rsidRDefault="00D85456" w:rsidP="00245056">
      <w:pPr>
        <w:ind w:leftChars="400" w:left="771"/>
        <w:rPr>
          <w:szCs w:val="21"/>
        </w:rPr>
      </w:pPr>
    </w:p>
    <w:p w14:paraId="38105107" w14:textId="77777777" w:rsidR="00923C7A" w:rsidRPr="00714CBF" w:rsidRDefault="00923C7A" w:rsidP="00923C7A">
      <w:pPr>
        <w:ind w:firstLineChars="350" w:firstLine="675"/>
        <w:rPr>
          <w:rFonts w:hint="eastAsia"/>
          <w:szCs w:val="21"/>
        </w:rPr>
      </w:pPr>
      <w:r w:rsidRPr="00714CBF">
        <w:rPr>
          <w:rFonts w:hint="eastAsia"/>
          <w:szCs w:val="21"/>
        </w:rPr>
        <w:t>※</w:t>
      </w:r>
      <w:r w:rsidRPr="00714CBF">
        <w:rPr>
          <w:szCs w:val="21"/>
        </w:rPr>
        <w:t>3.</w:t>
      </w:r>
      <w:r w:rsidRPr="00714CBF">
        <w:rPr>
          <w:rFonts w:hint="eastAsia"/>
          <w:szCs w:val="21"/>
        </w:rPr>
        <w:t xml:space="preserve">　</w:t>
      </w:r>
      <w:r w:rsidRPr="00714CBF">
        <w:rPr>
          <w:szCs w:val="21"/>
        </w:rPr>
        <w:t>Reserve</w:t>
      </w:r>
      <w:r w:rsidRPr="00714CBF">
        <w:rPr>
          <w:rFonts w:hint="eastAsia"/>
          <w:szCs w:val="21"/>
        </w:rPr>
        <w:t>は未定義と同様、処置不要</w:t>
      </w:r>
    </w:p>
    <w:p w14:paraId="650146CB" w14:textId="77777777" w:rsidR="00923C7A" w:rsidRPr="007F2622" w:rsidRDefault="00923C7A" w:rsidP="00923C7A">
      <w:pPr>
        <w:ind w:leftChars="386" w:left="744" w:firstLineChars="250" w:firstLine="482"/>
        <w:rPr>
          <w:color w:val="00B0F0"/>
          <w:szCs w:val="21"/>
        </w:rPr>
      </w:pPr>
      <w:r w:rsidRPr="007F2622">
        <w:rPr>
          <w:color w:val="00B0F0"/>
          <w:szCs w:val="21"/>
        </w:rPr>
        <w:t>Reserve is the same as undefined, no action is required.</w:t>
      </w:r>
    </w:p>
    <w:p w14:paraId="7D05BDFF" w14:textId="77777777" w:rsidR="00923C7A" w:rsidRPr="00923C7A" w:rsidRDefault="00923C7A" w:rsidP="00245056">
      <w:pPr>
        <w:ind w:leftChars="400" w:left="771"/>
        <w:rPr>
          <w:szCs w:val="21"/>
        </w:rPr>
      </w:pPr>
    </w:p>
    <w:p w14:paraId="6056E130" w14:textId="77777777" w:rsidR="00923C7A" w:rsidRDefault="00923C7A" w:rsidP="00245056">
      <w:pPr>
        <w:ind w:leftChars="400" w:left="771"/>
        <w:rPr>
          <w:szCs w:val="21"/>
        </w:rPr>
      </w:pPr>
    </w:p>
    <w:p w14:paraId="0009CA87" w14:textId="77777777" w:rsidR="00D74FF4" w:rsidRDefault="00D74FF4" w:rsidP="00245056">
      <w:pPr>
        <w:ind w:leftChars="400" w:left="771"/>
        <w:rPr>
          <w:szCs w:val="21"/>
        </w:rPr>
      </w:pPr>
    </w:p>
    <w:p w14:paraId="12AB5997" w14:textId="77777777" w:rsidR="00D74FF4" w:rsidRDefault="00D74FF4" w:rsidP="00245056">
      <w:pPr>
        <w:ind w:leftChars="400" w:left="771"/>
        <w:rPr>
          <w:rFonts w:hint="eastAsia"/>
          <w:szCs w:val="21"/>
        </w:rPr>
      </w:pPr>
    </w:p>
    <w:p w14:paraId="5298A057" w14:textId="77777777" w:rsidR="00152A45" w:rsidRPr="00714CBF" w:rsidRDefault="00152A45">
      <w:pPr>
        <w:numPr>
          <w:ilvl w:val="0"/>
          <w:numId w:val="16"/>
        </w:numPr>
        <w:rPr>
          <w:rFonts w:hint="eastAsia"/>
        </w:rPr>
      </w:pPr>
      <w:r w:rsidRPr="00714CBF">
        <w:rPr>
          <w:rFonts w:hint="eastAsia"/>
          <w:szCs w:val="21"/>
        </w:rPr>
        <w:t>～</w:t>
      </w:r>
      <w:r w:rsidRPr="00714CBF">
        <w:rPr>
          <w:szCs w:val="21"/>
        </w:rPr>
        <w:t>19ePF v3</w:t>
      </w:r>
    </w:p>
    <w:p w14:paraId="444C10BA" w14:textId="77777777" w:rsidR="00D85456" w:rsidRDefault="00D85456" w:rsidP="00245056">
      <w:pPr>
        <w:ind w:leftChars="400" w:left="771"/>
        <w:rPr>
          <w:szCs w:val="21"/>
        </w:rPr>
      </w:pPr>
    </w:p>
    <w:p w14:paraId="352A7F25" w14:textId="77777777" w:rsidR="00A63BE4" w:rsidRPr="00432CBC" w:rsidRDefault="00A63BE4" w:rsidP="00245056">
      <w:pPr>
        <w:ind w:leftChars="400" w:left="771"/>
        <w:rPr>
          <w:rFonts w:hint="eastAsia"/>
          <w:szCs w:val="21"/>
        </w:rPr>
      </w:pPr>
      <w:r w:rsidRPr="00432CBC">
        <w:rPr>
          <w:rFonts w:hint="eastAsia"/>
          <w:szCs w:val="21"/>
        </w:rPr>
        <w:t>【</w:t>
      </w:r>
      <w:r w:rsidR="00404E00" w:rsidRPr="00432CBC">
        <w:rPr>
          <w:rFonts w:hint="eastAsia"/>
          <w:szCs w:val="21"/>
        </w:rPr>
        <w:t>メッセージラベル</w:t>
      </w:r>
      <w:r w:rsidR="00404E00" w:rsidRPr="00F63C5D">
        <w:rPr>
          <w:rFonts w:hint="eastAsia"/>
          <w:color w:val="00B0F0"/>
          <w:sz w:val="20"/>
          <w:szCs w:val="20"/>
        </w:rPr>
        <w:t xml:space="preserve">/ </w:t>
      </w:r>
      <w:r w:rsidR="00404E00" w:rsidRPr="00F63C5D">
        <w:rPr>
          <w:color w:val="00B0F0"/>
          <w:sz w:val="20"/>
          <w:szCs w:val="20"/>
        </w:rPr>
        <w:t xml:space="preserve">Msg. </w:t>
      </w:r>
      <w:r w:rsidR="00404E00" w:rsidRPr="00F63C5D">
        <w:rPr>
          <w:rFonts w:hint="eastAsia"/>
          <w:color w:val="00B0F0"/>
          <w:sz w:val="20"/>
          <w:szCs w:val="20"/>
        </w:rPr>
        <w:t>labe</w:t>
      </w:r>
      <w:r w:rsidR="00E61877" w:rsidRPr="00F63C5D">
        <w:rPr>
          <w:color w:val="00B0F0"/>
          <w:sz w:val="20"/>
          <w:szCs w:val="20"/>
        </w:rPr>
        <w:t>l</w:t>
      </w:r>
      <w:r w:rsidRPr="00432CBC">
        <w:rPr>
          <w:rFonts w:hint="eastAsia"/>
          <w:szCs w:val="21"/>
        </w:rPr>
        <w:t>】</w:t>
      </w:r>
      <w:r w:rsidRPr="00432CBC">
        <w:rPr>
          <w:rFonts w:hint="eastAsia"/>
          <w:szCs w:val="21"/>
        </w:rPr>
        <w:t>VSC1S92</w:t>
      </w:r>
    </w:p>
    <w:p w14:paraId="3A5C8489" w14:textId="77777777" w:rsidR="00A63BE4" w:rsidRPr="00432CBC" w:rsidRDefault="00A63BE4" w:rsidP="00245056">
      <w:pPr>
        <w:ind w:leftChars="400" w:left="771"/>
        <w:rPr>
          <w:rFonts w:hint="eastAsia"/>
          <w:szCs w:val="21"/>
        </w:rPr>
      </w:pPr>
      <w:r w:rsidRPr="00432CBC">
        <w:rPr>
          <w:rFonts w:hint="eastAsia"/>
          <w:szCs w:val="21"/>
        </w:rPr>
        <w:t>【</w:t>
      </w:r>
      <w:r w:rsidRPr="00432CBC">
        <w:rPr>
          <w:rFonts w:hint="eastAsia"/>
          <w:szCs w:val="21"/>
        </w:rPr>
        <w:t>CAN-ID</w:t>
      </w:r>
      <w:r w:rsidRPr="00432CBC">
        <w:rPr>
          <w:rFonts w:hint="eastAsia"/>
          <w:szCs w:val="21"/>
        </w:rPr>
        <w:t>】</w:t>
      </w:r>
      <w:r w:rsidRPr="00432CBC">
        <w:rPr>
          <w:rFonts w:hint="eastAsia"/>
          <w:szCs w:val="21"/>
        </w:rPr>
        <w:t>4</w:t>
      </w:r>
      <w:r w:rsidR="00E02A92" w:rsidRPr="00432CBC">
        <w:rPr>
          <w:rFonts w:hint="eastAsia"/>
          <w:szCs w:val="21"/>
        </w:rPr>
        <w:t>90</w:t>
      </w:r>
      <w:r w:rsidRPr="00432CBC">
        <w:rPr>
          <w:rFonts w:hint="eastAsia"/>
          <w:szCs w:val="21"/>
        </w:rPr>
        <w:t>h</w:t>
      </w:r>
    </w:p>
    <w:p w14:paraId="0A554A4C" w14:textId="77777777" w:rsidR="00A63BE4" w:rsidRPr="00432CBC" w:rsidRDefault="00A63BE4" w:rsidP="00245056">
      <w:pPr>
        <w:ind w:leftChars="400" w:left="771"/>
        <w:rPr>
          <w:rFonts w:hint="eastAsia"/>
          <w:szCs w:val="21"/>
        </w:rPr>
      </w:pPr>
      <w:r w:rsidRPr="00432CBC">
        <w:rPr>
          <w:rFonts w:hint="eastAsia"/>
          <w:szCs w:val="21"/>
        </w:rPr>
        <w:t>【初期値</w:t>
      </w:r>
      <w:r w:rsidR="00AC7340">
        <w:rPr>
          <w:rFonts w:hint="eastAsia"/>
          <w:color w:val="00B0F0"/>
          <w:sz w:val="20"/>
          <w:szCs w:val="20"/>
        </w:rPr>
        <w:t xml:space="preserve">/ </w:t>
      </w:r>
      <w:r w:rsidRPr="00F63C5D">
        <w:rPr>
          <w:rFonts w:hint="eastAsia"/>
          <w:color w:val="00B0F0"/>
          <w:sz w:val="20"/>
          <w:szCs w:val="20"/>
        </w:rPr>
        <w:t>Initial value</w:t>
      </w:r>
      <w:r w:rsidRPr="00432CBC">
        <w:rPr>
          <w:rFonts w:hint="eastAsia"/>
          <w:szCs w:val="21"/>
        </w:rPr>
        <w:t>】</w:t>
      </w:r>
      <w:r w:rsidR="00E02A92" w:rsidRPr="00432CBC">
        <w:rPr>
          <w:rFonts w:hint="eastAsia"/>
          <w:szCs w:val="21"/>
        </w:rPr>
        <w:t>不定</w:t>
      </w:r>
      <w:r w:rsidR="00E02A92" w:rsidRPr="00432CBC">
        <w:rPr>
          <w:rFonts w:hint="eastAsia"/>
          <w:szCs w:val="21"/>
        </w:rPr>
        <w:t xml:space="preserve"> </w:t>
      </w:r>
      <w:r w:rsidR="00AC7340">
        <w:rPr>
          <w:rFonts w:hint="eastAsia"/>
          <w:color w:val="00B0F0"/>
          <w:sz w:val="20"/>
          <w:szCs w:val="20"/>
        </w:rPr>
        <w:t xml:space="preserve">/ </w:t>
      </w:r>
      <w:r w:rsidR="00E02A92" w:rsidRPr="00F63C5D">
        <w:rPr>
          <w:rFonts w:hint="eastAsia"/>
          <w:color w:val="00B0F0"/>
          <w:sz w:val="20"/>
          <w:szCs w:val="20"/>
        </w:rPr>
        <w:t>Indeterminate</w:t>
      </w:r>
    </w:p>
    <w:tbl>
      <w:tblPr>
        <w:tblW w:w="9720" w:type="dxa"/>
        <w:tblCellMar>
          <w:left w:w="0" w:type="dxa"/>
          <w:right w:w="0" w:type="dxa"/>
        </w:tblCellMar>
        <w:tblLook w:val="0600" w:firstRow="0" w:lastRow="0" w:firstColumn="0" w:lastColumn="0" w:noHBand="1" w:noVBand="1"/>
      </w:tblPr>
      <w:tblGrid>
        <w:gridCol w:w="411"/>
        <w:gridCol w:w="584"/>
        <w:gridCol w:w="1107"/>
        <w:gridCol w:w="3041"/>
        <w:gridCol w:w="4577"/>
      </w:tblGrid>
      <w:tr w:rsidR="00CD4293" w:rsidRPr="00432CBC" w14:paraId="3485CD28" w14:textId="77777777" w:rsidTr="00CD4293">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51006E0" w14:textId="77777777" w:rsidR="00CD4293" w:rsidRPr="00714CBF" w:rsidRDefault="00CD4293" w:rsidP="00CD4293">
            <w:pPr>
              <w:rPr>
                <w:sz w:val="20"/>
                <w:szCs w:val="21"/>
              </w:rPr>
            </w:pPr>
            <w:r w:rsidRPr="00714CBF">
              <w:rPr>
                <w:sz w:val="20"/>
                <w:szCs w:val="21"/>
              </w:rPr>
              <w:t>Data</w:t>
            </w:r>
            <w:r w:rsidRPr="00714CBF">
              <w:rPr>
                <w:sz w:val="20"/>
                <w:szCs w:val="21"/>
              </w:rPr>
              <w:br/>
              <w:t>Pos</w:t>
            </w:r>
            <w:r w:rsidRPr="00714CBF">
              <w:rPr>
                <w:rFonts w:hint="eastAsia"/>
                <w:sz w:val="20"/>
                <w:szCs w:val="21"/>
              </w:rPr>
              <w:t>.</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2E47ADE" w14:textId="77777777" w:rsidR="00CD4293" w:rsidRPr="00714CBF" w:rsidRDefault="00CD4293" w:rsidP="00CD4293">
            <w:pPr>
              <w:rPr>
                <w:sz w:val="20"/>
                <w:szCs w:val="21"/>
              </w:rPr>
            </w:pPr>
            <w:r w:rsidRPr="00714CBF">
              <w:rPr>
                <w:rFonts w:hint="eastAsia"/>
                <w:sz w:val="20"/>
                <w:szCs w:val="21"/>
              </w:rPr>
              <w:t>D</w:t>
            </w:r>
            <w:r w:rsidRPr="00714CBF">
              <w:rPr>
                <w:sz w:val="20"/>
                <w:szCs w:val="21"/>
              </w:rPr>
              <w:t>ata</w:t>
            </w:r>
            <w:r w:rsidRPr="00714CBF">
              <w:rPr>
                <w:sz w:val="20"/>
                <w:szCs w:val="21"/>
              </w:rPr>
              <w:br/>
              <w:t>Length</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24A7908" w14:textId="77777777" w:rsidR="00CD4293" w:rsidRPr="00714CBF" w:rsidRDefault="00CD4293" w:rsidP="00CD4293">
            <w:pPr>
              <w:rPr>
                <w:rFonts w:hint="eastAsia"/>
                <w:sz w:val="20"/>
                <w:szCs w:val="21"/>
              </w:rPr>
            </w:pPr>
            <w:r w:rsidRPr="00714CBF">
              <w:rPr>
                <w:sz w:val="20"/>
                <w:szCs w:val="20"/>
              </w:rPr>
              <w:t>Data label</w:t>
            </w:r>
          </w:p>
        </w:tc>
        <w:tc>
          <w:tcPr>
            <w:tcW w:w="317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E11EE57" w14:textId="77777777" w:rsidR="00CD4293" w:rsidRPr="00714CBF" w:rsidRDefault="00CD4293" w:rsidP="00CD4293">
            <w:pPr>
              <w:rPr>
                <w:rFonts w:hint="eastAsia"/>
                <w:sz w:val="20"/>
                <w:szCs w:val="21"/>
                <w:lang w:val="pt-BR"/>
              </w:rPr>
            </w:pPr>
            <w:r w:rsidRPr="00714CBF">
              <w:rPr>
                <w:sz w:val="20"/>
                <w:szCs w:val="21"/>
                <w:lang w:val="pt-BR"/>
              </w:rPr>
              <w:t>Data name</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0F14F8E" w14:textId="77777777" w:rsidR="00CD4293" w:rsidRPr="00714CBF" w:rsidRDefault="00CD4293" w:rsidP="00CD4293">
            <w:pPr>
              <w:rPr>
                <w:rFonts w:hint="eastAsia"/>
                <w:sz w:val="20"/>
                <w:szCs w:val="21"/>
              </w:rPr>
            </w:pPr>
            <w:r w:rsidRPr="00714CBF">
              <w:rPr>
                <w:rFonts w:hint="eastAsia"/>
                <w:sz w:val="20"/>
                <w:szCs w:val="21"/>
              </w:rPr>
              <w:t>D</w:t>
            </w:r>
            <w:r w:rsidRPr="00714CBF">
              <w:rPr>
                <w:sz w:val="20"/>
                <w:szCs w:val="21"/>
              </w:rPr>
              <w:t>ata name</w:t>
            </w:r>
          </w:p>
        </w:tc>
      </w:tr>
      <w:tr w:rsidR="00CD4293" w:rsidRPr="00432CBC" w14:paraId="1F4187E9" w14:textId="77777777" w:rsidTr="00CD4293">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C1C57D1" w14:textId="77777777" w:rsidR="00CD4293" w:rsidRPr="00432CBC" w:rsidRDefault="00CD4293" w:rsidP="00CD4293">
            <w:pPr>
              <w:rPr>
                <w:sz w:val="20"/>
                <w:szCs w:val="21"/>
              </w:rPr>
            </w:pPr>
            <w:r w:rsidRPr="00432CBC">
              <w:rPr>
                <w:sz w:val="20"/>
                <w:szCs w:val="21"/>
              </w:rPr>
              <w:t xml:space="preserve">1.7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661B010" w14:textId="77777777" w:rsidR="00CD4293" w:rsidRPr="00432CBC" w:rsidRDefault="00CD4293" w:rsidP="00CD4293">
            <w:pPr>
              <w:rPr>
                <w:sz w:val="20"/>
                <w:szCs w:val="21"/>
              </w:rPr>
            </w:pPr>
            <w:r w:rsidRPr="00432CBC">
              <w:rPr>
                <w:sz w:val="20"/>
                <w:szCs w:val="21"/>
              </w:rPr>
              <w:t>1</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CAC260F" w14:textId="77777777" w:rsidR="00CD4293" w:rsidRPr="00432CBC" w:rsidRDefault="00CD4293" w:rsidP="00CD4293">
            <w:pPr>
              <w:rPr>
                <w:sz w:val="20"/>
                <w:szCs w:val="21"/>
              </w:rPr>
            </w:pPr>
            <w:r w:rsidRPr="00432CBC">
              <w:rPr>
                <w:rFonts w:hint="eastAsia"/>
                <w:sz w:val="20"/>
                <w:szCs w:val="21"/>
              </w:rPr>
              <w:t>C</w:t>
            </w:r>
            <w:r w:rsidRPr="00432CBC">
              <w:rPr>
                <w:sz w:val="20"/>
                <w:szCs w:val="21"/>
              </w:rPr>
              <w:t>_DCM</w:t>
            </w:r>
            <w:r w:rsidRPr="00432CBC">
              <w:rPr>
                <w:rFonts w:hint="eastAsia"/>
                <w:sz w:val="20"/>
                <w:szCs w:val="21"/>
              </w:rPr>
              <w:t>O</w:t>
            </w:r>
            <w:r w:rsidRPr="00432CBC">
              <w:rPr>
                <w:sz w:val="20"/>
                <w:szCs w:val="21"/>
              </w:rPr>
              <w:t>D1</w:t>
            </w:r>
          </w:p>
        </w:tc>
        <w:tc>
          <w:tcPr>
            <w:tcW w:w="317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33CFBE5" w14:textId="77777777" w:rsidR="00CD4293" w:rsidRPr="00432CBC" w:rsidRDefault="00CD4293" w:rsidP="00CD4293">
            <w:pPr>
              <w:rPr>
                <w:sz w:val="20"/>
                <w:szCs w:val="21"/>
              </w:rPr>
            </w:pPr>
            <w:r w:rsidRPr="00432CBC">
              <w:rPr>
                <w:rFonts w:hint="eastAsia"/>
                <w:sz w:val="20"/>
                <w:szCs w:val="21"/>
                <w:lang w:val="pt-BR"/>
              </w:rPr>
              <w:t>C</w:t>
            </w:r>
            <w:r w:rsidRPr="00432CBC">
              <w:rPr>
                <w:sz w:val="20"/>
                <w:szCs w:val="21"/>
                <w:lang w:val="pt-BR"/>
              </w:rPr>
              <w:t xml:space="preserve"> system Customizing info</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5984FFD"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系ｶｽﾀﾏｲｽ情報</w:t>
            </w:r>
            <w:r w:rsidRPr="00F63C5D">
              <w:rPr>
                <w:color w:val="00B0F0"/>
                <w:sz w:val="18"/>
                <w:szCs w:val="20"/>
              </w:rPr>
              <w:br/>
              <w:t xml:space="preserve">Customized information of </w:t>
            </w:r>
            <w:r w:rsidRPr="00F63C5D">
              <w:rPr>
                <w:rFonts w:hint="eastAsia"/>
                <w:color w:val="00B0F0"/>
                <w:sz w:val="18"/>
                <w:szCs w:val="20"/>
              </w:rPr>
              <w:t>chassis</w:t>
            </w:r>
          </w:p>
        </w:tc>
      </w:tr>
      <w:tr w:rsidR="00CD4293" w:rsidRPr="00432CBC" w14:paraId="3503845E" w14:textId="77777777" w:rsidTr="00CD4293">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007B7CF" w14:textId="77777777" w:rsidR="00CD4293" w:rsidRPr="00432CBC" w:rsidRDefault="00CD4293" w:rsidP="00CD4293">
            <w:pPr>
              <w:rPr>
                <w:sz w:val="20"/>
                <w:szCs w:val="21"/>
              </w:rPr>
            </w:pPr>
            <w:r w:rsidRPr="00432CBC">
              <w:rPr>
                <w:sz w:val="20"/>
                <w:szCs w:val="21"/>
              </w:rPr>
              <w:t xml:space="preserve">1.4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3234296" w14:textId="77777777" w:rsidR="00CD4293" w:rsidRPr="00432CBC" w:rsidRDefault="00CD4293" w:rsidP="00CD4293">
            <w:pPr>
              <w:rPr>
                <w:sz w:val="20"/>
                <w:szCs w:val="21"/>
              </w:rPr>
            </w:pPr>
            <w:r w:rsidRPr="00432CBC">
              <w:rPr>
                <w:sz w:val="20"/>
                <w:szCs w:val="21"/>
              </w:rPr>
              <w:t>3</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ABE4BC8" w14:textId="77777777" w:rsidR="00CD4293" w:rsidRPr="00432CBC" w:rsidRDefault="00CD4293" w:rsidP="00CD4293">
            <w:pPr>
              <w:rPr>
                <w:sz w:val="20"/>
                <w:szCs w:val="21"/>
              </w:rPr>
            </w:pPr>
            <w:r w:rsidRPr="00432CBC">
              <w:rPr>
                <w:rFonts w:hint="eastAsia"/>
                <w:sz w:val="20"/>
                <w:szCs w:val="21"/>
              </w:rPr>
              <w:t>C</w:t>
            </w:r>
            <w:r w:rsidRPr="00432CBC">
              <w:rPr>
                <w:sz w:val="20"/>
                <w:szCs w:val="21"/>
              </w:rPr>
              <w:t>_</w:t>
            </w:r>
            <w:r w:rsidRPr="00432CBC">
              <w:rPr>
                <w:rFonts w:hint="eastAsia"/>
                <w:sz w:val="20"/>
                <w:szCs w:val="21"/>
              </w:rPr>
              <w:t>DCMOD2</w:t>
            </w:r>
          </w:p>
        </w:tc>
        <w:tc>
          <w:tcPr>
            <w:tcW w:w="317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16E28F3" w14:textId="77777777" w:rsidR="00CD4293" w:rsidRPr="00432CBC" w:rsidRDefault="00CD4293" w:rsidP="00CD4293">
            <w:pPr>
              <w:rPr>
                <w:sz w:val="20"/>
                <w:szCs w:val="21"/>
              </w:rPr>
            </w:pPr>
            <w:r w:rsidRPr="00432CBC">
              <w:rPr>
                <w:rFonts w:hint="eastAsia"/>
                <w:sz w:val="20"/>
                <w:szCs w:val="21"/>
              </w:rPr>
              <w:t>C</w:t>
            </w:r>
            <w:r w:rsidRPr="00432CBC">
              <w:rPr>
                <w:sz w:val="20"/>
                <w:szCs w:val="21"/>
              </w:rPr>
              <w:t xml:space="preserve"> system Customizing support info</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A25BE55"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系ｶｽﾀﾏｲｽﾞｻﾎﾟｰﾄ情報</w:t>
            </w:r>
            <w:r w:rsidRPr="00F63C5D">
              <w:rPr>
                <w:color w:val="00B0F0"/>
                <w:sz w:val="18"/>
                <w:szCs w:val="20"/>
              </w:rPr>
              <w:br/>
              <w:t xml:space="preserve">Customized support information of </w:t>
            </w:r>
            <w:r w:rsidRPr="00F63C5D">
              <w:rPr>
                <w:rFonts w:hint="eastAsia"/>
                <w:color w:val="00B0F0"/>
                <w:sz w:val="18"/>
                <w:szCs w:val="20"/>
              </w:rPr>
              <w:t>chassis</w:t>
            </w:r>
          </w:p>
        </w:tc>
      </w:tr>
      <w:tr w:rsidR="00CD4293" w:rsidRPr="00432CBC" w14:paraId="12C2E405" w14:textId="77777777" w:rsidTr="00CD4293">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2F9DA8B" w14:textId="77777777" w:rsidR="00CD4293" w:rsidRPr="00432CBC" w:rsidRDefault="00CD4293" w:rsidP="00CD4293">
            <w:pPr>
              <w:rPr>
                <w:sz w:val="20"/>
                <w:szCs w:val="21"/>
              </w:rPr>
            </w:pPr>
            <w:r w:rsidRPr="00432CBC">
              <w:rPr>
                <w:sz w:val="20"/>
                <w:szCs w:val="21"/>
              </w:rPr>
              <w:t xml:space="preserve">1.0 </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64202E1" w14:textId="77777777" w:rsidR="00CD4293" w:rsidRPr="00432CBC" w:rsidRDefault="00CD4293" w:rsidP="00CD4293">
            <w:pPr>
              <w:rPr>
                <w:sz w:val="20"/>
                <w:szCs w:val="21"/>
              </w:rPr>
            </w:pPr>
            <w:r w:rsidRPr="00432CBC">
              <w:rPr>
                <w:sz w:val="20"/>
                <w:szCs w:val="21"/>
              </w:rPr>
              <w:t>4</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D75394B" w14:textId="77777777" w:rsidR="00CD4293" w:rsidRPr="00432CBC" w:rsidRDefault="00CD4293" w:rsidP="00CD4293">
            <w:pPr>
              <w:rPr>
                <w:sz w:val="20"/>
                <w:szCs w:val="21"/>
              </w:rPr>
            </w:pPr>
            <w:r w:rsidRPr="00432CBC">
              <w:rPr>
                <w:rFonts w:hint="eastAsia"/>
                <w:sz w:val="20"/>
                <w:szCs w:val="21"/>
              </w:rPr>
              <w:t>C</w:t>
            </w:r>
            <w:r w:rsidRPr="00432CBC">
              <w:rPr>
                <w:sz w:val="20"/>
                <w:szCs w:val="21"/>
              </w:rPr>
              <w:t>_</w:t>
            </w:r>
            <w:r w:rsidRPr="00432CBC">
              <w:rPr>
                <w:rFonts w:hint="eastAsia"/>
                <w:sz w:val="20"/>
                <w:szCs w:val="21"/>
              </w:rPr>
              <w:t>DCMOD3</w:t>
            </w:r>
          </w:p>
        </w:tc>
        <w:tc>
          <w:tcPr>
            <w:tcW w:w="317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523DDFF" w14:textId="77777777" w:rsidR="00CD4293" w:rsidRPr="00432CBC" w:rsidRDefault="00CD4293" w:rsidP="00CD4293">
            <w:pPr>
              <w:rPr>
                <w:sz w:val="20"/>
                <w:szCs w:val="21"/>
              </w:rPr>
            </w:pPr>
            <w:r w:rsidRPr="00432CBC">
              <w:rPr>
                <w:rFonts w:hint="eastAsia"/>
                <w:sz w:val="20"/>
                <w:szCs w:val="21"/>
              </w:rPr>
              <w:t>C</w:t>
            </w:r>
            <w:r w:rsidRPr="00432CBC">
              <w:rPr>
                <w:sz w:val="20"/>
                <w:szCs w:val="21"/>
              </w:rPr>
              <w:t xml:space="preserve"> system Customizing status</w:t>
            </w:r>
          </w:p>
        </w:tc>
        <w:tc>
          <w:tcPr>
            <w:tcW w:w="482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C083AC1"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系ｶｽﾀﾏｲｽﾞ状態</w:t>
            </w:r>
            <w:r w:rsidRPr="00F63C5D">
              <w:rPr>
                <w:color w:val="00B0F0"/>
                <w:sz w:val="18"/>
                <w:szCs w:val="20"/>
              </w:rPr>
              <w:br/>
              <w:t xml:space="preserve">Customized status of </w:t>
            </w:r>
            <w:r w:rsidRPr="00F63C5D">
              <w:rPr>
                <w:rFonts w:hint="eastAsia"/>
                <w:color w:val="00B0F0"/>
                <w:sz w:val="18"/>
                <w:szCs w:val="20"/>
              </w:rPr>
              <w:t>chassis</w:t>
            </w:r>
          </w:p>
        </w:tc>
      </w:tr>
    </w:tbl>
    <w:p w14:paraId="59B2487D" w14:textId="77777777" w:rsidR="00A63BE4" w:rsidRPr="00432CBC" w:rsidRDefault="00A63BE4" w:rsidP="00A63BE4">
      <w:pPr>
        <w:ind w:firstLineChars="400" w:firstLine="77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A63BE4" w:rsidRPr="00432CBC" w14:paraId="452C49B2" w14:textId="77777777" w:rsidTr="001640E9">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793D7DA" w14:textId="77777777" w:rsidR="00A63BE4" w:rsidRPr="00432CBC" w:rsidRDefault="00A63BE4" w:rsidP="001640E9">
            <w:pPr>
              <w:rPr>
                <w:sz w:val="18"/>
                <w:szCs w:val="18"/>
              </w:rPr>
            </w:pPr>
            <w:r w:rsidRPr="00432CBC">
              <w:rPr>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DCC8402" w14:textId="77777777" w:rsidR="00A63BE4" w:rsidRPr="00432CBC" w:rsidRDefault="00A63BE4" w:rsidP="001640E9">
            <w:pPr>
              <w:rPr>
                <w:sz w:val="18"/>
                <w:szCs w:val="18"/>
              </w:rPr>
            </w:pPr>
            <w:r w:rsidRPr="00432CBC">
              <w:rPr>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9F13B4F" w14:textId="77777777" w:rsidR="00A63BE4" w:rsidRPr="00432CBC" w:rsidRDefault="00A63BE4" w:rsidP="001640E9">
            <w:pPr>
              <w:rPr>
                <w:sz w:val="18"/>
                <w:szCs w:val="18"/>
              </w:rPr>
            </w:pPr>
            <w:r w:rsidRPr="00432CBC">
              <w:rPr>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67D25D6" w14:textId="77777777" w:rsidR="00A63BE4" w:rsidRPr="00432CBC" w:rsidRDefault="00A63BE4" w:rsidP="001640E9">
            <w:pPr>
              <w:rPr>
                <w:sz w:val="18"/>
                <w:szCs w:val="18"/>
              </w:rPr>
            </w:pPr>
            <w:r w:rsidRPr="00432CBC">
              <w:rPr>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A2137F1" w14:textId="77777777" w:rsidR="00A63BE4" w:rsidRPr="00432CBC" w:rsidRDefault="00A63BE4" w:rsidP="001640E9">
            <w:pPr>
              <w:rPr>
                <w:sz w:val="18"/>
                <w:szCs w:val="18"/>
              </w:rPr>
            </w:pPr>
            <w:r w:rsidRPr="00432CBC">
              <w:rPr>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76BF10A" w14:textId="77777777" w:rsidR="00A63BE4" w:rsidRPr="00432CBC" w:rsidRDefault="00A63BE4" w:rsidP="001640E9">
            <w:pPr>
              <w:rPr>
                <w:sz w:val="18"/>
                <w:szCs w:val="18"/>
              </w:rPr>
            </w:pPr>
            <w:r w:rsidRPr="00432CBC">
              <w:rPr>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30AFA55" w14:textId="77777777" w:rsidR="00A63BE4" w:rsidRPr="00432CBC" w:rsidRDefault="00A63BE4" w:rsidP="001640E9">
            <w:pPr>
              <w:rPr>
                <w:sz w:val="18"/>
                <w:szCs w:val="18"/>
              </w:rPr>
            </w:pPr>
            <w:r w:rsidRPr="00432CBC">
              <w:rPr>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7323F5C" w14:textId="77777777" w:rsidR="00A63BE4" w:rsidRPr="00432CBC" w:rsidRDefault="00A63BE4" w:rsidP="001640E9">
            <w:pPr>
              <w:rPr>
                <w:sz w:val="18"/>
                <w:szCs w:val="18"/>
              </w:rPr>
            </w:pPr>
            <w:r w:rsidRPr="00432CBC">
              <w:rPr>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DB573E7" w14:textId="77777777" w:rsidR="00A63BE4" w:rsidRPr="00432CBC" w:rsidRDefault="00A63BE4" w:rsidP="001640E9">
            <w:pPr>
              <w:rPr>
                <w:sz w:val="18"/>
                <w:szCs w:val="18"/>
              </w:rPr>
            </w:pPr>
            <w:r w:rsidRPr="00432CBC">
              <w:rPr>
                <w:sz w:val="18"/>
                <w:szCs w:val="18"/>
              </w:rPr>
              <w:t>B0</w:t>
            </w:r>
          </w:p>
        </w:tc>
      </w:tr>
      <w:tr w:rsidR="00A63BE4" w:rsidRPr="00432CBC" w14:paraId="44AEE4EF" w14:textId="77777777" w:rsidTr="001640E9">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F141744" w14:textId="77777777" w:rsidR="00A63BE4" w:rsidRPr="00432CBC" w:rsidRDefault="00A63BE4" w:rsidP="001640E9">
            <w:pPr>
              <w:rPr>
                <w:rFonts w:hint="eastAsia"/>
                <w:sz w:val="18"/>
                <w:szCs w:val="18"/>
              </w:rPr>
            </w:pPr>
            <w:r w:rsidRPr="00432CBC">
              <w:rPr>
                <w:sz w:val="18"/>
                <w:szCs w:val="18"/>
              </w:rPr>
              <w:lastRenderedPageBreak/>
              <w:t>Data1</w:t>
            </w:r>
            <w:r w:rsidRPr="00432CBC">
              <w:rPr>
                <w:sz w:val="18"/>
                <w:szCs w:val="18"/>
              </w:rPr>
              <w:br/>
            </w:r>
          </w:p>
          <w:p w14:paraId="50CD713B" w14:textId="77777777" w:rsidR="00A63BE4" w:rsidRPr="00432CBC" w:rsidRDefault="00A63BE4" w:rsidP="001640E9">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47DC2FD" w14:textId="77777777" w:rsidR="00532402" w:rsidRPr="00432CBC" w:rsidRDefault="00532402" w:rsidP="00532402">
            <w:pPr>
              <w:rPr>
                <w:rFonts w:hint="eastAsia"/>
                <w:sz w:val="18"/>
                <w:szCs w:val="18"/>
              </w:rPr>
            </w:pPr>
            <w:r w:rsidRPr="00432CBC">
              <w:rPr>
                <w:sz w:val="18"/>
                <w:szCs w:val="18"/>
              </w:rPr>
              <w:t>有無情報</w:t>
            </w:r>
          </w:p>
          <w:p w14:paraId="17AE6CF5" w14:textId="77777777" w:rsidR="00A63BE4" w:rsidRPr="00432CBC" w:rsidRDefault="00532402" w:rsidP="00532402">
            <w:pPr>
              <w:rPr>
                <w:sz w:val="18"/>
                <w:szCs w:val="18"/>
              </w:rPr>
            </w:pPr>
            <w:r w:rsidRPr="00F63C5D">
              <w:rPr>
                <w:rFonts w:hint="eastAsia"/>
                <w:color w:val="00B0F0"/>
                <w:sz w:val="16"/>
                <w:szCs w:val="16"/>
              </w:rPr>
              <w:t>Availability information</w:t>
            </w:r>
            <w:r w:rsidRPr="00432CBC">
              <w:rPr>
                <w:sz w:val="18"/>
                <w:szCs w:val="18"/>
              </w:rPr>
              <w:br/>
              <w:t>0b:</w:t>
            </w:r>
            <w:r w:rsidRPr="00432CBC">
              <w:rPr>
                <w:sz w:val="18"/>
                <w:szCs w:val="18"/>
              </w:rPr>
              <w:t>無し</w:t>
            </w:r>
            <w:r w:rsidRPr="00432CBC">
              <w:rPr>
                <w:rFonts w:hint="eastAsia"/>
                <w:sz w:val="18"/>
                <w:szCs w:val="18"/>
              </w:rPr>
              <w:t>/ None</w:t>
            </w:r>
            <w:r w:rsidRPr="00432CBC">
              <w:rPr>
                <w:sz w:val="18"/>
                <w:szCs w:val="18"/>
              </w:rPr>
              <w:br/>
              <w:t>1b:</w:t>
            </w:r>
            <w:r w:rsidRPr="00432CBC">
              <w:rPr>
                <w:sz w:val="18"/>
                <w:szCs w:val="18"/>
              </w:rPr>
              <w:t>有り</w:t>
            </w:r>
            <w:r w:rsidRPr="00432CBC">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996AF06" w14:textId="77777777" w:rsidR="00532402" w:rsidRPr="00432CBC" w:rsidRDefault="00532402" w:rsidP="00532402">
            <w:pPr>
              <w:rPr>
                <w:rFonts w:hint="eastAsia"/>
                <w:sz w:val="18"/>
                <w:szCs w:val="18"/>
              </w:rPr>
            </w:pPr>
            <w:r w:rsidRPr="00432CBC">
              <w:rPr>
                <w:sz w:val="18"/>
                <w:szCs w:val="18"/>
              </w:rPr>
              <w:t>サポート情報</w:t>
            </w:r>
          </w:p>
          <w:p w14:paraId="44C53F9D" w14:textId="77777777" w:rsidR="00A63BE4" w:rsidRPr="00432CBC" w:rsidRDefault="00532402" w:rsidP="00532402">
            <w:pPr>
              <w:rPr>
                <w:sz w:val="18"/>
                <w:szCs w:val="18"/>
              </w:rPr>
            </w:pPr>
            <w:r w:rsidRPr="00F63C5D">
              <w:rPr>
                <w:rFonts w:hint="eastAsia"/>
                <w:color w:val="00B0F0"/>
                <w:sz w:val="16"/>
                <w:szCs w:val="16"/>
              </w:rPr>
              <w:t>Available custom status</w:t>
            </w:r>
            <w:r w:rsidRPr="00432CBC">
              <w:rPr>
                <w:sz w:val="18"/>
                <w:szCs w:val="18"/>
              </w:rPr>
              <w:br/>
              <w:t>001b</w:t>
            </w:r>
            <w:r w:rsidRPr="00432CBC">
              <w:rPr>
                <w:sz w:val="18"/>
                <w:szCs w:val="18"/>
              </w:rPr>
              <w:t>：</w:t>
            </w:r>
            <w:r w:rsidRPr="00432CBC">
              <w:rPr>
                <w:sz w:val="18"/>
                <w:szCs w:val="18"/>
              </w:rPr>
              <w:t>Sport/Normal</w:t>
            </w:r>
            <w:r w:rsidRPr="00432CBC">
              <w:rPr>
                <w:sz w:val="18"/>
                <w:szCs w:val="18"/>
              </w:rPr>
              <w:br/>
              <w:t>010b</w:t>
            </w:r>
            <w:r w:rsidRPr="00432CBC">
              <w:rPr>
                <w:sz w:val="18"/>
                <w:szCs w:val="18"/>
              </w:rPr>
              <w:t>：</w:t>
            </w:r>
            <w:r w:rsidRPr="00432CBC">
              <w:rPr>
                <w:sz w:val="18"/>
                <w:szCs w:val="18"/>
              </w:rPr>
              <w:t>Sport/Normal/Comfort</w:t>
            </w:r>
          </w:p>
          <w:p w14:paraId="5E2639FB" w14:textId="77777777" w:rsidR="00F52717" w:rsidRPr="00432CBC" w:rsidRDefault="00BB1462" w:rsidP="00532402">
            <w:pPr>
              <w:rPr>
                <w:sz w:val="18"/>
                <w:szCs w:val="18"/>
              </w:rPr>
            </w:pPr>
            <w:r w:rsidRPr="00432CBC">
              <w:rPr>
                <w:rFonts w:hint="eastAsia"/>
                <w:sz w:val="18"/>
                <w:szCs w:val="18"/>
              </w:rPr>
              <w:t>011</w:t>
            </w:r>
            <w:r w:rsidR="00F52717" w:rsidRPr="00432CBC">
              <w:rPr>
                <w:sz w:val="18"/>
                <w:szCs w:val="18"/>
              </w:rPr>
              <w:t>b</w:t>
            </w:r>
            <w:r w:rsidR="00F52717" w:rsidRPr="00432CBC">
              <w:rPr>
                <w:rFonts w:hint="eastAsia"/>
                <w:sz w:val="18"/>
                <w:szCs w:val="18"/>
              </w:rPr>
              <w:t>：</w:t>
            </w:r>
            <w:r w:rsidR="00F52717" w:rsidRPr="00432CBC">
              <w:rPr>
                <w:rFonts w:hint="eastAsia"/>
                <w:sz w:val="18"/>
                <w:szCs w:val="18"/>
              </w:rPr>
              <w:t>DMS ver2.0</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B8B4B1D" w14:textId="77777777" w:rsidR="00532402" w:rsidRPr="00432CBC" w:rsidRDefault="00532402" w:rsidP="00532402">
            <w:pPr>
              <w:rPr>
                <w:rFonts w:hint="eastAsia"/>
                <w:sz w:val="18"/>
                <w:szCs w:val="18"/>
              </w:rPr>
            </w:pPr>
            <w:r w:rsidRPr="00432CBC">
              <w:rPr>
                <w:sz w:val="18"/>
                <w:szCs w:val="18"/>
              </w:rPr>
              <w:t>カスタマイズ状態記憶値</w:t>
            </w:r>
          </w:p>
          <w:p w14:paraId="29CD9E2F" w14:textId="77777777" w:rsidR="00532402" w:rsidRPr="00432CBC" w:rsidRDefault="00532402" w:rsidP="00532402">
            <w:pPr>
              <w:rPr>
                <w:rFonts w:hint="eastAsia"/>
                <w:sz w:val="18"/>
                <w:szCs w:val="18"/>
              </w:rPr>
            </w:pPr>
            <w:r w:rsidRPr="00F63C5D">
              <w:rPr>
                <w:rFonts w:hint="eastAsia"/>
                <w:color w:val="00B0F0"/>
                <w:sz w:val="16"/>
                <w:szCs w:val="16"/>
              </w:rPr>
              <w:t>Stored value of customized status</w:t>
            </w:r>
            <w:r w:rsidRPr="00432CBC">
              <w:rPr>
                <w:sz w:val="18"/>
                <w:szCs w:val="18"/>
              </w:rPr>
              <w:br/>
              <w:t>0001b</w:t>
            </w:r>
            <w:r w:rsidRPr="00432CBC">
              <w:rPr>
                <w:sz w:val="18"/>
                <w:szCs w:val="18"/>
              </w:rPr>
              <w:t>：</w:t>
            </w:r>
            <w:r w:rsidRPr="00432CBC">
              <w:rPr>
                <w:sz w:val="18"/>
                <w:szCs w:val="18"/>
              </w:rPr>
              <w:t>Sport</w:t>
            </w:r>
            <w:r w:rsidRPr="00432CBC">
              <w:rPr>
                <w:rFonts w:hint="eastAsia"/>
                <w:sz w:val="18"/>
                <w:szCs w:val="18"/>
              </w:rPr>
              <w:t>(steer)</w:t>
            </w:r>
            <w:r w:rsidRPr="00432CBC">
              <w:rPr>
                <w:rFonts w:hint="eastAsia"/>
                <w:sz w:val="18"/>
                <w:szCs w:val="18"/>
              </w:rPr>
              <w:t>×</w:t>
            </w:r>
            <w:r w:rsidRPr="00432CBC">
              <w:rPr>
                <w:rFonts w:hint="eastAsia"/>
                <w:sz w:val="18"/>
                <w:szCs w:val="18"/>
              </w:rPr>
              <w:t>Sport(sus)</w:t>
            </w:r>
            <w:r w:rsidRPr="00432CBC">
              <w:rPr>
                <w:sz w:val="18"/>
                <w:szCs w:val="18"/>
              </w:rPr>
              <w:br/>
              <w:t>0010b</w:t>
            </w:r>
            <w:r w:rsidRPr="00432CBC">
              <w:rPr>
                <w:sz w:val="18"/>
                <w:szCs w:val="18"/>
              </w:rPr>
              <w:t>：</w:t>
            </w:r>
            <w:r w:rsidRPr="00432CBC">
              <w:rPr>
                <w:rFonts w:hint="eastAsia"/>
                <w:sz w:val="18"/>
                <w:szCs w:val="18"/>
              </w:rPr>
              <w:t>Normal(steer)</w:t>
            </w:r>
            <w:r w:rsidRPr="00432CBC">
              <w:rPr>
                <w:rFonts w:hint="eastAsia"/>
                <w:sz w:val="18"/>
                <w:szCs w:val="18"/>
              </w:rPr>
              <w:t>×</w:t>
            </w:r>
            <w:r w:rsidRPr="00432CBC">
              <w:rPr>
                <w:rFonts w:hint="eastAsia"/>
                <w:sz w:val="18"/>
                <w:szCs w:val="18"/>
              </w:rPr>
              <w:t>Comfort(sus)</w:t>
            </w:r>
          </w:p>
          <w:p w14:paraId="503A3449" w14:textId="77777777" w:rsidR="00532402" w:rsidRPr="00432CBC" w:rsidRDefault="00532402" w:rsidP="00532402">
            <w:pPr>
              <w:rPr>
                <w:rFonts w:hint="eastAsia"/>
                <w:sz w:val="18"/>
                <w:szCs w:val="18"/>
              </w:rPr>
            </w:pPr>
            <w:r w:rsidRPr="00432CBC">
              <w:rPr>
                <w:rFonts w:hint="eastAsia"/>
                <w:sz w:val="18"/>
                <w:szCs w:val="18"/>
              </w:rPr>
              <w:t>0011b</w:t>
            </w:r>
            <w:r w:rsidRPr="00432CBC">
              <w:rPr>
                <w:rFonts w:hint="eastAsia"/>
                <w:sz w:val="18"/>
                <w:szCs w:val="18"/>
              </w:rPr>
              <w:t>：</w:t>
            </w:r>
            <w:r w:rsidRPr="00432CBC">
              <w:rPr>
                <w:rFonts w:hint="eastAsia"/>
                <w:sz w:val="18"/>
                <w:szCs w:val="18"/>
              </w:rPr>
              <w:t>Sport(steer)</w:t>
            </w:r>
            <w:r w:rsidRPr="00432CBC">
              <w:rPr>
                <w:rFonts w:hint="eastAsia"/>
                <w:sz w:val="18"/>
                <w:szCs w:val="18"/>
              </w:rPr>
              <w:t>×</w:t>
            </w:r>
            <w:r w:rsidRPr="00432CBC">
              <w:rPr>
                <w:rFonts w:hint="eastAsia"/>
                <w:sz w:val="18"/>
                <w:szCs w:val="18"/>
              </w:rPr>
              <w:t>Comfort(sus)</w:t>
            </w:r>
            <w:r w:rsidRPr="00432CBC">
              <w:rPr>
                <w:sz w:val="18"/>
                <w:szCs w:val="18"/>
              </w:rPr>
              <w:br/>
              <w:t>0100b</w:t>
            </w:r>
            <w:r w:rsidRPr="00432CBC">
              <w:rPr>
                <w:sz w:val="18"/>
                <w:szCs w:val="18"/>
              </w:rPr>
              <w:t>：</w:t>
            </w:r>
            <w:r w:rsidRPr="00432CBC">
              <w:rPr>
                <w:sz w:val="18"/>
                <w:szCs w:val="18"/>
              </w:rPr>
              <w:t>Normal</w:t>
            </w:r>
            <w:r w:rsidRPr="00432CBC">
              <w:rPr>
                <w:rFonts w:hint="eastAsia"/>
                <w:sz w:val="18"/>
                <w:szCs w:val="18"/>
              </w:rPr>
              <w:t>(steer)</w:t>
            </w:r>
            <w:r w:rsidRPr="00432CBC">
              <w:rPr>
                <w:rFonts w:hint="eastAsia"/>
                <w:sz w:val="18"/>
                <w:szCs w:val="18"/>
              </w:rPr>
              <w:t>×</w:t>
            </w:r>
            <w:r w:rsidRPr="00432CBC">
              <w:rPr>
                <w:rFonts w:hint="eastAsia"/>
                <w:sz w:val="18"/>
                <w:szCs w:val="18"/>
              </w:rPr>
              <w:t>Normal(sus)</w:t>
            </w:r>
          </w:p>
          <w:p w14:paraId="63F4ABBC" w14:textId="77777777" w:rsidR="00532402" w:rsidRPr="00432CBC" w:rsidRDefault="00532402" w:rsidP="00532402">
            <w:pPr>
              <w:rPr>
                <w:rFonts w:hint="eastAsia"/>
                <w:sz w:val="18"/>
                <w:szCs w:val="18"/>
              </w:rPr>
            </w:pPr>
            <w:r w:rsidRPr="00432CBC">
              <w:rPr>
                <w:rFonts w:hint="eastAsia"/>
                <w:sz w:val="18"/>
                <w:szCs w:val="18"/>
              </w:rPr>
              <w:t>0101b:Sport(steer)</w:t>
            </w:r>
            <w:r w:rsidRPr="00432CBC">
              <w:rPr>
                <w:rFonts w:hint="eastAsia"/>
                <w:sz w:val="18"/>
                <w:szCs w:val="18"/>
              </w:rPr>
              <w:t>×</w:t>
            </w:r>
            <w:r w:rsidRPr="00432CBC">
              <w:rPr>
                <w:rFonts w:hint="eastAsia"/>
                <w:sz w:val="18"/>
                <w:szCs w:val="18"/>
              </w:rPr>
              <w:t>Normal(sus)</w:t>
            </w:r>
          </w:p>
          <w:p w14:paraId="3C6D359F" w14:textId="77777777" w:rsidR="00A63BE4" w:rsidRPr="00432CBC" w:rsidRDefault="00532402" w:rsidP="00532402">
            <w:pPr>
              <w:rPr>
                <w:sz w:val="18"/>
                <w:szCs w:val="18"/>
              </w:rPr>
            </w:pPr>
            <w:r w:rsidRPr="00432CBC">
              <w:rPr>
                <w:rFonts w:hint="eastAsia"/>
                <w:sz w:val="18"/>
                <w:szCs w:val="18"/>
              </w:rPr>
              <w:t>1000b</w:t>
            </w:r>
            <w:r w:rsidRPr="00432CBC">
              <w:rPr>
                <w:rFonts w:hint="eastAsia"/>
                <w:sz w:val="18"/>
                <w:szCs w:val="18"/>
              </w:rPr>
              <w:t>：</w:t>
            </w:r>
            <w:r w:rsidRPr="00432CBC">
              <w:rPr>
                <w:rFonts w:hint="eastAsia"/>
                <w:sz w:val="18"/>
                <w:szCs w:val="18"/>
              </w:rPr>
              <w:t>Normal(steer)</w:t>
            </w:r>
            <w:r w:rsidRPr="00432CBC">
              <w:rPr>
                <w:rFonts w:hint="eastAsia"/>
                <w:sz w:val="18"/>
                <w:szCs w:val="18"/>
              </w:rPr>
              <w:t>×</w:t>
            </w:r>
            <w:r w:rsidRPr="00432CBC">
              <w:rPr>
                <w:rFonts w:hint="eastAsia"/>
                <w:sz w:val="18"/>
                <w:szCs w:val="18"/>
              </w:rPr>
              <w:t>Sport(sus)</w:t>
            </w:r>
          </w:p>
        </w:tc>
      </w:tr>
    </w:tbl>
    <w:p w14:paraId="04918C4E" w14:textId="77777777" w:rsidR="00AC7340" w:rsidRDefault="00AC7340" w:rsidP="00014C19">
      <w:pPr>
        <w:rPr>
          <w:rFonts w:hint="eastAsia"/>
          <w:szCs w:val="21"/>
        </w:rPr>
      </w:pPr>
    </w:p>
    <w:p w14:paraId="5EC039E4" w14:textId="77777777" w:rsidR="00AC7340" w:rsidRDefault="00AC7340" w:rsidP="00245056">
      <w:pPr>
        <w:ind w:leftChars="400" w:left="771"/>
        <w:rPr>
          <w:rFonts w:hint="eastAsia"/>
          <w:szCs w:val="21"/>
        </w:rPr>
      </w:pPr>
    </w:p>
    <w:p w14:paraId="0F79CA74" w14:textId="77777777" w:rsidR="00AC7340" w:rsidRPr="00714CBF" w:rsidRDefault="00AC7340">
      <w:pPr>
        <w:numPr>
          <w:ilvl w:val="0"/>
          <w:numId w:val="13"/>
        </w:numPr>
        <w:rPr>
          <w:rFonts w:hint="eastAsia"/>
          <w:szCs w:val="21"/>
        </w:rPr>
      </w:pPr>
      <w:r w:rsidRPr="00714CBF">
        <w:rPr>
          <w:rFonts w:hint="eastAsia"/>
          <w:szCs w:val="21"/>
        </w:rPr>
        <w:t>BEV Step3</w:t>
      </w:r>
    </w:p>
    <w:p w14:paraId="4E5889D3" w14:textId="77777777" w:rsidR="002C3436" w:rsidRPr="00714CBF" w:rsidRDefault="002C3436" w:rsidP="00245056">
      <w:pPr>
        <w:ind w:leftChars="400" w:left="771"/>
        <w:rPr>
          <w:szCs w:val="21"/>
        </w:rPr>
      </w:pPr>
    </w:p>
    <w:p w14:paraId="35AC3AA5" w14:textId="77777777" w:rsidR="00AC7340" w:rsidRPr="00714CBF" w:rsidRDefault="00AC7340" w:rsidP="00AC7340">
      <w:pPr>
        <w:ind w:leftChars="400" w:left="771"/>
        <w:rPr>
          <w:rFonts w:hint="eastAsia"/>
          <w:szCs w:val="21"/>
        </w:rPr>
      </w:pPr>
      <w:r w:rsidRPr="00714CBF">
        <w:rPr>
          <w:rFonts w:hint="eastAsia"/>
          <w:szCs w:val="21"/>
        </w:rPr>
        <w:t>【メッセージラベル</w:t>
      </w:r>
      <w:r w:rsidRPr="00714CBF">
        <w:rPr>
          <w:rFonts w:hint="eastAsia"/>
          <w:sz w:val="20"/>
          <w:szCs w:val="20"/>
        </w:rPr>
        <w:t xml:space="preserve">/ </w:t>
      </w:r>
      <w:r w:rsidRPr="00714CBF">
        <w:rPr>
          <w:sz w:val="20"/>
          <w:szCs w:val="20"/>
        </w:rPr>
        <w:t xml:space="preserve">Msg. </w:t>
      </w:r>
      <w:r w:rsidRPr="00714CBF">
        <w:rPr>
          <w:rFonts w:hint="eastAsia"/>
          <w:sz w:val="20"/>
          <w:szCs w:val="20"/>
        </w:rPr>
        <w:t>labe</w:t>
      </w:r>
      <w:r w:rsidRPr="00714CBF">
        <w:rPr>
          <w:sz w:val="20"/>
          <w:szCs w:val="20"/>
        </w:rPr>
        <w:t>l</w:t>
      </w:r>
      <w:r w:rsidRPr="00714CBF">
        <w:rPr>
          <w:rFonts w:hint="eastAsia"/>
          <w:szCs w:val="21"/>
        </w:rPr>
        <w:t>】</w:t>
      </w:r>
      <w:r w:rsidR="00E76BEC" w:rsidRPr="00714CBF">
        <w:rPr>
          <w:rFonts w:hint="eastAsia"/>
          <w:szCs w:val="21"/>
        </w:rPr>
        <w:t>E</w:t>
      </w:r>
      <w:r w:rsidR="00E76BEC" w:rsidRPr="00714CBF">
        <w:rPr>
          <w:szCs w:val="21"/>
        </w:rPr>
        <w:t>NG1S60</w:t>
      </w:r>
    </w:p>
    <w:p w14:paraId="2B52A15C" w14:textId="77777777" w:rsidR="00AC7340" w:rsidRPr="00714CBF" w:rsidRDefault="00AC7340" w:rsidP="00AC7340">
      <w:pPr>
        <w:ind w:leftChars="400" w:left="771"/>
        <w:rPr>
          <w:rFonts w:hint="eastAsia"/>
          <w:szCs w:val="21"/>
        </w:rPr>
      </w:pPr>
      <w:r w:rsidRPr="00714CBF">
        <w:rPr>
          <w:rFonts w:hint="eastAsia"/>
          <w:szCs w:val="21"/>
        </w:rPr>
        <w:t>【</w:t>
      </w:r>
      <w:r w:rsidRPr="00714CBF">
        <w:rPr>
          <w:rFonts w:hint="eastAsia"/>
          <w:szCs w:val="21"/>
        </w:rPr>
        <w:t>CAN-ID</w:t>
      </w:r>
      <w:r w:rsidR="00E76BEC" w:rsidRPr="00714CBF">
        <w:rPr>
          <w:rFonts w:hint="eastAsia"/>
          <w:szCs w:val="21"/>
        </w:rPr>
        <w:t>】</w:t>
      </w:r>
      <w:r w:rsidR="00E76BEC" w:rsidRPr="00714CBF">
        <w:rPr>
          <w:rFonts w:hint="eastAsia"/>
          <w:szCs w:val="21"/>
        </w:rPr>
        <w:t>589</w:t>
      </w:r>
      <w:r w:rsidR="00D74FF4" w:rsidRPr="00AE2925">
        <w:rPr>
          <w:color w:val="000000"/>
          <w:szCs w:val="21"/>
        </w:rPr>
        <w:t>h</w:t>
      </w:r>
    </w:p>
    <w:p w14:paraId="1C0522F6" w14:textId="77777777" w:rsidR="00AC7340" w:rsidRPr="007F2622" w:rsidRDefault="00AC7340" w:rsidP="00AC7340">
      <w:pPr>
        <w:ind w:leftChars="400" w:left="771"/>
        <w:rPr>
          <w:rFonts w:hint="eastAsia"/>
          <w:color w:val="00B0F0"/>
          <w:szCs w:val="21"/>
        </w:rPr>
      </w:pPr>
      <w:r w:rsidRPr="00714CBF">
        <w:rPr>
          <w:rFonts w:hint="eastAsia"/>
          <w:szCs w:val="21"/>
        </w:rPr>
        <w:t>【初期値</w:t>
      </w:r>
      <w:r w:rsidRPr="00714CBF">
        <w:rPr>
          <w:rFonts w:hint="eastAsia"/>
          <w:sz w:val="20"/>
          <w:szCs w:val="20"/>
        </w:rPr>
        <w:t>/ Initial value</w:t>
      </w:r>
      <w:r w:rsidRPr="00714CBF">
        <w:rPr>
          <w:rFonts w:hint="eastAsia"/>
          <w:szCs w:val="21"/>
        </w:rPr>
        <w:t>】不定</w:t>
      </w:r>
      <w:r w:rsidRPr="00714CBF">
        <w:rPr>
          <w:rFonts w:hint="eastAsia"/>
          <w:szCs w:val="21"/>
        </w:rPr>
        <w:t xml:space="preserve"> </w:t>
      </w:r>
      <w:r w:rsidRPr="007F2622">
        <w:rPr>
          <w:rFonts w:hint="eastAsia"/>
          <w:color w:val="00B0F0"/>
          <w:sz w:val="20"/>
          <w:szCs w:val="20"/>
        </w:rPr>
        <w:t>/ Indeterminate</w:t>
      </w:r>
    </w:p>
    <w:p w14:paraId="0C1AF75C" w14:textId="77777777" w:rsidR="002C3436" w:rsidRPr="00AC7340" w:rsidRDefault="002C3436" w:rsidP="00245056">
      <w:pPr>
        <w:ind w:leftChars="400" w:left="771"/>
        <w:rPr>
          <w:szCs w:val="21"/>
        </w:rPr>
      </w:pPr>
    </w:p>
    <w:tbl>
      <w:tblPr>
        <w:tblW w:w="9720" w:type="dxa"/>
        <w:tblCellMar>
          <w:left w:w="0" w:type="dxa"/>
          <w:right w:w="0" w:type="dxa"/>
        </w:tblCellMar>
        <w:tblLook w:val="0600" w:firstRow="0" w:lastRow="0" w:firstColumn="0" w:lastColumn="0" w:noHBand="1" w:noVBand="1"/>
      </w:tblPr>
      <w:tblGrid>
        <w:gridCol w:w="411"/>
        <w:gridCol w:w="584"/>
        <w:gridCol w:w="1107"/>
        <w:gridCol w:w="3041"/>
        <w:gridCol w:w="4577"/>
      </w:tblGrid>
      <w:tr w:rsidR="00CD4293" w:rsidRPr="00432CBC" w14:paraId="453EBF49" w14:textId="77777777" w:rsidTr="00D73F64">
        <w:trPr>
          <w:trHeight w:val="418"/>
        </w:trPr>
        <w:tc>
          <w:tcPr>
            <w:tcW w:w="39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1903C8C" w14:textId="77777777" w:rsidR="00CD4293" w:rsidRPr="00714CBF" w:rsidRDefault="00CD4293" w:rsidP="00CD4293">
            <w:pPr>
              <w:rPr>
                <w:rFonts w:hint="eastAsia"/>
                <w:sz w:val="20"/>
                <w:szCs w:val="21"/>
              </w:rPr>
            </w:pPr>
            <w:r w:rsidRPr="00714CBF">
              <w:rPr>
                <w:sz w:val="20"/>
                <w:szCs w:val="21"/>
              </w:rPr>
              <w:t>Data</w:t>
            </w:r>
            <w:r w:rsidRPr="00714CBF">
              <w:rPr>
                <w:sz w:val="20"/>
                <w:szCs w:val="21"/>
              </w:rPr>
              <w:br/>
              <w:t>Pos</w:t>
            </w:r>
            <w:r w:rsidRPr="00714CBF">
              <w:rPr>
                <w:rFonts w:hint="eastAsia"/>
                <w:sz w:val="20"/>
                <w:szCs w:val="21"/>
              </w:rPr>
              <w:t>.</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56F7C36" w14:textId="77777777" w:rsidR="00CD4293" w:rsidRPr="00714CBF" w:rsidRDefault="00CD4293" w:rsidP="00CD4293">
            <w:pPr>
              <w:rPr>
                <w:sz w:val="20"/>
                <w:szCs w:val="21"/>
              </w:rPr>
            </w:pPr>
            <w:r w:rsidRPr="00714CBF">
              <w:rPr>
                <w:rFonts w:hint="eastAsia"/>
                <w:sz w:val="20"/>
                <w:szCs w:val="21"/>
              </w:rPr>
              <w:t>D</w:t>
            </w:r>
            <w:r w:rsidRPr="00714CBF">
              <w:rPr>
                <w:sz w:val="20"/>
                <w:szCs w:val="21"/>
              </w:rPr>
              <w:t>ata</w:t>
            </w:r>
            <w:r w:rsidRPr="00714CBF">
              <w:rPr>
                <w:sz w:val="20"/>
                <w:szCs w:val="21"/>
              </w:rPr>
              <w:br/>
              <w:t>Length</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0FCE3AE" w14:textId="77777777" w:rsidR="00CD4293" w:rsidRPr="00714CBF" w:rsidRDefault="00CD4293" w:rsidP="00CD4293">
            <w:pPr>
              <w:rPr>
                <w:rFonts w:hint="eastAsia"/>
                <w:sz w:val="20"/>
                <w:szCs w:val="21"/>
              </w:rPr>
            </w:pPr>
            <w:r w:rsidRPr="00714CBF">
              <w:rPr>
                <w:sz w:val="20"/>
                <w:szCs w:val="20"/>
              </w:rPr>
              <w:t>Data label</w:t>
            </w:r>
          </w:p>
        </w:tc>
        <w:tc>
          <w:tcPr>
            <w:tcW w:w="317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0B77B2B" w14:textId="77777777" w:rsidR="00CD4293" w:rsidRPr="00714CBF" w:rsidRDefault="00CD4293" w:rsidP="00CD4293">
            <w:pPr>
              <w:rPr>
                <w:rFonts w:hint="eastAsia"/>
                <w:sz w:val="20"/>
                <w:szCs w:val="21"/>
                <w:lang w:val="pt-BR"/>
              </w:rPr>
            </w:pPr>
            <w:r w:rsidRPr="00714CBF">
              <w:rPr>
                <w:sz w:val="20"/>
                <w:szCs w:val="21"/>
                <w:lang w:val="pt-BR"/>
              </w:rPr>
              <w:t>Data name</w:t>
            </w:r>
          </w:p>
        </w:tc>
        <w:tc>
          <w:tcPr>
            <w:tcW w:w="48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9FCE08A" w14:textId="77777777" w:rsidR="00CD4293" w:rsidRPr="00714CBF" w:rsidRDefault="00CD4293" w:rsidP="00CD4293">
            <w:pPr>
              <w:rPr>
                <w:rFonts w:hint="eastAsia"/>
                <w:sz w:val="20"/>
                <w:szCs w:val="21"/>
              </w:rPr>
            </w:pPr>
            <w:r w:rsidRPr="00714CBF">
              <w:rPr>
                <w:rFonts w:hint="eastAsia"/>
                <w:sz w:val="20"/>
                <w:szCs w:val="21"/>
              </w:rPr>
              <w:t>D</w:t>
            </w:r>
            <w:r w:rsidRPr="00714CBF">
              <w:rPr>
                <w:sz w:val="20"/>
                <w:szCs w:val="21"/>
              </w:rPr>
              <w:t>ata name</w:t>
            </w:r>
          </w:p>
        </w:tc>
      </w:tr>
      <w:tr w:rsidR="00CD4293" w:rsidRPr="00432CBC" w14:paraId="18EF42BD" w14:textId="77777777" w:rsidTr="00D73F64">
        <w:trPr>
          <w:trHeight w:val="418"/>
        </w:trPr>
        <w:tc>
          <w:tcPr>
            <w:tcW w:w="39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33D335B" w14:textId="77777777" w:rsidR="00CD4293" w:rsidRPr="00714CBF" w:rsidRDefault="00CD4293" w:rsidP="00CD4293">
            <w:pPr>
              <w:rPr>
                <w:sz w:val="20"/>
                <w:szCs w:val="21"/>
              </w:rPr>
            </w:pPr>
            <w:r w:rsidRPr="00714CBF">
              <w:rPr>
                <w:rFonts w:hint="eastAsia"/>
                <w:sz w:val="20"/>
                <w:szCs w:val="21"/>
              </w:rPr>
              <w:t>4</w:t>
            </w:r>
            <w:r w:rsidRPr="00714CBF">
              <w:rPr>
                <w:sz w:val="20"/>
                <w:szCs w:val="21"/>
              </w:rPr>
              <w:t>.7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DE7E9C0" w14:textId="77777777" w:rsidR="00CD4293" w:rsidRPr="00714CBF" w:rsidRDefault="00CD4293" w:rsidP="00CD4293">
            <w:pPr>
              <w:rPr>
                <w:sz w:val="20"/>
                <w:szCs w:val="21"/>
              </w:rPr>
            </w:pPr>
            <w:r w:rsidRPr="00714CBF">
              <w:rPr>
                <w:sz w:val="20"/>
                <w:szCs w:val="21"/>
              </w:rPr>
              <w:t>1</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4FF2D5D" w14:textId="77777777" w:rsidR="00CD4293" w:rsidRPr="00714CBF" w:rsidRDefault="00CD4293" w:rsidP="00CD4293">
            <w:pPr>
              <w:rPr>
                <w:sz w:val="20"/>
                <w:szCs w:val="21"/>
              </w:rPr>
            </w:pPr>
            <w:r w:rsidRPr="00714CBF">
              <w:rPr>
                <w:rFonts w:hint="eastAsia"/>
                <w:sz w:val="20"/>
                <w:szCs w:val="21"/>
              </w:rPr>
              <w:t>C</w:t>
            </w:r>
            <w:r w:rsidRPr="00714CBF">
              <w:rPr>
                <w:sz w:val="20"/>
                <w:szCs w:val="21"/>
              </w:rPr>
              <w:t>_DCM</w:t>
            </w:r>
            <w:r w:rsidRPr="00714CBF">
              <w:rPr>
                <w:rFonts w:hint="eastAsia"/>
                <w:sz w:val="20"/>
                <w:szCs w:val="21"/>
              </w:rPr>
              <w:t>O</w:t>
            </w:r>
            <w:r w:rsidRPr="00714CBF">
              <w:rPr>
                <w:sz w:val="20"/>
                <w:szCs w:val="21"/>
              </w:rPr>
              <w:t>D1</w:t>
            </w:r>
          </w:p>
        </w:tc>
        <w:tc>
          <w:tcPr>
            <w:tcW w:w="317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C7C0E9E" w14:textId="77777777" w:rsidR="00CD4293" w:rsidRPr="00714CBF" w:rsidRDefault="00CD4293" w:rsidP="00CD4293">
            <w:pPr>
              <w:rPr>
                <w:sz w:val="20"/>
                <w:szCs w:val="21"/>
              </w:rPr>
            </w:pPr>
            <w:r w:rsidRPr="00714CBF">
              <w:rPr>
                <w:rFonts w:hint="eastAsia"/>
                <w:sz w:val="20"/>
                <w:szCs w:val="21"/>
                <w:lang w:val="pt-BR"/>
              </w:rPr>
              <w:t>C</w:t>
            </w:r>
            <w:r w:rsidRPr="00714CBF">
              <w:rPr>
                <w:sz w:val="20"/>
                <w:szCs w:val="21"/>
                <w:lang w:val="pt-BR"/>
              </w:rPr>
              <w:t xml:space="preserve"> system Customizing info</w:t>
            </w:r>
          </w:p>
        </w:tc>
        <w:tc>
          <w:tcPr>
            <w:tcW w:w="48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E49A853" w14:textId="77777777" w:rsidR="00CD4293" w:rsidRPr="00714CBF" w:rsidRDefault="00CD4293" w:rsidP="00CD4293">
            <w:pPr>
              <w:rPr>
                <w:sz w:val="20"/>
                <w:szCs w:val="21"/>
              </w:rPr>
            </w:pPr>
            <w:r w:rsidRPr="00714CBF">
              <w:rPr>
                <w:rFonts w:hint="eastAsia"/>
                <w:sz w:val="20"/>
                <w:szCs w:val="21"/>
              </w:rPr>
              <w:t>ｼｬｼｰ</w:t>
            </w:r>
            <w:r w:rsidRPr="00714CBF">
              <w:rPr>
                <w:sz w:val="20"/>
                <w:szCs w:val="21"/>
              </w:rPr>
              <w:t>系ｶｽﾀﾏｲｽ情報</w:t>
            </w:r>
          </w:p>
          <w:p w14:paraId="6ACB6BB1" w14:textId="77777777" w:rsidR="00CD4293" w:rsidRPr="007F2622" w:rsidRDefault="00CD4293" w:rsidP="00CD4293">
            <w:pPr>
              <w:rPr>
                <w:color w:val="00B0F0"/>
                <w:sz w:val="20"/>
                <w:szCs w:val="21"/>
              </w:rPr>
            </w:pPr>
            <w:r w:rsidRPr="007F2622">
              <w:rPr>
                <w:color w:val="00B0F0"/>
                <w:sz w:val="18"/>
                <w:szCs w:val="20"/>
              </w:rPr>
              <w:t xml:space="preserve">Customized information of </w:t>
            </w:r>
            <w:r w:rsidRPr="007F2622">
              <w:rPr>
                <w:rFonts w:hint="eastAsia"/>
                <w:color w:val="00B0F0"/>
                <w:sz w:val="18"/>
                <w:szCs w:val="20"/>
              </w:rPr>
              <w:t>chassis</w:t>
            </w:r>
          </w:p>
        </w:tc>
      </w:tr>
      <w:tr w:rsidR="00CD4293" w:rsidRPr="00432CBC" w14:paraId="1E11A3D3" w14:textId="77777777" w:rsidTr="00D73F64">
        <w:trPr>
          <w:trHeight w:val="418"/>
        </w:trPr>
        <w:tc>
          <w:tcPr>
            <w:tcW w:w="39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DE0139E" w14:textId="77777777" w:rsidR="00CD4293" w:rsidRPr="00714CBF" w:rsidRDefault="00CD4293" w:rsidP="00CD4293">
            <w:pPr>
              <w:rPr>
                <w:sz w:val="20"/>
                <w:szCs w:val="21"/>
              </w:rPr>
            </w:pPr>
            <w:r w:rsidRPr="00714CBF">
              <w:rPr>
                <w:rFonts w:hint="eastAsia"/>
                <w:sz w:val="20"/>
                <w:szCs w:val="21"/>
              </w:rPr>
              <w:t>4</w:t>
            </w:r>
            <w:r w:rsidRPr="00714CBF">
              <w:rPr>
                <w:sz w:val="20"/>
                <w:szCs w:val="21"/>
              </w:rPr>
              <w:t>.4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85D6EC4" w14:textId="77777777" w:rsidR="00CD4293" w:rsidRPr="00714CBF" w:rsidRDefault="00CD4293" w:rsidP="00CD4293">
            <w:pPr>
              <w:rPr>
                <w:sz w:val="20"/>
                <w:szCs w:val="21"/>
              </w:rPr>
            </w:pPr>
            <w:r w:rsidRPr="00714CBF">
              <w:rPr>
                <w:sz w:val="20"/>
                <w:szCs w:val="21"/>
              </w:rPr>
              <w:t>3</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36F0AEE" w14:textId="77777777" w:rsidR="00CD4293" w:rsidRPr="00714CBF" w:rsidRDefault="00CD4293" w:rsidP="00CD4293">
            <w:pPr>
              <w:rPr>
                <w:sz w:val="20"/>
                <w:szCs w:val="21"/>
              </w:rPr>
            </w:pPr>
            <w:r w:rsidRPr="00714CBF">
              <w:rPr>
                <w:rFonts w:hint="eastAsia"/>
                <w:sz w:val="20"/>
                <w:szCs w:val="21"/>
              </w:rPr>
              <w:t>C</w:t>
            </w:r>
            <w:r w:rsidRPr="00714CBF">
              <w:rPr>
                <w:sz w:val="20"/>
                <w:szCs w:val="21"/>
              </w:rPr>
              <w:t>_</w:t>
            </w:r>
            <w:r w:rsidRPr="00714CBF">
              <w:rPr>
                <w:rFonts w:hint="eastAsia"/>
                <w:sz w:val="20"/>
                <w:szCs w:val="21"/>
              </w:rPr>
              <w:t>DCMOD2</w:t>
            </w:r>
          </w:p>
        </w:tc>
        <w:tc>
          <w:tcPr>
            <w:tcW w:w="317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6030901" w14:textId="77777777" w:rsidR="00CD4293" w:rsidRPr="00714CBF" w:rsidRDefault="00CD4293" w:rsidP="00CD4293">
            <w:pPr>
              <w:rPr>
                <w:sz w:val="20"/>
                <w:szCs w:val="21"/>
              </w:rPr>
            </w:pPr>
            <w:r w:rsidRPr="00714CBF">
              <w:rPr>
                <w:rFonts w:hint="eastAsia"/>
                <w:sz w:val="20"/>
                <w:szCs w:val="21"/>
              </w:rPr>
              <w:t>C</w:t>
            </w:r>
            <w:r w:rsidRPr="00714CBF">
              <w:rPr>
                <w:sz w:val="20"/>
                <w:szCs w:val="21"/>
              </w:rPr>
              <w:t xml:space="preserve"> system Customizing support info</w:t>
            </w:r>
          </w:p>
        </w:tc>
        <w:tc>
          <w:tcPr>
            <w:tcW w:w="48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D7D3C36" w14:textId="77777777" w:rsidR="00CD4293" w:rsidRPr="00714CBF" w:rsidRDefault="00CD4293" w:rsidP="00CD4293">
            <w:pPr>
              <w:rPr>
                <w:sz w:val="20"/>
                <w:szCs w:val="21"/>
              </w:rPr>
            </w:pPr>
            <w:r w:rsidRPr="00714CBF">
              <w:rPr>
                <w:rFonts w:hint="eastAsia"/>
                <w:sz w:val="20"/>
                <w:szCs w:val="21"/>
              </w:rPr>
              <w:t>ｼｬｼｰ</w:t>
            </w:r>
            <w:r w:rsidRPr="00714CBF">
              <w:rPr>
                <w:sz w:val="20"/>
                <w:szCs w:val="21"/>
              </w:rPr>
              <w:t>系ｶｽﾀﾏｲｽﾞｻﾎﾟｰﾄ情報</w:t>
            </w:r>
          </w:p>
          <w:p w14:paraId="587BBD15" w14:textId="77777777" w:rsidR="00CD4293" w:rsidRPr="007F2622" w:rsidRDefault="00CD4293" w:rsidP="00CD4293">
            <w:pPr>
              <w:rPr>
                <w:color w:val="00B0F0"/>
                <w:sz w:val="20"/>
                <w:szCs w:val="21"/>
              </w:rPr>
            </w:pPr>
            <w:r w:rsidRPr="007F2622">
              <w:rPr>
                <w:color w:val="00B0F0"/>
                <w:sz w:val="18"/>
                <w:szCs w:val="20"/>
              </w:rPr>
              <w:t xml:space="preserve">Customized support information of </w:t>
            </w:r>
            <w:r w:rsidRPr="007F2622">
              <w:rPr>
                <w:rFonts w:hint="eastAsia"/>
                <w:color w:val="00B0F0"/>
                <w:sz w:val="18"/>
                <w:szCs w:val="20"/>
              </w:rPr>
              <w:t>chassis</w:t>
            </w:r>
          </w:p>
        </w:tc>
      </w:tr>
      <w:tr w:rsidR="00CD4293" w:rsidRPr="00432CBC" w14:paraId="0A942605" w14:textId="77777777" w:rsidTr="00D73F64">
        <w:trPr>
          <w:trHeight w:val="418"/>
        </w:trPr>
        <w:tc>
          <w:tcPr>
            <w:tcW w:w="394"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5C69D49" w14:textId="77777777" w:rsidR="00CD4293" w:rsidRPr="00714CBF" w:rsidRDefault="00CD4293" w:rsidP="00CD4293">
            <w:pPr>
              <w:rPr>
                <w:sz w:val="20"/>
                <w:szCs w:val="21"/>
              </w:rPr>
            </w:pPr>
            <w:r w:rsidRPr="00714CBF">
              <w:rPr>
                <w:rFonts w:hint="eastAsia"/>
                <w:sz w:val="20"/>
                <w:szCs w:val="21"/>
              </w:rPr>
              <w:t>4</w:t>
            </w:r>
            <w:r w:rsidRPr="00714CBF">
              <w:rPr>
                <w:sz w:val="20"/>
                <w:szCs w:val="21"/>
              </w:rPr>
              <w:t>.0</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F8CC5DF" w14:textId="77777777" w:rsidR="00CD4293" w:rsidRPr="00714CBF" w:rsidRDefault="00CD4293" w:rsidP="00CD4293">
            <w:pPr>
              <w:rPr>
                <w:sz w:val="20"/>
                <w:szCs w:val="21"/>
              </w:rPr>
            </w:pPr>
            <w:r w:rsidRPr="00714CBF">
              <w:rPr>
                <w:sz w:val="20"/>
                <w:szCs w:val="21"/>
              </w:rPr>
              <w:t>4</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68FD95F" w14:textId="77777777" w:rsidR="00CD4293" w:rsidRPr="00714CBF" w:rsidRDefault="00CD4293" w:rsidP="00CD4293">
            <w:pPr>
              <w:rPr>
                <w:sz w:val="20"/>
                <w:szCs w:val="21"/>
              </w:rPr>
            </w:pPr>
            <w:r w:rsidRPr="00714CBF">
              <w:rPr>
                <w:rFonts w:hint="eastAsia"/>
                <w:sz w:val="20"/>
                <w:szCs w:val="21"/>
              </w:rPr>
              <w:t>C</w:t>
            </w:r>
            <w:r w:rsidRPr="00714CBF">
              <w:rPr>
                <w:sz w:val="20"/>
                <w:szCs w:val="21"/>
              </w:rPr>
              <w:t>_</w:t>
            </w:r>
            <w:r w:rsidRPr="00714CBF">
              <w:rPr>
                <w:rFonts w:hint="eastAsia"/>
                <w:sz w:val="20"/>
                <w:szCs w:val="21"/>
              </w:rPr>
              <w:t>DCMOD3</w:t>
            </w:r>
          </w:p>
        </w:tc>
        <w:tc>
          <w:tcPr>
            <w:tcW w:w="317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792F7CA" w14:textId="77777777" w:rsidR="00CD4293" w:rsidRPr="00714CBF" w:rsidRDefault="00CD4293" w:rsidP="00CD4293">
            <w:pPr>
              <w:rPr>
                <w:sz w:val="20"/>
                <w:szCs w:val="21"/>
              </w:rPr>
            </w:pPr>
            <w:r w:rsidRPr="00714CBF">
              <w:rPr>
                <w:rFonts w:hint="eastAsia"/>
                <w:sz w:val="20"/>
                <w:szCs w:val="21"/>
              </w:rPr>
              <w:t>C</w:t>
            </w:r>
            <w:r w:rsidRPr="00714CBF">
              <w:rPr>
                <w:sz w:val="20"/>
                <w:szCs w:val="21"/>
              </w:rPr>
              <w:t xml:space="preserve"> system Customizing status</w:t>
            </w:r>
          </w:p>
        </w:tc>
        <w:tc>
          <w:tcPr>
            <w:tcW w:w="482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C38D7E7" w14:textId="77777777" w:rsidR="00CD4293" w:rsidRPr="00714CBF" w:rsidRDefault="00CD4293" w:rsidP="00CD4293">
            <w:pPr>
              <w:rPr>
                <w:sz w:val="20"/>
                <w:szCs w:val="21"/>
              </w:rPr>
            </w:pPr>
            <w:r w:rsidRPr="00714CBF">
              <w:rPr>
                <w:rFonts w:hint="eastAsia"/>
                <w:sz w:val="20"/>
                <w:szCs w:val="21"/>
              </w:rPr>
              <w:t>ｼｬｼｰ</w:t>
            </w:r>
            <w:r w:rsidRPr="00714CBF">
              <w:rPr>
                <w:sz w:val="20"/>
                <w:szCs w:val="21"/>
              </w:rPr>
              <w:t>系ｶｽﾀﾏｲｽﾞ状態</w:t>
            </w:r>
          </w:p>
          <w:p w14:paraId="4BBF7263" w14:textId="77777777" w:rsidR="00CD4293" w:rsidRPr="007F2622" w:rsidRDefault="00CD4293" w:rsidP="00CD4293">
            <w:pPr>
              <w:rPr>
                <w:color w:val="00B0F0"/>
                <w:sz w:val="20"/>
                <w:szCs w:val="21"/>
              </w:rPr>
            </w:pPr>
            <w:r w:rsidRPr="007F2622">
              <w:rPr>
                <w:color w:val="00B0F0"/>
                <w:sz w:val="18"/>
                <w:szCs w:val="20"/>
              </w:rPr>
              <w:t xml:space="preserve">Customized status of </w:t>
            </w:r>
            <w:r w:rsidRPr="007F2622">
              <w:rPr>
                <w:rFonts w:hint="eastAsia"/>
                <w:color w:val="00B0F0"/>
                <w:sz w:val="18"/>
                <w:szCs w:val="20"/>
              </w:rPr>
              <w:t>chassis</w:t>
            </w:r>
          </w:p>
        </w:tc>
      </w:tr>
    </w:tbl>
    <w:p w14:paraId="7083506D" w14:textId="77777777" w:rsidR="00AC7340" w:rsidRPr="00432CBC" w:rsidRDefault="00AC7340" w:rsidP="00AC7340">
      <w:pPr>
        <w:ind w:firstLineChars="400" w:firstLine="77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AC7340" w:rsidRPr="00AE2925" w14:paraId="27718920" w14:textId="77777777" w:rsidTr="00D73F64">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8B151CA" w14:textId="77777777" w:rsidR="00AC7340" w:rsidRPr="00AE2925" w:rsidRDefault="00AC7340" w:rsidP="00D73F64">
            <w:pPr>
              <w:rPr>
                <w:color w:val="000000"/>
                <w:sz w:val="18"/>
                <w:szCs w:val="18"/>
              </w:rPr>
            </w:pPr>
            <w:r w:rsidRPr="00AE2925">
              <w:rPr>
                <w:color w:val="000000"/>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59BBDAD" w14:textId="77777777" w:rsidR="00AC7340" w:rsidRPr="00AE2925" w:rsidRDefault="00AC7340" w:rsidP="00D73F64">
            <w:pPr>
              <w:rPr>
                <w:color w:val="000000"/>
                <w:sz w:val="18"/>
                <w:szCs w:val="18"/>
              </w:rPr>
            </w:pPr>
            <w:r w:rsidRPr="00AE2925">
              <w:rPr>
                <w:color w:val="000000"/>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2C8631A" w14:textId="77777777" w:rsidR="00AC7340" w:rsidRPr="00AE2925" w:rsidRDefault="00AC7340" w:rsidP="00D73F64">
            <w:pPr>
              <w:rPr>
                <w:color w:val="000000"/>
                <w:sz w:val="18"/>
                <w:szCs w:val="18"/>
              </w:rPr>
            </w:pPr>
            <w:r w:rsidRPr="00AE2925">
              <w:rPr>
                <w:color w:val="000000"/>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C8E9A56" w14:textId="77777777" w:rsidR="00AC7340" w:rsidRPr="00AE2925" w:rsidRDefault="00AC7340" w:rsidP="00D73F64">
            <w:pPr>
              <w:rPr>
                <w:color w:val="000000"/>
                <w:sz w:val="18"/>
                <w:szCs w:val="18"/>
              </w:rPr>
            </w:pPr>
            <w:r w:rsidRPr="00AE2925">
              <w:rPr>
                <w:color w:val="000000"/>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5C3B06E" w14:textId="77777777" w:rsidR="00AC7340" w:rsidRPr="00AE2925" w:rsidRDefault="00AC7340" w:rsidP="00D73F64">
            <w:pPr>
              <w:rPr>
                <w:color w:val="000000"/>
                <w:sz w:val="18"/>
                <w:szCs w:val="18"/>
              </w:rPr>
            </w:pPr>
            <w:r w:rsidRPr="00AE2925">
              <w:rPr>
                <w:color w:val="000000"/>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F545EFA" w14:textId="77777777" w:rsidR="00AC7340" w:rsidRPr="00AE2925" w:rsidRDefault="00AC7340" w:rsidP="00D73F64">
            <w:pPr>
              <w:rPr>
                <w:color w:val="000000"/>
                <w:sz w:val="18"/>
                <w:szCs w:val="18"/>
              </w:rPr>
            </w:pPr>
            <w:r w:rsidRPr="00AE2925">
              <w:rPr>
                <w:color w:val="000000"/>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2CC6FB2" w14:textId="77777777" w:rsidR="00AC7340" w:rsidRPr="00AE2925" w:rsidRDefault="00AC7340" w:rsidP="00D73F64">
            <w:pPr>
              <w:rPr>
                <w:color w:val="000000"/>
                <w:sz w:val="18"/>
                <w:szCs w:val="18"/>
              </w:rPr>
            </w:pPr>
            <w:r w:rsidRPr="00AE2925">
              <w:rPr>
                <w:color w:val="000000"/>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7E5AF17" w14:textId="77777777" w:rsidR="00AC7340" w:rsidRPr="00AE2925" w:rsidRDefault="00AC7340" w:rsidP="00D73F64">
            <w:pPr>
              <w:rPr>
                <w:color w:val="000000"/>
                <w:sz w:val="18"/>
                <w:szCs w:val="18"/>
              </w:rPr>
            </w:pPr>
            <w:r w:rsidRPr="00AE2925">
              <w:rPr>
                <w:color w:val="000000"/>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17B04BC" w14:textId="77777777" w:rsidR="00AC7340" w:rsidRPr="00AE2925" w:rsidRDefault="00AC7340" w:rsidP="00D73F64">
            <w:pPr>
              <w:rPr>
                <w:color w:val="000000"/>
                <w:sz w:val="18"/>
                <w:szCs w:val="18"/>
              </w:rPr>
            </w:pPr>
            <w:r w:rsidRPr="00AE2925">
              <w:rPr>
                <w:color w:val="000000"/>
                <w:sz w:val="18"/>
                <w:szCs w:val="18"/>
              </w:rPr>
              <w:t>B0</w:t>
            </w:r>
          </w:p>
        </w:tc>
      </w:tr>
      <w:tr w:rsidR="00AC7340" w:rsidRPr="00432CBC" w14:paraId="4CB42A03"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9A64885" w14:textId="77777777" w:rsidR="00AC7340" w:rsidRPr="00714CBF" w:rsidRDefault="00AC7340" w:rsidP="00D73F64">
            <w:pPr>
              <w:rPr>
                <w:rFonts w:hint="eastAsia"/>
                <w:sz w:val="18"/>
                <w:szCs w:val="18"/>
              </w:rPr>
            </w:pPr>
            <w:r w:rsidRPr="00714CBF">
              <w:rPr>
                <w:sz w:val="18"/>
                <w:szCs w:val="18"/>
              </w:rPr>
              <w:t>Data1</w:t>
            </w:r>
            <w:r w:rsidRPr="00714CBF">
              <w:rPr>
                <w:sz w:val="18"/>
                <w:szCs w:val="18"/>
              </w:rPr>
              <w:br/>
            </w:r>
          </w:p>
          <w:p w14:paraId="0B39037E" w14:textId="77777777" w:rsidR="00AC7340" w:rsidRPr="00AE2925" w:rsidRDefault="00AC7340" w:rsidP="00D73F64">
            <w:pPr>
              <w:rPr>
                <w:color w:val="000000"/>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5479ED7" w14:textId="77777777" w:rsidR="00AC7340" w:rsidRPr="00714CBF" w:rsidRDefault="00AC7340" w:rsidP="00D73F64">
            <w:pPr>
              <w:rPr>
                <w:rFonts w:hint="eastAsia"/>
                <w:sz w:val="18"/>
                <w:szCs w:val="18"/>
              </w:rPr>
            </w:pPr>
            <w:r w:rsidRPr="00714CBF">
              <w:rPr>
                <w:sz w:val="18"/>
                <w:szCs w:val="18"/>
              </w:rPr>
              <w:t>有無情報</w:t>
            </w:r>
          </w:p>
          <w:p w14:paraId="47A55C12" w14:textId="77777777" w:rsidR="00AC7340" w:rsidRPr="00AE2925" w:rsidRDefault="00AC7340" w:rsidP="00D73F64">
            <w:pPr>
              <w:rPr>
                <w:color w:val="000000"/>
                <w:sz w:val="18"/>
                <w:szCs w:val="18"/>
              </w:rPr>
            </w:pPr>
            <w:r w:rsidRPr="00714CBF">
              <w:rPr>
                <w:rFonts w:hint="eastAsia"/>
                <w:sz w:val="16"/>
                <w:szCs w:val="16"/>
              </w:rPr>
              <w:t>Availability information</w:t>
            </w:r>
            <w:r w:rsidRPr="00714CBF">
              <w:rPr>
                <w:sz w:val="18"/>
                <w:szCs w:val="18"/>
              </w:rPr>
              <w:br/>
              <w:t>0b:</w:t>
            </w:r>
            <w:r w:rsidRPr="00714CBF">
              <w:rPr>
                <w:sz w:val="18"/>
                <w:szCs w:val="18"/>
              </w:rPr>
              <w:t>無し</w:t>
            </w:r>
            <w:r w:rsidRPr="007F2622">
              <w:rPr>
                <w:rFonts w:hint="eastAsia"/>
                <w:color w:val="00B0F0"/>
                <w:sz w:val="18"/>
                <w:szCs w:val="18"/>
              </w:rPr>
              <w:t>/ None</w:t>
            </w:r>
            <w:r w:rsidRPr="00AE2925">
              <w:rPr>
                <w:color w:val="000000"/>
                <w:sz w:val="18"/>
                <w:szCs w:val="18"/>
              </w:rPr>
              <w:br/>
            </w:r>
            <w:r w:rsidRPr="00714CBF">
              <w:rPr>
                <w:sz w:val="18"/>
                <w:szCs w:val="18"/>
              </w:rPr>
              <w:t>1b:</w:t>
            </w:r>
            <w:r w:rsidRPr="00714CBF">
              <w:rPr>
                <w:sz w:val="18"/>
                <w:szCs w:val="18"/>
              </w:rPr>
              <w:t>有り</w:t>
            </w:r>
            <w:r w:rsidRPr="007F2622">
              <w:rPr>
                <w:rFonts w:hint="eastAsia"/>
                <w:color w:val="00B0F0"/>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DCA00B2" w14:textId="77777777" w:rsidR="00AC7340" w:rsidRPr="00714CBF" w:rsidRDefault="00AC7340" w:rsidP="00D73F64">
            <w:pPr>
              <w:rPr>
                <w:rFonts w:hint="eastAsia"/>
                <w:sz w:val="18"/>
                <w:szCs w:val="18"/>
              </w:rPr>
            </w:pPr>
            <w:r w:rsidRPr="00714CBF">
              <w:rPr>
                <w:sz w:val="18"/>
                <w:szCs w:val="18"/>
              </w:rPr>
              <w:t>サポート情報</w:t>
            </w:r>
          </w:p>
          <w:p w14:paraId="3989848E" w14:textId="77777777" w:rsidR="00AC7340" w:rsidRPr="00714CBF" w:rsidRDefault="00AC7340" w:rsidP="00D73F64">
            <w:pPr>
              <w:rPr>
                <w:sz w:val="18"/>
                <w:szCs w:val="18"/>
              </w:rPr>
            </w:pPr>
            <w:r w:rsidRPr="00714CBF">
              <w:rPr>
                <w:rFonts w:hint="eastAsia"/>
                <w:sz w:val="16"/>
                <w:szCs w:val="16"/>
              </w:rPr>
              <w:t>Available custom status</w:t>
            </w:r>
            <w:r w:rsidRPr="00714CBF">
              <w:rPr>
                <w:sz w:val="18"/>
                <w:szCs w:val="18"/>
              </w:rPr>
              <w:br/>
              <w:t>001b</w:t>
            </w:r>
            <w:r w:rsidRPr="00714CBF">
              <w:rPr>
                <w:sz w:val="18"/>
                <w:szCs w:val="18"/>
              </w:rPr>
              <w:t>：</w:t>
            </w:r>
            <w:r w:rsidRPr="00714CBF">
              <w:rPr>
                <w:sz w:val="18"/>
                <w:szCs w:val="18"/>
              </w:rPr>
              <w:t>Sport/Normal</w:t>
            </w:r>
            <w:r w:rsidRPr="00714CBF">
              <w:rPr>
                <w:sz w:val="18"/>
                <w:szCs w:val="18"/>
              </w:rPr>
              <w:br/>
              <w:t>010b</w:t>
            </w:r>
            <w:r w:rsidRPr="00714CBF">
              <w:rPr>
                <w:sz w:val="18"/>
                <w:szCs w:val="18"/>
              </w:rPr>
              <w:t>：</w:t>
            </w:r>
            <w:r w:rsidRPr="00714CBF">
              <w:rPr>
                <w:sz w:val="18"/>
                <w:szCs w:val="18"/>
              </w:rPr>
              <w:t>Sport/Normal/Comfort</w:t>
            </w:r>
          </w:p>
          <w:p w14:paraId="6BAF17E5" w14:textId="77777777" w:rsidR="00AC7340" w:rsidRPr="00714CBF" w:rsidRDefault="00AC7340" w:rsidP="00E76BEC">
            <w:pPr>
              <w:ind w:left="651" w:hangingChars="400" w:hanging="651"/>
              <w:rPr>
                <w:sz w:val="18"/>
                <w:szCs w:val="18"/>
              </w:rPr>
            </w:pPr>
            <w:r w:rsidRPr="00714CBF">
              <w:rPr>
                <w:rFonts w:hint="eastAsia"/>
                <w:sz w:val="18"/>
                <w:szCs w:val="18"/>
              </w:rPr>
              <w:t>011</w:t>
            </w:r>
            <w:r w:rsidRPr="00714CBF">
              <w:rPr>
                <w:sz w:val="18"/>
                <w:szCs w:val="18"/>
              </w:rPr>
              <w:t>b</w:t>
            </w:r>
            <w:r w:rsidRPr="00714CBF">
              <w:rPr>
                <w:rFonts w:hint="eastAsia"/>
                <w:sz w:val="18"/>
                <w:szCs w:val="18"/>
              </w:rPr>
              <w:t>：</w:t>
            </w:r>
            <w:r w:rsidRPr="00714CBF">
              <w:rPr>
                <w:rFonts w:hint="eastAsia"/>
                <w:sz w:val="18"/>
                <w:szCs w:val="18"/>
              </w:rPr>
              <w:t>DMS ver2.0</w:t>
            </w:r>
          </w:p>
          <w:p w14:paraId="3734A401" w14:textId="77777777" w:rsidR="00E76BEC" w:rsidRPr="00AE2925" w:rsidRDefault="00E76BEC" w:rsidP="00E76BEC">
            <w:pPr>
              <w:ind w:left="651" w:hangingChars="400" w:hanging="651"/>
              <w:rPr>
                <w:color w:val="000000"/>
                <w:sz w:val="18"/>
                <w:szCs w:val="18"/>
              </w:rPr>
            </w:pPr>
            <w:r w:rsidRPr="00AE2925">
              <w:rPr>
                <w:color w:val="000000"/>
                <w:sz w:val="18"/>
                <w:szCs w:val="18"/>
              </w:rPr>
              <w:t xml:space="preserve"> </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9847EEB" w14:textId="77777777" w:rsidR="00AC7340" w:rsidRPr="00714CBF" w:rsidRDefault="00AC7340" w:rsidP="00D73F64">
            <w:pPr>
              <w:rPr>
                <w:rFonts w:hint="eastAsia"/>
                <w:sz w:val="18"/>
                <w:szCs w:val="18"/>
              </w:rPr>
            </w:pPr>
            <w:r w:rsidRPr="00714CBF">
              <w:rPr>
                <w:sz w:val="18"/>
                <w:szCs w:val="18"/>
              </w:rPr>
              <w:t>カスタマイズ状態記憶値</w:t>
            </w:r>
          </w:p>
          <w:p w14:paraId="6B06054A" w14:textId="77777777" w:rsidR="00AC7340" w:rsidRPr="00714CBF" w:rsidRDefault="00AC7340" w:rsidP="00D73F64">
            <w:pPr>
              <w:rPr>
                <w:rFonts w:hint="eastAsia"/>
                <w:sz w:val="18"/>
                <w:szCs w:val="18"/>
              </w:rPr>
            </w:pPr>
            <w:r w:rsidRPr="007F2622">
              <w:rPr>
                <w:rFonts w:hint="eastAsia"/>
                <w:color w:val="00B0F0"/>
                <w:sz w:val="16"/>
                <w:szCs w:val="16"/>
              </w:rPr>
              <w:t>Stored value of customized status</w:t>
            </w:r>
            <w:r w:rsidRPr="007F2622">
              <w:rPr>
                <w:color w:val="00B0F0"/>
                <w:sz w:val="18"/>
                <w:szCs w:val="18"/>
              </w:rPr>
              <w:br/>
            </w:r>
            <w:r w:rsidRPr="00714CBF">
              <w:rPr>
                <w:sz w:val="18"/>
                <w:szCs w:val="18"/>
              </w:rPr>
              <w:t>0001b</w:t>
            </w:r>
            <w:r w:rsidRPr="00714CBF">
              <w:rPr>
                <w:sz w:val="18"/>
                <w:szCs w:val="18"/>
              </w:rPr>
              <w:t>：</w:t>
            </w:r>
            <w:r w:rsidRPr="00714CBF">
              <w:rPr>
                <w:sz w:val="18"/>
                <w:szCs w:val="18"/>
              </w:rPr>
              <w:t>Sport</w:t>
            </w:r>
            <w:r w:rsidRPr="00714CBF">
              <w:rPr>
                <w:rFonts w:hint="eastAsia"/>
                <w:sz w:val="18"/>
                <w:szCs w:val="18"/>
              </w:rPr>
              <w:t>(steer)</w:t>
            </w:r>
            <w:r w:rsidRPr="00714CBF">
              <w:rPr>
                <w:rFonts w:hint="eastAsia"/>
                <w:sz w:val="18"/>
                <w:szCs w:val="18"/>
              </w:rPr>
              <w:t>×</w:t>
            </w:r>
            <w:r w:rsidRPr="00714CBF">
              <w:rPr>
                <w:rFonts w:hint="eastAsia"/>
                <w:sz w:val="18"/>
                <w:szCs w:val="18"/>
              </w:rPr>
              <w:t>Sport(sus)</w:t>
            </w:r>
            <w:r w:rsidRPr="00714CBF">
              <w:rPr>
                <w:sz w:val="18"/>
                <w:szCs w:val="18"/>
              </w:rPr>
              <w:br/>
              <w:t>0010b</w:t>
            </w:r>
            <w:r w:rsidRPr="00714CBF">
              <w:rPr>
                <w:sz w:val="18"/>
                <w:szCs w:val="18"/>
              </w:rPr>
              <w:t>：</w:t>
            </w:r>
            <w:r w:rsidRPr="00714CBF">
              <w:rPr>
                <w:rFonts w:hint="eastAsia"/>
                <w:sz w:val="18"/>
                <w:szCs w:val="18"/>
              </w:rPr>
              <w:t>Normal(steer)</w:t>
            </w:r>
            <w:r w:rsidRPr="00714CBF">
              <w:rPr>
                <w:rFonts w:hint="eastAsia"/>
                <w:sz w:val="18"/>
                <w:szCs w:val="18"/>
              </w:rPr>
              <w:t>×</w:t>
            </w:r>
            <w:r w:rsidRPr="00714CBF">
              <w:rPr>
                <w:rFonts w:hint="eastAsia"/>
                <w:sz w:val="18"/>
                <w:szCs w:val="18"/>
              </w:rPr>
              <w:t>Comfort(sus)</w:t>
            </w:r>
          </w:p>
          <w:p w14:paraId="6105D4E7" w14:textId="77777777" w:rsidR="00AC7340" w:rsidRPr="00714CBF" w:rsidRDefault="00AC7340" w:rsidP="00D73F64">
            <w:pPr>
              <w:rPr>
                <w:rFonts w:hint="eastAsia"/>
                <w:sz w:val="18"/>
                <w:szCs w:val="18"/>
              </w:rPr>
            </w:pPr>
            <w:r w:rsidRPr="00714CBF">
              <w:rPr>
                <w:rFonts w:hint="eastAsia"/>
                <w:sz w:val="18"/>
                <w:szCs w:val="18"/>
              </w:rPr>
              <w:t>0011b</w:t>
            </w:r>
            <w:r w:rsidRPr="00714CBF">
              <w:rPr>
                <w:rFonts w:hint="eastAsia"/>
                <w:sz w:val="18"/>
                <w:szCs w:val="18"/>
              </w:rPr>
              <w:t>：</w:t>
            </w:r>
            <w:r w:rsidRPr="00714CBF">
              <w:rPr>
                <w:rFonts w:hint="eastAsia"/>
                <w:sz w:val="18"/>
                <w:szCs w:val="18"/>
              </w:rPr>
              <w:t>Sport(steer)</w:t>
            </w:r>
            <w:r w:rsidRPr="00714CBF">
              <w:rPr>
                <w:rFonts w:hint="eastAsia"/>
                <w:sz w:val="18"/>
                <w:szCs w:val="18"/>
              </w:rPr>
              <w:t>×</w:t>
            </w:r>
            <w:r w:rsidRPr="00714CBF">
              <w:rPr>
                <w:rFonts w:hint="eastAsia"/>
                <w:sz w:val="18"/>
                <w:szCs w:val="18"/>
              </w:rPr>
              <w:t>Comfort(sus)</w:t>
            </w:r>
            <w:r w:rsidRPr="00714CBF">
              <w:rPr>
                <w:sz w:val="18"/>
                <w:szCs w:val="18"/>
              </w:rPr>
              <w:br/>
              <w:t>0100b</w:t>
            </w:r>
            <w:r w:rsidRPr="00714CBF">
              <w:rPr>
                <w:sz w:val="18"/>
                <w:szCs w:val="18"/>
              </w:rPr>
              <w:t>：</w:t>
            </w:r>
            <w:r w:rsidRPr="00714CBF">
              <w:rPr>
                <w:sz w:val="18"/>
                <w:szCs w:val="18"/>
              </w:rPr>
              <w:t>Normal</w:t>
            </w:r>
            <w:r w:rsidRPr="00714CBF">
              <w:rPr>
                <w:rFonts w:hint="eastAsia"/>
                <w:sz w:val="18"/>
                <w:szCs w:val="18"/>
              </w:rPr>
              <w:t>(steer)</w:t>
            </w:r>
            <w:r w:rsidRPr="00714CBF">
              <w:rPr>
                <w:rFonts w:hint="eastAsia"/>
                <w:sz w:val="18"/>
                <w:szCs w:val="18"/>
              </w:rPr>
              <w:t>×</w:t>
            </w:r>
            <w:r w:rsidRPr="00714CBF">
              <w:rPr>
                <w:rFonts w:hint="eastAsia"/>
                <w:sz w:val="18"/>
                <w:szCs w:val="18"/>
              </w:rPr>
              <w:t>Normal(sus)</w:t>
            </w:r>
          </w:p>
          <w:p w14:paraId="37C586D9" w14:textId="77777777" w:rsidR="00AC7340" w:rsidRPr="00714CBF" w:rsidRDefault="00AC7340" w:rsidP="00D73F64">
            <w:pPr>
              <w:rPr>
                <w:rFonts w:hint="eastAsia"/>
                <w:sz w:val="18"/>
                <w:szCs w:val="18"/>
              </w:rPr>
            </w:pPr>
            <w:r w:rsidRPr="00714CBF">
              <w:rPr>
                <w:rFonts w:hint="eastAsia"/>
                <w:sz w:val="18"/>
                <w:szCs w:val="18"/>
              </w:rPr>
              <w:t>0101b:Sport(steer)</w:t>
            </w:r>
            <w:r w:rsidRPr="00714CBF">
              <w:rPr>
                <w:rFonts w:hint="eastAsia"/>
                <w:sz w:val="18"/>
                <w:szCs w:val="18"/>
              </w:rPr>
              <w:t>×</w:t>
            </w:r>
            <w:r w:rsidRPr="00714CBF">
              <w:rPr>
                <w:rFonts w:hint="eastAsia"/>
                <w:sz w:val="18"/>
                <w:szCs w:val="18"/>
              </w:rPr>
              <w:t>Normal(sus)</w:t>
            </w:r>
          </w:p>
          <w:p w14:paraId="2FD30002" w14:textId="77777777" w:rsidR="00AC7340" w:rsidRPr="00AE2925" w:rsidRDefault="00AC7340" w:rsidP="00D73F64">
            <w:pPr>
              <w:rPr>
                <w:color w:val="000000"/>
                <w:sz w:val="18"/>
                <w:szCs w:val="18"/>
              </w:rPr>
            </w:pPr>
            <w:r w:rsidRPr="00714CBF">
              <w:rPr>
                <w:rFonts w:hint="eastAsia"/>
                <w:sz w:val="18"/>
                <w:szCs w:val="18"/>
              </w:rPr>
              <w:t>1000b</w:t>
            </w:r>
            <w:r w:rsidRPr="00714CBF">
              <w:rPr>
                <w:rFonts w:hint="eastAsia"/>
                <w:sz w:val="18"/>
                <w:szCs w:val="18"/>
              </w:rPr>
              <w:t>：</w:t>
            </w:r>
            <w:r w:rsidRPr="00714CBF">
              <w:rPr>
                <w:rFonts w:hint="eastAsia"/>
                <w:sz w:val="18"/>
                <w:szCs w:val="18"/>
              </w:rPr>
              <w:t>Normal(steer)</w:t>
            </w:r>
            <w:r w:rsidRPr="00714CBF">
              <w:rPr>
                <w:rFonts w:hint="eastAsia"/>
                <w:sz w:val="18"/>
                <w:szCs w:val="18"/>
              </w:rPr>
              <w:t>×</w:t>
            </w:r>
            <w:r w:rsidRPr="00714CBF">
              <w:rPr>
                <w:rFonts w:hint="eastAsia"/>
                <w:sz w:val="18"/>
                <w:szCs w:val="18"/>
              </w:rPr>
              <w:t>Sport(sus)</w:t>
            </w:r>
          </w:p>
        </w:tc>
      </w:tr>
    </w:tbl>
    <w:p w14:paraId="36BC9466" w14:textId="77777777" w:rsidR="006531BD" w:rsidRPr="00714CBF" w:rsidRDefault="00EC4E44" w:rsidP="003639B3">
      <w:pPr>
        <w:ind w:leftChars="400" w:left="1157" w:hangingChars="200" w:hanging="386"/>
        <w:rPr>
          <w:rFonts w:hint="eastAsia"/>
          <w:szCs w:val="21"/>
        </w:rPr>
      </w:pPr>
      <w:ins w:id="84" w:author="Nagai, Shun/永井 駿" w:date="2024-06-24T10:05:00Z">
        <w:r w:rsidRPr="00714CBF">
          <w:rPr>
            <w:rFonts w:hint="eastAsia"/>
            <w:szCs w:val="21"/>
          </w:rPr>
          <w:t>※</w:t>
        </w:r>
      </w:ins>
      <w:del w:id="85" w:author="Nagai, Shun/永井 駿" w:date="2024-06-24T10:05:00Z">
        <w:r w:rsidR="00E76BEC" w:rsidRPr="00714CBF">
          <w:rPr>
            <w:rFonts w:hint="eastAsia"/>
            <w:szCs w:val="21"/>
          </w:rPr>
          <w:delText>＊</w:delText>
        </w:r>
      </w:del>
      <w:r w:rsidR="00E76BEC" w:rsidRPr="00714CBF">
        <w:rPr>
          <w:rFonts w:hint="eastAsia"/>
          <w:szCs w:val="21"/>
        </w:rPr>
        <w:t>C_DCMOD2</w:t>
      </w:r>
      <w:r w:rsidR="00E76BEC" w:rsidRPr="00714CBF">
        <w:rPr>
          <w:rFonts w:hint="eastAsia"/>
          <w:szCs w:val="21"/>
        </w:rPr>
        <w:t>が</w:t>
      </w:r>
      <w:r w:rsidR="00E76BEC" w:rsidRPr="00714CBF">
        <w:rPr>
          <w:rFonts w:hint="eastAsia"/>
          <w:szCs w:val="21"/>
        </w:rPr>
        <w:t>011</w:t>
      </w:r>
      <w:r w:rsidR="00E76BEC" w:rsidRPr="00714CBF">
        <w:rPr>
          <w:szCs w:val="21"/>
        </w:rPr>
        <w:t>b</w:t>
      </w:r>
      <w:r w:rsidR="00E76BEC" w:rsidRPr="00714CBF">
        <w:rPr>
          <w:rFonts w:hint="eastAsia"/>
          <w:szCs w:val="21"/>
        </w:rPr>
        <w:t>の場合、</w:t>
      </w:r>
      <w:r w:rsidR="006531BD" w:rsidRPr="00714CBF">
        <w:rPr>
          <w:szCs w:val="21"/>
        </w:rPr>
        <w:t>DMS ver</w:t>
      </w:r>
      <w:r w:rsidR="00433163" w:rsidRPr="00714CBF">
        <w:rPr>
          <w:szCs w:val="21"/>
        </w:rPr>
        <w:t>3</w:t>
      </w:r>
      <w:r w:rsidR="006531BD" w:rsidRPr="00714CBF">
        <w:rPr>
          <w:szCs w:val="21"/>
        </w:rPr>
        <w:t>.0</w:t>
      </w:r>
      <w:r w:rsidR="00433163" w:rsidRPr="00714CBF">
        <w:rPr>
          <w:rFonts w:hint="eastAsia"/>
          <w:szCs w:val="21"/>
        </w:rPr>
        <w:t>も</w:t>
      </w:r>
      <w:r w:rsidR="003639B3" w:rsidRPr="00714CBF">
        <w:rPr>
          <w:rFonts w:hint="eastAsia"/>
          <w:szCs w:val="21"/>
        </w:rPr>
        <w:t xml:space="preserve">DMS </w:t>
      </w:r>
      <w:r w:rsidR="003639B3" w:rsidRPr="00714CBF">
        <w:rPr>
          <w:szCs w:val="21"/>
        </w:rPr>
        <w:t>ver2</w:t>
      </w:r>
      <w:r w:rsidR="00D3516F" w:rsidRPr="00714CBF">
        <w:rPr>
          <w:rFonts w:hint="eastAsia"/>
          <w:szCs w:val="21"/>
        </w:rPr>
        <w:t>同様</w:t>
      </w:r>
      <w:r w:rsidR="00433163" w:rsidRPr="00714CBF">
        <w:rPr>
          <w:rFonts w:hint="eastAsia"/>
          <w:szCs w:val="21"/>
        </w:rPr>
        <w:t>の</w:t>
      </w:r>
      <w:r w:rsidR="00D3516F" w:rsidRPr="00714CBF">
        <w:rPr>
          <w:rFonts w:hint="eastAsia"/>
          <w:szCs w:val="21"/>
        </w:rPr>
        <w:t>対応</w:t>
      </w:r>
      <w:r w:rsidR="003639B3" w:rsidRPr="00714CBF">
        <w:rPr>
          <w:rFonts w:hint="eastAsia"/>
          <w:szCs w:val="21"/>
        </w:rPr>
        <w:t>をとり、</w:t>
      </w:r>
      <w:r w:rsidR="003639B3" w:rsidRPr="00714CBF">
        <w:rPr>
          <w:szCs w:val="21"/>
        </w:rPr>
        <w:br/>
      </w:r>
      <w:r w:rsidR="00E76BEC" w:rsidRPr="00714CBF">
        <w:rPr>
          <w:rFonts w:hint="eastAsia"/>
          <w:szCs w:val="21"/>
        </w:rPr>
        <w:t>別信号を参照する仕様</w:t>
      </w:r>
      <w:r w:rsidR="003639B3" w:rsidRPr="00714CBF">
        <w:rPr>
          <w:rFonts w:hint="eastAsia"/>
          <w:szCs w:val="21"/>
        </w:rPr>
        <w:t>とする（</w:t>
      </w:r>
      <w:r w:rsidR="002C191D" w:rsidRPr="00A33C45">
        <w:rPr>
          <w:szCs w:val="21"/>
        </w:rPr>
        <w:fldChar w:fldCharType="begin"/>
      </w:r>
      <w:r w:rsidR="002C191D" w:rsidRPr="00A33C45">
        <w:rPr>
          <w:szCs w:val="21"/>
        </w:rPr>
        <w:instrText xml:space="preserve"> </w:instrText>
      </w:r>
      <w:r w:rsidR="002C191D" w:rsidRPr="00A33C45">
        <w:rPr>
          <w:rFonts w:hint="eastAsia"/>
          <w:szCs w:val="21"/>
        </w:rPr>
        <w:instrText>REF _Ref166744979 \r \h</w:instrText>
      </w:r>
      <w:r w:rsidR="002C191D" w:rsidRPr="00A33C45">
        <w:rPr>
          <w:szCs w:val="21"/>
        </w:rPr>
        <w:instrText xml:space="preserve"> </w:instrText>
      </w:r>
      <w:r w:rsidR="002C191D" w:rsidRPr="00A33C45">
        <w:rPr>
          <w:szCs w:val="21"/>
        </w:rPr>
      </w:r>
      <w:r w:rsidR="002C191D" w:rsidRPr="00A33C45">
        <w:rPr>
          <w:szCs w:val="21"/>
        </w:rPr>
        <w:instrText xml:space="preserve"> \* MERGEFORMAT </w:instrText>
      </w:r>
      <w:r w:rsidR="002C191D" w:rsidRPr="00A33C45">
        <w:rPr>
          <w:szCs w:val="21"/>
        </w:rPr>
        <w:fldChar w:fldCharType="separate"/>
      </w:r>
      <w:r w:rsidR="002C191D" w:rsidRPr="00A33C45">
        <w:rPr>
          <w:szCs w:val="21"/>
        </w:rPr>
        <w:t>2.1.2</w:t>
      </w:r>
      <w:r w:rsidR="002C191D" w:rsidRPr="00A33C45">
        <w:rPr>
          <w:szCs w:val="21"/>
        </w:rPr>
        <w:fldChar w:fldCharType="end"/>
      </w:r>
      <w:r w:rsidR="006531BD" w:rsidRPr="00714CBF">
        <w:rPr>
          <w:rFonts w:hint="eastAsia"/>
          <w:szCs w:val="21"/>
        </w:rPr>
        <w:t>章参照</w:t>
      </w:r>
      <w:r w:rsidR="003639B3" w:rsidRPr="00714CBF">
        <w:rPr>
          <w:rFonts w:hint="eastAsia"/>
          <w:szCs w:val="21"/>
        </w:rPr>
        <w:t>）</w:t>
      </w:r>
    </w:p>
    <w:p w14:paraId="7B95E8B0" w14:textId="77777777" w:rsidR="00D3516F" w:rsidRPr="007F2622" w:rsidRDefault="006531BD" w:rsidP="00D3516F">
      <w:pPr>
        <w:ind w:leftChars="400" w:left="1349" w:hangingChars="300" w:hanging="578"/>
        <w:rPr>
          <w:color w:val="00B0F0"/>
          <w:szCs w:val="21"/>
        </w:rPr>
      </w:pPr>
      <w:ins w:id="86" w:author="Nagai, Shun/永井 駿" w:date="2024-06-24T10:05:00Z">
        <w:r w:rsidRPr="007F2622">
          <w:rPr>
            <w:rFonts w:hint="eastAsia"/>
            <w:color w:val="00B0F0"/>
            <w:szCs w:val="21"/>
          </w:rPr>
          <w:t>※</w:t>
        </w:r>
      </w:ins>
      <w:r w:rsidRPr="007F2622">
        <w:rPr>
          <w:rFonts w:hint="eastAsia"/>
          <w:color w:val="00B0F0"/>
          <w:szCs w:val="21"/>
        </w:rPr>
        <w:t xml:space="preserve">　　</w:t>
      </w:r>
      <w:r w:rsidR="00D3516F" w:rsidRPr="007F2622">
        <w:rPr>
          <w:color w:val="00B0F0"/>
          <w:szCs w:val="21"/>
        </w:rPr>
        <w:t>If the C_DCMOD2 is 011b, DMS ver3.0 has the same specifications as DMS ver2.</w:t>
      </w:r>
    </w:p>
    <w:p w14:paraId="410CADC2" w14:textId="77777777" w:rsidR="00152A45" w:rsidRPr="007F2622" w:rsidRDefault="00D3516F" w:rsidP="00D3516F">
      <w:pPr>
        <w:ind w:leftChars="700" w:left="1349"/>
        <w:rPr>
          <w:color w:val="00B0F0"/>
          <w:szCs w:val="21"/>
        </w:rPr>
      </w:pPr>
      <w:r w:rsidRPr="007F2622">
        <w:rPr>
          <w:color w:val="00B0F0"/>
          <w:szCs w:val="21"/>
        </w:rPr>
        <w:t>and</w:t>
      </w:r>
      <w:r w:rsidRPr="007F2622">
        <w:rPr>
          <w:rFonts w:hint="eastAsia"/>
          <w:color w:val="00B0F0"/>
          <w:szCs w:val="21"/>
        </w:rPr>
        <w:t xml:space="preserve"> t</w:t>
      </w:r>
      <w:r w:rsidRPr="007F2622">
        <w:rPr>
          <w:color w:val="00B0F0"/>
          <w:szCs w:val="21"/>
        </w:rPr>
        <w:t>he specification refers to another signal (see Chapter 2.1.6)</w:t>
      </w:r>
    </w:p>
    <w:p w14:paraId="1E72D534" w14:textId="77777777" w:rsidR="006531BD" w:rsidRPr="00AE2925" w:rsidRDefault="006531BD" w:rsidP="006531BD">
      <w:pPr>
        <w:ind w:leftChars="400" w:left="1349" w:hangingChars="300" w:hanging="578"/>
        <w:rPr>
          <w:color w:val="000000"/>
          <w:szCs w:val="21"/>
        </w:rPr>
      </w:pPr>
    </w:p>
    <w:p w14:paraId="3669EAAE" w14:textId="77777777" w:rsidR="006531BD" w:rsidRPr="00AE2925" w:rsidRDefault="006531BD" w:rsidP="006531BD">
      <w:pPr>
        <w:ind w:leftChars="400" w:left="1349" w:hangingChars="300" w:hanging="578"/>
        <w:rPr>
          <w:rFonts w:hint="eastAsia"/>
          <w:color w:val="000000"/>
          <w:szCs w:val="21"/>
        </w:rPr>
      </w:pPr>
    </w:p>
    <w:p w14:paraId="185CF74B" w14:textId="77777777" w:rsidR="00152A45" w:rsidRPr="00714CBF" w:rsidRDefault="00152A45">
      <w:pPr>
        <w:numPr>
          <w:ilvl w:val="0"/>
          <w:numId w:val="16"/>
        </w:numPr>
        <w:rPr>
          <w:rFonts w:hint="eastAsia"/>
        </w:rPr>
      </w:pPr>
      <w:r w:rsidRPr="00714CBF">
        <w:rPr>
          <w:rFonts w:hint="eastAsia"/>
          <w:szCs w:val="21"/>
        </w:rPr>
        <w:t>～</w:t>
      </w:r>
      <w:r w:rsidRPr="00714CBF">
        <w:rPr>
          <w:szCs w:val="21"/>
        </w:rPr>
        <w:t>19ePF v3</w:t>
      </w:r>
    </w:p>
    <w:p w14:paraId="4187C92B" w14:textId="77777777" w:rsidR="00F52717" w:rsidRPr="00432CBC" w:rsidRDefault="00E76BEC" w:rsidP="00F52717">
      <w:pPr>
        <w:ind w:leftChars="400" w:left="771"/>
        <w:rPr>
          <w:rFonts w:hint="eastAsia"/>
          <w:szCs w:val="21"/>
        </w:rPr>
      </w:pPr>
      <w:r>
        <w:rPr>
          <w:szCs w:val="21"/>
        </w:rPr>
        <w:br/>
      </w:r>
      <w:r w:rsidR="00F52717" w:rsidRPr="00432CBC">
        <w:rPr>
          <w:rFonts w:hint="eastAsia"/>
          <w:szCs w:val="21"/>
        </w:rPr>
        <w:t>【</w:t>
      </w:r>
      <w:r w:rsidR="00404E00" w:rsidRPr="00432CBC">
        <w:rPr>
          <w:rFonts w:hint="eastAsia"/>
          <w:szCs w:val="21"/>
        </w:rPr>
        <w:t>メッセージラベル</w:t>
      </w:r>
      <w:r w:rsidR="00404E00" w:rsidRPr="00432CBC">
        <w:rPr>
          <w:rFonts w:hint="eastAsia"/>
          <w:szCs w:val="21"/>
        </w:rPr>
        <w:t xml:space="preserve">/ </w:t>
      </w:r>
      <w:r w:rsidR="00404E00" w:rsidRPr="00432CBC">
        <w:rPr>
          <w:szCs w:val="21"/>
        </w:rPr>
        <w:t xml:space="preserve">Msg. </w:t>
      </w:r>
      <w:r w:rsidR="00404E00" w:rsidRPr="00432CBC">
        <w:rPr>
          <w:rFonts w:hint="eastAsia"/>
          <w:szCs w:val="21"/>
        </w:rPr>
        <w:t>labe</w:t>
      </w:r>
      <w:r w:rsidR="00404E00" w:rsidRPr="00432CBC">
        <w:rPr>
          <w:szCs w:val="21"/>
        </w:rPr>
        <w:t>l</w:t>
      </w:r>
      <w:r w:rsidR="00F52717" w:rsidRPr="00432CBC">
        <w:rPr>
          <w:rFonts w:hint="eastAsia"/>
          <w:szCs w:val="21"/>
        </w:rPr>
        <w:t>】</w:t>
      </w:r>
      <w:r w:rsidR="00F52717" w:rsidRPr="00432CBC">
        <w:rPr>
          <w:rFonts w:hint="eastAsia"/>
          <w:szCs w:val="21"/>
        </w:rPr>
        <w:t>VSC1S93</w:t>
      </w:r>
    </w:p>
    <w:p w14:paraId="113D570F" w14:textId="77777777" w:rsidR="00F52717" w:rsidRPr="00432CBC" w:rsidRDefault="00F52717" w:rsidP="00F52717">
      <w:pPr>
        <w:ind w:leftChars="400" w:left="771"/>
        <w:rPr>
          <w:rFonts w:hint="eastAsia"/>
          <w:szCs w:val="21"/>
        </w:rPr>
      </w:pPr>
      <w:r w:rsidRPr="00432CBC">
        <w:rPr>
          <w:rFonts w:hint="eastAsia"/>
          <w:szCs w:val="21"/>
        </w:rPr>
        <w:t>【</w:t>
      </w:r>
      <w:r w:rsidRPr="00432CBC">
        <w:rPr>
          <w:rFonts w:hint="eastAsia"/>
          <w:szCs w:val="21"/>
        </w:rPr>
        <w:t>CAN-ID</w:t>
      </w:r>
      <w:r w:rsidRPr="00432CBC">
        <w:rPr>
          <w:rFonts w:hint="eastAsia"/>
          <w:szCs w:val="21"/>
        </w:rPr>
        <w:t>】</w:t>
      </w:r>
      <w:r w:rsidR="0000557D" w:rsidRPr="00432CBC">
        <w:rPr>
          <w:rFonts w:hint="eastAsia"/>
          <w:szCs w:val="21"/>
        </w:rPr>
        <w:t>1</w:t>
      </w:r>
      <w:r w:rsidR="0000557D" w:rsidRPr="00432CBC">
        <w:rPr>
          <w:szCs w:val="21"/>
        </w:rPr>
        <w:t>DAh</w:t>
      </w:r>
    </w:p>
    <w:p w14:paraId="79418528" w14:textId="77777777" w:rsidR="00F52717" w:rsidRPr="00432CBC" w:rsidRDefault="00F52717" w:rsidP="00F52717">
      <w:pPr>
        <w:ind w:leftChars="400" w:left="771"/>
        <w:rPr>
          <w:rFonts w:hint="eastAsia"/>
          <w:szCs w:val="21"/>
        </w:rPr>
      </w:pPr>
      <w:r w:rsidRPr="00432CBC">
        <w:rPr>
          <w:rFonts w:hint="eastAsia"/>
          <w:szCs w:val="21"/>
        </w:rPr>
        <w:t>【初期値</w:t>
      </w:r>
      <w:r w:rsidRPr="00432CBC">
        <w:rPr>
          <w:rFonts w:hint="eastAsia"/>
          <w:szCs w:val="21"/>
        </w:rPr>
        <w:t>Initial value</w:t>
      </w:r>
      <w:r w:rsidRPr="00432CBC">
        <w:rPr>
          <w:rFonts w:hint="eastAsia"/>
          <w:szCs w:val="21"/>
        </w:rPr>
        <w:t>】不定</w:t>
      </w:r>
      <w:r w:rsidRPr="00C4600D">
        <w:rPr>
          <w:rFonts w:hint="eastAsia"/>
          <w:color w:val="00B0F0"/>
          <w:szCs w:val="21"/>
        </w:rPr>
        <w:t xml:space="preserve"> Indeterminate</w:t>
      </w:r>
    </w:p>
    <w:tbl>
      <w:tblPr>
        <w:tblW w:w="9720" w:type="dxa"/>
        <w:tblCellMar>
          <w:left w:w="0" w:type="dxa"/>
          <w:right w:w="0" w:type="dxa"/>
        </w:tblCellMar>
        <w:tblLook w:val="0600" w:firstRow="0" w:lastRow="0" w:firstColumn="0" w:lastColumn="0" w:noHBand="1" w:noVBand="1"/>
      </w:tblPr>
      <w:tblGrid>
        <w:gridCol w:w="411"/>
        <w:gridCol w:w="584"/>
        <w:gridCol w:w="1227"/>
        <w:gridCol w:w="3253"/>
        <w:gridCol w:w="4245"/>
        <w:tblGridChange w:id="87">
          <w:tblGrid>
            <w:gridCol w:w="411"/>
            <w:gridCol w:w="584"/>
            <w:gridCol w:w="1227"/>
            <w:gridCol w:w="3253"/>
            <w:gridCol w:w="4245"/>
          </w:tblGrid>
        </w:tblGridChange>
      </w:tblGrid>
      <w:tr w:rsidR="00CD4293" w:rsidRPr="00432CBC" w14:paraId="24D3598F"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19E3DE6" w14:textId="77777777" w:rsidR="00CD4293" w:rsidRPr="00740C4F" w:rsidRDefault="00CD4293" w:rsidP="00CD4293">
            <w:pPr>
              <w:rPr>
                <w:rFonts w:hint="eastAsia"/>
                <w:sz w:val="20"/>
                <w:szCs w:val="21"/>
              </w:rPr>
            </w:pPr>
            <w:r w:rsidRPr="00740C4F">
              <w:rPr>
                <w:sz w:val="20"/>
                <w:szCs w:val="21"/>
              </w:rPr>
              <w:t>Data</w:t>
            </w:r>
            <w:r w:rsidRPr="00740C4F">
              <w:rPr>
                <w:sz w:val="20"/>
                <w:szCs w:val="21"/>
              </w:rPr>
              <w:br/>
              <w:t>Pos</w:t>
            </w:r>
            <w:r w:rsidRPr="00740C4F">
              <w:rPr>
                <w:rFonts w:hint="eastAsia"/>
                <w:sz w:val="20"/>
                <w:szCs w:val="21"/>
              </w:rPr>
              <w:t>.</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EB98FD4" w14:textId="77777777" w:rsidR="00CD4293" w:rsidRPr="00740C4F" w:rsidRDefault="00CD4293" w:rsidP="00CD4293">
            <w:pPr>
              <w:rPr>
                <w:sz w:val="20"/>
                <w:szCs w:val="21"/>
              </w:rPr>
            </w:pPr>
            <w:r w:rsidRPr="00740C4F">
              <w:rPr>
                <w:rFonts w:hint="eastAsia"/>
                <w:sz w:val="20"/>
                <w:szCs w:val="21"/>
              </w:rPr>
              <w:t>D</w:t>
            </w:r>
            <w:r w:rsidRPr="00740C4F">
              <w:rPr>
                <w:sz w:val="20"/>
                <w:szCs w:val="21"/>
              </w:rPr>
              <w:t>ata</w:t>
            </w:r>
            <w:r w:rsidRPr="00740C4F">
              <w:rPr>
                <w:sz w:val="20"/>
                <w:szCs w:val="21"/>
              </w:rPr>
              <w:br/>
              <w:t>Length</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FCF615F" w14:textId="77777777" w:rsidR="00CD4293" w:rsidRPr="00740C4F" w:rsidRDefault="00CD4293" w:rsidP="00CD4293">
            <w:pPr>
              <w:rPr>
                <w:rFonts w:hint="eastAsia"/>
                <w:sz w:val="20"/>
                <w:szCs w:val="21"/>
              </w:rPr>
            </w:pPr>
            <w:r w:rsidRPr="00740C4F">
              <w:rPr>
                <w:sz w:val="20"/>
                <w:szCs w:val="20"/>
              </w:rPr>
              <w:t>Data label</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1D783E7" w14:textId="77777777" w:rsidR="00CD4293" w:rsidRPr="00740C4F" w:rsidRDefault="00CD4293" w:rsidP="00CD4293">
            <w:pPr>
              <w:rPr>
                <w:sz w:val="20"/>
                <w:szCs w:val="21"/>
                <w:lang w:val="pt-BR"/>
              </w:rPr>
            </w:pPr>
            <w:r w:rsidRPr="00740C4F">
              <w:rPr>
                <w:sz w:val="20"/>
                <w:szCs w:val="21"/>
                <w:lang w:val="pt-BR"/>
              </w:rPr>
              <w:t>Data name</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3EC21A3" w14:textId="77777777" w:rsidR="00CD4293" w:rsidRPr="00740C4F" w:rsidRDefault="00CD4293" w:rsidP="00CD4293">
            <w:pPr>
              <w:rPr>
                <w:rFonts w:hint="eastAsia"/>
                <w:sz w:val="20"/>
                <w:szCs w:val="21"/>
              </w:rPr>
            </w:pPr>
            <w:r w:rsidRPr="00740C4F">
              <w:rPr>
                <w:rFonts w:hint="eastAsia"/>
                <w:sz w:val="20"/>
                <w:szCs w:val="21"/>
              </w:rPr>
              <w:t>D</w:t>
            </w:r>
            <w:r w:rsidRPr="00740C4F">
              <w:rPr>
                <w:sz w:val="20"/>
                <w:szCs w:val="21"/>
              </w:rPr>
              <w:t>ata name</w:t>
            </w:r>
          </w:p>
        </w:tc>
      </w:tr>
      <w:tr w:rsidR="00CD4293" w:rsidRPr="00432CBC" w14:paraId="6B497A04"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B1F99A4" w14:textId="77777777" w:rsidR="00CD4293" w:rsidRPr="00432CBC" w:rsidRDefault="00CD4293" w:rsidP="00CD4293">
            <w:pPr>
              <w:rPr>
                <w:sz w:val="20"/>
                <w:szCs w:val="21"/>
              </w:rPr>
            </w:pPr>
            <w:r w:rsidRPr="00432CBC">
              <w:rPr>
                <w:rFonts w:hint="eastAsia"/>
                <w:sz w:val="20"/>
                <w:szCs w:val="21"/>
              </w:rPr>
              <w:t>1.7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656087C" w14:textId="77777777" w:rsidR="00CD4293" w:rsidRPr="00432CBC" w:rsidRDefault="00CD4293" w:rsidP="00CD4293">
            <w:pPr>
              <w:rPr>
                <w:sz w:val="20"/>
                <w:szCs w:val="21"/>
              </w:rPr>
            </w:pPr>
            <w:r w:rsidRPr="00432CBC">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D906A12" w14:textId="77777777" w:rsidR="00CD4293" w:rsidRPr="00432CBC" w:rsidRDefault="00CD4293" w:rsidP="00CD4293">
            <w:pPr>
              <w:rPr>
                <w:sz w:val="20"/>
                <w:szCs w:val="21"/>
              </w:rPr>
            </w:pPr>
            <w:r w:rsidRPr="00432CBC">
              <w:rPr>
                <w:rFonts w:hint="eastAsia"/>
                <w:sz w:val="20"/>
                <w:szCs w:val="21"/>
              </w:rPr>
              <w:t>C</w:t>
            </w:r>
            <w:r w:rsidRPr="00432CBC">
              <w:rPr>
                <w:sz w:val="20"/>
                <w:szCs w:val="21"/>
              </w:rPr>
              <w:t>_DCMDE1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841F307" w14:textId="77777777" w:rsidR="00CD4293" w:rsidRPr="00432CBC" w:rsidRDefault="00CD4293" w:rsidP="00CD4293">
            <w:pPr>
              <w:rPr>
                <w:sz w:val="20"/>
                <w:szCs w:val="21"/>
              </w:rPr>
            </w:pPr>
            <w:r w:rsidRPr="00432CBC">
              <w:rPr>
                <w:sz w:val="20"/>
                <w:szCs w:val="21"/>
                <w:lang w:val="pt-BR"/>
              </w:rPr>
              <w:t>Steering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515401E"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系ｶｽﾀﾏｲｽ情報</w:t>
            </w:r>
            <w:r w:rsidRPr="00432CBC">
              <w:rPr>
                <w:rFonts w:hint="eastAsia"/>
                <w:sz w:val="20"/>
                <w:szCs w:val="21"/>
              </w:rPr>
              <w:t>(</w:t>
            </w:r>
            <w:r w:rsidRPr="00432CBC">
              <w:rPr>
                <w:rFonts w:hint="eastAsia"/>
                <w:sz w:val="20"/>
                <w:szCs w:val="21"/>
              </w:rPr>
              <w:t>ステアリング</w:t>
            </w:r>
            <w:r w:rsidRPr="00432CBC">
              <w:rPr>
                <w:rFonts w:hint="eastAsia"/>
                <w:sz w:val="20"/>
                <w:szCs w:val="21"/>
              </w:rPr>
              <w:t>)</w:t>
            </w:r>
            <w:r w:rsidRPr="00F63C5D">
              <w:rPr>
                <w:color w:val="00B0F0"/>
                <w:sz w:val="18"/>
                <w:szCs w:val="20"/>
              </w:rPr>
              <w:br/>
              <w:t xml:space="preserve">Customized information of </w:t>
            </w:r>
            <w:r w:rsidRPr="00F63C5D">
              <w:rPr>
                <w:rFonts w:hint="eastAsia"/>
                <w:color w:val="00B0F0"/>
                <w:sz w:val="18"/>
                <w:szCs w:val="20"/>
              </w:rPr>
              <w:t>s</w:t>
            </w:r>
            <w:r w:rsidRPr="00F63C5D">
              <w:rPr>
                <w:color w:val="00B0F0"/>
                <w:sz w:val="18"/>
                <w:szCs w:val="20"/>
              </w:rPr>
              <w:t>teering</w:t>
            </w:r>
          </w:p>
        </w:tc>
      </w:tr>
      <w:tr w:rsidR="00CD4293" w:rsidRPr="00432CBC" w14:paraId="3AA47D78"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CDAD15A" w14:textId="77777777" w:rsidR="00CD4293" w:rsidRPr="00432CBC" w:rsidRDefault="00CD4293" w:rsidP="00CD4293">
            <w:pPr>
              <w:rPr>
                <w:sz w:val="20"/>
                <w:szCs w:val="21"/>
              </w:rPr>
            </w:pPr>
            <w:r w:rsidRPr="00432CBC">
              <w:rPr>
                <w:rFonts w:hint="eastAsia"/>
                <w:sz w:val="20"/>
                <w:szCs w:val="21"/>
              </w:rPr>
              <w:t>1.4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19E6B18" w14:textId="77777777" w:rsidR="00CD4293" w:rsidRPr="00432CBC" w:rsidRDefault="00CD4293" w:rsidP="00CD4293">
            <w:pPr>
              <w:rPr>
                <w:sz w:val="20"/>
                <w:szCs w:val="21"/>
              </w:rPr>
            </w:pPr>
            <w:r w:rsidRPr="00432CBC">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57F6C3B" w14:textId="77777777" w:rsidR="00CD4293" w:rsidRPr="00432CBC" w:rsidRDefault="00CD4293" w:rsidP="00CD4293">
            <w:pPr>
              <w:rPr>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E</w:t>
            </w:r>
            <w:r w:rsidRPr="00432CBC">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467FEA7" w14:textId="77777777" w:rsidR="00CD4293" w:rsidRPr="00432CBC" w:rsidRDefault="00CD4293" w:rsidP="00CD4293">
            <w:pPr>
              <w:rPr>
                <w:sz w:val="20"/>
                <w:szCs w:val="21"/>
              </w:rPr>
            </w:pPr>
            <w:r w:rsidRPr="00432CBC">
              <w:rPr>
                <w:rFonts w:hint="eastAsia"/>
                <w:sz w:val="20"/>
                <w:szCs w:val="21"/>
              </w:rPr>
              <w:t>Steering</w:t>
            </w:r>
            <w:r w:rsidRPr="00432CBC">
              <w:rPr>
                <w:sz w:val="20"/>
                <w:szCs w:val="21"/>
              </w:rPr>
              <w:t xml:space="preserve"> 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4A14A1A"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系ｶｽﾀﾏｲｽﾞｻﾎﾟｰﾄ情報</w:t>
            </w:r>
            <w:r w:rsidRPr="00432CBC">
              <w:rPr>
                <w:rFonts w:hint="eastAsia"/>
                <w:sz w:val="20"/>
                <w:szCs w:val="21"/>
              </w:rPr>
              <w:t>(</w:t>
            </w:r>
            <w:r w:rsidRPr="00432CBC">
              <w:rPr>
                <w:rFonts w:hint="eastAsia"/>
                <w:sz w:val="20"/>
                <w:szCs w:val="21"/>
              </w:rPr>
              <w:t>ステアリング</w:t>
            </w:r>
            <w:r w:rsidRPr="00432CBC">
              <w:rPr>
                <w:rFonts w:hint="eastAsia"/>
                <w:sz w:val="20"/>
                <w:szCs w:val="21"/>
              </w:rPr>
              <w:t>)</w:t>
            </w:r>
            <w:r w:rsidRPr="00F63C5D">
              <w:rPr>
                <w:color w:val="00B0F0"/>
                <w:sz w:val="18"/>
                <w:szCs w:val="20"/>
              </w:rPr>
              <w:br/>
              <w:t xml:space="preserve">Customized support information of </w:t>
            </w:r>
            <w:r w:rsidRPr="00F63C5D">
              <w:rPr>
                <w:rFonts w:hint="eastAsia"/>
                <w:color w:val="00B0F0"/>
                <w:sz w:val="18"/>
                <w:szCs w:val="20"/>
              </w:rPr>
              <w:t>steering</w:t>
            </w:r>
          </w:p>
        </w:tc>
      </w:tr>
      <w:tr w:rsidR="00CD4293" w:rsidRPr="00432CBC" w14:paraId="4F204E8C"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36E3D02" w14:textId="77777777" w:rsidR="00CD4293" w:rsidRPr="00432CBC" w:rsidRDefault="00CD4293" w:rsidP="00CD4293">
            <w:pPr>
              <w:rPr>
                <w:sz w:val="20"/>
                <w:szCs w:val="21"/>
              </w:rPr>
            </w:pPr>
            <w:r w:rsidRPr="00432CBC">
              <w:rPr>
                <w:rFonts w:hint="eastAsia"/>
                <w:sz w:val="20"/>
                <w:szCs w:val="21"/>
              </w:rPr>
              <w:t>1.0</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7275C74" w14:textId="77777777" w:rsidR="00CD4293" w:rsidRPr="00432CBC" w:rsidRDefault="00CD4293" w:rsidP="00CD4293">
            <w:pPr>
              <w:rPr>
                <w:sz w:val="20"/>
                <w:szCs w:val="21"/>
              </w:rPr>
            </w:pPr>
            <w:r w:rsidRPr="00432CBC">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C12A91A" w14:textId="77777777" w:rsidR="00CD4293" w:rsidRPr="00432CBC" w:rsidRDefault="00CD4293" w:rsidP="00CD4293">
            <w:pPr>
              <w:rPr>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E</w:t>
            </w:r>
            <w:r w:rsidRPr="00432CBC">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2EE37EB" w14:textId="77777777" w:rsidR="00CD4293" w:rsidRPr="00432CBC" w:rsidRDefault="00CD4293" w:rsidP="00CD4293">
            <w:pPr>
              <w:rPr>
                <w:sz w:val="20"/>
                <w:szCs w:val="21"/>
              </w:rPr>
            </w:pPr>
            <w:r w:rsidRPr="00432CBC">
              <w:rPr>
                <w:rFonts w:hint="eastAsia"/>
                <w:sz w:val="20"/>
                <w:szCs w:val="21"/>
              </w:rPr>
              <w:t>Steering</w:t>
            </w:r>
            <w:r w:rsidRPr="00432CBC">
              <w:rPr>
                <w:sz w:val="20"/>
                <w:szCs w:val="21"/>
              </w:rPr>
              <w:t xml:space="preserve"> 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7E3F450" w14:textId="77777777" w:rsidR="00CD4293" w:rsidRPr="00432CBC" w:rsidRDefault="00CD4293" w:rsidP="00CD4293">
            <w:pPr>
              <w:rPr>
                <w:sz w:val="20"/>
                <w:szCs w:val="21"/>
              </w:rPr>
            </w:pPr>
            <w:r w:rsidRPr="00432CBC">
              <w:rPr>
                <w:rFonts w:hint="eastAsia"/>
                <w:sz w:val="20"/>
                <w:szCs w:val="21"/>
              </w:rPr>
              <w:t>ｼｬｼｰ</w:t>
            </w:r>
            <w:r w:rsidRPr="00432CBC">
              <w:rPr>
                <w:sz w:val="20"/>
                <w:szCs w:val="21"/>
              </w:rPr>
              <w:t>系ｶｽﾀﾏｲｽﾞ状態</w:t>
            </w:r>
            <w:r w:rsidRPr="00432CBC">
              <w:rPr>
                <w:rFonts w:hint="eastAsia"/>
                <w:sz w:val="20"/>
                <w:szCs w:val="21"/>
              </w:rPr>
              <w:t>(</w:t>
            </w:r>
            <w:r w:rsidRPr="00432CBC">
              <w:rPr>
                <w:rFonts w:hint="eastAsia"/>
                <w:sz w:val="20"/>
                <w:szCs w:val="21"/>
              </w:rPr>
              <w:t>ステアリング</w:t>
            </w:r>
            <w:r w:rsidRPr="00432CBC">
              <w:rPr>
                <w:rFonts w:hint="eastAsia"/>
                <w:sz w:val="20"/>
                <w:szCs w:val="21"/>
              </w:rPr>
              <w:t>)</w:t>
            </w:r>
            <w:r w:rsidRPr="00432CBC">
              <w:rPr>
                <w:sz w:val="20"/>
                <w:szCs w:val="21"/>
              </w:rPr>
              <w:br/>
            </w:r>
            <w:r w:rsidRPr="003401CC">
              <w:rPr>
                <w:color w:val="00B0F0"/>
                <w:sz w:val="20"/>
                <w:szCs w:val="21"/>
              </w:rPr>
              <w:t xml:space="preserve">Customized status of </w:t>
            </w:r>
            <w:r w:rsidRPr="003401CC">
              <w:rPr>
                <w:rFonts w:hint="eastAsia"/>
                <w:color w:val="00B0F0"/>
                <w:sz w:val="20"/>
                <w:szCs w:val="21"/>
              </w:rPr>
              <w:t>steering</w:t>
            </w:r>
          </w:p>
        </w:tc>
      </w:tr>
      <w:tr w:rsidR="00CD4293" w:rsidRPr="00432CBC" w14:paraId="1F004043"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5722525" w14:textId="77777777" w:rsidR="00CD4293" w:rsidRPr="00432CBC" w:rsidRDefault="00CD4293" w:rsidP="00CD4293">
            <w:pPr>
              <w:rPr>
                <w:rFonts w:hint="eastAsia"/>
                <w:sz w:val="20"/>
                <w:szCs w:val="21"/>
              </w:rPr>
            </w:pPr>
            <w:r w:rsidRPr="00432CBC">
              <w:rPr>
                <w:rFonts w:hint="eastAsia"/>
                <w:sz w:val="20"/>
                <w:szCs w:val="21"/>
              </w:rPr>
              <w:t>2.7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707D442" w14:textId="77777777" w:rsidR="00CD4293" w:rsidRPr="00432CBC" w:rsidRDefault="00CD4293" w:rsidP="00CD4293">
            <w:pPr>
              <w:rPr>
                <w:sz w:val="20"/>
                <w:szCs w:val="21"/>
              </w:rPr>
            </w:pPr>
            <w:r w:rsidRPr="00432CBC">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266BD51"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_DCMDS1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A79C85B" w14:textId="77777777" w:rsidR="00CD4293" w:rsidRPr="00432CBC" w:rsidRDefault="00CD4293" w:rsidP="00CD4293">
            <w:pPr>
              <w:rPr>
                <w:rFonts w:hint="eastAsia"/>
                <w:sz w:val="20"/>
                <w:szCs w:val="21"/>
              </w:rPr>
            </w:pPr>
            <w:r w:rsidRPr="00432CBC">
              <w:rPr>
                <w:sz w:val="20"/>
                <w:szCs w:val="21"/>
                <w:lang w:val="pt-BR"/>
              </w:rPr>
              <w:t>Suspension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D0835AE"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系ｶｽﾀﾏｲｽ情報</w:t>
            </w:r>
            <w:r w:rsidRPr="00432CBC">
              <w:rPr>
                <w:rFonts w:hint="eastAsia"/>
                <w:sz w:val="20"/>
                <w:szCs w:val="21"/>
              </w:rPr>
              <w:t>(</w:t>
            </w:r>
            <w:r w:rsidRPr="00432CBC">
              <w:rPr>
                <w:rFonts w:hint="eastAsia"/>
                <w:sz w:val="20"/>
                <w:szCs w:val="21"/>
              </w:rPr>
              <w:t>サスペンション</w:t>
            </w:r>
            <w:r w:rsidRPr="00432CBC">
              <w:rPr>
                <w:rFonts w:hint="eastAsia"/>
                <w:sz w:val="20"/>
                <w:szCs w:val="21"/>
              </w:rPr>
              <w:t>)</w:t>
            </w:r>
            <w:r w:rsidRPr="00F63C5D">
              <w:rPr>
                <w:color w:val="00B0F0"/>
                <w:sz w:val="18"/>
                <w:szCs w:val="20"/>
              </w:rPr>
              <w:br/>
              <w:t>Customized information of suspension</w:t>
            </w:r>
          </w:p>
        </w:tc>
      </w:tr>
      <w:tr w:rsidR="00CD4293" w:rsidRPr="00432CBC" w14:paraId="75B57D0C"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7ADFAF7" w14:textId="77777777" w:rsidR="00CD4293" w:rsidRPr="00432CBC" w:rsidRDefault="00CD4293" w:rsidP="00CD4293">
            <w:pPr>
              <w:rPr>
                <w:rFonts w:hint="eastAsia"/>
                <w:sz w:val="20"/>
                <w:szCs w:val="21"/>
              </w:rPr>
            </w:pPr>
            <w:r w:rsidRPr="00432CBC">
              <w:rPr>
                <w:rFonts w:hint="eastAsia"/>
                <w:sz w:val="20"/>
                <w:szCs w:val="21"/>
              </w:rPr>
              <w:lastRenderedPageBreak/>
              <w:t>2.4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881D184" w14:textId="77777777" w:rsidR="00CD4293" w:rsidRPr="00432CBC" w:rsidRDefault="00CD4293" w:rsidP="00CD4293">
            <w:pPr>
              <w:rPr>
                <w:sz w:val="20"/>
                <w:szCs w:val="21"/>
              </w:rPr>
            </w:pPr>
            <w:r w:rsidRPr="00432CBC">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74F6B20"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S</w:t>
            </w:r>
            <w:r w:rsidRPr="00432CBC">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CCD90FA" w14:textId="77777777" w:rsidR="00CD4293" w:rsidRPr="00432CBC" w:rsidRDefault="00CD4293" w:rsidP="00CD4293">
            <w:pPr>
              <w:rPr>
                <w:rFonts w:hint="eastAsia"/>
                <w:sz w:val="20"/>
                <w:szCs w:val="21"/>
              </w:rPr>
            </w:pPr>
            <w:r w:rsidRPr="00432CBC">
              <w:rPr>
                <w:sz w:val="20"/>
                <w:szCs w:val="21"/>
                <w:lang w:val="pt-BR"/>
              </w:rPr>
              <w:t xml:space="preserve">Suspension </w:t>
            </w:r>
            <w:r w:rsidRPr="00432CBC">
              <w:rPr>
                <w:sz w:val="20"/>
                <w:szCs w:val="21"/>
              </w:rPr>
              <w:t>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53FA54F"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系ｶｽﾀﾏｲｽﾞｻﾎﾟｰﾄ情報</w:t>
            </w:r>
            <w:r w:rsidRPr="00432CBC">
              <w:rPr>
                <w:rFonts w:hint="eastAsia"/>
                <w:sz w:val="20"/>
                <w:szCs w:val="21"/>
              </w:rPr>
              <w:t>(</w:t>
            </w:r>
            <w:r w:rsidRPr="00432CBC">
              <w:rPr>
                <w:rFonts w:hint="eastAsia"/>
                <w:sz w:val="20"/>
                <w:szCs w:val="21"/>
              </w:rPr>
              <w:t>サスペンション</w:t>
            </w:r>
            <w:r w:rsidRPr="00432CBC">
              <w:rPr>
                <w:rFonts w:hint="eastAsia"/>
                <w:sz w:val="20"/>
                <w:szCs w:val="21"/>
              </w:rPr>
              <w:t>)</w:t>
            </w:r>
            <w:r w:rsidRPr="00F63C5D">
              <w:rPr>
                <w:color w:val="00B0F0"/>
                <w:sz w:val="18"/>
                <w:szCs w:val="20"/>
              </w:rPr>
              <w:br/>
              <w:t>Customized support information of suspension</w:t>
            </w:r>
          </w:p>
        </w:tc>
      </w:tr>
      <w:tr w:rsidR="00CD4293" w:rsidRPr="00432CBC" w14:paraId="04A93AE0"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E8B1BC9" w14:textId="77777777" w:rsidR="00CD4293" w:rsidRPr="00432CBC" w:rsidRDefault="00CD4293" w:rsidP="00CD4293">
            <w:pPr>
              <w:rPr>
                <w:rFonts w:hint="eastAsia"/>
                <w:sz w:val="20"/>
                <w:szCs w:val="21"/>
              </w:rPr>
            </w:pPr>
            <w:r w:rsidRPr="00432CBC">
              <w:rPr>
                <w:rFonts w:hint="eastAsia"/>
                <w:sz w:val="20"/>
                <w:szCs w:val="21"/>
              </w:rPr>
              <w:t>2.0</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9B5D38C" w14:textId="77777777" w:rsidR="00CD4293" w:rsidRPr="00432CBC" w:rsidRDefault="00CD4293" w:rsidP="00CD4293">
            <w:pPr>
              <w:rPr>
                <w:sz w:val="20"/>
                <w:szCs w:val="21"/>
              </w:rPr>
            </w:pPr>
            <w:r w:rsidRPr="00432CBC">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F81806B"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S</w:t>
            </w:r>
            <w:r w:rsidRPr="00432CBC">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6286B8E" w14:textId="77777777" w:rsidR="00CD4293" w:rsidRPr="00432CBC" w:rsidRDefault="00CD4293" w:rsidP="00CD4293">
            <w:pPr>
              <w:rPr>
                <w:rFonts w:hint="eastAsia"/>
                <w:sz w:val="20"/>
                <w:szCs w:val="21"/>
              </w:rPr>
            </w:pPr>
            <w:r w:rsidRPr="00432CBC">
              <w:rPr>
                <w:sz w:val="20"/>
                <w:szCs w:val="21"/>
                <w:lang w:val="pt-BR"/>
              </w:rPr>
              <w:t xml:space="preserve">Suspension </w:t>
            </w:r>
            <w:r w:rsidRPr="00432CBC">
              <w:rPr>
                <w:sz w:val="20"/>
                <w:szCs w:val="21"/>
              </w:rPr>
              <w:t>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7B2E287"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系ｶｽﾀﾏｲｽﾞ状態</w:t>
            </w:r>
            <w:r w:rsidRPr="00432CBC">
              <w:rPr>
                <w:rFonts w:hint="eastAsia"/>
                <w:sz w:val="20"/>
                <w:szCs w:val="21"/>
              </w:rPr>
              <w:t>(</w:t>
            </w:r>
            <w:r w:rsidRPr="00432CBC">
              <w:rPr>
                <w:rFonts w:hint="eastAsia"/>
                <w:sz w:val="20"/>
                <w:szCs w:val="21"/>
              </w:rPr>
              <w:t>サスペンション</w:t>
            </w:r>
            <w:r w:rsidRPr="00432CBC">
              <w:rPr>
                <w:rFonts w:hint="eastAsia"/>
                <w:sz w:val="20"/>
                <w:szCs w:val="21"/>
              </w:rPr>
              <w:t>)</w:t>
            </w:r>
            <w:r w:rsidRPr="00F63C5D">
              <w:rPr>
                <w:color w:val="00B0F0"/>
                <w:sz w:val="18"/>
                <w:szCs w:val="20"/>
              </w:rPr>
              <w:br/>
              <w:t>Customized status of suspension</w:t>
            </w:r>
          </w:p>
        </w:tc>
      </w:tr>
      <w:tr w:rsidR="00CD4293" w:rsidRPr="00432CBC" w14:paraId="7A1EA53B"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B445114" w14:textId="77777777" w:rsidR="00CD4293" w:rsidRPr="00432CBC" w:rsidRDefault="00CD4293" w:rsidP="00CD4293">
            <w:pPr>
              <w:rPr>
                <w:rFonts w:hint="eastAsia"/>
                <w:sz w:val="20"/>
                <w:szCs w:val="21"/>
              </w:rPr>
            </w:pPr>
            <w:r w:rsidRPr="00432CBC">
              <w:rPr>
                <w:rFonts w:hint="eastAsia"/>
                <w:sz w:val="20"/>
                <w:szCs w:val="21"/>
              </w:rPr>
              <w:t>3.7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6E764D3" w14:textId="77777777" w:rsidR="00CD4293" w:rsidRPr="00432CBC" w:rsidRDefault="00CD4293" w:rsidP="00CD4293">
            <w:pPr>
              <w:rPr>
                <w:sz w:val="20"/>
                <w:szCs w:val="21"/>
              </w:rPr>
            </w:pPr>
            <w:r w:rsidRPr="00432CBC">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613D688"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_DCMDB1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219FE1E" w14:textId="77777777" w:rsidR="00CD4293" w:rsidRPr="00432CBC" w:rsidRDefault="00CD4293" w:rsidP="00CD4293">
            <w:pPr>
              <w:rPr>
                <w:rFonts w:hint="eastAsia"/>
                <w:sz w:val="20"/>
                <w:szCs w:val="21"/>
              </w:rPr>
            </w:pPr>
            <w:r w:rsidRPr="00432CBC">
              <w:rPr>
                <w:sz w:val="20"/>
                <w:szCs w:val="21"/>
                <w:lang w:val="pt-BR"/>
              </w:rPr>
              <w:t>Brake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A368F27"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系ｶｽﾀﾏｲｽ情報</w:t>
            </w:r>
            <w:r w:rsidRPr="00432CBC">
              <w:rPr>
                <w:rFonts w:hint="eastAsia"/>
                <w:sz w:val="20"/>
                <w:szCs w:val="21"/>
              </w:rPr>
              <w:t>(</w:t>
            </w:r>
            <w:r w:rsidRPr="00432CBC">
              <w:rPr>
                <w:rFonts w:hint="eastAsia"/>
                <w:sz w:val="20"/>
                <w:szCs w:val="21"/>
              </w:rPr>
              <w:t>ブレーキ</w:t>
            </w:r>
            <w:r w:rsidRPr="00432CBC">
              <w:rPr>
                <w:rFonts w:hint="eastAsia"/>
                <w:sz w:val="20"/>
                <w:szCs w:val="21"/>
              </w:rPr>
              <w:t>)</w:t>
            </w:r>
            <w:r w:rsidRPr="00F63C5D">
              <w:rPr>
                <w:color w:val="00B0F0"/>
                <w:sz w:val="18"/>
                <w:szCs w:val="20"/>
              </w:rPr>
              <w:br/>
              <w:t>Customized information of suspension</w:t>
            </w:r>
          </w:p>
        </w:tc>
      </w:tr>
      <w:tr w:rsidR="00CD4293" w:rsidRPr="00432CBC" w14:paraId="48CBDD6C" w14:textId="77777777" w:rsidTr="00245056">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4B5AF04" w14:textId="77777777" w:rsidR="00CD4293" w:rsidRPr="00432CBC" w:rsidRDefault="00CD4293" w:rsidP="00CD4293">
            <w:pPr>
              <w:rPr>
                <w:rFonts w:hint="eastAsia"/>
                <w:sz w:val="20"/>
                <w:szCs w:val="21"/>
              </w:rPr>
            </w:pPr>
            <w:r w:rsidRPr="00432CBC">
              <w:rPr>
                <w:rFonts w:hint="eastAsia"/>
                <w:sz w:val="20"/>
                <w:szCs w:val="21"/>
              </w:rPr>
              <w:t>3.4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907D331" w14:textId="77777777" w:rsidR="00CD4293" w:rsidRPr="00432CBC" w:rsidRDefault="00CD4293" w:rsidP="00CD4293">
            <w:pPr>
              <w:rPr>
                <w:sz w:val="20"/>
                <w:szCs w:val="21"/>
              </w:rPr>
            </w:pPr>
            <w:r w:rsidRPr="00432CBC">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C3DD51E"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B</w:t>
            </w:r>
            <w:r w:rsidRPr="00432CBC">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B25C353" w14:textId="77777777" w:rsidR="00CD4293" w:rsidRPr="00432CBC" w:rsidRDefault="00CD4293" w:rsidP="00CD4293">
            <w:pPr>
              <w:rPr>
                <w:rFonts w:hint="eastAsia"/>
                <w:sz w:val="20"/>
                <w:szCs w:val="21"/>
              </w:rPr>
            </w:pPr>
            <w:r w:rsidRPr="00432CBC">
              <w:rPr>
                <w:rFonts w:hint="eastAsia"/>
                <w:sz w:val="20"/>
                <w:szCs w:val="21"/>
              </w:rPr>
              <w:t xml:space="preserve">Brake </w:t>
            </w:r>
            <w:r w:rsidRPr="00432CBC">
              <w:rPr>
                <w:sz w:val="20"/>
                <w:szCs w:val="21"/>
              </w:rPr>
              <w:t>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2C348C7"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系ｶｽﾀﾏｲｽﾞｻﾎﾟｰﾄ情報</w:t>
            </w:r>
            <w:r w:rsidRPr="00432CBC">
              <w:rPr>
                <w:rFonts w:hint="eastAsia"/>
                <w:sz w:val="20"/>
                <w:szCs w:val="21"/>
              </w:rPr>
              <w:t>(</w:t>
            </w:r>
            <w:r w:rsidRPr="00432CBC">
              <w:rPr>
                <w:rFonts w:hint="eastAsia"/>
                <w:sz w:val="20"/>
                <w:szCs w:val="21"/>
              </w:rPr>
              <w:t>ブレーキ</w:t>
            </w:r>
            <w:r w:rsidRPr="00432CBC">
              <w:rPr>
                <w:rFonts w:hint="eastAsia"/>
                <w:sz w:val="20"/>
                <w:szCs w:val="21"/>
              </w:rPr>
              <w:t>)</w:t>
            </w:r>
            <w:r w:rsidRPr="00F63C5D">
              <w:rPr>
                <w:color w:val="00B0F0"/>
                <w:sz w:val="18"/>
                <w:szCs w:val="20"/>
              </w:rPr>
              <w:br/>
              <w:t>Customized support information of brake</w:t>
            </w:r>
          </w:p>
        </w:tc>
      </w:tr>
      <w:tr w:rsidR="00CD4293" w:rsidRPr="00432CBC" w14:paraId="1833B5A1" w14:textId="77777777" w:rsidTr="0078338C">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FFA5E10" w14:textId="77777777" w:rsidR="00CD4293" w:rsidRPr="00432CBC" w:rsidRDefault="00CD4293" w:rsidP="00CD4293">
            <w:pPr>
              <w:rPr>
                <w:rFonts w:hint="eastAsia"/>
                <w:sz w:val="20"/>
                <w:szCs w:val="21"/>
              </w:rPr>
            </w:pPr>
            <w:r w:rsidRPr="00432CBC">
              <w:rPr>
                <w:rFonts w:hint="eastAsia"/>
                <w:sz w:val="20"/>
                <w:szCs w:val="21"/>
              </w:rPr>
              <w:t>3.0</w:t>
            </w:r>
          </w:p>
        </w:tc>
        <w:tc>
          <w:tcPr>
            <w:tcW w:w="218"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2F75FE2" w14:textId="77777777" w:rsidR="00CD4293" w:rsidRPr="00432CBC" w:rsidRDefault="00CD4293" w:rsidP="00CD4293">
            <w:pPr>
              <w:rPr>
                <w:sz w:val="20"/>
                <w:szCs w:val="21"/>
              </w:rPr>
            </w:pPr>
            <w:r w:rsidRPr="00432CBC">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726334B" w14:textId="77777777" w:rsidR="00CD4293" w:rsidRPr="00432CBC" w:rsidRDefault="00CD4293" w:rsidP="00CD4293">
            <w:pPr>
              <w:rPr>
                <w:rFonts w:hint="eastAsia"/>
                <w:sz w:val="20"/>
                <w:szCs w:val="21"/>
              </w:rPr>
            </w:pPr>
            <w:r w:rsidRPr="00432CBC">
              <w:rPr>
                <w:rFonts w:hint="eastAsia"/>
                <w:sz w:val="20"/>
                <w:szCs w:val="21"/>
              </w:rPr>
              <w:t>C</w:t>
            </w:r>
            <w:r w:rsidRPr="00432CBC">
              <w:rPr>
                <w:sz w:val="20"/>
                <w:szCs w:val="21"/>
              </w:rPr>
              <w:t>_</w:t>
            </w:r>
            <w:r w:rsidRPr="00432CBC">
              <w:rPr>
                <w:rFonts w:hint="eastAsia"/>
                <w:sz w:val="20"/>
                <w:szCs w:val="21"/>
              </w:rPr>
              <w:t>DCMD</w:t>
            </w:r>
            <w:r w:rsidRPr="00432CBC">
              <w:rPr>
                <w:sz w:val="20"/>
                <w:szCs w:val="21"/>
              </w:rPr>
              <w:t>B</w:t>
            </w:r>
            <w:r w:rsidRPr="00432CBC">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F8ACE6B" w14:textId="77777777" w:rsidR="00CD4293" w:rsidRPr="00432CBC" w:rsidRDefault="00CD4293" w:rsidP="00CD4293">
            <w:pPr>
              <w:rPr>
                <w:rFonts w:hint="eastAsia"/>
                <w:sz w:val="20"/>
                <w:szCs w:val="21"/>
              </w:rPr>
            </w:pPr>
            <w:r w:rsidRPr="00432CBC">
              <w:rPr>
                <w:rFonts w:hint="eastAsia"/>
                <w:sz w:val="20"/>
                <w:szCs w:val="21"/>
              </w:rPr>
              <w:t xml:space="preserve">Brake </w:t>
            </w:r>
            <w:r w:rsidRPr="00432CBC">
              <w:rPr>
                <w:sz w:val="20"/>
                <w:szCs w:val="21"/>
              </w:rPr>
              <w:t>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B1D903F" w14:textId="77777777" w:rsidR="00CD4293" w:rsidRPr="00432CBC" w:rsidRDefault="00CD4293" w:rsidP="00CD4293">
            <w:pPr>
              <w:rPr>
                <w:rFonts w:hint="eastAsia"/>
                <w:sz w:val="20"/>
                <w:szCs w:val="21"/>
              </w:rPr>
            </w:pPr>
            <w:r w:rsidRPr="00432CBC">
              <w:rPr>
                <w:rFonts w:hint="eastAsia"/>
                <w:sz w:val="20"/>
                <w:szCs w:val="21"/>
              </w:rPr>
              <w:t>ｼｬｼｰ</w:t>
            </w:r>
            <w:r w:rsidRPr="00432CBC">
              <w:rPr>
                <w:sz w:val="20"/>
                <w:szCs w:val="21"/>
              </w:rPr>
              <w:t>系ｶｽﾀﾏｲｽﾞ状態</w:t>
            </w:r>
            <w:r w:rsidRPr="00432CBC">
              <w:rPr>
                <w:rFonts w:hint="eastAsia"/>
                <w:sz w:val="20"/>
                <w:szCs w:val="21"/>
              </w:rPr>
              <w:t>(</w:t>
            </w:r>
            <w:r w:rsidRPr="00432CBC">
              <w:rPr>
                <w:rFonts w:hint="eastAsia"/>
                <w:sz w:val="20"/>
                <w:szCs w:val="21"/>
              </w:rPr>
              <w:t>ブレーキ</w:t>
            </w:r>
            <w:r w:rsidRPr="00432CBC">
              <w:rPr>
                <w:rFonts w:hint="eastAsia"/>
                <w:sz w:val="20"/>
                <w:szCs w:val="21"/>
              </w:rPr>
              <w:t>)</w:t>
            </w:r>
            <w:r w:rsidRPr="00F63C5D">
              <w:rPr>
                <w:color w:val="00B0F0"/>
                <w:sz w:val="18"/>
                <w:szCs w:val="20"/>
              </w:rPr>
              <w:br/>
              <w:t>Customized status of brake</w:t>
            </w:r>
          </w:p>
        </w:tc>
      </w:tr>
    </w:tbl>
    <w:p w14:paraId="12CB94D1" w14:textId="77777777" w:rsidR="00444710" w:rsidRDefault="00444710" w:rsidP="00444710">
      <w:pPr>
        <w:ind w:firstLineChars="400" w:firstLine="771"/>
      </w:pPr>
    </w:p>
    <w:p w14:paraId="2718D9AA" w14:textId="77777777" w:rsidR="00AC7340" w:rsidRDefault="00AC7340" w:rsidP="00444710">
      <w:pPr>
        <w:ind w:firstLineChars="400" w:firstLine="771"/>
      </w:pPr>
    </w:p>
    <w:p w14:paraId="7F630A06" w14:textId="77777777" w:rsidR="00AC7340" w:rsidRPr="00432CBC" w:rsidRDefault="00AC7340" w:rsidP="00444710">
      <w:pPr>
        <w:ind w:firstLineChars="400" w:firstLine="77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444710" w:rsidRPr="00432CBC" w14:paraId="6C941DAE" w14:textId="77777777" w:rsidTr="00B32DDB">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5847C06" w14:textId="77777777" w:rsidR="00444710" w:rsidRPr="00432CBC" w:rsidRDefault="00444710" w:rsidP="00B32DDB">
            <w:pPr>
              <w:rPr>
                <w:sz w:val="18"/>
                <w:szCs w:val="18"/>
              </w:rPr>
            </w:pPr>
            <w:r w:rsidRPr="00432CBC">
              <w:rPr>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6969EC4" w14:textId="77777777" w:rsidR="00444710" w:rsidRPr="00432CBC" w:rsidRDefault="00444710" w:rsidP="00B32DDB">
            <w:pPr>
              <w:rPr>
                <w:sz w:val="18"/>
                <w:szCs w:val="18"/>
              </w:rPr>
            </w:pPr>
            <w:r w:rsidRPr="00432CBC">
              <w:rPr>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B557B9A" w14:textId="77777777" w:rsidR="00444710" w:rsidRPr="00432CBC" w:rsidRDefault="00444710" w:rsidP="00B32DDB">
            <w:pPr>
              <w:rPr>
                <w:sz w:val="18"/>
                <w:szCs w:val="18"/>
              </w:rPr>
            </w:pPr>
            <w:r w:rsidRPr="00432CBC">
              <w:rPr>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97397D8" w14:textId="77777777" w:rsidR="00444710" w:rsidRPr="00432CBC" w:rsidRDefault="00444710" w:rsidP="00B32DDB">
            <w:pPr>
              <w:rPr>
                <w:sz w:val="18"/>
                <w:szCs w:val="18"/>
              </w:rPr>
            </w:pPr>
            <w:r w:rsidRPr="00432CBC">
              <w:rPr>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294E53A" w14:textId="77777777" w:rsidR="00444710" w:rsidRPr="00432CBC" w:rsidRDefault="00444710" w:rsidP="00B32DDB">
            <w:pPr>
              <w:rPr>
                <w:sz w:val="18"/>
                <w:szCs w:val="18"/>
              </w:rPr>
            </w:pPr>
            <w:r w:rsidRPr="00432CBC">
              <w:rPr>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52ABEE9" w14:textId="77777777" w:rsidR="00444710" w:rsidRPr="00432CBC" w:rsidRDefault="00444710" w:rsidP="00B32DDB">
            <w:pPr>
              <w:rPr>
                <w:sz w:val="18"/>
                <w:szCs w:val="18"/>
              </w:rPr>
            </w:pPr>
            <w:r w:rsidRPr="00432CBC">
              <w:rPr>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3EAA625" w14:textId="77777777" w:rsidR="00444710" w:rsidRPr="00432CBC" w:rsidRDefault="00444710" w:rsidP="00B32DDB">
            <w:pPr>
              <w:rPr>
                <w:sz w:val="18"/>
                <w:szCs w:val="18"/>
              </w:rPr>
            </w:pPr>
            <w:r w:rsidRPr="00432CBC">
              <w:rPr>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BF4A770" w14:textId="77777777" w:rsidR="00444710" w:rsidRPr="00432CBC" w:rsidRDefault="00444710" w:rsidP="00B32DDB">
            <w:pPr>
              <w:rPr>
                <w:sz w:val="18"/>
                <w:szCs w:val="18"/>
              </w:rPr>
            </w:pPr>
            <w:r w:rsidRPr="00432CBC">
              <w:rPr>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3C87742" w14:textId="77777777" w:rsidR="00444710" w:rsidRPr="00432CBC" w:rsidRDefault="00444710" w:rsidP="00B32DDB">
            <w:pPr>
              <w:rPr>
                <w:sz w:val="18"/>
                <w:szCs w:val="18"/>
              </w:rPr>
            </w:pPr>
            <w:r w:rsidRPr="00432CBC">
              <w:rPr>
                <w:sz w:val="18"/>
                <w:szCs w:val="18"/>
              </w:rPr>
              <w:t>B0</w:t>
            </w:r>
          </w:p>
        </w:tc>
      </w:tr>
      <w:tr w:rsidR="00E61877" w:rsidRPr="00432CBC" w14:paraId="1A19BEB8" w14:textId="77777777" w:rsidTr="00B32DDB">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9437C0C" w14:textId="77777777" w:rsidR="00444710" w:rsidRPr="00432CBC" w:rsidRDefault="00444710" w:rsidP="00B32DDB">
            <w:pPr>
              <w:rPr>
                <w:rFonts w:hint="eastAsia"/>
                <w:sz w:val="18"/>
                <w:szCs w:val="18"/>
              </w:rPr>
            </w:pPr>
            <w:r w:rsidRPr="00432CBC">
              <w:rPr>
                <w:sz w:val="18"/>
                <w:szCs w:val="18"/>
              </w:rPr>
              <w:t>Data1</w:t>
            </w:r>
            <w:r w:rsidRPr="00432CBC">
              <w:rPr>
                <w:sz w:val="18"/>
                <w:szCs w:val="18"/>
              </w:rPr>
              <w:br/>
            </w:r>
          </w:p>
          <w:p w14:paraId="7CFA981F" w14:textId="77777777" w:rsidR="00444710" w:rsidRPr="00432CBC" w:rsidRDefault="00444710" w:rsidP="00B32DDB">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4AACD35" w14:textId="77777777" w:rsidR="00444710" w:rsidRPr="007C48ED" w:rsidRDefault="00444710" w:rsidP="00B32DDB">
            <w:pPr>
              <w:rPr>
                <w:rFonts w:hint="eastAsia"/>
                <w:sz w:val="18"/>
                <w:szCs w:val="18"/>
              </w:rPr>
            </w:pPr>
            <w:r w:rsidRPr="007C48ED">
              <w:rPr>
                <w:sz w:val="18"/>
                <w:szCs w:val="18"/>
              </w:rPr>
              <w:t>有無情報</w:t>
            </w:r>
            <w:r w:rsidRPr="007C48ED">
              <w:rPr>
                <w:rFonts w:hint="eastAsia"/>
                <w:sz w:val="18"/>
                <w:szCs w:val="18"/>
              </w:rPr>
              <w:t xml:space="preserve"> (</w:t>
            </w:r>
            <w:r w:rsidRPr="007C48ED">
              <w:rPr>
                <w:rFonts w:hint="eastAsia"/>
                <w:sz w:val="18"/>
                <w:szCs w:val="18"/>
              </w:rPr>
              <w:t>ｽﾃｱﾘﾝｸﾞ</w:t>
            </w:r>
            <w:r w:rsidRPr="007C48ED">
              <w:rPr>
                <w:rFonts w:hint="eastAsia"/>
                <w:sz w:val="18"/>
                <w:szCs w:val="18"/>
              </w:rPr>
              <w:t>)</w:t>
            </w:r>
          </w:p>
          <w:p w14:paraId="178F2C1E" w14:textId="77777777" w:rsidR="00444710" w:rsidRPr="007C48ED" w:rsidRDefault="00444710" w:rsidP="00B32DDB">
            <w:pPr>
              <w:rPr>
                <w:sz w:val="18"/>
                <w:szCs w:val="18"/>
              </w:rPr>
            </w:pPr>
            <w:r w:rsidRPr="00F63C5D">
              <w:rPr>
                <w:rFonts w:hint="eastAsia"/>
                <w:color w:val="00B0F0"/>
                <w:sz w:val="16"/>
                <w:szCs w:val="16"/>
              </w:rPr>
              <w:t>Availability information</w:t>
            </w:r>
            <w:r w:rsidRPr="00F63C5D">
              <w:rPr>
                <w:color w:val="00B0F0"/>
                <w:sz w:val="16"/>
                <w:szCs w:val="16"/>
              </w:rPr>
              <w:br/>
            </w:r>
            <w:r w:rsidRPr="007C48ED">
              <w:rPr>
                <w:sz w:val="18"/>
                <w:szCs w:val="18"/>
              </w:rPr>
              <w:t>0b:</w:t>
            </w:r>
            <w:r w:rsidRPr="007C48ED">
              <w:rPr>
                <w:sz w:val="18"/>
                <w:szCs w:val="18"/>
              </w:rPr>
              <w:t>無し</w:t>
            </w:r>
            <w:r w:rsidRPr="007C48ED">
              <w:rPr>
                <w:rFonts w:hint="eastAsia"/>
                <w:sz w:val="18"/>
                <w:szCs w:val="18"/>
              </w:rPr>
              <w:t>/ None</w:t>
            </w:r>
            <w:r w:rsidRPr="007C48ED">
              <w:rPr>
                <w:sz w:val="18"/>
                <w:szCs w:val="18"/>
              </w:rPr>
              <w:br/>
              <w:t>1b:</w:t>
            </w:r>
            <w:r w:rsidRPr="007C48ED">
              <w:rPr>
                <w:sz w:val="18"/>
                <w:szCs w:val="18"/>
              </w:rPr>
              <w:t>有り</w:t>
            </w:r>
            <w:r w:rsidRPr="007C48ED">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A9C47C6" w14:textId="77777777" w:rsidR="00444710" w:rsidRPr="00010758" w:rsidRDefault="00444710" w:rsidP="00B32DDB">
            <w:pPr>
              <w:rPr>
                <w:rFonts w:hint="eastAsia"/>
                <w:sz w:val="18"/>
                <w:szCs w:val="18"/>
              </w:rPr>
            </w:pPr>
            <w:r w:rsidRPr="00010758">
              <w:rPr>
                <w:sz w:val="18"/>
                <w:szCs w:val="18"/>
              </w:rPr>
              <w:t>サポート情報</w:t>
            </w:r>
            <w:r w:rsidRPr="00010758">
              <w:rPr>
                <w:rFonts w:hint="eastAsia"/>
                <w:sz w:val="18"/>
                <w:szCs w:val="18"/>
              </w:rPr>
              <w:t xml:space="preserve"> (</w:t>
            </w:r>
            <w:r w:rsidRPr="00010758">
              <w:rPr>
                <w:rFonts w:hint="eastAsia"/>
                <w:sz w:val="18"/>
                <w:szCs w:val="18"/>
              </w:rPr>
              <w:t>ｽﾃｱﾘﾝｸﾞ</w:t>
            </w:r>
            <w:r w:rsidRPr="00010758">
              <w:rPr>
                <w:rFonts w:hint="eastAsia"/>
                <w:sz w:val="18"/>
                <w:szCs w:val="18"/>
              </w:rPr>
              <w:t>)</w:t>
            </w:r>
          </w:p>
          <w:p w14:paraId="087A5EB6" w14:textId="77777777" w:rsidR="00293C4A" w:rsidRPr="00010758" w:rsidRDefault="00444710" w:rsidP="00E63A0E">
            <w:pPr>
              <w:rPr>
                <w:sz w:val="18"/>
                <w:szCs w:val="18"/>
              </w:rPr>
            </w:pPr>
            <w:r w:rsidRPr="00F63C5D">
              <w:rPr>
                <w:rFonts w:hint="eastAsia"/>
                <w:color w:val="00B0F0"/>
                <w:sz w:val="16"/>
                <w:szCs w:val="16"/>
              </w:rPr>
              <w:t>Available custom status</w:t>
            </w:r>
            <w:r w:rsidRPr="00010758">
              <w:rPr>
                <w:sz w:val="18"/>
                <w:szCs w:val="18"/>
              </w:rPr>
              <w:br/>
              <w:t>00</w:t>
            </w:r>
            <w:r w:rsidR="00293C4A" w:rsidRPr="00010758">
              <w:rPr>
                <w:sz w:val="18"/>
                <w:szCs w:val="18"/>
              </w:rPr>
              <w:t>1</w:t>
            </w:r>
            <w:r w:rsidRPr="00010758">
              <w:rPr>
                <w:sz w:val="18"/>
                <w:szCs w:val="18"/>
              </w:rPr>
              <w:t>b</w:t>
            </w:r>
            <w:r w:rsidRPr="00010758">
              <w:rPr>
                <w:sz w:val="18"/>
                <w:szCs w:val="18"/>
              </w:rPr>
              <w:t>：</w:t>
            </w:r>
            <w:r w:rsidRPr="00010758">
              <w:rPr>
                <w:sz w:val="18"/>
                <w:szCs w:val="18"/>
              </w:rPr>
              <w:t>Sport/Normal</w:t>
            </w:r>
          </w:p>
          <w:p w14:paraId="59900F2F" w14:textId="77777777" w:rsidR="00444710" w:rsidRPr="00010758" w:rsidRDefault="00293C4A" w:rsidP="00E61877">
            <w:pPr>
              <w:rPr>
                <w:sz w:val="18"/>
                <w:szCs w:val="18"/>
              </w:rPr>
            </w:pPr>
            <w:r w:rsidRPr="00010758">
              <w:rPr>
                <w:sz w:val="18"/>
                <w:szCs w:val="18"/>
              </w:rPr>
              <w:t>010b</w:t>
            </w:r>
            <w:r w:rsidRPr="00010758">
              <w:rPr>
                <w:sz w:val="18"/>
                <w:szCs w:val="18"/>
              </w:rPr>
              <w:t>：</w:t>
            </w:r>
            <w:r w:rsidRPr="00010758">
              <w:rPr>
                <w:sz w:val="18"/>
                <w:szCs w:val="18"/>
              </w:rPr>
              <w:t>Sport/Normal/</w:t>
            </w:r>
            <w:r w:rsidR="00C604EC" w:rsidRPr="00010758">
              <w:rPr>
                <w:sz w:val="18"/>
                <w:szCs w:val="18"/>
              </w:rPr>
              <w:t xml:space="preserve"> </w:t>
            </w:r>
            <w:r w:rsidR="00E664E0" w:rsidRPr="00010758">
              <w:rPr>
                <w:sz w:val="18"/>
                <w:szCs w:val="18"/>
              </w:rPr>
              <w:t>Rear Comfort</w:t>
            </w:r>
          </w:p>
          <w:p w14:paraId="06A35837" w14:textId="77777777" w:rsidR="007C48ED" w:rsidRPr="00010758" w:rsidRDefault="007C48ED" w:rsidP="007C48ED">
            <w:pPr>
              <w:rPr>
                <w:sz w:val="18"/>
                <w:szCs w:val="18"/>
              </w:rPr>
            </w:pPr>
            <w:r w:rsidRPr="00010758">
              <w:rPr>
                <w:sz w:val="18"/>
                <w:szCs w:val="18"/>
              </w:rPr>
              <w:t>011b</w:t>
            </w:r>
            <w:r w:rsidRPr="00010758">
              <w:rPr>
                <w:sz w:val="18"/>
                <w:szCs w:val="18"/>
              </w:rPr>
              <w:t>：</w:t>
            </w:r>
            <w:r w:rsidRPr="00010758">
              <w:rPr>
                <w:sz w:val="18"/>
                <w:szCs w:val="18"/>
              </w:rPr>
              <w:t>Sport/Track/Normal</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37BFD2A" w14:textId="77777777" w:rsidR="00444710" w:rsidRPr="00010758" w:rsidRDefault="00444710" w:rsidP="00B32DDB">
            <w:pPr>
              <w:rPr>
                <w:rFonts w:hint="eastAsia"/>
                <w:sz w:val="18"/>
                <w:szCs w:val="18"/>
              </w:rPr>
            </w:pPr>
            <w:r w:rsidRPr="00010758">
              <w:rPr>
                <w:sz w:val="18"/>
                <w:szCs w:val="18"/>
              </w:rPr>
              <w:t>カスタマイズ状態記憶値</w:t>
            </w:r>
            <w:r w:rsidRPr="00010758">
              <w:rPr>
                <w:rFonts w:hint="eastAsia"/>
                <w:sz w:val="18"/>
                <w:szCs w:val="18"/>
              </w:rPr>
              <w:t xml:space="preserve"> (</w:t>
            </w:r>
            <w:r w:rsidRPr="00010758">
              <w:rPr>
                <w:rFonts w:hint="eastAsia"/>
                <w:sz w:val="18"/>
                <w:szCs w:val="18"/>
              </w:rPr>
              <w:t>ｽﾃｱﾘﾝｸﾞ</w:t>
            </w:r>
            <w:r w:rsidRPr="00010758">
              <w:rPr>
                <w:rFonts w:hint="eastAsia"/>
                <w:sz w:val="18"/>
                <w:szCs w:val="18"/>
              </w:rPr>
              <w:t>)</w:t>
            </w:r>
          </w:p>
          <w:p w14:paraId="06ABFD2B" w14:textId="77777777" w:rsidR="00293C4A" w:rsidRPr="00010758" w:rsidRDefault="00444710" w:rsidP="00E63A0E">
            <w:pPr>
              <w:rPr>
                <w:sz w:val="18"/>
                <w:szCs w:val="18"/>
              </w:rPr>
            </w:pPr>
            <w:r w:rsidRPr="00F63C5D">
              <w:rPr>
                <w:rFonts w:hint="eastAsia"/>
                <w:color w:val="00B0F0"/>
                <w:sz w:val="16"/>
                <w:szCs w:val="16"/>
              </w:rPr>
              <w:t>Stored value of customized status</w:t>
            </w:r>
            <w:r w:rsidRPr="00010758">
              <w:rPr>
                <w:sz w:val="18"/>
                <w:szCs w:val="18"/>
              </w:rPr>
              <w:br/>
              <w:t>000</w:t>
            </w:r>
            <w:r w:rsidR="00293C4A" w:rsidRPr="00010758">
              <w:rPr>
                <w:sz w:val="18"/>
                <w:szCs w:val="18"/>
              </w:rPr>
              <w:t>1</w:t>
            </w:r>
            <w:r w:rsidRPr="00010758">
              <w:rPr>
                <w:sz w:val="18"/>
                <w:szCs w:val="18"/>
              </w:rPr>
              <w:t>b</w:t>
            </w:r>
            <w:r w:rsidRPr="00010758">
              <w:rPr>
                <w:sz w:val="18"/>
                <w:szCs w:val="18"/>
              </w:rPr>
              <w:t>：</w:t>
            </w:r>
            <w:r w:rsidRPr="00010758">
              <w:rPr>
                <w:sz w:val="18"/>
                <w:szCs w:val="18"/>
              </w:rPr>
              <w:t>Sport</w:t>
            </w:r>
          </w:p>
          <w:p w14:paraId="0F1C03FC" w14:textId="77777777" w:rsidR="00444710" w:rsidRPr="00010758" w:rsidRDefault="0052574E" w:rsidP="00E63A0E">
            <w:pPr>
              <w:rPr>
                <w:sz w:val="18"/>
                <w:szCs w:val="18"/>
              </w:rPr>
            </w:pPr>
            <w:r w:rsidRPr="00010758">
              <w:rPr>
                <w:sz w:val="18"/>
                <w:szCs w:val="18"/>
              </w:rPr>
              <w:t>00</w:t>
            </w:r>
            <w:r w:rsidR="00444710" w:rsidRPr="00010758">
              <w:rPr>
                <w:sz w:val="18"/>
                <w:szCs w:val="18"/>
              </w:rPr>
              <w:t>1</w:t>
            </w:r>
            <w:r w:rsidRPr="00010758">
              <w:rPr>
                <w:sz w:val="18"/>
                <w:szCs w:val="18"/>
              </w:rPr>
              <w:t>0</w:t>
            </w:r>
            <w:r w:rsidR="00444710" w:rsidRPr="00010758">
              <w:rPr>
                <w:sz w:val="18"/>
                <w:szCs w:val="18"/>
              </w:rPr>
              <w:t>b</w:t>
            </w:r>
            <w:r w:rsidR="00444710" w:rsidRPr="00010758">
              <w:rPr>
                <w:sz w:val="18"/>
                <w:szCs w:val="18"/>
              </w:rPr>
              <w:t>：</w:t>
            </w:r>
            <w:r w:rsidR="00444710" w:rsidRPr="00010758">
              <w:rPr>
                <w:rFonts w:hint="eastAsia"/>
                <w:sz w:val="18"/>
                <w:szCs w:val="18"/>
              </w:rPr>
              <w:t>Normal</w:t>
            </w:r>
          </w:p>
          <w:p w14:paraId="40D19837" w14:textId="77777777" w:rsidR="0052574E" w:rsidRPr="00010758" w:rsidRDefault="0052574E" w:rsidP="00E61877">
            <w:pPr>
              <w:rPr>
                <w:sz w:val="18"/>
                <w:szCs w:val="18"/>
              </w:rPr>
            </w:pPr>
            <w:r w:rsidRPr="00010758">
              <w:rPr>
                <w:sz w:val="18"/>
                <w:szCs w:val="18"/>
              </w:rPr>
              <w:t>0011b</w:t>
            </w:r>
            <w:r w:rsidRPr="00010758">
              <w:rPr>
                <w:sz w:val="18"/>
                <w:szCs w:val="18"/>
              </w:rPr>
              <w:t>：</w:t>
            </w:r>
            <w:r w:rsidR="00E664E0" w:rsidRPr="00010758">
              <w:rPr>
                <w:sz w:val="18"/>
                <w:szCs w:val="18"/>
              </w:rPr>
              <w:t>Rear Comfort</w:t>
            </w:r>
          </w:p>
          <w:p w14:paraId="43C93C43" w14:textId="77777777" w:rsidR="007C48ED" w:rsidRPr="00010758" w:rsidRDefault="007C48ED" w:rsidP="00E61877">
            <w:pPr>
              <w:rPr>
                <w:sz w:val="18"/>
                <w:szCs w:val="18"/>
              </w:rPr>
            </w:pPr>
            <w:r w:rsidRPr="00010758">
              <w:rPr>
                <w:sz w:val="18"/>
                <w:szCs w:val="18"/>
              </w:rPr>
              <w:t>0100b</w:t>
            </w:r>
            <w:r w:rsidRPr="00010758">
              <w:rPr>
                <w:rFonts w:hint="eastAsia"/>
                <w:sz w:val="18"/>
                <w:szCs w:val="18"/>
              </w:rPr>
              <w:t>：</w:t>
            </w:r>
            <w:r w:rsidRPr="00010758">
              <w:rPr>
                <w:rFonts w:hint="eastAsia"/>
                <w:sz w:val="18"/>
                <w:szCs w:val="18"/>
              </w:rPr>
              <w:t>T</w:t>
            </w:r>
            <w:r w:rsidRPr="00010758">
              <w:rPr>
                <w:sz w:val="18"/>
                <w:szCs w:val="18"/>
              </w:rPr>
              <w:t>rack</w:t>
            </w:r>
          </w:p>
        </w:tc>
      </w:tr>
      <w:tr w:rsidR="00E61877" w:rsidRPr="00432CBC" w14:paraId="64808CA4" w14:textId="77777777" w:rsidTr="00B32DDB">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68B64D4B" w14:textId="77777777" w:rsidR="00444710" w:rsidRPr="00432CBC" w:rsidRDefault="00444710" w:rsidP="00444710">
            <w:pPr>
              <w:rPr>
                <w:rFonts w:hint="eastAsia"/>
                <w:sz w:val="18"/>
                <w:szCs w:val="18"/>
              </w:rPr>
            </w:pPr>
            <w:r w:rsidRPr="00432CBC">
              <w:rPr>
                <w:sz w:val="18"/>
                <w:szCs w:val="18"/>
              </w:rPr>
              <w:t>Data2</w:t>
            </w:r>
            <w:r w:rsidRPr="00432CBC">
              <w:rPr>
                <w:sz w:val="18"/>
                <w:szCs w:val="18"/>
              </w:rPr>
              <w:br/>
            </w:r>
          </w:p>
          <w:p w14:paraId="34C015C8" w14:textId="77777777" w:rsidR="00444710" w:rsidRPr="00432CBC" w:rsidRDefault="00444710" w:rsidP="00444710">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481063D6" w14:textId="77777777" w:rsidR="00444710" w:rsidRPr="007C48ED" w:rsidRDefault="00444710" w:rsidP="00444710">
            <w:pPr>
              <w:rPr>
                <w:rFonts w:hint="eastAsia"/>
                <w:sz w:val="18"/>
                <w:szCs w:val="18"/>
              </w:rPr>
            </w:pPr>
            <w:r w:rsidRPr="007C48ED">
              <w:rPr>
                <w:sz w:val="18"/>
                <w:szCs w:val="18"/>
              </w:rPr>
              <w:t>有無情報</w:t>
            </w:r>
            <w:r w:rsidRPr="007C48ED">
              <w:rPr>
                <w:rFonts w:hint="eastAsia"/>
                <w:sz w:val="18"/>
                <w:szCs w:val="18"/>
              </w:rPr>
              <w:t xml:space="preserve"> (</w:t>
            </w:r>
            <w:r w:rsidRPr="007C48ED">
              <w:rPr>
                <w:rFonts w:hint="eastAsia"/>
                <w:sz w:val="18"/>
                <w:szCs w:val="18"/>
              </w:rPr>
              <w:t>ｻｽﾍﾟﾝｼｮﾝ</w:t>
            </w:r>
            <w:r w:rsidRPr="007C48ED">
              <w:rPr>
                <w:rFonts w:hint="eastAsia"/>
                <w:sz w:val="18"/>
                <w:szCs w:val="18"/>
              </w:rPr>
              <w:t>)</w:t>
            </w:r>
          </w:p>
          <w:p w14:paraId="37D2DBD7" w14:textId="77777777" w:rsidR="00444710" w:rsidRPr="007C48ED" w:rsidRDefault="00444710" w:rsidP="00444710">
            <w:pPr>
              <w:rPr>
                <w:sz w:val="18"/>
                <w:szCs w:val="18"/>
              </w:rPr>
            </w:pPr>
            <w:r w:rsidRPr="00F63C5D">
              <w:rPr>
                <w:rFonts w:hint="eastAsia"/>
                <w:color w:val="00B0F0"/>
                <w:sz w:val="16"/>
                <w:szCs w:val="16"/>
              </w:rPr>
              <w:t>Availability information</w:t>
            </w:r>
            <w:r w:rsidRPr="007C48ED">
              <w:rPr>
                <w:sz w:val="18"/>
                <w:szCs w:val="18"/>
              </w:rPr>
              <w:br/>
              <w:t>0b:</w:t>
            </w:r>
            <w:r w:rsidRPr="007C48ED">
              <w:rPr>
                <w:sz w:val="18"/>
                <w:szCs w:val="18"/>
              </w:rPr>
              <w:t>無し</w:t>
            </w:r>
            <w:r w:rsidRPr="007C48ED">
              <w:rPr>
                <w:rFonts w:hint="eastAsia"/>
                <w:sz w:val="18"/>
                <w:szCs w:val="18"/>
              </w:rPr>
              <w:t>/ None</w:t>
            </w:r>
            <w:r w:rsidRPr="007C48ED">
              <w:rPr>
                <w:sz w:val="18"/>
                <w:szCs w:val="18"/>
              </w:rPr>
              <w:br/>
              <w:t>1b:</w:t>
            </w:r>
            <w:r w:rsidRPr="007C48ED">
              <w:rPr>
                <w:sz w:val="18"/>
                <w:szCs w:val="18"/>
              </w:rPr>
              <w:t>有り</w:t>
            </w:r>
            <w:r w:rsidRPr="007C48ED">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2F488B71" w14:textId="77777777" w:rsidR="00444710" w:rsidRPr="00010758" w:rsidRDefault="00444710" w:rsidP="00444710">
            <w:pPr>
              <w:rPr>
                <w:rFonts w:hint="eastAsia"/>
                <w:sz w:val="18"/>
                <w:szCs w:val="18"/>
              </w:rPr>
            </w:pPr>
            <w:r w:rsidRPr="00010758">
              <w:rPr>
                <w:sz w:val="18"/>
                <w:szCs w:val="18"/>
              </w:rPr>
              <w:t>サポート情報</w:t>
            </w:r>
            <w:r w:rsidRPr="00010758">
              <w:rPr>
                <w:rFonts w:hint="eastAsia"/>
                <w:sz w:val="18"/>
                <w:szCs w:val="18"/>
              </w:rPr>
              <w:t xml:space="preserve"> (</w:t>
            </w:r>
            <w:r w:rsidRPr="00010758">
              <w:rPr>
                <w:rFonts w:hint="eastAsia"/>
                <w:sz w:val="18"/>
                <w:szCs w:val="18"/>
              </w:rPr>
              <w:t>ｻｽﾍﾟﾝｼｮﾝ</w:t>
            </w:r>
            <w:r w:rsidRPr="00010758">
              <w:rPr>
                <w:rFonts w:hint="eastAsia"/>
                <w:sz w:val="18"/>
                <w:szCs w:val="18"/>
              </w:rPr>
              <w:t>)</w:t>
            </w:r>
          </w:p>
          <w:p w14:paraId="0D1A3AB5" w14:textId="77777777" w:rsidR="00444710" w:rsidRPr="00010758" w:rsidRDefault="00444710" w:rsidP="00E61877">
            <w:pPr>
              <w:rPr>
                <w:sz w:val="18"/>
                <w:szCs w:val="18"/>
              </w:rPr>
            </w:pPr>
            <w:r w:rsidRPr="00F63C5D">
              <w:rPr>
                <w:rFonts w:hint="eastAsia"/>
                <w:color w:val="00B0F0"/>
                <w:sz w:val="16"/>
                <w:szCs w:val="16"/>
              </w:rPr>
              <w:t>Available custom status</w:t>
            </w:r>
            <w:r w:rsidRPr="00010758">
              <w:rPr>
                <w:sz w:val="18"/>
                <w:szCs w:val="18"/>
              </w:rPr>
              <w:br/>
              <w:t>001b</w:t>
            </w:r>
            <w:r w:rsidRPr="00010758">
              <w:rPr>
                <w:sz w:val="18"/>
                <w:szCs w:val="18"/>
              </w:rPr>
              <w:t>：</w:t>
            </w:r>
            <w:r w:rsidRPr="00010758">
              <w:rPr>
                <w:sz w:val="18"/>
                <w:szCs w:val="18"/>
              </w:rPr>
              <w:t>Sport/Normal</w:t>
            </w:r>
            <w:r w:rsidRPr="00010758">
              <w:rPr>
                <w:sz w:val="18"/>
                <w:szCs w:val="18"/>
              </w:rPr>
              <w:br/>
              <w:t>010b</w:t>
            </w:r>
            <w:r w:rsidRPr="00010758">
              <w:rPr>
                <w:sz w:val="18"/>
                <w:szCs w:val="18"/>
              </w:rPr>
              <w:t>：</w:t>
            </w:r>
            <w:r w:rsidRPr="00010758">
              <w:rPr>
                <w:sz w:val="18"/>
                <w:szCs w:val="18"/>
              </w:rPr>
              <w:t>Sport/Normal/</w:t>
            </w:r>
            <w:r w:rsidR="00DA5286" w:rsidRPr="00010758">
              <w:rPr>
                <w:sz w:val="18"/>
                <w:szCs w:val="18"/>
              </w:rPr>
              <w:t xml:space="preserve"> </w:t>
            </w:r>
            <w:r w:rsidR="00E664E0" w:rsidRPr="00010758">
              <w:rPr>
                <w:sz w:val="18"/>
                <w:szCs w:val="18"/>
              </w:rPr>
              <w:t>Rear Comfort</w:t>
            </w:r>
          </w:p>
          <w:p w14:paraId="424ADE43" w14:textId="77777777" w:rsidR="007C48ED" w:rsidRPr="00010758" w:rsidRDefault="007C48ED" w:rsidP="00E61877">
            <w:pPr>
              <w:rPr>
                <w:sz w:val="18"/>
                <w:szCs w:val="18"/>
              </w:rPr>
            </w:pPr>
            <w:r w:rsidRPr="00010758">
              <w:rPr>
                <w:sz w:val="18"/>
                <w:szCs w:val="18"/>
              </w:rPr>
              <w:t>011b</w:t>
            </w:r>
            <w:r w:rsidRPr="00010758">
              <w:rPr>
                <w:sz w:val="18"/>
                <w:szCs w:val="18"/>
              </w:rPr>
              <w:t>：</w:t>
            </w:r>
            <w:r w:rsidRPr="00010758">
              <w:rPr>
                <w:sz w:val="18"/>
                <w:szCs w:val="18"/>
              </w:rPr>
              <w:t>Sport/Track/Normal</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4D3D8622" w14:textId="77777777" w:rsidR="00444710" w:rsidRPr="00010758" w:rsidRDefault="00444710" w:rsidP="00444710">
            <w:pPr>
              <w:rPr>
                <w:rFonts w:hint="eastAsia"/>
                <w:sz w:val="18"/>
                <w:szCs w:val="18"/>
              </w:rPr>
            </w:pPr>
            <w:r w:rsidRPr="00010758">
              <w:rPr>
                <w:sz w:val="18"/>
                <w:szCs w:val="18"/>
              </w:rPr>
              <w:t>カスタマイズ状態記憶値</w:t>
            </w:r>
            <w:r w:rsidRPr="00010758">
              <w:rPr>
                <w:rFonts w:hint="eastAsia"/>
                <w:sz w:val="18"/>
                <w:szCs w:val="18"/>
              </w:rPr>
              <w:t xml:space="preserve"> (</w:t>
            </w:r>
            <w:r w:rsidRPr="00010758">
              <w:rPr>
                <w:rFonts w:hint="eastAsia"/>
                <w:sz w:val="18"/>
                <w:szCs w:val="18"/>
              </w:rPr>
              <w:t>ｻｽﾍﾟﾝｼｮﾝ</w:t>
            </w:r>
            <w:r w:rsidRPr="00010758">
              <w:rPr>
                <w:rFonts w:hint="eastAsia"/>
                <w:sz w:val="18"/>
                <w:szCs w:val="18"/>
              </w:rPr>
              <w:t>)</w:t>
            </w:r>
          </w:p>
          <w:p w14:paraId="4C4F9F5E" w14:textId="77777777" w:rsidR="0052574E" w:rsidRPr="00010758" w:rsidRDefault="00444710" w:rsidP="0052574E">
            <w:pPr>
              <w:rPr>
                <w:sz w:val="18"/>
                <w:szCs w:val="18"/>
              </w:rPr>
            </w:pPr>
            <w:r w:rsidRPr="00F63C5D">
              <w:rPr>
                <w:rFonts w:hint="eastAsia"/>
                <w:color w:val="00B0F0"/>
                <w:sz w:val="16"/>
                <w:szCs w:val="16"/>
              </w:rPr>
              <w:t>Stored value of customized status</w:t>
            </w:r>
            <w:r w:rsidRPr="00010758">
              <w:rPr>
                <w:sz w:val="18"/>
                <w:szCs w:val="18"/>
              </w:rPr>
              <w:br/>
            </w:r>
            <w:r w:rsidR="0052574E" w:rsidRPr="00010758">
              <w:rPr>
                <w:sz w:val="18"/>
                <w:szCs w:val="18"/>
              </w:rPr>
              <w:t>0001b</w:t>
            </w:r>
            <w:r w:rsidR="0052574E" w:rsidRPr="00010758">
              <w:rPr>
                <w:sz w:val="18"/>
                <w:szCs w:val="18"/>
              </w:rPr>
              <w:t>：</w:t>
            </w:r>
            <w:r w:rsidR="0052574E" w:rsidRPr="00010758">
              <w:rPr>
                <w:sz w:val="18"/>
                <w:szCs w:val="18"/>
              </w:rPr>
              <w:t>Sport</w:t>
            </w:r>
          </w:p>
          <w:p w14:paraId="25A1AAE6" w14:textId="77777777" w:rsidR="0052574E" w:rsidRPr="00010758" w:rsidRDefault="0052574E" w:rsidP="0052574E">
            <w:pPr>
              <w:rPr>
                <w:sz w:val="18"/>
                <w:szCs w:val="18"/>
              </w:rPr>
            </w:pPr>
            <w:r w:rsidRPr="00010758">
              <w:rPr>
                <w:sz w:val="18"/>
                <w:szCs w:val="18"/>
              </w:rPr>
              <w:t>0010b</w:t>
            </w:r>
            <w:r w:rsidRPr="00010758">
              <w:rPr>
                <w:sz w:val="18"/>
                <w:szCs w:val="18"/>
              </w:rPr>
              <w:t>：</w:t>
            </w:r>
            <w:r w:rsidRPr="00010758">
              <w:rPr>
                <w:rFonts w:hint="eastAsia"/>
                <w:sz w:val="18"/>
                <w:szCs w:val="18"/>
              </w:rPr>
              <w:t>Normal</w:t>
            </w:r>
          </w:p>
          <w:p w14:paraId="4625F38D" w14:textId="77777777" w:rsidR="00444710" w:rsidRPr="00010758" w:rsidRDefault="0052574E" w:rsidP="00E61877">
            <w:pPr>
              <w:rPr>
                <w:sz w:val="18"/>
                <w:szCs w:val="18"/>
              </w:rPr>
            </w:pPr>
            <w:r w:rsidRPr="00010758">
              <w:rPr>
                <w:sz w:val="18"/>
                <w:szCs w:val="18"/>
              </w:rPr>
              <w:t>0011b</w:t>
            </w:r>
            <w:r w:rsidRPr="00010758">
              <w:rPr>
                <w:sz w:val="18"/>
                <w:szCs w:val="18"/>
              </w:rPr>
              <w:t>：</w:t>
            </w:r>
            <w:r w:rsidR="00E664E0" w:rsidRPr="00010758">
              <w:rPr>
                <w:sz w:val="18"/>
                <w:szCs w:val="18"/>
              </w:rPr>
              <w:t>Rear Comfort</w:t>
            </w:r>
          </w:p>
          <w:p w14:paraId="38FD3254" w14:textId="77777777" w:rsidR="007C48ED" w:rsidRPr="00010758" w:rsidRDefault="007C48ED" w:rsidP="00E61877">
            <w:pPr>
              <w:rPr>
                <w:rFonts w:hint="eastAsia"/>
                <w:sz w:val="18"/>
                <w:szCs w:val="18"/>
              </w:rPr>
            </w:pPr>
            <w:r w:rsidRPr="00010758">
              <w:rPr>
                <w:sz w:val="18"/>
                <w:szCs w:val="18"/>
              </w:rPr>
              <w:t>0100b</w:t>
            </w:r>
            <w:r w:rsidRPr="00010758">
              <w:rPr>
                <w:rFonts w:hint="eastAsia"/>
                <w:sz w:val="18"/>
                <w:szCs w:val="18"/>
              </w:rPr>
              <w:t>：</w:t>
            </w:r>
            <w:r w:rsidRPr="00010758">
              <w:rPr>
                <w:rFonts w:hint="eastAsia"/>
                <w:sz w:val="18"/>
                <w:szCs w:val="18"/>
              </w:rPr>
              <w:t>T</w:t>
            </w:r>
            <w:r w:rsidRPr="00010758">
              <w:rPr>
                <w:sz w:val="18"/>
                <w:szCs w:val="18"/>
              </w:rPr>
              <w:t>rack</w:t>
            </w:r>
          </w:p>
        </w:tc>
      </w:tr>
      <w:tr w:rsidR="00E61877" w:rsidRPr="00432CBC" w14:paraId="553A5B09" w14:textId="77777777" w:rsidTr="00B32DDB">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32A05E66" w14:textId="77777777" w:rsidR="00444710" w:rsidRPr="00432CBC" w:rsidRDefault="00444710" w:rsidP="00444710">
            <w:pPr>
              <w:rPr>
                <w:rFonts w:hint="eastAsia"/>
                <w:sz w:val="18"/>
                <w:szCs w:val="18"/>
              </w:rPr>
            </w:pPr>
            <w:r w:rsidRPr="00432CBC">
              <w:rPr>
                <w:sz w:val="18"/>
                <w:szCs w:val="18"/>
              </w:rPr>
              <w:t>Data3</w:t>
            </w:r>
            <w:r w:rsidRPr="00432CBC">
              <w:rPr>
                <w:sz w:val="18"/>
                <w:szCs w:val="18"/>
              </w:rPr>
              <w:br/>
            </w:r>
          </w:p>
          <w:p w14:paraId="4D523B55" w14:textId="77777777" w:rsidR="00444710" w:rsidRPr="00432CBC" w:rsidRDefault="00444710" w:rsidP="00444710">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66BB0245" w14:textId="77777777" w:rsidR="00444710" w:rsidRPr="007C48ED" w:rsidRDefault="00444710" w:rsidP="00444710">
            <w:pPr>
              <w:rPr>
                <w:rFonts w:hint="eastAsia"/>
                <w:sz w:val="18"/>
                <w:szCs w:val="18"/>
              </w:rPr>
            </w:pPr>
            <w:r w:rsidRPr="007C48ED">
              <w:rPr>
                <w:sz w:val="18"/>
                <w:szCs w:val="18"/>
              </w:rPr>
              <w:t>有無情報</w:t>
            </w:r>
            <w:r w:rsidRPr="007C48ED">
              <w:rPr>
                <w:rFonts w:hint="eastAsia"/>
                <w:sz w:val="18"/>
                <w:szCs w:val="18"/>
              </w:rPr>
              <w:t xml:space="preserve"> (</w:t>
            </w:r>
            <w:r w:rsidRPr="007C48ED">
              <w:rPr>
                <w:rFonts w:hint="eastAsia"/>
                <w:sz w:val="18"/>
                <w:szCs w:val="18"/>
              </w:rPr>
              <w:t>ﾌﾞﾚｰｷ</w:t>
            </w:r>
            <w:r w:rsidRPr="007C48ED">
              <w:rPr>
                <w:rFonts w:hint="eastAsia"/>
                <w:sz w:val="18"/>
                <w:szCs w:val="18"/>
              </w:rPr>
              <w:t>)</w:t>
            </w:r>
          </w:p>
          <w:p w14:paraId="2F52FB77" w14:textId="77777777" w:rsidR="00444710" w:rsidRPr="007C48ED" w:rsidRDefault="00444710" w:rsidP="00444710">
            <w:pPr>
              <w:rPr>
                <w:sz w:val="18"/>
                <w:szCs w:val="18"/>
              </w:rPr>
            </w:pPr>
            <w:r w:rsidRPr="00F63C5D">
              <w:rPr>
                <w:rFonts w:hint="eastAsia"/>
                <w:color w:val="00B0F0"/>
                <w:sz w:val="16"/>
                <w:szCs w:val="16"/>
              </w:rPr>
              <w:t>Availability information</w:t>
            </w:r>
            <w:r w:rsidRPr="007C48ED">
              <w:rPr>
                <w:sz w:val="18"/>
                <w:szCs w:val="18"/>
              </w:rPr>
              <w:br/>
              <w:t>0b:</w:t>
            </w:r>
            <w:r w:rsidRPr="007C48ED">
              <w:rPr>
                <w:sz w:val="18"/>
                <w:szCs w:val="18"/>
              </w:rPr>
              <w:t>無し</w:t>
            </w:r>
            <w:r w:rsidRPr="007C48ED">
              <w:rPr>
                <w:rFonts w:hint="eastAsia"/>
                <w:sz w:val="18"/>
                <w:szCs w:val="18"/>
              </w:rPr>
              <w:t>/ None</w:t>
            </w:r>
            <w:r w:rsidRPr="007C48ED">
              <w:rPr>
                <w:sz w:val="18"/>
                <w:szCs w:val="18"/>
              </w:rPr>
              <w:br/>
              <w:t>1b:</w:t>
            </w:r>
            <w:r w:rsidRPr="007C48ED">
              <w:rPr>
                <w:sz w:val="18"/>
                <w:szCs w:val="18"/>
              </w:rPr>
              <w:t>有り</w:t>
            </w:r>
            <w:r w:rsidRPr="007C48ED">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1D85DB60" w14:textId="77777777" w:rsidR="00444710" w:rsidRPr="007C48ED" w:rsidRDefault="00444710" w:rsidP="00444710">
            <w:pPr>
              <w:rPr>
                <w:rFonts w:hint="eastAsia"/>
                <w:sz w:val="18"/>
                <w:szCs w:val="18"/>
              </w:rPr>
            </w:pPr>
            <w:r w:rsidRPr="007C48ED">
              <w:rPr>
                <w:sz w:val="18"/>
                <w:szCs w:val="18"/>
              </w:rPr>
              <w:t>サポート情報</w:t>
            </w:r>
            <w:r w:rsidRPr="007C48ED">
              <w:rPr>
                <w:rFonts w:hint="eastAsia"/>
                <w:sz w:val="18"/>
                <w:szCs w:val="18"/>
              </w:rPr>
              <w:t xml:space="preserve"> (</w:t>
            </w:r>
            <w:r w:rsidRPr="007C48ED">
              <w:rPr>
                <w:rFonts w:hint="eastAsia"/>
                <w:sz w:val="18"/>
                <w:szCs w:val="18"/>
              </w:rPr>
              <w:t>ﾌﾞﾚｰｷ</w:t>
            </w:r>
            <w:r w:rsidRPr="007C48ED">
              <w:rPr>
                <w:rFonts w:hint="eastAsia"/>
                <w:sz w:val="18"/>
                <w:szCs w:val="18"/>
              </w:rPr>
              <w:t>)</w:t>
            </w:r>
          </w:p>
          <w:p w14:paraId="333DAEDE" w14:textId="77777777" w:rsidR="00444710" w:rsidRPr="007C48ED" w:rsidRDefault="00444710" w:rsidP="00E61877">
            <w:pPr>
              <w:rPr>
                <w:sz w:val="18"/>
                <w:szCs w:val="18"/>
              </w:rPr>
            </w:pPr>
            <w:r w:rsidRPr="00F63C5D">
              <w:rPr>
                <w:rFonts w:hint="eastAsia"/>
                <w:color w:val="00B0F0"/>
                <w:sz w:val="16"/>
                <w:szCs w:val="16"/>
              </w:rPr>
              <w:t>Available custom status</w:t>
            </w:r>
            <w:r w:rsidRPr="007C48ED">
              <w:rPr>
                <w:sz w:val="18"/>
                <w:szCs w:val="18"/>
              </w:rPr>
              <w:br/>
              <w:t>001b</w:t>
            </w:r>
            <w:r w:rsidRPr="007C48ED">
              <w:rPr>
                <w:sz w:val="18"/>
                <w:szCs w:val="18"/>
              </w:rPr>
              <w:t>：</w:t>
            </w:r>
            <w:r w:rsidRPr="007C48ED">
              <w:rPr>
                <w:sz w:val="18"/>
                <w:szCs w:val="18"/>
              </w:rPr>
              <w:t>Normal/</w:t>
            </w:r>
            <w:r w:rsidR="00E61877" w:rsidRPr="007C48ED">
              <w:rPr>
                <w:sz w:val="18"/>
                <w:szCs w:val="18"/>
              </w:rPr>
              <w:t xml:space="preserve"> </w:t>
            </w:r>
            <w:r w:rsidR="00E664E0" w:rsidRPr="007C48ED">
              <w:rPr>
                <w:sz w:val="18"/>
                <w:szCs w:val="18"/>
              </w:rPr>
              <w:t>Rear Comfort</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606A4EF1" w14:textId="77777777" w:rsidR="00444710" w:rsidRPr="007C48ED" w:rsidRDefault="00444710" w:rsidP="00444710">
            <w:pPr>
              <w:rPr>
                <w:rFonts w:hint="eastAsia"/>
                <w:sz w:val="18"/>
                <w:szCs w:val="18"/>
              </w:rPr>
            </w:pPr>
            <w:r w:rsidRPr="007C48ED">
              <w:rPr>
                <w:sz w:val="18"/>
                <w:szCs w:val="18"/>
              </w:rPr>
              <w:t>カスタマイズ状態記憶値</w:t>
            </w:r>
            <w:r w:rsidRPr="007C48ED">
              <w:rPr>
                <w:rFonts w:hint="eastAsia"/>
                <w:sz w:val="18"/>
                <w:szCs w:val="18"/>
              </w:rPr>
              <w:t xml:space="preserve"> (</w:t>
            </w:r>
            <w:r w:rsidRPr="007C48ED">
              <w:rPr>
                <w:rFonts w:hint="eastAsia"/>
                <w:sz w:val="18"/>
                <w:szCs w:val="18"/>
              </w:rPr>
              <w:t>ﾌﾞﾚｰｷ</w:t>
            </w:r>
            <w:r w:rsidRPr="007C48ED">
              <w:rPr>
                <w:rFonts w:hint="eastAsia"/>
                <w:sz w:val="18"/>
                <w:szCs w:val="18"/>
              </w:rPr>
              <w:t>)</w:t>
            </w:r>
          </w:p>
          <w:p w14:paraId="69635AA6" w14:textId="77777777" w:rsidR="0052574E" w:rsidRPr="007C48ED" w:rsidRDefault="00444710" w:rsidP="0052574E">
            <w:pPr>
              <w:rPr>
                <w:sz w:val="18"/>
                <w:szCs w:val="18"/>
              </w:rPr>
            </w:pPr>
            <w:r w:rsidRPr="00F63C5D">
              <w:rPr>
                <w:rFonts w:hint="eastAsia"/>
                <w:color w:val="00B0F0"/>
                <w:sz w:val="16"/>
                <w:szCs w:val="16"/>
              </w:rPr>
              <w:t>Stored value of customized status</w:t>
            </w:r>
            <w:r w:rsidRPr="007C48ED">
              <w:rPr>
                <w:sz w:val="18"/>
                <w:szCs w:val="18"/>
              </w:rPr>
              <w:br/>
            </w:r>
            <w:r w:rsidR="0052574E" w:rsidRPr="007C48ED">
              <w:rPr>
                <w:sz w:val="18"/>
                <w:szCs w:val="18"/>
              </w:rPr>
              <w:t>0010b</w:t>
            </w:r>
            <w:r w:rsidR="0052574E" w:rsidRPr="007C48ED">
              <w:rPr>
                <w:sz w:val="18"/>
                <w:szCs w:val="18"/>
              </w:rPr>
              <w:t>：</w:t>
            </w:r>
            <w:r w:rsidR="0052574E" w:rsidRPr="007C48ED">
              <w:rPr>
                <w:rFonts w:hint="eastAsia"/>
                <w:sz w:val="18"/>
                <w:szCs w:val="18"/>
              </w:rPr>
              <w:t>Normal</w:t>
            </w:r>
          </w:p>
          <w:p w14:paraId="2399901D" w14:textId="77777777" w:rsidR="00444710" w:rsidRPr="007C48ED" w:rsidRDefault="0052574E" w:rsidP="00E61877">
            <w:pPr>
              <w:rPr>
                <w:sz w:val="18"/>
                <w:szCs w:val="18"/>
              </w:rPr>
            </w:pPr>
            <w:r w:rsidRPr="007C48ED">
              <w:rPr>
                <w:sz w:val="18"/>
                <w:szCs w:val="18"/>
              </w:rPr>
              <w:t>0011b</w:t>
            </w:r>
            <w:r w:rsidRPr="007C48ED">
              <w:rPr>
                <w:sz w:val="18"/>
                <w:szCs w:val="18"/>
              </w:rPr>
              <w:t>：</w:t>
            </w:r>
            <w:r w:rsidR="00E664E0" w:rsidRPr="007C48ED">
              <w:rPr>
                <w:sz w:val="18"/>
                <w:szCs w:val="18"/>
              </w:rPr>
              <w:t>Rear Comfort</w:t>
            </w:r>
          </w:p>
        </w:tc>
      </w:tr>
    </w:tbl>
    <w:p w14:paraId="3AC35272" w14:textId="77777777" w:rsidR="006242F4" w:rsidRDefault="006242F4" w:rsidP="00444710">
      <w:pPr>
        <w:ind w:leftChars="400" w:left="771"/>
        <w:rPr>
          <w:szCs w:val="21"/>
        </w:rPr>
      </w:pPr>
    </w:p>
    <w:p w14:paraId="723EA1A6" w14:textId="77777777" w:rsidR="00C06536" w:rsidRDefault="00C06536" w:rsidP="00444710">
      <w:pPr>
        <w:ind w:leftChars="400" w:left="771"/>
        <w:rPr>
          <w:rFonts w:hint="eastAsia"/>
          <w:szCs w:val="21"/>
        </w:rPr>
      </w:pPr>
    </w:p>
    <w:p w14:paraId="67CC4D05" w14:textId="77777777" w:rsidR="00AC7340" w:rsidRPr="00740C4F" w:rsidRDefault="00AC7340">
      <w:pPr>
        <w:numPr>
          <w:ilvl w:val="0"/>
          <w:numId w:val="13"/>
        </w:numPr>
        <w:rPr>
          <w:rFonts w:hint="eastAsia"/>
          <w:szCs w:val="21"/>
        </w:rPr>
      </w:pPr>
      <w:r w:rsidRPr="00740C4F">
        <w:rPr>
          <w:rFonts w:hint="eastAsia"/>
          <w:szCs w:val="21"/>
        </w:rPr>
        <w:t>BEV Step3</w:t>
      </w:r>
    </w:p>
    <w:p w14:paraId="23B3B26D" w14:textId="77777777" w:rsidR="00AC7340" w:rsidRPr="00740C4F" w:rsidRDefault="00AC7340" w:rsidP="00444710">
      <w:pPr>
        <w:ind w:leftChars="400" w:left="771"/>
        <w:rPr>
          <w:rFonts w:hint="eastAsia"/>
          <w:szCs w:val="21"/>
        </w:rPr>
      </w:pPr>
    </w:p>
    <w:p w14:paraId="3FD0D1DF" w14:textId="77777777" w:rsidR="00AC7340" w:rsidRPr="00740C4F" w:rsidRDefault="00AC7340" w:rsidP="00AC7340">
      <w:pPr>
        <w:ind w:leftChars="400" w:left="771"/>
        <w:rPr>
          <w:rFonts w:hint="eastAsia"/>
          <w:szCs w:val="21"/>
        </w:rPr>
      </w:pPr>
      <w:r w:rsidRPr="00740C4F">
        <w:rPr>
          <w:rFonts w:hint="eastAsia"/>
          <w:szCs w:val="21"/>
        </w:rPr>
        <w:t>【メッセージラベル</w:t>
      </w:r>
      <w:r w:rsidRPr="00740C4F">
        <w:rPr>
          <w:rFonts w:hint="eastAsia"/>
          <w:szCs w:val="21"/>
        </w:rPr>
        <w:t xml:space="preserve">/ </w:t>
      </w:r>
      <w:r w:rsidRPr="00740C4F">
        <w:rPr>
          <w:szCs w:val="21"/>
        </w:rPr>
        <w:t xml:space="preserve">Msg. </w:t>
      </w:r>
      <w:r w:rsidRPr="00740C4F">
        <w:rPr>
          <w:rFonts w:hint="eastAsia"/>
          <w:szCs w:val="21"/>
        </w:rPr>
        <w:t>labe</w:t>
      </w:r>
      <w:r w:rsidRPr="00740C4F">
        <w:rPr>
          <w:szCs w:val="21"/>
        </w:rPr>
        <w:t>l</w:t>
      </w:r>
      <w:r w:rsidRPr="00740C4F">
        <w:rPr>
          <w:rFonts w:hint="eastAsia"/>
          <w:szCs w:val="21"/>
        </w:rPr>
        <w:t>】</w:t>
      </w:r>
      <w:r w:rsidR="00E76BEC" w:rsidRPr="00740C4F">
        <w:rPr>
          <w:rFonts w:hint="eastAsia"/>
          <w:szCs w:val="21"/>
        </w:rPr>
        <w:t>ENG1S60</w:t>
      </w:r>
    </w:p>
    <w:p w14:paraId="49101C6C" w14:textId="77777777" w:rsidR="00AC7340" w:rsidRPr="00740C4F" w:rsidRDefault="00AC7340" w:rsidP="00AC7340">
      <w:pPr>
        <w:ind w:leftChars="400" w:left="771"/>
        <w:rPr>
          <w:rFonts w:hint="eastAsia"/>
          <w:szCs w:val="21"/>
        </w:rPr>
      </w:pPr>
      <w:r w:rsidRPr="00740C4F">
        <w:rPr>
          <w:rFonts w:hint="eastAsia"/>
          <w:szCs w:val="21"/>
        </w:rPr>
        <w:t>【</w:t>
      </w:r>
      <w:r w:rsidRPr="00740C4F">
        <w:rPr>
          <w:rFonts w:hint="eastAsia"/>
          <w:szCs w:val="21"/>
        </w:rPr>
        <w:t>CAN-ID</w:t>
      </w:r>
      <w:r w:rsidRPr="00740C4F">
        <w:rPr>
          <w:rFonts w:hint="eastAsia"/>
          <w:szCs w:val="21"/>
        </w:rPr>
        <w:t>】</w:t>
      </w:r>
      <w:r w:rsidR="00E76BEC" w:rsidRPr="00740C4F">
        <w:rPr>
          <w:rFonts w:hint="eastAsia"/>
          <w:szCs w:val="21"/>
        </w:rPr>
        <w:t>5</w:t>
      </w:r>
      <w:r w:rsidR="00E76BEC" w:rsidRPr="00740C4F">
        <w:rPr>
          <w:szCs w:val="21"/>
        </w:rPr>
        <w:t>89</w:t>
      </w:r>
      <w:r w:rsidR="00D74FF4" w:rsidRPr="00AE2925">
        <w:rPr>
          <w:color w:val="000000"/>
          <w:szCs w:val="21"/>
        </w:rPr>
        <w:t>h</w:t>
      </w:r>
    </w:p>
    <w:p w14:paraId="0A1F2EDC" w14:textId="77777777" w:rsidR="00AC7340" w:rsidRPr="007F2622" w:rsidRDefault="00AC7340" w:rsidP="00AC7340">
      <w:pPr>
        <w:ind w:leftChars="400" w:left="771"/>
        <w:rPr>
          <w:rFonts w:hint="eastAsia"/>
          <w:color w:val="00B0F0"/>
          <w:szCs w:val="21"/>
        </w:rPr>
      </w:pPr>
      <w:r w:rsidRPr="00740C4F">
        <w:rPr>
          <w:rFonts w:hint="eastAsia"/>
          <w:szCs w:val="21"/>
        </w:rPr>
        <w:t>【初期値</w:t>
      </w:r>
      <w:r w:rsidRPr="00740C4F">
        <w:rPr>
          <w:rFonts w:hint="eastAsia"/>
          <w:szCs w:val="21"/>
        </w:rPr>
        <w:t>Initial value</w:t>
      </w:r>
      <w:r w:rsidRPr="00740C4F">
        <w:rPr>
          <w:rFonts w:hint="eastAsia"/>
          <w:szCs w:val="21"/>
        </w:rPr>
        <w:t>】不定</w:t>
      </w:r>
      <w:r w:rsidRPr="007F2622">
        <w:rPr>
          <w:rFonts w:hint="eastAsia"/>
          <w:color w:val="00B0F0"/>
          <w:szCs w:val="21"/>
        </w:rPr>
        <w:t xml:space="preserve"> /</w:t>
      </w:r>
      <w:r w:rsidR="007F2622" w:rsidRPr="007F2622">
        <w:rPr>
          <w:color w:val="00B0F0"/>
          <w:szCs w:val="21"/>
        </w:rPr>
        <w:t xml:space="preserve"> </w:t>
      </w:r>
      <w:r w:rsidRPr="007F2622">
        <w:rPr>
          <w:rFonts w:hint="eastAsia"/>
          <w:color w:val="00B0F0"/>
          <w:szCs w:val="21"/>
        </w:rPr>
        <w:t>Indeterminate</w:t>
      </w:r>
    </w:p>
    <w:tbl>
      <w:tblPr>
        <w:tblW w:w="9720" w:type="dxa"/>
        <w:tblCellMar>
          <w:left w:w="0" w:type="dxa"/>
          <w:right w:w="0" w:type="dxa"/>
        </w:tblCellMar>
        <w:tblLook w:val="0600" w:firstRow="0" w:lastRow="0" w:firstColumn="0" w:lastColumn="0" w:noHBand="1" w:noVBand="1"/>
      </w:tblPr>
      <w:tblGrid>
        <w:gridCol w:w="411"/>
        <w:gridCol w:w="584"/>
        <w:gridCol w:w="1227"/>
        <w:gridCol w:w="3253"/>
        <w:gridCol w:w="4245"/>
        <w:tblGridChange w:id="88">
          <w:tblGrid>
            <w:gridCol w:w="411"/>
            <w:gridCol w:w="584"/>
            <w:gridCol w:w="1227"/>
            <w:gridCol w:w="3253"/>
            <w:gridCol w:w="4245"/>
          </w:tblGrid>
        </w:tblGridChange>
      </w:tblGrid>
      <w:tr w:rsidR="0072426F" w:rsidRPr="00432CBC" w14:paraId="53235A48"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955564E" w14:textId="77777777" w:rsidR="0072426F" w:rsidRPr="00E40860" w:rsidRDefault="00CD4293" w:rsidP="0072426F">
            <w:pPr>
              <w:rPr>
                <w:rFonts w:hint="eastAsia"/>
                <w:sz w:val="20"/>
                <w:szCs w:val="21"/>
              </w:rPr>
            </w:pPr>
            <w:r w:rsidRPr="00E40860">
              <w:rPr>
                <w:sz w:val="20"/>
                <w:szCs w:val="21"/>
              </w:rPr>
              <w:t>Data</w:t>
            </w:r>
            <w:r w:rsidR="0072426F" w:rsidRPr="00E40860">
              <w:rPr>
                <w:sz w:val="20"/>
                <w:szCs w:val="21"/>
              </w:rPr>
              <w:br/>
              <w:t>Pos</w:t>
            </w:r>
            <w:r w:rsidR="0072426F" w:rsidRPr="00E40860">
              <w:rPr>
                <w:rFonts w:hint="eastAsia"/>
                <w:sz w:val="20"/>
                <w:szCs w:val="21"/>
              </w:rPr>
              <w:t>.</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9DCEADF" w14:textId="77777777" w:rsidR="0072426F" w:rsidRPr="00E40860" w:rsidRDefault="0072426F" w:rsidP="0072426F">
            <w:pPr>
              <w:rPr>
                <w:sz w:val="20"/>
                <w:szCs w:val="21"/>
              </w:rPr>
            </w:pPr>
            <w:r w:rsidRPr="00E40860">
              <w:rPr>
                <w:rFonts w:hint="eastAsia"/>
                <w:sz w:val="20"/>
                <w:szCs w:val="21"/>
              </w:rPr>
              <w:t>D</w:t>
            </w:r>
            <w:r w:rsidRPr="00E40860">
              <w:rPr>
                <w:sz w:val="20"/>
                <w:szCs w:val="21"/>
              </w:rPr>
              <w:t>ata</w:t>
            </w:r>
            <w:r w:rsidRPr="00E40860">
              <w:rPr>
                <w:sz w:val="20"/>
                <w:szCs w:val="21"/>
              </w:rPr>
              <w:br/>
              <w:t>Length</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B2B1C23" w14:textId="77777777" w:rsidR="0072426F" w:rsidRPr="00E40860" w:rsidRDefault="0072426F" w:rsidP="0072426F">
            <w:pPr>
              <w:rPr>
                <w:rFonts w:hint="eastAsia"/>
                <w:sz w:val="20"/>
                <w:szCs w:val="20"/>
              </w:rPr>
            </w:pPr>
            <w:r w:rsidRPr="00E40860">
              <w:rPr>
                <w:sz w:val="20"/>
                <w:szCs w:val="20"/>
              </w:rPr>
              <w:t>Data label</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FE37495" w14:textId="77777777" w:rsidR="0072426F" w:rsidRPr="00E40860" w:rsidRDefault="0072426F" w:rsidP="0072426F">
            <w:pPr>
              <w:rPr>
                <w:sz w:val="20"/>
                <w:szCs w:val="21"/>
                <w:lang w:val="pt-BR"/>
              </w:rPr>
            </w:pPr>
            <w:r w:rsidRPr="00E40860">
              <w:rPr>
                <w:sz w:val="20"/>
                <w:szCs w:val="21"/>
                <w:lang w:val="pt-BR"/>
              </w:rPr>
              <w:t>Data name</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3FC5A5D" w14:textId="77777777" w:rsidR="0072426F" w:rsidRPr="00E40860" w:rsidRDefault="00CD4293" w:rsidP="0072426F">
            <w:pPr>
              <w:rPr>
                <w:rFonts w:hint="eastAsia"/>
                <w:sz w:val="20"/>
                <w:szCs w:val="21"/>
              </w:rPr>
            </w:pPr>
            <w:r w:rsidRPr="00E40860">
              <w:rPr>
                <w:rFonts w:hint="eastAsia"/>
                <w:sz w:val="20"/>
                <w:szCs w:val="21"/>
              </w:rPr>
              <w:t>D</w:t>
            </w:r>
            <w:r w:rsidRPr="00E40860">
              <w:rPr>
                <w:sz w:val="20"/>
                <w:szCs w:val="21"/>
              </w:rPr>
              <w:t>ata name</w:t>
            </w:r>
          </w:p>
        </w:tc>
      </w:tr>
      <w:tr w:rsidR="00AC7340" w:rsidRPr="00432CBC" w14:paraId="54108007"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E4B545A" w14:textId="77777777" w:rsidR="00AC7340" w:rsidRPr="00E40860" w:rsidRDefault="00A63833" w:rsidP="00D73F64">
            <w:pPr>
              <w:rPr>
                <w:sz w:val="20"/>
                <w:szCs w:val="21"/>
              </w:rPr>
            </w:pPr>
            <w:r w:rsidRPr="00E40860">
              <w:rPr>
                <w:rFonts w:hint="eastAsia"/>
                <w:sz w:val="20"/>
                <w:szCs w:val="21"/>
              </w:rPr>
              <w:t>5</w:t>
            </w:r>
            <w:r w:rsidRPr="00E40860">
              <w:rPr>
                <w:sz w:val="20"/>
                <w:szCs w:val="21"/>
              </w:rPr>
              <w:t>.7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AEFAC27" w14:textId="77777777" w:rsidR="00AC7340" w:rsidRPr="00E40860" w:rsidRDefault="00AC7340" w:rsidP="00D73F64">
            <w:pPr>
              <w:rPr>
                <w:sz w:val="20"/>
                <w:szCs w:val="21"/>
              </w:rPr>
            </w:pPr>
            <w:r w:rsidRPr="00E40860">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7AC3B7E" w14:textId="77777777" w:rsidR="00AC7340" w:rsidRPr="00E40860" w:rsidRDefault="00AC7340" w:rsidP="00D73F64">
            <w:pPr>
              <w:rPr>
                <w:sz w:val="20"/>
                <w:szCs w:val="21"/>
              </w:rPr>
            </w:pPr>
            <w:r w:rsidRPr="00E40860">
              <w:rPr>
                <w:rFonts w:hint="eastAsia"/>
                <w:sz w:val="20"/>
                <w:szCs w:val="21"/>
              </w:rPr>
              <w:t>C</w:t>
            </w:r>
            <w:r w:rsidRPr="00E40860">
              <w:rPr>
                <w:sz w:val="20"/>
                <w:szCs w:val="21"/>
              </w:rPr>
              <w:t>_DCMDE1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5733D33" w14:textId="77777777" w:rsidR="00AC7340" w:rsidRPr="00E40860" w:rsidRDefault="00AC7340" w:rsidP="00D73F64">
            <w:pPr>
              <w:rPr>
                <w:sz w:val="20"/>
                <w:szCs w:val="21"/>
              </w:rPr>
            </w:pPr>
            <w:r w:rsidRPr="00E40860">
              <w:rPr>
                <w:sz w:val="20"/>
                <w:szCs w:val="21"/>
                <w:lang w:val="pt-BR"/>
              </w:rPr>
              <w:t>Steering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0FF7AA3" w14:textId="77777777" w:rsidR="00AC7340" w:rsidRPr="00AE2925" w:rsidRDefault="00AC7340" w:rsidP="00D73F64">
            <w:pPr>
              <w:rPr>
                <w:color w:val="000000"/>
                <w:sz w:val="20"/>
                <w:szCs w:val="21"/>
              </w:rPr>
            </w:pPr>
            <w:r w:rsidRPr="00E40860">
              <w:rPr>
                <w:rFonts w:hint="eastAsia"/>
                <w:sz w:val="20"/>
                <w:szCs w:val="21"/>
              </w:rPr>
              <w:t>ｼｬｼｰ</w:t>
            </w:r>
            <w:r w:rsidRPr="00E40860">
              <w:rPr>
                <w:sz w:val="20"/>
                <w:szCs w:val="21"/>
              </w:rPr>
              <w:t>系ｶｽﾀﾏｲｽ情報</w:t>
            </w:r>
            <w:r w:rsidRPr="00E40860">
              <w:rPr>
                <w:rFonts w:hint="eastAsia"/>
                <w:sz w:val="20"/>
                <w:szCs w:val="21"/>
              </w:rPr>
              <w:t>(</w:t>
            </w:r>
            <w:r w:rsidRPr="00E40860">
              <w:rPr>
                <w:rFonts w:hint="eastAsia"/>
                <w:sz w:val="20"/>
                <w:szCs w:val="21"/>
              </w:rPr>
              <w:t>ステアリング</w:t>
            </w:r>
            <w:r w:rsidRPr="00E40860">
              <w:rPr>
                <w:rFonts w:hint="eastAsia"/>
                <w:sz w:val="20"/>
                <w:szCs w:val="21"/>
              </w:rPr>
              <w:t>)</w:t>
            </w:r>
            <w:r w:rsidRPr="00AE2925">
              <w:rPr>
                <w:color w:val="000000"/>
                <w:sz w:val="18"/>
                <w:szCs w:val="20"/>
              </w:rPr>
              <w:br/>
            </w:r>
            <w:r w:rsidRPr="007F2622">
              <w:rPr>
                <w:color w:val="00B0F0"/>
                <w:sz w:val="18"/>
                <w:szCs w:val="20"/>
              </w:rPr>
              <w:t xml:space="preserve">Customized information of </w:t>
            </w:r>
            <w:r w:rsidRPr="007F2622">
              <w:rPr>
                <w:rFonts w:hint="eastAsia"/>
                <w:color w:val="00B0F0"/>
                <w:sz w:val="18"/>
                <w:szCs w:val="20"/>
              </w:rPr>
              <w:t>s</w:t>
            </w:r>
            <w:r w:rsidRPr="007F2622">
              <w:rPr>
                <w:color w:val="00B0F0"/>
                <w:sz w:val="18"/>
                <w:szCs w:val="20"/>
              </w:rPr>
              <w:t>teering</w:t>
            </w:r>
          </w:p>
        </w:tc>
      </w:tr>
      <w:tr w:rsidR="00AC7340" w:rsidRPr="00432CBC" w14:paraId="235ADB22"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80C6AF5" w14:textId="77777777" w:rsidR="00AC7340" w:rsidRPr="00E40860" w:rsidRDefault="00A63833" w:rsidP="00D73F64">
            <w:pPr>
              <w:rPr>
                <w:sz w:val="20"/>
                <w:szCs w:val="21"/>
              </w:rPr>
            </w:pPr>
            <w:r w:rsidRPr="00E40860">
              <w:rPr>
                <w:rFonts w:hint="eastAsia"/>
                <w:sz w:val="20"/>
                <w:szCs w:val="21"/>
              </w:rPr>
              <w:t>5</w:t>
            </w:r>
            <w:r w:rsidRPr="00E40860">
              <w:rPr>
                <w:sz w:val="20"/>
                <w:szCs w:val="21"/>
              </w:rPr>
              <w:t>.4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F6FE763" w14:textId="77777777" w:rsidR="00AC7340" w:rsidRPr="00E40860" w:rsidRDefault="00AC7340" w:rsidP="00D73F64">
            <w:pPr>
              <w:rPr>
                <w:sz w:val="20"/>
                <w:szCs w:val="21"/>
              </w:rPr>
            </w:pPr>
            <w:r w:rsidRPr="00E40860">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30C8526" w14:textId="77777777" w:rsidR="00AC7340" w:rsidRPr="00E40860" w:rsidRDefault="00AC7340" w:rsidP="00D73F64">
            <w:pPr>
              <w:rPr>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E</w:t>
            </w:r>
            <w:r w:rsidRPr="00E40860">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25CE7E2" w14:textId="77777777" w:rsidR="00AC7340" w:rsidRPr="00E40860" w:rsidRDefault="00AC7340" w:rsidP="00D73F64">
            <w:pPr>
              <w:rPr>
                <w:sz w:val="20"/>
                <w:szCs w:val="21"/>
              </w:rPr>
            </w:pPr>
            <w:r w:rsidRPr="00E40860">
              <w:rPr>
                <w:rFonts w:hint="eastAsia"/>
                <w:sz w:val="20"/>
                <w:szCs w:val="21"/>
              </w:rPr>
              <w:t>Steering</w:t>
            </w:r>
            <w:r w:rsidRPr="00E40860">
              <w:rPr>
                <w:sz w:val="20"/>
                <w:szCs w:val="21"/>
              </w:rPr>
              <w:t xml:space="preserve"> 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138A44B" w14:textId="77777777" w:rsidR="00AC7340" w:rsidRPr="00E40860" w:rsidRDefault="00AC7340" w:rsidP="00D73F64">
            <w:pPr>
              <w:rPr>
                <w:sz w:val="20"/>
                <w:szCs w:val="21"/>
              </w:rPr>
            </w:pPr>
            <w:r w:rsidRPr="00E40860">
              <w:rPr>
                <w:rFonts w:hint="eastAsia"/>
                <w:sz w:val="20"/>
                <w:szCs w:val="21"/>
              </w:rPr>
              <w:t>ｼｬｼｰ</w:t>
            </w:r>
            <w:r w:rsidRPr="00E40860">
              <w:rPr>
                <w:sz w:val="20"/>
                <w:szCs w:val="21"/>
              </w:rPr>
              <w:t>系ｶｽﾀﾏｲｽﾞｻﾎﾟｰﾄ情報</w:t>
            </w:r>
            <w:r w:rsidRPr="00E40860">
              <w:rPr>
                <w:rFonts w:hint="eastAsia"/>
                <w:sz w:val="20"/>
                <w:szCs w:val="21"/>
              </w:rPr>
              <w:t>(</w:t>
            </w:r>
            <w:r w:rsidRPr="00E40860">
              <w:rPr>
                <w:rFonts w:hint="eastAsia"/>
                <w:sz w:val="20"/>
                <w:szCs w:val="21"/>
              </w:rPr>
              <w:t>ステアリング</w:t>
            </w:r>
            <w:r w:rsidRPr="00E40860">
              <w:rPr>
                <w:rFonts w:hint="eastAsia"/>
                <w:sz w:val="20"/>
                <w:szCs w:val="21"/>
              </w:rPr>
              <w:t>)</w:t>
            </w:r>
          </w:p>
          <w:p w14:paraId="750386E4" w14:textId="77777777" w:rsidR="00AC7340" w:rsidRPr="007F2622" w:rsidRDefault="00AC7340" w:rsidP="00D73F64">
            <w:pPr>
              <w:rPr>
                <w:color w:val="00B0F0"/>
                <w:sz w:val="20"/>
                <w:szCs w:val="21"/>
              </w:rPr>
            </w:pPr>
            <w:r w:rsidRPr="007F2622">
              <w:rPr>
                <w:color w:val="00B0F0"/>
                <w:sz w:val="18"/>
                <w:szCs w:val="20"/>
              </w:rPr>
              <w:t xml:space="preserve">Customized support information of </w:t>
            </w:r>
            <w:r w:rsidRPr="007F2622">
              <w:rPr>
                <w:rFonts w:hint="eastAsia"/>
                <w:color w:val="00B0F0"/>
                <w:sz w:val="18"/>
                <w:szCs w:val="20"/>
              </w:rPr>
              <w:t>steering</w:t>
            </w:r>
          </w:p>
        </w:tc>
      </w:tr>
      <w:tr w:rsidR="00AC7340" w:rsidRPr="00432CBC" w14:paraId="50A4B4D9"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F956191" w14:textId="77777777" w:rsidR="00AC7340" w:rsidRPr="00E40860" w:rsidRDefault="00A63833" w:rsidP="00D73F64">
            <w:pPr>
              <w:rPr>
                <w:sz w:val="20"/>
                <w:szCs w:val="21"/>
              </w:rPr>
            </w:pPr>
            <w:r w:rsidRPr="00E40860">
              <w:rPr>
                <w:rFonts w:hint="eastAsia"/>
                <w:sz w:val="20"/>
                <w:szCs w:val="21"/>
              </w:rPr>
              <w:t>5</w:t>
            </w:r>
            <w:r w:rsidRPr="00E40860">
              <w:rPr>
                <w:sz w:val="20"/>
                <w:szCs w:val="21"/>
              </w:rPr>
              <w:t>.0</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0CCFD0C" w14:textId="77777777" w:rsidR="00AC7340" w:rsidRPr="00E40860" w:rsidRDefault="00AC7340" w:rsidP="00D73F64">
            <w:pPr>
              <w:rPr>
                <w:sz w:val="20"/>
                <w:szCs w:val="21"/>
              </w:rPr>
            </w:pPr>
            <w:r w:rsidRPr="00E40860">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3149B7C" w14:textId="77777777" w:rsidR="00AC7340" w:rsidRPr="00E40860" w:rsidRDefault="00AC7340" w:rsidP="00D73F64">
            <w:pPr>
              <w:rPr>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E</w:t>
            </w:r>
            <w:r w:rsidRPr="00E40860">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89DD3FE" w14:textId="77777777" w:rsidR="00AC7340" w:rsidRPr="00E40860" w:rsidRDefault="00AC7340" w:rsidP="00D73F64">
            <w:pPr>
              <w:rPr>
                <w:sz w:val="20"/>
                <w:szCs w:val="21"/>
              </w:rPr>
            </w:pPr>
            <w:r w:rsidRPr="00E40860">
              <w:rPr>
                <w:rFonts w:hint="eastAsia"/>
                <w:sz w:val="20"/>
                <w:szCs w:val="21"/>
              </w:rPr>
              <w:t>Steering</w:t>
            </w:r>
            <w:r w:rsidRPr="00E40860">
              <w:rPr>
                <w:sz w:val="20"/>
                <w:szCs w:val="21"/>
              </w:rPr>
              <w:t xml:space="preserve"> 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9DA78FC" w14:textId="77777777" w:rsidR="00AC7340" w:rsidRPr="00E40860" w:rsidRDefault="00AC7340" w:rsidP="00D73F64">
            <w:pPr>
              <w:rPr>
                <w:sz w:val="20"/>
                <w:szCs w:val="21"/>
              </w:rPr>
            </w:pPr>
            <w:r w:rsidRPr="00E40860">
              <w:rPr>
                <w:rFonts w:hint="eastAsia"/>
                <w:sz w:val="20"/>
                <w:szCs w:val="21"/>
              </w:rPr>
              <w:t>ｼｬｼｰ</w:t>
            </w:r>
            <w:r w:rsidRPr="00E40860">
              <w:rPr>
                <w:sz w:val="20"/>
                <w:szCs w:val="21"/>
              </w:rPr>
              <w:t>系ｶｽﾀﾏｲｽﾞ状態</w:t>
            </w:r>
            <w:r w:rsidRPr="00E40860">
              <w:rPr>
                <w:rFonts w:hint="eastAsia"/>
                <w:sz w:val="20"/>
                <w:szCs w:val="21"/>
              </w:rPr>
              <w:t>(</w:t>
            </w:r>
            <w:r w:rsidRPr="00E40860">
              <w:rPr>
                <w:rFonts w:hint="eastAsia"/>
                <w:sz w:val="20"/>
                <w:szCs w:val="21"/>
              </w:rPr>
              <w:t>ステアリング</w:t>
            </w:r>
            <w:r w:rsidRPr="00E40860">
              <w:rPr>
                <w:rFonts w:hint="eastAsia"/>
                <w:sz w:val="20"/>
                <w:szCs w:val="21"/>
              </w:rPr>
              <w:t>)</w:t>
            </w:r>
          </w:p>
          <w:p w14:paraId="5D6040D9" w14:textId="77777777" w:rsidR="00AC7340" w:rsidRPr="007F2622" w:rsidRDefault="00AC7340" w:rsidP="00D73F64">
            <w:pPr>
              <w:rPr>
                <w:color w:val="00B0F0"/>
                <w:sz w:val="20"/>
                <w:szCs w:val="21"/>
              </w:rPr>
            </w:pPr>
            <w:r w:rsidRPr="007F2622">
              <w:rPr>
                <w:color w:val="00B0F0"/>
                <w:sz w:val="20"/>
                <w:szCs w:val="21"/>
              </w:rPr>
              <w:t xml:space="preserve">Customized status of </w:t>
            </w:r>
            <w:r w:rsidRPr="007F2622">
              <w:rPr>
                <w:rFonts w:hint="eastAsia"/>
                <w:color w:val="00B0F0"/>
                <w:sz w:val="20"/>
                <w:szCs w:val="21"/>
              </w:rPr>
              <w:t>steering</w:t>
            </w:r>
          </w:p>
        </w:tc>
      </w:tr>
      <w:tr w:rsidR="00AC7340" w:rsidRPr="00432CBC" w14:paraId="1C2C74C4"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9BAD7E0" w14:textId="77777777" w:rsidR="00AC7340" w:rsidRPr="00E40860" w:rsidRDefault="00A63833" w:rsidP="00D73F64">
            <w:pPr>
              <w:rPr>
                <w:rFonts w:hint="eastAsia"/>
                <w:sz w:val="20"/>
                <w:szCs w:val="21"/>
              </w:rPr>
            </w:pPr>
            <w:r w:rsidRPr="00E40860">
              <w:rPr>
                <w:rFonts w:hint="eastAsia"/>
                <w:sz w:val="20"/>
                <w:szCs w:val="21"/>
              </w:rPr>
              <w:t>6</w:t>
            </w:r>
            <w:r w:rsidRPr="00E40860">
              <w:rPr>
                <w:sz w:val="20"/>
                <w:szCs w:val="21"/>
              </w:rPr>
              <w:t>.3</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FF88D8E" w14:textId="77777777" w:rsidR="00AC7340" w:rsidRPr="00E40860" w:rsidRDefault="00AC7340" w:rsidP="00D73F64">
            <w:pPr>
              <w:rPr>
                <w:sz w:val="20"/>
                <w:szCs w:val="21"/>
              </w:rPr>
            </w:pPr>
            <w:r w:rsidRPr="00E40860">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D5B70FB"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_DCMDS1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80A1258" w14:textId="77777777" w:rsidR="00AC7340" w:rsidRPr="00E40860" w:rsidRDefault="00AC7340" w:rsidP="00D73F64">
            <w:pPr>
              <w:rPr>
                <w:rFonts w:hint="eastAsia"/>
                <w:sz w:val="20"/>
                <w:szCs w:val="21"/>
              </w:rPr>
            </w:pPr>
            <w:r w:rsidRPr="00E40860">
              <w:rPr>
                <w:sz w:val="20"/>
                <w:szCs w:val="21"/>
                <w:lang w:val="pt-BR"/>
              </w:rPr>
              <w:t>Suspension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56E868C"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系ｶｽﾀﾏｲｽ情報</w:t>
            </w:r>
            <w:r w:rsidRPr="00E40860">
              <w:rPr>
                <w:rFonts w:hint="eastAsia"/>
                <w:sz w:val="20"/>
                <w:szCs w:val="21"/>
              </w:rPr>
              <w:t>(</w:t>
            </w:r>
            <w:r w:rsidRPr="00E40860">
              <w:rPr>
                <w:rFonts w:hint="eastAsia"/>
                <w:sz w:val="20"/>
                <w:szCs w:val="21"/>
              </w:rPr>
              <w:t>サスペンション</w:t>
            </w:r>
            <w:r w:rsidRPr="00E40860">
              <w:rPr>
                <w:rFonts w:hint="eastAsia"/>
                <w:sz w:val="20"/>
                <w:szCs w:val="21"/>
              </w:rPr>
              <w:t>)</w:t>
            </w:r>
            <w:r w:rsidRPr="00AE2925">
              <w:rPr>
                <w:color w:val="000000"/>
                <w:sz w:val="18"/>
                <w:szCs w:val="20"/>
              </w:rPr>
              <w:br/>
            </w:r>
            <w:r w:rsidRPr="007F2622">
              <w:rPr>
                <w:color w:val="00B0F0"/>
                <w:sz w:val="18"/>
                <w:szCs w:val="20"/>
              </w:rPr>
              <w:t>Customized information of suspension</w:t>
            </w:r>
          </w:p>
        </w:tc>
      </w:tr>
      <w:tr w:rsidR="00AC7340" w:rsidRPr="00432CBC" w14:paraId="3794EF33"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08836C0" w14:textId="77777777" w:rsidR="00AC7340" w:rsidRPr="00E40860" w:rsidRDefault="00A63833" w:rsidP="00D73F64">
            <w:pPr>
              <w:rPr>
                <w:rFonts w:hint="eastAsia"/>
                <w:sz w:val="20"/>
                <w:szCs w:val="21"/>
              </w:rPr>
            </w:pPr>
            <w:r w:rsidRPr="00E40860">
              <w:rPr>
                <w:rFonts w:hint="eastAsia"/>
                <w:sz w:val="20"/>
                <w:szCs w:val="21"/>
              </w:rPr>
              <w:t>6</w:t>
            </w:r>
            <w:r w:rsidRPr="00E40860">
              <w:rPr>
                <w:sz w:val="20"/>
                <w:szCs w:val="21"/>
              </w:rPr>
              <w:t>.0</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4A962C1" w14:textId="77777777" w:rsidR="00AC7340" w:rsidRPr="00E40860" w:rsidRDefault="00AC7340" w:rsidP="00D73F64">
            <w:pPr>
              <w:rPr>
                <w:sz w:val="20"/>
                <w:szCs w:val="21"/>
              </w:rPr>
            </w:pPr>
            <w:r w:rsidRPr="00E40860">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13E5B74"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S</w:t>
            </w:r>
            <w:r w:rsidRPr="00E40860">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0476D13" w14:textId="77777777" w:rsidR="00AC7340" w:rsidRPr="00E40860" w:rsidRDefault="00AC7340" w:rsidP="00D73F64">
            <w:pPr>
              <w:rPr>
                <w:rFonts w:hint="eastAsia"/>
                <w:sz w:val="20"/>
                <w:szCs w:val="21"/>
              </w:rPr>
            </w:pPr>
            <w:r w:rsidRPr="00E40860">
              <w:rPr>
                <w:sz w:val="20"/>
                <w:szCs w:val="21"/>
                <w:lang w:val="pt-BR"/>
              </w:rPr>
              <w:t xml:space="preserve">Suspension </w:t>
            </w:r>
            <w:r w:rsidRPr="00E40860">
              <w:rPr>
                <w:sz w:val="20"/>
                <w:szCs w:val="21"/>
              </w:rPr>
              <w:t>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F303603"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系ｶｽﾀﾏｲｽﾞｻﾎﾟｰﾄ情報</w:t>
            </w:r>
            <w:r w:rsidRPr="00E40860">
              <w:rPr>
                <w:rFonts w:hint="eastAsia"/>
                <w:sz w:val="20"/>
                <w:szCs w:val="21"/>
              </w:rPr>
              <w:t>(</w:t>
            </w:r>
            <w:r w:rsidRPr="00E40860">
              <w:rPr>
                <w:rFonts w:hint="eastAsia"/>
                <w:sz w:val="20"/>
                <w:szCs w:val="21"/>
              </w:rPr>
              <w:t>サスペンション</w:t>
            </w:r>
            <w:r w:rsidRPr="00E40860">
              <w:rPr>
                <w:rFonts w:hint="eastAsia"/>
                <w:sz w:val="20"/>
                <w:szCs w:val="21"/>
              </w:rPr>
              <w:t>)</w:t>
            </w:r>
            <w:r w:rsidRPr="00E40860">
              <w:rPr>
                <w:sz w:val="18"/>
                <w:szCs w:val="20"/>
              </w:rPr>
              <w:br/>
            </w:r>
            <w:r w:rsidRPr="007F2622">
              <w:rPr>
                <w:color w:val="00B0F0"/>
                <w:sz w:val="18"/>
                <w:szCs w:val="20"/>
              </w:rPr>
              <w:t>Customized support information of suspension</w:t>
            </w:r>
          </w:p>
        </w:tc>
      </w:tr>
      <w:tr w:rsidR="00AC7340" w:rsidRPr="00432CBC" w14:paraId="3584224B"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7A956C2" w14:textId="77777777" w:rsidR="00AC7340" w:rsidRPr="00E40860" w:rsidRDefault="00A63833" w:rsidP="00D73F64">
            <w:pPr>
              <w:rPr>
                <w:rFonts w:hint="eastAsia"/>
                <w:sz w:val="20"/>
                <w:szCs w:val="21"/>
              </w:rPr>
            </w:pPr>
            <w:r w:rsidRPr="00E40860">
              <w:rPr>
                <w:rFonts w:hint="eastAsia"/>
                <w:sz w:val="20"/>
                <w:szCs w:val="21"/>
              </w:rPr>
              <w:t>7</w:t>
            </w:r>
            <w:r w:rsidRPr="00E40860">
              <w:rPr>
                <w:sz w:val="20"/>
                <w:szCs w:val="21"/>
              </w:rPr>
              <w:t>.4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6724B82" w14:textId="77777777" w:rsidR="00AC7340" w:rsidRPr="00E40860" w:rsidRDefault="00AC7340" w:rsidP="00D73F64">
            <w:pPr>
              <w:rPr>
                <w:sz w:val="20"/>
                <w:szCs w:val="21"/>
              </w:rPr>
            </w:pPr>
            <w:r w:rsidRPr="00E40860">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9C79DCE"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S</w:t>
            </w:r>
            <w:r w:rsidRPr="00E40860">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9FDD10A" w14:textId="77777777" w:rsidR="00AC7340" w:rsidRPr="00E40860" w:rsidRDefault="00AC7340" w:rsidP="00D73F64">
            <w:pPr>
              <w:rPr>
                <w:rFonts w:hint="eastAsia"/>
                <w:sz w:val="20"/>
                <w:szCs w:val="21"/>
              </w:rPr>
            </w:pPr>
            <w:r w:rsidRPr="00E40860">
              <w:rPr>
                <w:sz w:val="20"/>
                <w:szCs w:val="21"/>
                <w:lang w:val="pt-BR"/>
              </w:rPr>
              <w:t xml:space="preserve">Suspension </w:t>
            </w:r>
            <w:r w:rsidRPr="00E40860">
              <w:rPr>
                <w:sz w:val="20"/>
                <w:szCs w:val="21"/>
              </w:rPr>
              <w:t>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9492101"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系ｶｽﾀﾏｲｽﾞ状態</w:t>
            </w:r>
            <w:r w:rsidRPr="00E40860">
              <w:rPr>
                <w:rFonts w:hint="eastAsia"/>
                <w:sz w:val="20"/>
                <w:szCs w:val="21"/>
              </w:rPr>
              <w:t>(</w:t>
            </w:r>
            <w:r w:rsidRPr="00E40860">
              <w:rPr>
                <w:rFonts w:hint="eastAsia"/>
                <w:sz w:val="20"/>
                <w:szCs w:val="21"/>
              </w:rPr>
              <w:t>サスペンション</w:t>
            </w:r>
            <w:r w:rsidRPr="00E40860">
              <w:rPr>
                <w:rFonts w:hint="eastAsia"/>
                <w:sz w:val="20"/>
                <w:szCs w:val="21"/>
              </w:rPr>
              <w:t>)</w:t>
            </w:r>
            <w:r w:rsidRPr="00AE2925">
              <w:rPr>
                <w:color w:val="000000"/>
                <w:sz w:val="18"/>
                <w:szCs w:val="20"/>
              </w:rPr>
              <w:br/>
            </w:r>
            <w:r w:rsidRPr="007F2622">
              <w:rPr>
                <w:color w:val="00B0F0"/>
                <w:sz w:val="18"/>
                <w:szCs w:val="20"/>
              </w:rPr>
              <w:t>Customized status of suspension</w:t>
            </w:r>
          </w:p>
        </w:tc>
      </w:tr>
      <w:tr w:rsidR="00AC7340" w:rsidRPr="00432CBC" w14:paraId="0ADB0FAD"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924658C" w14:textId="77777777" w:rsidR="00AC7340" w:rsidRPr="00E40860" w:rsidRDefault="00A63833" w:rsidP="00D73F64">
            <w:pPr>
              <w:rPr>
                <w:rFonts w:hint="eastAsia"/>
                <w:sz w:val="20"/>
                <w:szCs w:val="21"/>
              </w:rPr>
            </w:pPr>
            <w:r w:rsidRPr="00E40860">
              <w:rPr>
                <w:rFonts w:hint="eastAsia"/>
                <w:sz w:val="20"/>
                <w:szCs w:val="21"/>
              </w:rPr>
              <w:t>8</w:t>
            </w:r>
            <w:r w:rsidRPr="00E40860">
              <w:rPr>
                <w:sz w:val="20"/>
                <w:szCs w:val="21"/>
              </w:rPr>
              <w:t>.7</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4587E94" w14:textId="77777777" w:rsidR="00AC7340" w:rsidRPr="00E40860" w:rsidRDefault="00AC7340" w:rsidP="00D73F64">
            <w:pPr>
              <w:rPr>
                <w:sz w:val="20"/>
                <w:szCs w:val="21"/>
              </w:rPr>
            </w:pPr>
            <w:r w:rsidRPr="00E40860">
              <w:rPr>
                <w:sz w:val="20"/>
                <w:szCs w:val="21"/>
              </w:rPr>
              <w:t>1</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01FCE1FD"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_DCMDB1</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D7661E1" w14:textId="77777777" w:rsidR="00AC7340" w:rsidRPr="00E40860" w:rsidRDefault="00AC7340" w:rsidP="00D73F64">
            <w:pPr>
              <w:rPr>
                <w:rFonts w:hint="eastAsia"/>
                <w:sz w:val="20"/>
                <w:szCs w:val="21"/>
              </w:rPr>
            </w:pPr>
            <w:r w:rsidRPr="00E40860">
              <w:rPr>
                <w:sz w:val="20"/>
                <w:szCs w:val="21"/>
                <w:lang w:val="pt-BR"/>
              </w:rPr>
              <w:t>Brake Customizing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195CCB5"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系ｶｽﾀﾏｲｽ情報</w:t>
            </w:r>
            <w:r w:rsidRPr="00E40860">
              <w:rPr>
                <w:rFonts w:hint="eastAsia"/>
                <w:sz w:val="20"/>
                <w:szCs w:val="21"/>
              </w:rPr>
              <w:t>(</w:t>
            </w:r>
            <w:r w:rsidRPr="00E40860">
              <w:rPr>
                <w:rFonts w:hint="eastAsia"/>
                <w:sz w:val="20"/>
                <w:szCs w:val="21"/>
              </w:rPr>
              <w:t>ブレーキ</w:t>
            </w:r>
            <w:r w:rsidRPr="00E40860">
              <w:rPr>
                <w:rFonts w:hint="eastAsia"/>
                <w:sz w:val="20"/>
                <w:szCs w:val="21"/>
              </w:rPr>
              <w:t>)</w:t>
            </w:r>
            <w:r w:rsidRPr="00AE2925">
              <w:rPr>
                <w:color w:val="000000"/>
                <w:sz w:val="18"/>
                <w:szCs w:val="20"/>
              </w:rPr>
              <w:br/>
            </w:r>
            <w:r w:rsidRPr="007F2622">
              <w:rPr>
                <w:color w:val="00B0F0"/>
                <w:sz w:val="18"/>
                <w:szCs w:val="20"/>
              </w:rPr>
              <w:t>Customized information of suspension</w:t>
            </w:r>
          </w:p>
        </w:tc>
      </w:tr>
      <w:tr w:rsidR="00AC7340" w:rsidRPr="00432CBC" w14:paraId="195457E4"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0F5241C" w14:textId="77777777" w:rsidR="00AC7340" w:rsidRPr="00E40860" w:rsidRDefault="00A63833" w:rsidP="00D73F64">
            <w:pPr>
              <w:rPr>
                <w:rFonts w:hint="eastAsia"/>
                <w:sz w:val="20"/>
                <w:szCs w:val="21"/>
              </w:rPr>
            </w:pPr>
            <w:r w:rsidRPr="00E40860">
              <w:rPr>
                <w:rFonts w:hint="eastAsia"/>
                <w:sz w:val="20"/>
                <w:szCs w:val="21"/>
              </w:rPr>
              <w:t>8</w:t>
            </w:r>
            <w:r w:rsidRPr="00E40860">
              <w:rPr>
                <w:sz w:val="20"/>
                <w:szCs w:val="21"/>
              </w:rPr>
              <w:t>.4</w:t>
            </w:r>
          </w:p>
        </w:tc>
        <w:tc>
          <w:tcPr>
            <w:tcW w:w="21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7770BDB" w14:textId="77777777" w:rsidR="00AC7340" w:rsidRPr="00E40860" w:rsidRDefault="00AC7340" w:rsidP="00D73F64">
            <w:pPr>
              <w:rPr>
                <w:sz w:val="20"/>
                <w:szCs w:val="21"/>
              </w:rPr>
            </w:pPr>
            <w:r w:rsidRPr="00E40860">
              <w:rPr>
                <w:sz w:val="20"/>
                <w:szCs w:val="21"/>
              </w:rPr>
              <w:t>3</w:t>
            </w:r>
          </w:p>
        </w:tc>
        <w:tc>
          <w:tcPr>
            <w:tcW w:w="124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1D0EA78E"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B</w:t>
            </w:r>
            <w:r w:rsidRPr="00E40860">
              <w:rPr>
                <w:rFonts w:hint="eastAsia"/>
                <w:sz w:val="20"/>
                <w:szCs w:val="21"/>
              </w:rPr>
              <w:t>2</w:t>
            </w:r>
          </w:p>
        </w:tc>
        <w:tc>
          <w:tcPr>
            <w:tcW w:w="3402"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63EA1A4" w14:textId="77777777" w:rsidR="00AC7340" w:rsidRPr="00E40860" w:rsidRDefault="00AC7340" w:rsidP="00D73F64">
            <w:pPr>
              <w:rPr>
                <w:rFonts w:hint="eastAsia"/>
                <w:sz w:val="20"/>
                <w:szCs w:val="21"/>
              </w:rPr>
            </w:pPr>
            <w:r w:rsidRPr="00E40860">
              <w:rPr>
                <w:rFonts w:hint="eastAsia"/>
                <w:sz w:val="20"/>
                <w:szCs w:val="21"/>
              </w:rPr>
              <w:t xml:space="preserve">Brake </w:t>
            </w:r>
            <w:r w:rsidRPr="00E40860">
              <w:rPr>
                <w:sz w:val="20"/>
                <w:szCs w:val="21"/>
              </w:rPr>
              <w:t>Customizing support info</w:t>
            </w:r>
          </w:p>
        </w:tc>
        <w:tc>
          <w:tcPr>
            <w:tcW w:w="446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BCBED1D"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系ｶｽﾀﾏｲｽﾞｻﾎﾟｰﾄ情報</w:t>
            </w:r>
            <w:r w:rsidRPr="00E40860">
              <w:rPr>
                <w:rFonts w:hint="eastAsia"/>
                <w:sz w:val="20"/>
                <w:szCs w:val="21"/>
              </w:rPr>
              <w:t>(</w:t>
            </w:r>
            <w:r w:rsidRPr="00E40860">
              <w:rPr>
                <w:rFonts w:hint="eastAsia"/>
                <w:sz w:val="20"/>
                <w:szCs w:val="21"/>
              </w:rPr>
              <w:t>ブレーキ</w:t>
            </w:r>
            <w:r w:rsidRPr="00E40860">
              <w:rPr>
                <w:rFonts w:hint="eastAsia"/>
                <w:sz w:val="20"/>
                <w:szCs w:val="21"/>
              </w:rPr>
              <w:t>)</w:t>
            </w:r>
            <w:r w:rsidRPr="00AE2925">
              <w:rPr>
                <w:color w:val="000000"/>
                <w:sz w:val="18"/>
                <w:szCs w:val="20"/>
              </w:rPr>
              <w:br/>
            </w:r>
            <w:r w:rsidRPr="007F2622">
              <w:rPr>
                <w:color w:val="00B0F0"/>
                <w:sz w:val="18"/>
                <w:szCs w:val="20"/>
              </w:rPr>
              <w:t>Customized support information of brake</w:t>
            </w:r>
          </w:p>
        </w:tc>
      </w:tr>
      <w:tr w:rsidR="00AC7340" w:rsidRPr="00432CBC" w14:paraId="17706A80" w14:textId="77777777" w:rsidTr="00D73F64">
        <w:trPr>
          <w:trHeight w:val="418"/>
        </w:trPr>
        <w:tc>
          <w:tcPr>
            <w:tcW w:w="397"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3BC7DF3" w14:textId="77777777" w:rsidR="00AC7340" w:rsidRPr="00E40860" w:rsidRDefault="00A63833" w:rsidP="00D73F64">
            <w:pPr>
              <w:rPr>
                <w:rFonts w:hint="eastAsia"/>
                <w:sz w:val="20"/>
                <w:szCs w:val="21"/>
              </w:rPr>
            </w:pPr>
            <w:r w:rsidRPr="00E40860">
              <w:rPr>
                <w:rFonts w:hint="eastAsia"/>
                <w:sz w:val="20"/>
                <w:szCs w:val="21"/>
              </w:rPr>
              <w:lastRenderedPageBreak/>
              <w:t>8</w:t>
            </w:r>
            <w:r w:rsidRPr="00E40860">
              <w:rPr>
                <w:sz w:val="20"/>
                <w:szCs w:val="21"/>
              </w:rPr>
              <w:t>.0</w:t>
            </w:r>
          </w:p>
        </w:tc>
        <w:tc>
          <w:tcPr>
            <w:tcW w:w="218"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138AEFE" w14:textId="77777777" w:rsidR="00AC7340" w:rsidRPr="00E40860" w:rsidRDefault="00AC7340" w:rsidP="00D73F64">
            <w:pPr>
              <w:rPr>
                <w:sz w:val="20"/>
                <w:szCs w:val="21"/>
              </w:rPr>
            </w:pPr>
            <w:r w:rsidRPr="00E40860">
              <w:rPr>
                <w:sz w:val="20"/>
                <w:szCs w:val="21"/>
              </w:rPr>
              <w:t>4</w:t>
            </w:r>
          </w:p>
        </w:tc>
        <w:tc>
          <w:tcPr>
            <w:tcW w:w="1240"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69E0656" w14:textId="77777777" w:rsidR="00AC7340" w:rsidRPr="00E40860" w:rsidRDefault="00AC7340" w:rsidP="00D73F64">
            <w:pPr>
              <w:rPr>
                <w:rFonts w:hint="eastAsia"/>
                <w:sz w:val="20"/>
                <w:szCs w:val="21"/>
              </w:rPr>
            </w:pPr>
            <w:r w:rsidRPr="00E40860">
              <w:rPr>
                <w:rFonts w:hint="eastAsia"/>
                <w:sz w:val="20"/>
                <w:szCs w:val="21"/>
              </w:rPr>
              <w:t>C</w:t>
            </w:r>
            <w:r w:rsidRPr="00E40860">
              <w:rPr>
                <w:sz w:val="20"/>
                <w:szCs w:val="21"/>
              </w:rPr>
              <w:t>_</w:t>
            </w:r>
            <w:r w:rsidRPr="00E40860">
              <w:rPr>
                <w:rFonts w:hint="eastAsia"/>
                <w:sz w:val="20"/>
                <w:szCs w:val="21"/>
              </w:rPr>
              <w:t>DCMD</w:t>
            </w:r>
            <w:r w:rsidRPr="00E40860">
              <w:rPr>
                <w:sz w:val="20"/>
                <w:szCs w:val="21"/>
              </w:rPr>
              <w:t>B</w:t>
            </w:r>
            <w:r w:rsidRPr="00E40860">
              <w:rPr>
                <w:rFonts w:hint="eastAsia"/>
                <w:sz w:val="20"/>
                <w:szCs w:val="21"/>
              </w:rPr>
              <w:t>3</w:t>
            </w:r>
          </w:p>
        </w:tc>
        <w:tc>
          <w:tcPr>
            <w:tcW w:w="3402"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765F6B3" w14:textId="77777777" w:rsidR="00AC7340" w:rsidRPr="00E40860" w:rsidRDefault="00AC7340" w:rsidP="00D73F64">
            <w:pPr>
              <w:rPr>
                <w:rFonts w:hint="eastAsia"/>
                <w:sz w:val="20"/>
                <w:szCs w:val="21"/>
              </w:rPr>
            </w:pPr>
            <w:r w:rsidRPr="00E40860">
              <w:rPr>
                <w:rFonts w:hint="eastAsia"/>
                <w:sz w:val="20"/>
                <w:szCs w:val="21"/>
              </w:rPr>
              <w:t xml:space="preserve">Brake </w:t>
            </w:r>
            <w:r w:rsidRPr="00E40860">
              <w:rPr>
                <w:sz w:val="20"/>
                <w:szCs w:val="21"/>
              </w:rPr>
              <w:t>Customizing status</w:t>
            </w:r>
          </w:p>
        </w:tc>
        <w:tc>
          <w:tcPr>
            <w:tcW w:w="4463" w:type="dxa"/>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DB5EDCC" w14:textId="77777777" w:rsidR="00AC7340" w:rsidRPr="00AE2925" w:rsidRDefault="00AC7340" w:rsidP="00D73F64">
            <w:pPr>
              <w:rPr>
                <w:rFonts w:hint="eastAsia"/>
                <w:color w:val="000000"/>
                <w:sz w:val="20"/>
                <w:szCs w:val="21"/>
              </w:rPr>
            </w:pPr>
            <w:r w:rsidRPr="00E40860">
              <w:rPr>
                <w:rFonts w:hint="eastAsia"/>
                <w:sz w:val="20"/>
                <w:szCs w:val="21"/>
              </w:rPr>
              <w:t>ｼｬｼｰ</w:t>
            </w:r>
            <w:r w:rsidRPr="00E40860">
              <w:rPr>
                <w:sz w:val="20"/>
                <w:szCs w:val="21"/>
              </w:rPr>
              <w:t>系ｶｽﾀﾏｲｽﾞ状態</w:t>
            </w:r>
            <w:r w:rsidRPr="00E40860">
              <w:rPr>
                <w:rFonts w:hint="eastAsia"/>
                <w:sz w:val="20"/>
                <w:szCs w:val="21"/>
              </w:rPr>
              <w:t>(</w:t>
            </w:r>
            <w:r w:rsidRPr="00E40860">
              <w:rPr>
                <w:rFonts w:hint="eastAsia"/>
                <w:sz w:val="20"/>
                <w:szCs w:val="21"/>
              </w:rPr>
              <w:t>ブレーキ</w:t>
            </w:r>
            <w:r w:rsidRPr="00E40860">
              <w:rPr>
                <w:rFonts w:hint="eastAsia"/>
                <w:sz w:val="20"/>
                <w:szCs w:val="21"/>
              </w:rPr>
              <w:t>)</w:t>
            </w:r>
            <w:r w:rsidRPr="00AE2925">
              <w:rPr>
                <w:color w:val="000000"/>
                <w:sz w:val="18"/>
                <w:szCs w:val="20"/>
              </w:rPr>
              <w:br/>
            </w:r>
            <w:r w:rsidRPr="007F2622">
              <w:rPr>
                <w:color w:val="00B0F0"/>
                <w:sz w:val="18"/>
                <w:szCs w:val="20"/>
              </w:rPr>
              <w:t>Customized status of brake</w:t>
            </w:r>
          </w:p>
        </w:tc>
      </w:tr>
    </w:tbl>
    <w:p w14:paraId="4EB27D9A" w14:textId="77777777" w:rsidR="00AC7340" w:rsidRDefault="00AC7340" w:rsidP="00AC7340">
      <w:pPr>
        <w:rPr>
          <w:rFonts w:hint="eastAsia"/>
          <w:szCs w:val="21"/>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AC7340" w:rsidRPr="00AE2925" w14:paraId="69BD8279" w14:textId="77777777" w:rsidTr="00D73F64">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0895344" w14:textId="77777777" w:rsidR="00AC7340" w:rsidRPr="00AE2925" w:rsidRDefault="00AC7340" w:rsidP="00D73F64">
            <w:pPr>
              <w:rPr>
                <w:color w:val="000000"/>
                <w:sz w:val="18"/>
                <w:szCs w:val="18"/>
              </w:rPr>
            </w:pPr>
            <w:r w:rsidRPr="00AE2925">
              <w:rPr>
                <w:color w:val="000000"/>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F4C14C6" w14:textId="77777777" w:rsidR="00AC7340" w:rsidRPr="00AE2925" w:rsidRDefault="00AC7340" w:rsidP="00D73F64">
            <w:pPr>
              <w:rPr>
                <w:color w:val="000000"/>
                <w:sz w:val="18"/>
                <w:szCs w:val="18"/>
              </w:rPr>
            </w:pPr>
            <w:r w:rsidRPr="00AE2925">
              <w:rPr>
                <w:color w:val="000000"/>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4C5A4D4" w14:textId="77777777" w:rsidR="00AC7340" w:rsidRPr="00AE2925" w:rsidRDefault="00AC7340" w:rsidP="00D73F64">
            <w:pPr>
              <w:rPr>
                <w:color w:val="000000"/>
                <w:sz w:val="18"/>
                <w:szCs w:val="18"/>
              </w:rPr>
            </w:pPr>
            <w:r w:rsidRPr="00AE2925">
              <w:rPr>
                <w:color w:val="000000"/>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D513BFE" w14:textId="77777777" w:rsidR="00AC7340" w:rsidRPr="00AE2925" w:rsidRDefault="00AC7340" w:rsidP="00D73F64">
            <w:pPr>
              <w:rPr>
                <w:color w:val="000000"/>
                <w:sz w:val="18"/>
                <w:szCs w:val="18"/>
              </w:rPr>
            </w:pPr>
            <w:r w:rsidRPr="00AE2925">
              <w:rPr>
                <w:color w:val="000000"/>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0777D73" w14:textId="77777777" w:rsidR="00AC7340" w:rsidRPr="00AE2925" w:rsidRDefault="00AC7340" w:rsidP="00D73F64">
            <w:pPr>
              <w:rPr>
                <w:color w:val="000000"/>
                <w:sz w:val="18"/>
                <w:szCs w:val="18"/>
              </w:rPr>
            </w:pPr>
            <w:r w:rsidRPr="00AE2925">
              <w:rPr>
                <w:color w:val="000000"/>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314A07B" w14:textId="77777777" w:rsidR="00AC7340" w:rsidRPr="00AE2925" w:rsidRDefault="00AC7340" w:rsidP="00D73F64">
            <w:pPr>
              <w:rPr>
                <w:color w:val="000000"/>
                <w:sz w:val="18"/>
                <w:szCs w:val="18"/>
              </w:rPr>
            </w:pPr>
            <w:r w:rsidRPr="00AE2925">
              <w:rPr>
                <w:color w:val="000000"/>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95D8A9E" w14:textId="77777777" w:rsidR="00AC7340" w:rsidRPr="00AE2925" w:rsidRDefault="00AC7340" w:rsidP="00D73F64">
            <w:pPr>
              <w:rPr>
                <w:color w:val="000000"/>
                <w:sz w:val="18"/>
                <w:szCs w:val="18"/>
              </w:rPr>
            </w:pPr>
            <w:r w:rsidRPr="00AE2925">
              <w:rPr>
                <w:color w:val="000000"/>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49B9383" w14:textId="77777777" w:rsidR="00AC7340" w:rsidRPr="00AE2925" w:rsidRDefault="00AC7340" w:rsidP="00D73F64">
            <w:pPr>
              <w:rPr>
                <w:color w:val="000000"/>
                <w:sz w:val="18"/>
                <w:szCs w:val="18"/>
              </w:rPr>
            </w:pPr>
            <w:r w:rsidRPr="00AE2925">
              <w:rPr>
                <w:color w:val="000000"/>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F76C056" w14:textId="77777777" w:rsidR="00AC7340" w:rsidRPr="00AE2925" w:rsidRDefault="00AC7340" w:rsidP="00D73F64">
            <w:pPr>
              <w:rPr>
                <w:color w:val="000000"/>
                <w:sz w:val="18"/>
                <w:szCs w:val="18"/>
              </w:rPr>
            </w:pPr>
            <w:r w:rsidRPr="00AE2925">
              <w:rPr>
                <w:color w:val="000000"/>
                <w:sz w:val="18"/>
                <w:szCs w:val="18"/>
              </w:rPr>
              <w:t>B0</w:t>
            </w:r>
          </w:p>
        </w:tc>
      </w:tr>
      <w:tr w:rsidR="00AC7340" w:rsidRPr="00010758" w14:paraId="316F4BFA"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64356FE" w14:textId="77777777" w:rsidR="00AC7340" w:rsidRPr="00E40860" w:rsidRDefault="00AC7340" w:rsidP="00D73F64">
            <w:pPr>
              <w:rPr>
                <w:rFonts w:hint="eastAsia"/>
                <w:sz w:val="18"/>
                <w:szCs w:val="18"/>
              </w:rPr>
            </w:pPr>
            <w:r w:rsidRPr="00E40860">
              <w:rPr>
                <w:sz w:val="18"/>
                <w:szCs w:val="18"/>
              </w:rPr>
              <w:t>Data1</w:t>
            </w:r>
            <w:r w:rsidRPr="00E40860">
              <w:rPr>
                <w:sz w:val="18"/>
                <w:szCs w:val="18"/>
              </w:rPr>
              <w:br/>
            </w:r>
          </w:p>
          <w:p w14:paraId="006D0B7E" w14:textId="77777777" w:rsidR="00AC7340" w:rsidRPr="00E40860" w:rsidRDefault="00AC7340" w:rsidP="00D73F64">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25EA39B" w14:textId="77777777" w:rsidR="00AC7340" w:rsidRPr="00E40860" w:rsidRDefault="00AC7340" w:rsidP="00D73F64">
            <w:pPr>
              <w:rPr>
                <w:sz w:val="16"/>
                <w:szCs w:val="16"/>
              </w:rPr>
            </w:pPr>
            <w:r w:rsidRPr="00E40860">
              <w:rPr>
                <w:sz w:val="18"/>
                <w:szCs w:val="18"/>
              </w:rPr>
              <w:t>有無情報</w:t>
            </w:r>
            <w:r w:rsidRPr="00E40860">
              <w:rPr>
                <w:rFonts w:hint="eastAsia"/>
                <w:sz w:val="18"/>
                <w:szCs w:val="18"/>
              </w:rPr>
              <w:t xml:space="preserve"> (</w:t>
            </w:r>
            <w:r w:rsidRPr="00E40860">
              <w:rPr>
                <w:rFonts w:hint="eastAsia"/>
                <w:sz w:val="18"/>
                <w:szCs w:val="18"/>
              </w:rPr>
              <w:t>ｽﾃｱﾘﾝｸﾞ</w:t>
            </w:r>
            <w:r w:rsidRPr="00E40860">
              <w:rPr>
                <w:rFonts w:hint="eastAsia"/>
                <w:sz w:val="18"/>
                <w:szCs w:val="18"/>
              </w:rPr>
              <w:t>)</w:t>
            </w:r>
            <w:r w:rsidRPr="00E40860">
              <w:rPr>
                <w:sz w:val="16"/>
                <w:szCs w:val="16"/>
              </w:rPr>
              <w:t xml:space="preserve"> </w:t>
            </w:r>
          </w:p>
          <w:p w14:paraId="33B7726A" w14:textId="77777777" w:rsidR="00AC7340" w:rsidRPr="00AE2925" w:rsidRDefault="00AC7340" w:rsidP="00D73F64">
            <w:pPr>
              <w:rPr>
                <w:color w:val="000000"/>
                <w:sz w:val="18"/>
                <w:szCs w:val="18"/>
              </w:rPr>
            </w:pPr>
            <w:r w:rsidRPr="007F2622">
              <w:rPr>
                <w:rFonts w:hint="eastAsia"/>
                <w:color w:val="00B0F0"/>
                <w:sz w:val="16"/>
                <w:szCs w:val="16"/>
              </w:rPr>
              <w:t>Availability information</w:t>
            </w:r>
            <w:r w:rsidRPr="007F2622">
              <w:rPr>
                <w:color w:val="00B0F0"/>
                <w:sz w:val="16"/>
                <w:szCs w:val="16"/>
              </w:rPr>
              <w:br/>
            </w:r>
            <w:r w:rsidRPr="00E40860">
              <w:rPr>
                <w:sz w:val="18"/>
                <w:szCs w:val="18"/>
              </w:rPr>
              <w:t>0b:</w:t>
            </w:r>
            <w:r w:rsidRPr="00E40860">
              <w:rPr>
                <w:sz w:val="18"/>
                <w:szCs w:val="18"/>
              </w:rPr>
              <w:t>無し</w:t>
            </w:r>
            <w:r w:rsidRPr="007F2622">
              <w:rPr>
                <w:rFonts w:hint="eastAsia"/>
                <w:color w:val="00B0F0"/>
                <w:sz w:val="18"/>
                <w:szCs w:val="18"/>
              </w:rPr>
              <w:t>/ None</w:t>
            </w:r>
            <w:r w:rsidRPr="007F2622">
              <w:rPr>
                <w:color w:val="00B0F0"/>
                <w:sz w:val="18"/>
                <w:szCs w:val="18"/>
              </w:rPr>
              <w:br/>
            </w:r>
            <w:r w:rsidRPr="00E40860">
              <w:rPr>
                <w:sz w:val="18"/>
                <w:szCs w:val="18"/>
              </w:rPr>
              <w:t>1b:</w:t>
            </w:r>
            <w:r w:rsidRPr="00E40860">
              <w:rPr>
                <w:sz w:val="18"/>
                <w:szCs w:val="18"/>
              </w:rPr>
              <w:t>有り</w:t>
            </w:r>
            <w:r w:rsidRPr="007F2622">
              <w:rPr>
                <w:rFonts w:hint="eastAsia"/>
                <w:color w:val="00B0F0"/>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FAD0A53" w14:textId="77777777" w:rsidR="00AC7340" w:rsidRPr="00E40860" w:rsidRDefault="00AC7340" w:rsidP="00D73F64">
            <w:pPr>
              <w:rPr>
                <w:sz w:val="18"/>
                <w:szCs w:val="18"/>
              </w:rPr>
            </w:pPr>
            <w:r w:rsidRPr="00E40860">
              <w:rPr>
                <w:sz w:val="18"/>
                <w:szCs w:val="18"/>
              </w:rPr>
              <w:t>サポート情報</w:t>
            </w:r>
            <w:r w:rsidRPr="00E40860">
              <w:rPr>
                <w:rFonts w:hint="eastAsia"/>
                <w:sz w:val="18"/>
                <w:szCs w:val="18"/>
              </w:rPr>
              <w:t xml:space="preserve"> (</w:t>
            </w:r>
            <w:r w:rsidRPr="00E40860">
              <w:rPr>
                <w:rFonts w:hint="eastAsia"/>
                <w:sz w:val="18"/>
                <w:szCs w:val="18"/>
              </w:rPr>
              <w:t>ｽﾃｱﾘﾝｸﾞ</w:t>
            </w:r>
            <w:r w:rsidRPr="00E40860">
              <w:rPr>
                <w:rFonts w:hint="eastAsia"/>
                <w:sz w:val="18"/>
                <w:szCs w:val="18"/>
              </w:rPr>
              <w:t>)</w:t>
            </w:r>
            <w:r w:rsidRPr="00E40860">
              <w:rPr>
                <w:sz w:val="18"/>
                <w:szCs w:val="18"/>
              </w:rPr>
              <w:t xml:space="preserve"> </w:t>
            </w:r>
          </w:p>
          <w:p w14:paraId="4C71E65F" w14:textId="77777777" w:rsidR="00AC7340" w:rsidRPr="00E40860" w:rsidRDefault="00AC7340" w:rsidP="00D73F64">
            <w:pPr>
              <w:rPr>
                <w:sz w:val="18"/>
                <w:szCs w:val="18"/>
              </w:rPr>
            </w:pPr>
            <w:r w:rsidRPr="007F2622">
              <w:rPr>
                <w:rFonts w:hint="eastAsia"/>
                <w:color w:val="00B0F0"/>
                <w:sz w:val="16"/>
                <w:szCs w:val="16"/>
              </w:rPr>
              <w:t>Available custom status</w:t>
            </w:r>
            <w:r w:rsidRPr="00AE2925">
              <w:rPr>
                <w:color w:val="000000"/>
                <w:sz w:val="18"/>
                <w:szCs w:val="18"/>
              </w:rPr>
              <w:br/>
            </w:r>
            <w:r w:rsidRPr="00E40860">
              <w:rPr>
                <w:sz w:val="18"/>
                <w:szCs w:val="18"/>
              </w:rPr>
              <w:t>001b</w:t>
            </w:r>
            <w:r w:rsidRPr="00E40860">
              <w:rPr>
                <w:sz w:val="18"/>
                <w:szCs w:val="18"/>
              </w:rPr>
              <w:t>：</w:t>
            </w:r>
            <w:r w:rsidRPr="00E40860">
              <w:rPr>
                <w:sz w:val="18"/>
                <w:szCs w:val="18"/>
              </w:rPr>
              <w:t>Sport/Normal</w:t>
            </w:r>
          </w:p>
          <w:p w14:paraId="489FAAA5" w14:textId="77777777" w:rsidR="00AC7340" w:rsidRPr="00E40860" w:rsidRDefault="00AC7340" w:rsidP="00D73F64">
            <w:pPr>
              <w:rPr>
                <w:sz w:val="18"/>
                <w:szCs w:val="18"/>
              </w:rPr>
            </w:pPr>
            <w:r w:rsidRPr="00E40860">
              <w:rPr>
                <w:sz w:val="18"/>
                <w:szCs w:val="18"/>
              </w:rPr>
              <w:t>010b</w:t>
            </w:r>
            <w:r w:rsidRPr="00E40860">
              <w:rPr>
                <w:sz w:val="18"/>
                <w:szCs w:val="18"/>
              </w:rPr>
              <w:t>：</w:t>
            </w:r>
            <w:r w:rsidRPr="00E40860">
              <w:rPr>
                <w:sz w:val="18"/>
                <w:szCs w:val="18"/>
              </w:rPr>
              <w:t>Sport/Normal/ Rear Comfort</w:t>
            </w:r>
          </w:p>
          <w:p w14:paraId="30625781" w14:textId="77777777" w:rsidR="00AC7340" w:rsidRPr="00E40860" w:rsidRDefault="00AC7340" w:rsidP="00D73F64">
            <w:pPr>
              <w:rPr>
                <w:sz w:val="18"/>
                <w:szCs w:val="18"/>
              </w:rPr>
            </w:pPr>
            <w:r w:rsidRPr="00E40860">
              <w:rPr>
                <w:sz w:val="18"/>
                <w:szCs w:val="18"/>
              </w:rPr>
              <w:t>011b</w:t>
            </w:r>
            <w:r w:rsidRPr="00E40860">
              <w:rPr>
                <w:sz w:val="18"/>
                <w:szCs w:val="18"/>
              </w:rPr>
              <w:t>：</w:t>
            </w:r>
            <w:r w:rsidRPr="00E40860">
              <w:rPr>
                <w:sz w:val="18"/>
                <w:szCs w:val="18"/>
              </w:rPr>
              <w:t>Sport/Track/Normal</w:t>
            </w:r>
          </w:p>
          <w:p w14:paraId="47C3C85A" w14:textId="77777777" w:rsidR="00AC7340" w:rsidRPr="00AE2925" w:rsidRDefault="00AC7340" w:rsidP="00853D1E">
            <w:pPr>
              <w:ind w:left="570" w:hangingChars="350" w:hanging="570"/>
              <w:rPr>
                <w:rFonts w:hint="eastAsia"/>
                <w:color w:val="000000"/>
                <w:sz w:val="18"/>
                <w:szCs w:val="18"/>
              </w:rPr>
            </w:pP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CEA1264" w14:textId="77777777" w:rsidR="00AC7340" w:rsidRPr="00E40860" w:rsidRDefault="00AC7340" w:rsidP="00D73F64">
            <w:pPr>
              <w:rPr>
                <w:sz w:val="18"/>
                <w:szCs w:val="18"/>
              </w:rPr>
            </w:pPr>
            <w:r w:rsidRPr="00E40860">
              <w:rPr>
                <w:sz w:val="18"/>
                <w:szCs w:val="18"/>
              </w:rPr>
              <w:t>カスタマイズ状態記憶値</w:t>
            </w:r>
            <w:r w:rsidRPr="00E40860">
              <w:rPr>
                <w:rFonts w:hint="eastAsia"/>
                <w:sz w:val="18"/>
                <w:szCs w:val="18"/>
              </w:rPr>
              <w:t xml:space="preserve"> (</w:t>
            </w:r>
            <w:r w:rsidRPr="00E40860">
              <w:rPr>
                <w:rFonts w:hint="eastAsia"/>
                <w:sz w:val="18"/>
                <w:szCs w:val="18"/>
              </w:rPr>
              <w:t>ｽﾃｱﾘﾝｸﾞ</w:t>
            </w:r>
            <w:r w:rsidRPr="00E40860">
              <w:rPr>
                <w:rFonts w:hint="eastAsia"/>
                <w:sz w:val="18"/>
                <w:szCs w:val="18"/>
              </w:rPr>
              <w:t>)</w:t>
            </w:r>
            <w:r w:rsidRPr="00E40860">
              <w:rPr>
                <w:sz w:val="18"/>
                <w:szCs w:val="18"/>
              </w:rPr>
              <w:t xml:space="preserve"> </w:t>
            </w:r>
          </w:p>
          <w:p w14:paraId="7AD05D2B" w14:textId="77777777" w:rsidR="00AC7340" w:rsidRPr="00E40860" w:rsidRDefault="00AC7340" w:rsidP="00D73F64">
            <w:pPr>
              <w:rPr>
                <w:sz w:val="18"/>
                <w:szCs w:val="18"/>
              </w:rPr>
            </w:pPr>
            <w:r w:rsidRPr="007F2622">
              <w:rPr>
                <w:rFonts w:hint="eastAsia"/>
                <w:color w:val="00B0F0"/>
                <w:sz w:val="16"/>
                <w:szCs w:val="16"/>
              </w:rPr>
              <w:t>Stored value of customized status</w:t>
            </w:r>
            <w:r w:rsidRPr="007F2622">
              <w:rPr>
                <w:color w:val="00B0F0"/>
                <w:sz w:val="18"/>
                <w:szCs w:val="18"/>
              </w:rPr>
              <w:br/>
            </w:r>
            <w:r w:rsidRPr="00E40860">
              <w:rPr>
                <w:sz w:val="18"/>
                <w:szCs w:val="18"/>
              </w:rPr>
              <w:t>0001b</w:t>
            </w:r>
            <w:r w:rsidRPr="00E40860">
              <w:rPr>
                <w:sz w:val="18"/>
                <w:szCs w:val="18"/>
              </w:rPr>
              <w:t>：</w:t>
            </w:r>
            <w:r w:rsidRPr="00E40860">
              <w:rPr>
                <w:sz w:val="18"/>
                <w:szCs w:val="18"/>
              </w:rPr>
              <w:t>Sport</w:t>
            </w:r>
          </w:p>
          <w:p w14:paraId="26932878" w14:textId="77777777" w:rsidR="00AC7340" w:rsidRPr="00E40860" w:rsidRDefault="00AC7340" w:rsidP="00D73F64">
            <w:pPr>
              <w:rPr>
                <w:sz w:val="18"/>
                <w:szCs w:val="18"/>
              </w:rPr>
            </w:pPr>
            <w:r w:rsidRPr="00E40860">
              <w:rPr>
                <w:sz w:val="18"/>
                <w:szCs w:val="18"/>
              </w:rPr>
              <w:t>0010b</w:t>
            </w:r>
            <w:r w:rsidRPr="00E40860">
              <w:rPr>
                <w:sz w:val="18"/>
                <w:szCs w:val="18"/>
              </w:rPr>
              <w:t>：</w:t>
            </w:r>
            <w:r w:rsidRPr="00E40860">
              <w:rPr>
                <w:rFonts w:hint="eastAsia"/>
                <w:sz w:val="18"/>
                <w:szCs w:val="18"/>
              </w:rPr>
              <w:t>Normal</w:t>
            </w:r>
          </w:p>
          <w:p w14:paraId="76844228" w14:textId="77777777" w:rsidR="00AC7340" w:rsidRPr="00E40860" w:rsidRDefault="00AC7340" w:rsidP="00D73F64">
            <w:pPr>
              <w:rPr>
                <w:sz w:val="18"/>
                <w:szCs w:val="18"/>
              </w:rPr>
            </w:pPr>
            <w:r w:rsidRPr="00E40860">
              <w:rPr>
                <w:sz w:val="18"/>
                <w:szCs w:val="18"/>
              </w:rPr>
              <w:t>0011b</w:t>
            </w:r>
            <w:r w:rsidRPr="00E40860">
              <w:rPr>
                <w:sz w:val="18"/>
                <w:szCs w:val="18"/>
              </w:rPr>
              <w:t>：</w:t>
            </w:r>
            <w:r w:rsidRPr="00E40860">
              <w:rPr>
                <w:sz w:val="18"/>
                <w:szCs w:val="18"/>
              </w:rPr>
              <w:t>Rear Comfort</w:t>
            </w:r>
          </w:p>
          <w:p w14:paraId="4AEAEC12" w14:textId="77777777" w:rsidR="00AC7340" w:rsidRPr="00AE2925" w:rsidRDefault="00AC7340" w:rsidP="00D73F64">
            <w:pPr>
              <w:rPr>
                <w:color w:val="000000"/>
                <w:sz w:val="18"/>
                <w:szCs w:val="18"/>
              </w:rPr>
            </w:pPr>
            <w:r w:rsidRPr="00E40860">
              <w:rPr>
                <w:sz w:val="18"/>
                <w:szCs w:val="18"/>
              </w:rPr>
              <w:t>0100b</w:t>
            </w:r>
            <w:r w:rsidRPr="00E40860">
              <w:rPr>
                <w:rFonts w:hint="eastAsia"/>
                <w:sz w:val="18"/>
                <w:szCs w:val="18"/>
              </w:rPr>
              <w:t>：</w:t>
            </w:r>
            <w:r w:rsidRPr="00E40860">
              <w:rPr>
                <w:rFonts w:hint="eastAsia"/>
                <w:sz w:val="18"/>
                <w:szCs w:val="18"/>
              </w:rPr>
              <w:t>T</w:t>
            </w:r>
            <w:r w:rsidRPr="00E40860">
              <w:rPr>
                <w:sz w:val="18"/>
                <w:szCs w:val="18"/>
              </w:rPr>
              <w:t>rack</w:t>
            </w:r>
          </w:p>
        </w:tc>
      </w:tr>
      <w:tr w:rsidR="00AC7340" w:rsidRPr="00010758" w14:paraId="4209F71E"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15C27CB5" w14:textId="77777777" w:rsidR="00AC7340" w:rsidRPr="00E40860" w:rsidRDefault="00AC7340" w:rsidP="00D73F64">
            <w:pPr>
              <w:rPr>
                <w:rFonts w:hint="eastAsia"/>
                <w:sz w:val="18"/>
                <w:szCs w:val="18"/>
              </w:rPr>
            </w:pPr>
            <w:r w:rsidRPr="00E40860">
              <w:rPr>
                <w:sz w:val="18"/>
                <w:szCs w:val="18"/>
              </w:rPr>
              <w:t>Data2</w:t>
            </w:r>
            <w:r w:rsidRPr="00E40860">
              <w:rPr>
                <w:sz w:val="18"/>
                <w:szCs w:val="18"/>
              </w:rPr>
              <w:br/>
            </w:r>
          </w:p>
          <w:p w14:paraId="6136D8C9" w14:textId="77777777" w:rsidR="00AC7340" w:rsidRPr="00E40860" w:rsidRDefault="00AC7340" w:rsidP="00D73F64">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1027773B" w14:textId="77777777" w:rsidR="00504B1D" w:rsidRPr="00E40860" w:rsidRDefault="00AC7340" w:rsidP="00D73F64">
            <w:pPr>
              <w:rPr>
                <w:sz w:val="18"/>
                <w:szCs w:val="18"/>
              </w:rPr>
            </w:pPr>
            <w:r w:rsidRPr="00E40860">
              <w:rPr>
                <w:sz w:val="18"/>
                <w:szCs w:val="18"/>
              </w:rPr>
              <w:t>有無情報</w:t>
            </w:r>
            <w:r w:rsidRPr="00E40860">
              <w:rPr>
                <w:rFonts w:hint="eastAsia"/>
                <w:sz w:val="18"/>
                <w:szCs w:val="18"/>
              </w:rPr>
              <w:t xml:space="preserve"> (</w:t>
            </w:r>
            <w:r w:rsidRPr="00E40860">
              <w:rPr>
                <w:rFonts w:hint="eastAsia"/>
                <w:sz w:val="18"/>
                <w:szCs w:val="18"/>
              </w:rPr>
              <w:t>ｻｽﾍﾟﾝｼｮﾝ</w:t>
            </w:r>
            <w:r w:rsidRPr="00E40860">
              <w:rPr>
                <w:rFonts w:hint="eastAsia"/>
                <w:sz w:val="18"/>
                <w:szCs w:val="18"/>
              </w:rPr>
              <w:t>)</w:t>
            </w:r>
            <w:r w:rsidRPr="00E40860">
              <w:rPr>
                <w:sz w:val="18"/>
                <w:szCs w:val="18"/>
              </w:rPr>
              <w:t xml:space="preserve"> </w:t>
            </w:r>
          </w:p>
          <w:p w14:paraId="5515CE9A" w14:textId="77777777" w:rsidR="00AC7340" w:rsidRPr="00AE2925" w:rsidRDefault="00504B1D" w:rsidP="00D73F64">
            <w:pPr>
              <w:rPr>
                <w:color w:val="000000"/>
                <w:sz w:val="18"/>
                <w:szCs w:val="18"/>
              </w:rPr>
            </w:pPr>
            <w:r w:rsidRPr="007F2622">
              <w:rPr>
                <w:rFonts w:hint="eastAsia"/>
                <w:color w:val="00B0F0"/>
                <w:sz w:val="16"/>
                <w:szCs w:val="16"/>
              </w:rPr>
              <w:t>Availability information</w:t>
            </w:r>
            <w:r w:rsidR="00AC7340" w:rsidRPr="007F2622">
              <w:rPr>
                <w:color w:val="00B0F0"/>
                <w:sz w:val="18"/>
                <w:szCs w:val="18"/>
              </w:rPr>
              <w:br/>
            </w:r>
            <w:r w:rsidR="00AC7340" w:rsidRPr="00E40860">
              <w:rPr>
                <w:sz w:val="18"/>
                <w:szCs w:val="18"/>
              </w:rPr>
              <w:t>0b:</w:t>
            </w:r>
            <w:r w:rsidR="00AC7340" w:rsidRPr="00E40860">
              <w:rPr>
                <w:sz w:val="18"/>
                <w:szCs w:val="18"/>
              </w:rPr>
              <w:t>無し</w:t>
            </w:r>
            <w:r w:rsidR="00AC7340" w:rsidRPr="007F2622">
              <w:rPr>
                <w:rFonts w:hint="eastAsia"/>
                <w:color w:val="00B0F0"/>
                <w:sz w:val="18"/>
                <w:szCs w:val="18"/>
              </w:rPr>
              <w:t>/ None</w:t>
            </w:r>
            <w:r w:rsidR="00AC7340" w:rsidRPr="00AE2925">
              <w:rPr>
                <w:color w:val="000000"/>
                <w:sz w:val="18"/>
                <w:szCs w:val="18"/>
              </w:rPr>
              <w:br/>
            </w:r>
            <w:r w:rsidR="00AC7340" w:rsidRPr="00E40860">
              <w:rPr>
                <w:sz w:val="18"/>
                <w:szCs w:val="18"/>
              </w:rPr>
              <w:t>1b:</w:t>
            </w:r>
            <w:r w:rsidR="00AC7340" w:rsidRPr="00E40860">
              <w:rPr>
                <w:sz w:val="18"/>
                <w:szCs w:val="18"/>
              </w:rPr>
              <w:t>有り</w:t>
            </w:r>
            <w:r w:rsidR="00AC7340" w:rsidRPr="007F2622">
              <w:rPr>
                <w:rFonts w:hint="eastAsia"/>
                <w:color w:val="00B0F0"/>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40A3BE51" w14:textId="77777777" w:rsidR="00504B1D" w:rsidRPr="00E40860" w:rsidRDefault="00AC7340" w:rsidP="00D73F64">
            <w:pPr>
              <w:rPr>
                <w:sz w:val="18"/>
                <w:szCs w:val="18"/>
              </w:rPr>
            </w:pPr>
            <w:r w:rsidRPr="00E40860">
              <w:rPr>
                <w:sz w:val="18"/>
                <w:szCs w:val="18"/>
              </w:rPr>
              <w:t>サポート情報</w:t>
            </w:r>
            <w:r w:rsidRPr="00E40860">
              <w:rPr>
                <w:rFonts w:hint="eastAsia"/>
                <w:sz w:val="18"/>
                <w:szCs w:val="18"/>
              </w:rPr>
              <w:t xml:space="preserve"> (</w:t>
            </w:r>
            <w:r w:rsidRPr="00E40860">
              <w:rPr>
                <w:rFonts w:hint="eastAsia"/>
                <w:sz w:val="18"/>
                <w:szCs w:val="18"/>
              </w:rPr>
              <w:t>ｻｽﾍﾟﾝｼｮﾝ</w:t>
            </w:r>
            <w:r w:rsidRPr="00E40860">
              <w:rPr>
                <w:rFonts w:hint="eastAsia"/>
                <w:sz w:val="18"/>
                <w:szCs w:val="18"/>
              </w:rPr>
              <w:t>)</w:t>
            </w:r>
            <w:r w:rsidRPr="00E40860">
              <w:rPr>
                <w:sz w:val="18"/>
                <w:szCs w:val="18"/>
              </w:rPr>
              <w:t xml:space="preserve"> </w:t>
            </w:r>
          </w:p>
          <w:p w14:paraId="64C8F121" w14:textId="77777777" w:rsidR="00AC7340" w:rsidRPr="00E40860" w:rsidRDefault="00504B1D" w:rsidP="00D73F64">
            <w:pPr>
              <w:rPr>
                <w:sz w:val="18"/>
                <w:szCs w:val="18"/>
              </w:rPr>
            </w:pPr>
            <w:r w:rsidRPr="007F2622">
              <w:rPr>
                <w:rFonts w:hint="eastAsia"/>
                <w:color w:val="00B0F0"/>
                <w:sz w:val="16"/>
                <w:szCs w:val="16"/>
              </w:rPr>
              <w:t>Available custom status</w:t>
            </w:r>
            <w:r w:rsidR="00AC7340" w:rsidRPr="007F2622">
              <w:rPr>
                <w:color w:val="00B0F0"/>
                <w:sz w:val="18"/>
                <w:szCs w:val="18"/>
              </w:rPr>
              <w:br/>
            </w:r>
            <w:r w:rsidR="00AC7340" w:rsidRPr="00E40860">
              <w:rPr>
                <w:sz w:val="18"/>
                <w:szCs w:val="18"/>
              </w:rPr>
              <w:t>001b</w:t>
            </w:r>
            <w:r w:rsidR="00AC7340" w:rsidRPr="00E40860">
              <w:rPr>
                <w:sz w:val="18"/>
                <w:szCs w:val="18"/>
              </w:rPr>
              <w:t>：</w:t>
            </w:r>
            <w:r w:rsidR="00AC7340" w:rsidRPr="00E40860">
              <w:rPr>
                <w:sz w:val="18"/>
                <w:szCs w:val="18"/>
              </w:rPr>
              <w:t>Sport/Normal</w:t>
            </w:r>
            <w:r w:rsidR="00AC7340" w:rsidRPr="00E40860">
              <w:rPr>
                <w:sz w:val="18"/>
                <w:szCs w:val="18"/>
              </w:rPr>
              <w:br/>
              <w:t>010b</w:t>
            </w:r>
            <w:r w:rsidR="00AC7340" w:rsidRPr="00E40860">
              <w:rPr>
                <w:sz w:val="18"/>
                <w:szCs w:val="18"/>
              </w:rPr>
              <w:t>：</w:t>
            </w:r>
            <w:r w:rsidR="00AC7340" w:rsidRPr="00E40860">
              <w:rPr>
                <w:sz w:val="18"/>
                <w:szCs w:val="18"/>
              </w:rPr>
              <w:t>Sport/Normal/ Rear Comfort</w:t>
            </w:r>
          </w:p>
          <w:p w14:paraId="0BD778AD" w14:textId="77777777" w:rsidR="00AC7340" w:rsidRPr="00E40860" w:rsidRDefault="00AC7340" w:rsidP="00D73F64">
            <w:pPr>
              <w:rPr>
                <w:sz w:val="18"/>
                <w:szCs w:val="18"/>
              </w:rPr>
            </w:pPr>
            <w:r w:rsidRPr="00E40860">
              <w:rPr>
                <w:sz w:val="18"/>
                <w:szCs w:val="18"/>
              </w:rPr>
              <w:t>011b</w:t>
            </w:r>
            <w:r w:rsidRPr="00E40860">
              <w:rPr>
                <w:sz w:val="18"/>
                <w:szCs w:val="18"/>
              </w:rPr>
              <w:t>：</w:t>
            </w:r>
            <w:r w:rsidRPr="00E40860">
              <w:rPr>
                <w:sz w:val="18"/>
                <w:szCs w:val="18"/>
              </w:rPr>
              <w:t>Sport/Track/Normal</w:t>
            </w:r>
          </w:p>
          <w:p w14:paraId="643D37B9" w14:textId="77777777" w:rsidR="00AC7340" w:rsidRPr="00AE2925" w:rsidRDefault="00AC7340" w:rsidP="00853D1E">
            <w:pPr>
              <w:ind w:left="570" w:hangingChars="350" w:hanging="570"/>
              <w:rPr>
                <w:color w:val="000000"/>
                <w:sz w:val="18"/>
                <w:szCs w:val="18"/>
              </w:rPr>
            </w:pP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1B8F9ADD" w14:textId="77777777" w:rsidR="00504B1D" w:rsidRPr="00E40860" w:rsidRDefault="00AC7340" w:rsidP="00D73F64">
            <w:pPr>
              <w:rPr>
                <w:sz w:val="18"/>
                <w:szCs w:val="18"/>
              </w:rPr>
            </w:pPr>
            <w:r w:rsidRPr="00E40860">
              <w:rPr>
                <w:sz w:val="18"/>
                <w:szCs w:val="18"/>
              </w:rPr>
              <w:t>カスタマイズ状態記憶値</w:t>
            </w:r>
            <w:r w:rsidRPr="00E40860">
              <w:rPr>
                <w:rFonts w:hint="eastAsia"/>
                <w:sz w:val="18"/>
                <w:szCs w:val="18"/>
              </w:rPr>
              <w:t xml:space="preserve"> (</w:t>
            </w:r>
            <w:r w:rsidRPr="00E40860">
              <w:rPr>
                <w:rFonts w:hint="eastAsia"/>
                <w:sz w:val="18"/>
                <w:szCs w:val="18"/>
              </w:rPr>
              <w:t>ｻｽﾍﾟﾝｼｮﾝ</w:t>
            </w:r>
            <w:r w:rsidRPr="00E40860">
              <w:rPr>
                <w:rFonts w:hint="eastAsia"/>
                <w:sz w:val="18"/>
                <w:szCs w:val="18"/>
              </w:rPr>
              <w:t>)</w:t>
            </w:r>
            <w:r w:rsidRPr="00E40860">
              <w:rPr>
                <w:sz w:val="18"/>
                <w:szCs w:val="18"/>
              </w:rPr>
              <w:t xml:space="preserve"> </w:t>
            </w:r>
          </w:p>
          <w:p w14:paraId="6F34BDEA" w14:textId="77777777" w:rsidR="00AC7340" w:rsidRPr="00E40860" w:rsidRDefault="00504B1D" w:rsidP="00D73F64">
            <w:pPr>
              <w:rPr>
                <w:sz w:val="18"/>
                <w:szCs w:val="18"/>
              </w:rPr>
            </w:pPr>
            <w:r w:rsidRPr="007F2622">
              <w:rPr>
                <w:rFonts w:hint="eastAsia"/>
                <w:color w:val="00B0F0"/>
                <w:sz w:val="16"/>
                <w:szCs w:val="16"/>
              </w:rPr>
              <w:t>Stored value of customized status</w:t>
            </w:r>
            <w:r w:rsidR="00AC7340" w:rsidRPr="007F2622">
              <w:rPr>
                <w:color w:val="00B0F0"/>
                <w:sz w:val="18"/>
                <w:szCs w:val="18"/>
              </w:rPr>
              <w:br/>
            </w:r>
            <w:r w:rsidR="00AC7340" w:rsidRPr="00E40860">
              <w:rPr>
                <w:sz w:val="18"/>
                <w:szCs w:val="18"/>
              </w:rPr>
              <w:t>0001b</w:t>
            </w:r>
            <w:r w:rsidR="00AC7340" w:rsidRPr="00E40860">
              <w:rPr>
                <w:sz w:val="18"/>
                <w:szCs w:val="18"/>
              </w:rPr>
              <w:t>：</w:t>
            </w:r>
            <w:r w:rsidR="00AC7340" w:rsidRPr="00E40860">
              <w:rPr>
                <w:sz w:val="18"/>
                <w:szCs w:val="18"/>
              </w:rPr>
              <w:t>Sport</w:t>
            </w:r>
          </w:p>
          <w:p w14:paraId="5566AB99" w14:textId="77777777" w:rsidR="00AC7340" w:rsidRPr="00E40860" w:rsidRDefault="00AC7340" w:rsidP="00D73F64">
            <w:pPr>
              <w:rPr>
                <w:sz w:val="18"/>
                <w:szCs w:val="18"/>
              </w:rPr>
            </w:pPr>
            <w:r w:rsidRPr="00E40860">
              <w:rPr>
                <w:sz w:val="18"/>
                <w:szCs w:val="18"/>
              </w:rPr>
              <w:t>0010b</w:t>
            </w:r>
            <w:r w:rsidRPr="00E40860">
              <w:rPr>
                <w:sz w:val="18"/>
                <w:szCs w:val="18"/>
              </w:rPr>
              <w:t>：</w:t>
            </w:r>
            <w:r w:rsidRPr="00E40860">
              <w:rPr>
                <w:rFonts w:hint="eastAsia"/>
                <w:sz w:val="18"/>
                <w:szCs w:val="18"/>
              </w:rPr>
              <w:t>Normal</w:t>
            </w:r>
          </w:p>
          <w:p w14:paraId="5ED1F482" w14:textId="77777777" w:rsidR="00AC7340" w:rsidRPr="00E40860" w:rsidRDefault="00AC7340" w:rsidP="00D73F64">
            <w:pPr>
              <w:rPr>
                <w:sz w:val="18"/>
                <w:szCs w:val="18"/>
              </w:rPr>
            </w:pPr>
            <w:r w:rsidRPr="00E40860">
              <w:rPr>
                <w:sz w:val="18"/>
                <w:szCs w:val="18"/>
              </w:rPr>
              <w:t>0011b</w:t>
            </w:r>
            <w:r w:rsidRPr="00E40860">
              <w:rPr>
                <w:sz w:val="18"/>
                <w:szCs w:val="18"/>
              </w:rPr>
              <w:t>：</w:t>
            </w:r>
            <w:r w:rsidRPr="00E40860">
              <w:rPr>
                <w:sz w:val="18"/>
                <w:szCs w:val="18"/>
              </w:rPr>
              <w:t>Rear Comfort</w:t>
            </w:r>
          </w:p>
          <w:p w14:paraId="379DF698" w14:textId="77777777" w:rsidR="00AC7340" w:rsidRPr="00AE2925" w:rsidRDefault="00AC7340" w:rsidP="00D73F64">
            <w:pPr>
              <w:rPr>
                <w:rFonts w:hint="eastAsia"/>
                <w:color w:val="000000"/>
                <w:sz w:val="18"/>
                <w:szCs w:val="18"/>
              </w:rPr>
            </w:pPr>
            <w:r w:rsidRPr="00E40860">
              <w:rPr>
                <w:sz w:val="18"/>
                <w:szCs w:val="18"/>
              </w:rPr>
              <w:t>0100b</w:t>
            </w:r>
            <w:r w:rsidRPr="00E40860">
              <w:rPr>
                <w:rFonts w:hint="eastAsia"/>
                <w:sz w:val="18"/>
                <w:szCs w:val="18"/>
              </w:rPr>
              <w:t>：</w:t>
            </w:r>
            <w:r w:rsidRPr="00E40860">
              <w:rPr>
                <w:rFonts w:hint="eastAsia"/>
                <w:sz w:val="18"/>
                <w:szCs w:val="18"/>
              </w:rPr>
              <w:t>T</w:t>
            </w:r>
            <w:r w:rsidRPr="00E40860">
              <w:rPr>
                <w:sz w:val="18"/>
                <w:szCs w:val="18"/>
              </w:rPr>
              <w:t>rack</w:t>
            </w:r>
          </w:p>
        </w:tc>
      </w:tr>
      <w:tr w:rsidR="00AC7340" w:rsidRPr="007C48ED" w14:paraId="18CDCBE4"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135A01D5" w14:textId="77777777" w:rsidR="00AC7340" w:rsidRPr="00E40860" w:rsidRDefault="00AC7340" w:rsidP="00D73F64">
            <w:pPr>
              <w:rPr>
                <w:rFonts w:hint="eastAsia"/>
                <w:sz w:val="18"/>
                <w:szCs w:val="18"/>
              </w:rPr>
            </w:pPr>
            <w:r w:rsidRPr="00E40860">
              <w:rPr>
                <w:sz w:val="18"/>
                <w:szCs w:val="18"/>
              </w:rPr>
              <w:t>Data3</w:t>
            </w:r>
            <w:r w:rsidRPr="00E40860">
              <w:rPr>
                <w:sz w:val="18"/>
                <w:szCs w:val="18"/>
              </w:rPr>
              <w:br/>
            </w:r>
          </w:p>
          <w:p w14:paraId="7F050A3D" w14:textId="77777777" w:rsidR="00AC7340" w:rsidRPr="00AE2925" w:rsidRDefault="00AC7340" w:rsidP="00D73F64">
            <w:pPr>
              <w:rPr>
                <w:color w:val="000000"/>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7F66B965" w14:textId="77777777" w:rsidR="00504B1D" w:rsidRPr="00E40860" w:rsidRDefault="00AC7340" w:rsidP="00D73F64">
            <w:pPr>
              <w:rPr>
                <w:sz w:val="18"/>
                <w:szCs w:val="18"/>
              </w:rPr>
            </w:pPr>
            <w:r w:rsidRPr="00E40860">
              <w:rPr>
                <w:sz w:val="18"/>
                <w:szCs w:val="18"/>
              </w:rPr>
              <w:t>有無情報</w:t>
            </w:r>
            <w:r w:rsidRPr="00E40860">
              <w:rPr>
                <w:rFonts w:hint="eastAsia"/>
                <w:sz w:val="18"/>
                <w:szCs w:val="18"/>
              </w:rPr>
              <w:t xml:space="preserve"> (</w:t>
            </w:r>
            <w:r w:rsidRPr="00E40860">
              <w:rPr>
                <w:rFonts w:hint="eastAsia"/>
                <w:sz w:val="18"/>
                <w:szCs w:val="18"/>
              </w:rPr>
              <w:t>ﾌﾞﾚｰｷ</w:t>
            </w:r>
            <w:r w:rsidRPr="00E40860">
              <w:rPr>
                <w:rFonts w:hint="eastAsia"/>
                <w:sz w:val="18"/>
                <w:szCs w:val="18"/>
              </w:rPr>
              <w:t>)</w:t>
            </w:r>
            <w:r w:rsidRPr="00E40860">
              <w:rPr>
                <w:sz w:val="18"/>
                <w:szCs w:val="18"/>
              </w:rPr>
              <w:t xml:space="preserve"> </w:t>
            </w:r>
          </w:p>
          <w:p w14:paraId="22E365FB" w14:textId="77777777" w:rsidR="00AC7340" w:rsidRPr="00AE2925" w:rsidRDefault="00504B1D" w:rsidP="00D73F64">
            <w:pPr>
              <w:rPr>
                <w:color w:val="000000"/>
                <w:sz w:val="18"/>
                <w:szCs w:val="18"/>
              </w:rPr>
            </w:pPr>
            <w:r w:rsidRPr="007F2622">
              <w:rPr>
                <w:rFonts w:hint="eastAsia"/>
                <w:color w:val="00B0F0"/>
                <w:sz w:val="16"/>
                <w:szCs w:val="16"/>
              </w:rPr>
              <w:t>Availability information</w:t>
            </w:r>
            <w:r w:rsidR="00AC7340" w:rsidRPr="00AE2925">
              <w:rPr>
                <w:color w:val="000000"/>
                <w:sz w:val="18"/>
                <w:szCs w:val="18"/>
              </w:rPr>
              <w:br/>
            </w:r>
            <w:r w:rsidR="00AC7340" w:rsidRPr="00E40860">
              <w:rPr>
                <w:sz w:val="18"/>
                <w:szCs w:val="18"/>
              </w:rPr>
              <w:t>0b:</w:t>
            </w:r>
            <w:r w:rsidR="00AC7340" w:rsidRPr="00E40860">
              <w:rPr>
                <w:sz w:val="18"/>
                <w:szCs w:val="18"/>
              </w:rPr>
              <w:t>無し</w:t>
            </w:r>
            <w:r w:rsidR="00AC7340" w:rsidRPr="007F2622">
              <w:rPr>
                <w:rFonts w:hint="eastAsia"/>
                <w:color w:val="00B0F0"/>
                <w:sz w:val="18"/>
                <w:szCs w:val="18"/>
              </w:rPr>
              <w:t>/ None</w:t>
            </w:r>
            <w:r w:rsidR="00AC7340" w:rsidRPr="007F2622">
              <w:rPr>
                <w:color w:val="00B0F0"/>
                <w:sz w:val="18"/>
                <w:szCs w:val="18"/>
              </w:rPr>
              <w:br/>
            </w:r>
            <w:r w:rsidR="00AC7340" w:rsidRPr="00E40860">
              <w:rPr>
                <w:sz w:val="18"/>
                <w:szCs w:val="18"/>
              </w:rPr>
              <w:t>1b:</w:t>
            </w:r>
            <w:r w:rsidR="00AC7340" w:rsidRPr="00E40860">
              <w:rPr>
                <w:sz w:val="18"/>
                <w:szCs w:val="18"/>
              </w:rPr>
              <w:t>有り</w:t>
            </w:r>
            <w:r w:rsidR="00AC7340" w:rsidRPr="007F2622">
              <w:rPr>
                <w:rFonts w:hint="eastAsia"/>
                <w:color w:val="00B0F0"/>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08CC25A1" w14:textId="77777777" w:rsidR="00504B1D" w:rsidRPr="00E40860" w:rsidRDefault="00AC7340" w:rsidP="00D73F64">
            <w:pPr>
              <w:rPr>
                <w:sz w:val="18"/>
                <w:szCs w:val="18"/>
              </w:rPr>
            </w:pPr>
            <w:r w:rsidRPr="00E40860">
              <w:rPr>
                <w:sz w:val="18"/>
                <w:szCs w:val="18"/>
              </w:rPr>
              <w:t>サポート情報</w:t>
            </w:r>
            <w:r w:rsidRPr="00E40860">
              <w:rPr>
                <w:rFonts w:hint="eastAsia"/>
                <w:sz w:val="18"/>
                <w:szCs w:val="18"/>
              </w:rPr>
              <w:t xml:space="preserve"> (</w:t>
            </w:r>
            <w:r w:rsidRPr="00E40860">
              <w:rPr>
                <w:rFonts w:hint="eastAsia"/>
                <w:sz w:val="18"/>
                <w:szCs w:val="18"/>
              </w:rPr>
              <w:t>ﾌﾞﾚｰｷ</w:t>
            </w:r>
            <w:r w:rsidRPr="00E40860">
              <w:rPr>
                <w:rFonts w:hint="eastAsia"/>
                <w:sz w:val="18"/>
                <w:szCs w:val="18"/>
              </w:rPr>
              <w:t>)</w:t>
            </w:r>
            <w:r w:rsidRPr="00E40860">
              <w:rPr>
                <w:sz w:val="18"/>
                <w:szCs w:val="18"/>
              </w:rPr>
              <w:t xml:space="preserve"> </w:t>
            </w:r>
          </w:p>
          <w:p w14:paraId="1ACC43FE" w14:textId="77777777" w:rsidR="00AC7340" w:rsidRPr="00AE2925" w:rsidRDefault="00504B1D" w:rsidP="00D73F64">
            <w:pPr>
              <w:rPr>
                <w:color w:val="000000"/>
                <w:sz w:val="18"/>
                <w:szCs w:val="18"/>
              </w:rPr>
            </w:pPr>
            <w:r w:rsidRPr="007F2622">
              <w:rPr>
                <w:rFonts w:hint="eastAsia"/>
                <w:color w:val="00B0F0"/>
                <w:sz w:val="16"/>
                <w:szCs w:val="16"/>
              </w:rPr>
              <w:t>Available custom status</w:t>
            </w:r>
            <w:r w:rsidR="00AC7340" w:rsidRPr="00AE2925">
              <w:rPr>
                <w:color w:val="000000"/>
                <w:sz w:val="18"/>
                <w:szCs w:val="18"/>
              </w:rPr>
              <w:br/>
            </w:r>
            <w:r w:rsidR="00AC7340" w:rsidRPr="00E40860">
              <w:rPr>
                <w:sz w:val="18"/>
                <w:szCs w:val="18"/>
              </w:rPr>
              <w:t>001b</w:t>
            </w:r>
            <w:r w:rsidR="00AC7340" w:rsidRPr="00E40860">
              <w:rPr>
                <w:sz w:val="18"/>
                <w:szCs w:val="18"/>
              </w:rPr>
              <w:t>：</w:t>
            </w:r>
            <w:r w:rsidR="00AC7340" w:rsidRPr="00E40860">
              <w:rPr>
                <w:sz w:val="18"/>
                <w:szCs w:val="18"/>
              </w:rPr>
              <w:t>Normal/ Rear Comfort</w:t>
            </w:r>
          </w:p>
          <w:p w14:paraId="29592B16" w14:textId="77777777" w:rsidR="00AC7340" w:rsidRPr="00AE2925" w:rsidRDefault="00AC7340" w:rsidP="00853D1E">
            <w:pPr>
              <w:ind w:left="570" w:hangingChars="350" w:hanging="570"/>
              <w:rPr>
                <w:color w:val="000000"/>
                <w:sz w:val="18"/>
                <w:szCs w:val="18"/>
              </w:rPr>
            </w:pP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tcPr>
          <w:p w14:paraId="5CD6AD3A" w14:textId="77777777" w:rsidR="00504B1D" w:rsidRPr="00E40860" w:rsidRDefault="00AC7340" w:rsidP="00D73F64">
            <w:pPr>
              <w:rPr>
                <w:sz w:val="18"/>
                <w:szCs w:val="18"/>
              </w:rPr>
            </w:pPr>
            <w:r w:rsidRPr="00E40860">
              <w:rPr>
                <w:sz w:val="18"/>
                <w:szCs w:val="18"/>
              </w:rPr>
              <w:t>カスタマイズ状態記憶値</w:t>
            </w:r>
            <w:r w:rsidRPr="00E40860">
              <w:rPr>
                <w:rFonts w:hint="eastAsia"/>
                <w:sz w:val="18"/>
                <w:szCs w:val="18"/>
              </w:rPr>
              <w:t xml:space="preserve"> (</w:t>
            </w:r>
            <w:r w:rsidRPr="00E40860">
              <w:rPr>
                <w:rFonts w:hint="eastAsia"/>
                <w:sz w:val="18"/>
                <w:szCs w:val="18"/>
              </w:rPr>
              <w:t>ﾌﾞﾚｰｷ</w:t>
            </w:r>
            <w:r w:rsidRPr="00E40860">
              <w:rPr>
                <w:rFonts w:hint="eastAsia"/>
                <w:sz w:val="18"/>
                <w:szCs w:val="18"/>
              </w:rPr>
              <w:t>)</w:t>
            </w:r>
            <w:r w:rsidRPr="00E40860">
              <w:rPr>
                <w:sz w:val="18"/>
                <w:szCs w:val="18"/>
              </w:rPr>
              <w:t xml:space="preserve"> </w:t>
            </w:r>
          </w:p>
          <w:p w14:paraId="32C079CA" w14:textId="77777777" w:rsidR="00AC7340" w:rsidRPr="00E40860" w:rsidRDefault="00504B1D" w:rsidP="00D73F64">
            <w:pPr>
              <w:rPr>
                <w:sz w:val="18"/>
                <w:szCs w:val="18"/>
              </w:rPr>
            </w:pPr>
            <w:r w:rsidRPr="007F2622">
              <w:rPr>
                <w:rFonts w:hint="eastAsia"/>
                <w:color w:val="00B0F0"/>
                <w:sz w:val="16"/>
                <w:szCs w:val="16"/>
              </w:rPr>
              <w:t>Stored value of customized status</w:t>
            </w:r>
            <w:r w:rsidR="00AC7340" w:rsidRPr="007F2622">
              <w:rPr>
                <w:color w:val="00B0F0"/>
                <w:sz w:val="18"/>
                <w:szCs w:val="18"/>
              </w:rPr>
              <w:br/>
            </w:r>
            <w:r w:rsidR="00AC7340" w:rsidRPr="00E40860">
              <w:rPr>
                <w:sz w:val="18"/>
                <w:szCs w:val="18"/>
              </w:rPr>
              <w:t>0010b</w:t>
            </w:r>
            <w:r w:rsidR="00AC7340" w:rsidRPr="00E40860">
              <w:rPr>
                <w:sz w:val="18"/>
                <w:szCs w:val="18"/>
              </w:rPr>
              <w:t>：</w:t>
            </w:r>
            <w:r w:rsidR="00AC7340" w:rsidRPr="00E40860">
              <w:rPr>
                <w:rFonts w:hint="eastAsia"/>
                <w:sz w:val="18"/>
                <w:szCs w:val="18"/>
              </w:rPr>
              <w:t>Normal</w:t>
            </w:r>
          </w:p>
          <w:p w14:paraId="1D0D0D8E" w14:textId="77777777" w:rsidR="00AC7340" w:rsidRPr="00AE2925" w:rsidRDefault="00AC7340" w:rsidP="00D73F64">
            <w:pPr>
              <w:rPr>
                <w:color w:val="000000"/>
                <w:sz w:val="18"/>
                <w:szCs w:val="18"/>
              </w:rPr>
            </w:pPr>
            <w:r w:rsidRPr="00E40860">
              <w:rPr>
                <w:sz w:val="18"/>
                <w:szCs w:val="18"/>
              </w:rPr>
              <w:t>0011b</w:t>
            </w:r>
            <w:r w:rsidRPr="00E40860">
              <w:rPr>
                <w:sz w:val="18"/>
                <w:szCs w:val="18"/>
              </w:rPr>
              <w:t>：</w:t>
            </w:r>
            <w:r w:rsidRPr="00E40860">
              <w:rPr>
                <w:sz w:val="18"/>
                <w:szCs w:val="18"/>
              </w:rPr>
              <w:t>Rear Comfort</w:t>
            </w:r>
          </w:p>
        </w:tc>
      </w:tr>
    </w:tbl>
    <w:p w14:paraId="2A13B25C" w14:textId="77777777" w:rsidR="00AC7340" w:rsidRDefault="00AC7340" w:rsidP="00444710">
      <w:pPr>
        <w:ind w:leftChars="400" w:left="771"/>
        <w:rPr>
          <w:szCs w:val="21"/>
        </w:rPr>
      </w:pPr>
    </w:p>
    <w:p w14:paraId="50AE46AB" w14:textId="77777777" w:rsidR="00504B1D" w:rsidRDefault="00504B1D" w:rsidP="00444710">
      <w:pPr>
        <w:ind w:leftChars="400" w:left="771"/>
        <w:rPr>
          <w:szCs w:val="21"/>
        </w:rPr>
      </w:pPr>
    </w:p>
    <w:p w14:paraId="48D9E064" w14:textId="77777777" w:rsidR="00152A45" w:rsidRPr="00E40860" w:rsidRDefault="00152A45">
      <w:pPr>
        <w:numPr>
          <w:ilvl w:val="0"/>
          <w:numId w:val="16"/>
        </w:numPr>
        <w:rPr>
          <w:rFonts w:hint="eastAsia"/>
        </w:rPr>
      </w:pPr>
      <w:r w:rsidRPr="00E40860">
        <w:rPr>
          <w:rFonts w:hint="eastAsia"/>
          <w:szCs w:val="21"/>
        </w:rPr>
        <w:t>～</w:t>
      </w:r>
      <w:r w:rsidRPr="00E40860">
        <w:rPr>
          <w:szCs w:val="21"/>
        </w:rPr>
        <w:t>19ePF v3</w:t>
      </w:r>
    </w:p>
    <w:p w14:paraId="69824719" w14:textId="77777777" w:rsidR="00152A45" w:rsidRPr="00AC7340" w:rsidRDefault="00152A45" w:rsidP="00444710">
      <w:pPr>
        <w:ind w:leftChars="400" w:left="771"/>
        <w:rPr>
          <w:rFonts w:hint="eastAsia"/>
          <w:szCs w:val="21"/>
        </w:rPr>
      </w:pPr>
    </w:p>
    <w:p w14:paraId="45EE8411" w14:textId="77777777" w:rsidR="00532402" w:rsidRPr="00432CBC" w:rsidRDefault="00532402" w:rsidP="00245056">
      <w:pPr>
        <w:ind w:leftChars="400" w:left="771"/>
        <w:rPr>
          <w:rFonts w:hint="eastAsia"/>
          <w:szCs w:val="21"/>
        </w:rPr>
      </w:pPr>
      <w:r w:rsidRPr="00432CBC">
        <w:rPr>
          <w:rFonts w:hint="eastAsia"/>
          <w:szCs w:val="21"/>
        </w:rPr>
        <w:t>【</w:t>
      </w:r>
      <w:r w:rsidR="00404E00" w:rsidRPr="00432CBC">
        <w:rPr>
          <w:rFonts w:hint="eastAsia"/>
          <w:szCs w:val="21"/>
        </w:rPr>
        <w:t>メッセージラベル</w:t>
      </w:r>
      <w:r w:rsidR="00404E00" w:rsidRPr="00432CBC">
        <w:rPr>
          <w:rFonts w:hint="eastAsia"/>
          <w:szCs w:val="21"/>
        </w:rPr>
        <w:t xml:space="preserve">/ </w:t>
      </w:r>
      <w:r w:rsidR="00404E00" w:rsidRPr="00432CBC">
        <w:rPr>
          <w:szCs w:val="21"/>
        </w:rPr>
        <w:t xml:space="preserve">Msg. </w:t>
      </w:r>
      <w:r w:rsidR="00404E00" w:rsidRPr="00432CBC">
        <w:rPr>
          <w:rFonts w:hint="eastAsia"/>
          <w:szCs w:val="21"/>
        </w:rPr>
        <w:t>labe</w:t>
      </w:r>
      <w:r w:rsidR="00404E00" w:rsidRPr="00432CBC">
        <w:rPr>
          <w:szCs w:val="21"/>
        </w:rPr>
        <w:t>l</w:t>
      </w:r>
      <w:r w:rsidRPr="00432CBC">
        <w:rPr>
          <w:rFonts w:hint="eastAsia"/>
          <w:szCs w:val="21"/>
        </w:rPr>
        <w:t>】</w:t>
      </w:r>
      <w:r w:rsidRPr="00432CBC">
        <w:rPr>
          <w:rFonts w:hint="eastAsia"/>
          <w:szCs w:val="21"/>
        </w:rPr>
        <w:t>ACN1S08</w:t>
      </w:r>
    </w:p>
    <w:p w14:paraId="6A4D4EEC" w14:textId="77777777" w:rsidR="00532402" w:rsidRPr="00432CBC" w:rsidRDefault="00532402" w:rsidP="00245056">
      <w:pPr>
        <w:ind w:leftChars="400" w:left="771"/>
        <w:rPr>
          <w:rFonts w:hint="eastAsia"/>
          <w:szCs w:val="21"/>
        </w:rPr>
      </w:pPr>
      <w:r w:rsidRPr="00432CBC">
        <w:rPr>
          <w:rFonts w:hint="eastAsia"/>
          <w:szCs w:val="21"/>
        </w:rPr>
        <w:t>【</w:t>
      </w:r>
      <w:r w:rsidRPr="00432CBC">
        <w:rPr>
          <w:rFonts w:hint="eastAsia"/>
          <w:szCs w:val="21"/>
        </w:rPr>
        <w:t>CAN-ID</w:t>
      </w:r>
      <w:r w:rsidRPr="00432CBC">
        <w:rPr>
          <w:rFonts w:hint="eastAsia"/>
          <w:szCs w:val="21"/>
        </w:rPr>
        <w:t>】</w:t>
      </w:r>
      <w:r w:rsidRPr="00432CBC">
        <w:rPr>
          <w:rFonts w:hint="eastAsia"/>
          <w:szCs w:val="21"/>
        </w:rPr>
        <w:t>38Ch</w:t>
      </w:r>
    </w:p>
    <w:p w14:paraId="32D9B044" w14:textId="77777777" w:rsidR="00532402" w:rsidRPr="00432CBC" w:rsidRDefault="00532402" w:rsidP="00245056">
      <w:pPr>
        <w:ind w:leftChars="400" w:left="771"/>
        <w:rPr>
          <w:rFonts w:hint="eastAsia"/>
          <w:szCs w:val="21"/>
        </w:rPr>
      </w:pPr>
      <w:r w:rsidRPr="00432CBC">
        <w:rPr>
          <w:rFonts w:hint="eastAsia"/>
          <w:szCs w:val="21"/>
        </w:rPr>
        <w:t>【初期値</w:t>
      </w:r>
      <w:r w:rsidRPr="00432CBC">
        <w:rPr>
          <w:rFonts w:hint="eastAsia"/>
          <w:szCs w:val="21"/>
        </w:rPr>
        <w:t>Initial value</w:t>
      </w:r>
      <w:r w:rsidRPr="00432CBC">
        <w:rPr>
          <w:rFonts w:hint="eastAsia"/>
          <w:szCs w:val="21"/>
        </w:rPr>
        <w:t>】</w:t>
      </w:r>
      <w:r w:rsidR="00E02A92" w:rsidRPr="00432CBC">
        <w:rPr>
          <w:rFonts w:hint="eastAsia"/>
          <w:szCs w:val="21"/>
        </w:rPr>
        <w:t>0</w:t>
      </w:r>
    </w:p>
    <w:tbl>
      <w:tblPr>
        <w:tblW w:w="9720" w:type="dxa"/>
        <w:tblCellMar>
          <w:left w:w="0" w:type="dxa"/>
          <w:right w:w="0" w:type="dxa"/>
        </w:tblCellMar>
        <w:tblLook w:val="0600" w:firstRow="0" w:lastRow="0" w:firstColumn="0" w:lastColumn="0" w:noHBand="1" w:noVBand="1"/>
      </w:tblPr>
      <w:tblGrid>
        <w:gridCol w:w="692"/>
        <w:gridCol w:w="584"/>
        <w:gridCol w:w="1107"/>
        <w:gridCol w:w="2938"/>
        <w:gridCol w:w="4399"/>
      </w:tblGrid>
      <w:tr w:rsidR="00CD4293" w:rsidRPr="00FF7344" w14:paraId="31FFD331" w14:textId="77777777" w:rsidTr="00CD4293">
        <w:trPr>
          <w:trHeight w:val="418"/>
        </w:trPr>
        <w:tc>
          <w:tcPr>
            <w:tcW w:w="70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44BF632" w14:textId="77777777" w:rsidR="00CD4293" w:rsidRPr="00E40860" w:rsidRDefault="00CD4293" w:rsidP="00CD4293">
            <w:pPr>
              <w:rPr>
                <w:rFonts w:hint="eastAsia"/>
                <w:sz w:val="20"/>
                <w:szCs w:val="20"/>
              </w:rPr>
            </w:pPr>
            <w:r w:rsidRPr="00E40860">
              <w:rPr>
                <w:sz w:val="20"/>
                <w:szCs w:val="21"/>
              </w:rPr>
              <w:t>Data</w:t>
            </w:r>
            <w:r w:rsidRPr="00E40860">
              <w:rPr>
                <w:sz w:val="20"/>
                <w:szCs w:val="21"/>
              </w:rPr>
              <w:br/>
              <w:t>Pos</w:t>
            </w:r>
            <w:r w:rsidRPr="00E40860">
              <w:rPr>
                <w:rFonts w:hint="eastAsia"/>
                <w:sz w:val="20"/>
                <w:szCs w:val="21"/>
              </w:rPr>
              <w:t>.</w:t>
            </w:r>
          </w:p>
        </w:tc>
        <w:tc>
          <w:tcPr>
            <w:tcW w:w="2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130BFAB" w14:textId="77777777" w:rsidR="00CD4293" w:rsidRPr="00E40860" w:rsidRDefault="00CD4293" w:rsidP="00CD4293">
            <w:pPr>
              <w:rPr>
                <w:rFonts w:hint="eastAsia"/>
                <w:sz w:val="20"/>
                <w:szCs w:val="20"/>
              </w:rPr>
            </w:pPr>
            <w:r w:rsidRPr="00E40860">
              <w:rPr>
                <w:rFonts w:hint="eastAsia"/>
                <w:sz w:val="20"/>
                <w:szCs w:val="21"/>
              </w:rPr>
              <w:t>D</w:t>
            </w:r>
            <w:r w:rsidRPr="00E40860">
              <w:rPr>
                <w:sz w:val="20"/>
                <w:szCs w:val="21"/>
              </w:rPr>
              <w:t>ata</w:t>
            </w:r>
            <w:r w:rsidRPr="00E40860">
              <w:rPr>
                <w:sz w:val="20"/>
                <w:szCs w:val="21"/>
              </w:rPr>
              <w:br/>
              <w:t>Length</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5635E55A" w14:textId="77777777" w:rsidR="00CD4293" w:rsidRPr="00E40860" w:rsidRDefault="00CD4293" w:rsidP="00CD4293">
            <w:pPr>
              <w:rPr>
                <w:rFonts w:hint="eastAsia"/>
                <w:sz w:val="20"/>
                <w:szCs w:val="20"/>
              </w:rPr>
            </w:pPr>
            <w:r w:rsidRPr="00E40860">
              <w:rPr>
                <w:sz w:val="20"/>
                <w:szCs w:val="20"/>
              </w:rPr>
              <w:t>Data label</w:t>
            </w:r>
          </w:p>
        </w:tc>
        <w:tc>
          <w:tcPr>
            <w:tcW w:w="30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6CAC8C8D" w14:textId="77777777" w:rsidR="00CD4293" w:rsidRPr="00E40860" w:rsidRDefault="00CD4293" w:rsidP="00CD4293">
            <w:pPr>
              <w:rPr>
                <w:rFonts w:hint="eastAsia"/>
                <w:sz w:val="20"/>
                <w:szCs w:val="20"/>
              </w:rPr>
            </w:pPr>
            <w:r w:rsidRPr="00E40860">
              <w:rPr>
                <w:sz w:val="20"/>
                <w:szCs w:val="21"/>
                <w:lang w:val="pt-BR"/>
              </w:rPr>
              <w:t>Data name</w:t>
            </w:r>
          </w:p>
        </w:tc>
        <w:tc>
          <w:tcPr>
            <w:tcW w:w="46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3298FBC7" w14:textId="77777777" w:rsidR="00CD4293" w:rsidRPr="00E40860" w:rsidRDefault="00CD4293" w:rsidP="00CD4293">
            <w:pPr>
              <w:rPr>
                <w:rFonts w:hint="eastAsia"/>
                <w:sz w:val="20"/>
                <w:szCs w:val="21"/>
              </w:rPr>
            </w:pPr>
            <w:r w:rsidRPr="00E40860">
              <w:rPr>
                <w:rFonts w:hint="eastAsia"/>
                <w:sz w:val="20"/>
                <w:szCs w:val="21"/>
              </w:rPr>
              <w:t>D</w:t>
            </w:r>
            <w:r w:rsidRPr="00E40860">
              <w:rPr>
                <w:sz w:val="20"/>
                <w:szCs w:val="21"/>
              </w:rPr>
              <w:t>ata name</w:t>
            </w:r>
          </w:p>
        </w:tc>
      </w:tr>
      <w:tr w:rsidR="00CD4293" w:rsidRPr="00FF7344" w14:paraId="467A51FA" w14:textId="77777777" w:rsidTr="00CD4293">
        <w:trPr>
          <w:trHeight w:val="418"/>
        </w:trPr>
        <w:tc>
          <w:tcPr>
            <w:tcW w:w="70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E55C6BB" w14:textId="77777777" w:rsidR="00CD4293" w:rsidRPr="00432CBC" w:rsidRDefault="00CD4293" w:rsidP="00CD4293">
            <w:pPr>
              <w:rPr>
                <w:sz w:val="20"/>
                <w:szCs w:val="21"/>
              </w:rPr>
            </w:pPr>
            <w:r w:rsidRPr="00432CBC">
              <w:rPr>
                <w:rFonts w:hint="eastAsia"/>
                <w:sz w:val="20"/>
                <w:szCs w:val="20"/>
              </w:rPr>
              <w:t>6.7</w:t>
            </w:r>
          </w:p>
        </w:tc>
        <w:tc>
          <w:tcPr>
            <w:tcW w:w="2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7BB5DC28" w14:textId="77777777" w:rsidR="00CD4293" w:rsidRPr="00432CBC" w:rsidRDefault="00CD4293" w:rsidP="00CD4293">
            <w:pPr>
              <w:rPr>
                <w:sz w:val="20"/>
                <w:szCs w:val="21"/>
              </w:rPr>
            </w:pPr>
            <w:r w:rsidRPr="00432CBC">
              <w:rPr>
                <w:rFonts w:hint="eastAsia"/>
                <w:sz w:val="20"/>
                <w:szCs w:val="20"/>
              </w:rPr>
              <w:t>1</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ACBDDC6" w14:textId="77777777" w:rsidR="00CD4293" w:rsidRPr="00432CBC" w:rsidRDefault="00CD4293" w:rsidP="00CD4293">
            <w:pPr>
              <w:rPr>
                <w:sz w:val="20"/>
                <w:szCs w:val="21"/>
              </w:rPr>
            </w:pPr>
            <w:r w:rsidRPr="00432CBC">
              <w:rPr>
                <w:rFonts w:hint="eastAsia"/>
                <w:sz w:val="20"/>
                <w:szCs w:val="20"/>
              </w:rPr>
              <w:t>B_DCMOD1</w:t>
            </w:r>
          </w:p>
        </w:tc>
        <w:tc>
          <w:tcPr>
            <w:tcW w:w="30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A07B67E" w14:textId="77777777" w:rsidR="00CD4293" w:rsidRPr="00AE2925" w:rsidRDefault="00CD4293" w:rsidP="00CD4293">
            <w:pPr>
              <w:rPr>
                <w:color w:val="000000"/>
                <w:sz w:val="20"/>
                <w:szCs w:val="21"/>
              </w:rPr>
            </w:pPr>
            <w:r w:rsidRPr="00AE2925">
              <w:rPr>
                <w:rFonts w:hint="eastAsia"/>
                <w:color w:val="000000"/>
                <w:sz w:val="20"/>
                <w:szCs w:val="20"/>
              </w:rPr>
              <w:t xml:space="preserve">A/C drive mode select signal </w:t>
            </w:r>
            <w:r w:rsidRPr="00AE2925">
              <w:rPr>
                <w:color w:val="000000"/>
                <w:sz w:val="20"/>
                <w:szCs w:val="20"/>
              </w:rPr>
              <w:t>information</w:t>
            </w:r>
          </w:p>
        </w:tc>
        <w:tc>
          <w:tcPr>
            <w:tcW w:w="46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4F0D724" w14:textId="77777777" w:rsidR="00CD4293" w:rsidRPr="00432CBC" w:rsidRDefault="00CD4293" w:rsidP="00CD4293">
            <w:pPr>
              <w:rPr>
                <w:sz w:val="20"/>
                <w:szCs w:val="21"/>
              </w:rPr>
            </w:pPr>
            <w:r w:rsidRPr="00432CBC">
              <w:rPr>
                <w:rFonts w:hint="eastAsia"/>
                <w:sz w:val="20"/>
                <w:szCs w:val="21"/>
              </w:rPr>
              <w:t>ｴｱｺﾝ</w:t>
            </w:r>
            <w:r w:rsidRPr="00432CBC">
              <w:rPr>
                <w:sz w:val="20"/>
                <w:szCs w:val="21"/>
              </w:rPr>
              <w:t>ｶｽﾀﾏｲｽ情報</w:t>
            </w:r>
            <w:r w:rsidRPr="00F63C5D">
              <w:rPr>
                <w:color w:val="00B0F0"/>
                <w:sz w:val="18"/>
                <w:szCs w:val="20"/>
              </w:rPr>
              <w:br/>
              <w:t xml:space="preserve">Customized information of </w:t>
            </w:r>
            <w:r w:rsidRPr="00F63C5D">
              <w:rPr>
                <w:rFonts w:hint="eastAsia"/>
                <w:color w:val="00B0F0"/>
                <w:sz w:val="18"/>
                <w:szCs w:val="20"/>
              </w:rPr>
              <w:t>A/C</w:t>
            </w:r>
          </w:p>
        </w:tc>
      </w:tr>
      <w:tr w:rsidR="00CD4293" w:rsidRPr="00432CBC" w14:paraId="7B542FD2" w14:textId="77777777" w:rsidTr="00CD4293">
        <w:trPr>
          <w:trHeight w:val="418"/>
        </w:trPr>
        <w:tc>
          <w:tcPr>
            <w:tcW w:w="70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DA7ABC0" w14:textId="77777777" w:rsidR="00CD4293" w:rsidRPr="00432CBC" w:rsidRDefault="00CD4293" w:rsidP="00CD4293">
            <w:pPr>
              <w:rPr>
                <w:sz w:val="20"/>
                <w:szCs w:val="21"/>
              </w:rPr>
            </w:pPr>
            <w:r w:rsidRPr="00432CBC">
              <w:rPr>
                <w:rFonts w:hint="eastAsia"/>
                <w:sz w:val="20"/>
                <w:szCs w:val="20"/>
              </w:rPr>
              <w:t>6.4</w:t>
            </w:r>
          </w:p>
        </w:tc>
        <w:tc>
          <w:tcPr>
            <w:tcW w:w="2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474CCFB" w14:textId="77777777" w:rsidR="00CD4293" w:rsidRPr="00432CBC" w:rsidRDefault="00CD4293" w:rsidP="00CD4293">
            <w:pPr>
              <w:rPr>
                <w:sz w:val="20"/>
                <w:szCs w:val="21"/>
              </w:rPr>
            </w:pPr>
            <w:r w:rsidRPr="00432CBC">
              <w:rPr>
                <w:rFonts w:hint="eastAsia"/>
                <w:sz w:val="20"/>
                <w:szCs w:val="20"/>
              </w:rPr>
              <w:t>3</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FE85FB3" w14:textId="77777777" w:rsidR="00CD4293" w:rsidRPr="00432CBC" w:rsidRDefault="00CD4293" w:rsidP="00CD4293">
            <w:pPr>
              <w:rPr>
                <w:sz w:val="20"/>
                <w:szCs w:val="21"/>
              </w:rPr>
            </w:pPr>
            <w:r w:rsidRPr="00432CBC">
              <w:rPr>
                <w:rFonts w:hint="eastAsia"/>
                <w:sz w:val="20"/>
                <w:szCs w:val="20"/>
              </w:rPr>
              <w:t>B_DCMOD2</w:t>
            </w:r>
          </w:p>
        </w:tc>
        <w:tc>
          <w:tcPr>
            <w:tcW w:w="30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0AC1770" w14:textId="77777777" w:rsidR="00CD4293" w:rsidRPr="00AE2925" w:rsidRDefault="00CD4293" w:rsidP="00CD4293">
            <w:pPr>
              <w:rPr>
                <w:color w:val="000000"/>
                <w:sz w:val="20"/>
                <w:szCs w:val="21"/>
              </w:rPr>
            </w:pPr>
            <w:r w:rsidRPr="00AE2925">
              <w:rPr>
                <w:rFonts w:hint="eastAsia"/>
                <w:color w:val="000000"/>
                <w:sz w:val="20"/>
                <w:szCs w:val="20"/>
              </w:rPr>
              <w:t>A/C drive mode select signal support information</w:t>
            </w:r>
          </w:p>
        </w:tc>
        <w:tc>
          <w:tcPr>
            <w:tcW w:w="46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50C137B" w14:textId="77777777" w:rsidR="00CD4293" w:rsidRPr="00432CBC" w:rsidRDefault="00CD4293" w:rsidP="00CD4293">
            <w:pPr>
              <w:rPr>
                <w:sz w:val="20"/>
                <w:szCs w:val="21"/>
              </w:rPr>
            </w:pPr>
            <w:r w:rsidRPr="00432CBC">
              <w:rPr>
                <w:rFonts w:hint="eastAsia"/>
                <w:sz w:val="20"/>
                <w:szCs w:val="21"/>
              </w:rPr>
              <w:t>ｴｱｺﾝ</w:t>
            </w:r>
            <w:r w:rsidRPr="00432CBC">
              <w:rPr>
                <w:sz w:val="20"/>
                <w:szCs w:val="21"/>
              </w:rPr>
              <w:t>系ｶｽﾀﾏｲｽﾞｻﾎﾟｰﾄ情報</w:t>
            </w:r>
            <w:r w:rsidRPr="00F63C5D">
              <w:rPr>
                <w:color w:val="00B0F0"/>
                <w:sz w:val="18"/>
                <w:szCs w:val="20"/>
              </w:rPr>
              <w:br/>
              <w:t xml:space="preserve">Customized support information of </w:t>
            </w:r>
            <w:r w:rsidRPr="00F63C5D">
              <w:rPr>
                <w:rFonts w:hint="eastAsia"/>
                <w:color w:val="00B0F0"/>
                <w:sz w:val="18"/>
                <w:szCs w:val="20"/>
              </w:rPr>
              <w:t>A/C</w:t>
            </w:r>
          </w:p>
        </w:tc>
      </w:tr>
      <w:tr w:rsidR="00CD4293" w:rsidRPr="00432CBC" w14:paraId="0FDB3BB1" w14:textId="77777777" w:rsidTr="00CD4293">
        <w:trPr>
          <w:trHeight w:val="418"/>
        </w:trPr>
        <w:tc>
          <w:tcPr>
            <w:tcW w:w="70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7BB78D5" w14:textId="77777777" w:rsidR="00CD4293" w:rsidRPr="00432CBC" w:rsidRDefault="00CD4293" w:rsidP="00CD4293">
            <w:pPr>
              <w:rPr>
                <w:sz w:val="20"/>
                <w:szCs w:val="21"/>
              </w:rPr>
            </w:pPr>
            <w:r w:rsidRPr="00432CBC">
              <w:rPr>
                <w:rFonts w:hint="eastAsia"/>
                <w:sz w:val="20"/>
                <w:szCs w:val="20"/>
              </w:rPr>
              <w:t>6.0</w:t>
            </w:r>
          </w:p>
        </w:tc>
        <w:tc>
          <w:tcPr>
            <w:tcW w:w="2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1E1772CD" w14:textId="77777777" w:rsidR="00CD4293" w:rsidRPr="00432CBC" w:rsidRDefault="00CD4293" w:rsidP="00CD4293">
            <w:pPr>
              <w:rPr>
                <w:sz w:val="20"/>
                <w:szCs w:val="21"/>
              </w:rPr>
            </w:pPr>
            <w:r w:rsidRPr="00432CBC">
              <w:rPr>
                <w:rFonts w:hint="eastAsia"/>
                <w:sz w:val="20"/>
                <w:szCs w:val="20"/>
              </w:rPr>
              <w:t>4</w:t>
            </w:r>
          </w:p>
        </w:tc>
        <w:tc>
          <w:tcPr>
            <w:tcW w:w="111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49BD9C6" w14:textId="77777777" w:rsidR="00CD4293" w:rsidRPr="00432CBC" w:rsidRDefault="00CD4293" w:rsidP="00CD4293">
            <w:pPr>
              <w:rPr>
                <w:sz w:val="20"/>
                <w:szCs w:val="21"/>
              </w:rPr>
            </w:pPr>
            <w:r w:rsidRPr="00432CBC">
              <w:rPr>
                <w:rFonts w:hint="eastAsia"/>
                <w:sz w:val="20"/>
                <w:szCs w:val="20"/>
              </w:rPr>
              <w:t>B_DCMOD3</w:t>
            </w:r>
          </w:p>
        </w:tc>
        <w:tc>
          <w:tcPr>
            <w:tcW w:w="305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9FE365A" w14:textId="77777777" w:rsidR="00CD4293" w:rsidRPr="00AE2925" w:rsidRDefault="00CD4293" w:rsidP="00CD4293">
            <w:pPr>
              <w:rPr>
                <w:color w:val="000000"/>
                <w:sz w:val="20"/>
                <w:szCs w:val="21"/>
              </w:rPr>
            </w:pPr>
            <w:r w:rsidRPr="00AE2925">
              <w:rPr>
                <w:rFonts w:hint="eastAsia"/>
                <w:color w:val="000000"/>
                <w:sz w:val="20"/>
                <w:szCs w:val="20"/>
              </w:rPr>
              <w:t>A/C drive mode select status</w:t>
            </w:r>
          </w:p>
        </w:tc>
        <w:tc>
          <w:tcPr>
            <w:tcW w:w="460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8780817" w14:textId="77777777" w:rsidR="00CD4293" w:rsidRPr="00432CBC" w:rsidRDefault="00CD4293" w:rsidP="00CD4293">
            <w:pPr>
              <w:rPr>
                <w:sz w:val="20"/>
                <w:szCs w:val="21"/>
              </w:rPr>
            </w:pPr>
            <w:r w:rsidRPr="00432CBC">
              <w:rPr>
                <w:rFonts w:hint="eastAsia"/>
                <w:sz w:val="20"/>
                <w:szCs w:val="21"/>
              </w:rPr>
              <w:t>ｴｱｺﾝ</w:t>
            </w:r>
            <w:r w:rsidRPr="00432CBC">
              <w:rPr>
                <w:sz w:val="20"/>
                <w:szCs w:val="21"/>
              </w:rPr>
              <w:t>系ｶｽﾀﾏｲｽﾞ状態</w:t>
            </w:r>
            <w:r w:rsidRPr="00F63C5D">
              <w:rPr>
                <w:color w:val="00B0F0"/>
                <w:sz w:val="18"/>
                <w:szCs w:val="20"/>
              </w:rPr>
              <w:br/>
              <w:t xml:space="preserve">Customized status of </w:t>
            </w:r>
            <w:r w:rsidRPr="00F63C5D">
              <w:rPr>
                <w:rFonts w:hint="eastAsia"/>
                <w:color w:val="00B0F0"/>
                <w:sz w:val="18"/>
                <w:szCs w:val="20"/>
              </w:rPr>
              <w:t>A/C</w:t>
            </w:r>
          </w:p>
        </w:tc>
      </w:tr>
    </w:tbl>
    <w:p w14:paraId="688DA6E7" w14:textId="77777777" w:rsidR="00E61877" w:rsidRPr="00432CBC" w:rsidRDefault="00E61877" w:rsidP="00E61877">
      <w:pPr>
        <w:ind w:firstLineChars="400" w:firstLine="771"/>
        <w:rPr>
          <w:rFonts w:hint="eastAsia"/>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E61877" w:rsidRPr="00432CBC" w14:paraId="5FB78FAC" w14:textId="77777777" w:rsidTr="00732047">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D48CF33" w14:textId="77777777" w:rsidR="00E61877" w:rsidRPr="00432CBC" w:rsidRDefault="00E61877" w:rsidP="00732047">
            <w:pPr>
              <w:rPr>
                <w:sz w:val="18"/>
                <w:szCs w:val="18"/>
              </w:rPr>
            </w:pPr>
            <w:r w:rsidRPr="00432CBC">
              <w:rPr>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D41A4DB" w14:textId="77777777" w:rsidR="00E61877" w:rsidRPr="00432CBC" w:rsidRDefault="00E61877" w:rsidP="00732047">
            <w:pPr>
              <w:rPr>
                <w:sz w:val="18"/>
                <w:szCs w:val="18"/>
              </w:rPr>
            </w:pPr>
            <w:r w:rsidRPr="00432CBC">
              <w:rPr>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A5E2A6B" w14:textId="77777777" w:rsidR="00E61877" w:rsidRPr="00432CBC" w:rsidRDefault="00E61877" w:rsidP="00732047">
            <w:pPr>
              <w:rPr>
                <w:sz w:val="18"/>
                <w:szCs w:val="18"/>
              </w:rPr>
            </w:pPr>
            <w:r w:rsidRPr="00432CBC">
              <w:rPr>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98E21EF" w14:textId="77777777" w:rsidR="00E61877" w:rsidRPr="00432CBC" w:rsidRDefault="00E61877" w:rsidP="00732047">
            <w:pPr>
              <w:rPr>
                <w:sz w:val="18"/>
                <w:szCs w:val="18"/>
              </w:rPr>
            </w:pPr>
            <w:r w:rsidRPr="00432CBC">
              <w:rPr>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CB8D093" w14:textId="77777777" w:rsidR="00E61877" w:rsidRPr="00432CBC" w:rsidRDefault="00E61877" w:rsidP="00732047">
            <w:pPr>
              <w:rPr>
                <w:sz w:val="18"/>
                <w:szCs w:val="18"/>
              </w:rPr>
            </w:pPr>
            <w:r w:rsidRPr="00432CBC">
              <w:rPr>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9266FE5" w14:textId="77777777" w:rsidR="00E61877" w:rsidRPr="00432CBC" w:rsidRDefault="00E61877" w:rsidP="00732047">
            <w:pPr>
              <w:rPr>
                <w:sz w:val="18"/>
                <w:szCs w:val="18"/>
              </w:rPr>
            </w:pPr>
            <w:r w:rsidRPr="00432CBC">
              <w:rPr>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29F6B87" w14:textId="77777777" w:rsidR="00E61877" w:rsidRPr="00432CBC" w:rsidRDefault="00E61877" w:rsidP="00732047">
            <w:pPr>
              <w:rPr>
                <w:sz w:val="18"/>
                <w:szCs w:val="18"/>
              </w:rPr>
            </w:pPr>
            <w:r w:rsidRPr="00432CBC">
              <w:rPr>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8ECCA86" w14:textId="77777777" w:rsidR="00E61877" w:rsidRPr="00432CBC" w:rsidRDefault="00E61877" w:rsidP="00732047">
            <w:pPr>
              <w:rPr>
                <w:sz w:val="18"/>
                <w:szCs w:val="18"/>
              </w:rPr>
            </w:pPr>
            <w:r w:rsidRPr="00432CBC">
              <w:rPr>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F223E28" w14:textId="77777777" w:rsidR="00E61877" w:rsidRPr="00432CBC" w:rsidRDefault="00E61877" w:rsidP="00732047">
            <w:pPr>
              <w:rPr>
                <w:sz w:val="18"/>
                <w:szCs w:val="18"/>
              </w:rPr>
            </w:pPr>
            <w:r w:rsidRPr="00432CBC">
              <w:rPr>
                <w:sz w:val="18"/>
                <w:szCs w:val="18"/>
              </w:rPr>
              <w:t>B0</w:t>
            </w:r>
          </w:p>
        </w:tc>
      </w:tr>
      <w:tr w:rsidR="00E61877" w:rsidRPr="00432CBC" w14:paraId="143DC120" w14:textId="77777777" w:rsidTr="00732047">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00F9F2A" w14:textId="77777777" w:rsidR="00E61877" w:rsidRPr="00432CBC" w:rsidRDefault="00E61877" w:rsidP="00732047">
            <w:pPr>
              <w:rPr>
                <w:rFonts w:hint="eastAsia"/>
                <w:sz w:val="18"/>
                <w:szCs w:val="18"/>
              </w:rPr>
            </w:pPr>
            <w:r w:rsidRPr="00432CBC">
              <w:rPr>
                <w:sz w:val="18"/>
                <w:szCs w:val="18"/>
              </w:rPr>
              <w:t>Data</w:t>
            </w:r>
            <w:r w:rsidRPr="00432CBC">
              <w:rPr>
                <w:rFonts w:hint="eastAsia"/>
                <w:sz w:val="18"/>
                <w:szCs w:val="18"/>
              </w:rPr>
              <w:t>6</w:t>
            </w:r>
            <w:r w:rsidRPr="00432CBC">
              <w:rPr>
                <w:sz w:val="18"/>
                <w:szCs w:val="18"/>
              </w:rPr>
              <w:br/>
            </w:r>
          </w:p>
          <w:p w14:paraId="1259D465" w14:textId="77777777" w:rsidR="00E61877" w:rsidRPr="00432CBC" w:rsidRDefault="00E61877" w:rsidP="00732047">
            <w:pPr>
              <w:rPr>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B35DAC5" w14:textId="77777777" w:rsidR="00E61877" w:rsidRPr="00432CBC" w:rsidRDefault="00E61877" w:rsidP="00732047">
            <w:pPr>
              <w:rPr>
                <w:rFonts w:hint="eastAsia"/>
                <w:sz w:val="18"/>
                <w:szCs w:val="18"/>
              </w:rPr>
            </w:pPr>
            <w:r w:rsidRPr="00432CBC">
              <w:rPr>
                <w:sz w:val="18"/>
                <w:szCs w:val="18"/>
              </w:rPr>
              <w:t>有無情報</w:t>
            </w:r>
          </w:p>
          <w:p w14:paraId="7C167441" w14:textId="77777777" w:rsidR="00E61877" w:rsidRPr="00432CBC" w:rsidRDefault="00E61877" w:rsidP="00732047">
            <w:pPr>
              <w:rPr>
                <w:sz w:val="18"/>
                <w:szCs w:val="18"/>
              </w:rPr>
            </w:pPr>
            <w:r w:rsidRPr="00F63C5D">
              <w:rPr>
                <w:rFonts w:hint="eastAsia"/>
                <w:color w:val="00B0F0"/>
                <w:sz w:val="16"/>
                <w:szCs w:val="16"/>
              </w:rPr>
              <w:t>Availability information</w:t>
            </w:r>
            <w:r w:rsidRPr="00432CBC">
              <w:rPr>
                <w:sz w:val="18"/>
                <w:szCs w:val="18"/>
              </w:rPr>
              <w:br/>
              <w:t>0b:</w:t>
            </w:r>
            <w:r w:rsidRPr="00432CBC">
              <w:rPr>
                <w:sz w:val="18"/>
                <w:szCs w:val="18"/>
              </w:rPr>
              <w:t>無し</w:t>
            </w:r>
            <w:r w:rsidRPr="00432CBC">
              <w:rPr>
                <w:rFonts w:hint="eastAsia"/>
                <w:sz w:val="18"/>
                <w:szCs w:val="18"/>
              </w:rPr>
              <w:t>/ None</w:t>
            </w:r>
            <w:r w:rsidRPr="00432CBC">
              <w:rPr>
                <w:sz w:val="18"/>
                <w:szCs w:val="18"/>
              </w:rPr>
              <w:br/>
              <w:t>1b:</w:t>
            </w:r>
            <w:r w:rsidRPr="00432CBC">
              <w:rPr>
                <w:sz w:val="18"/>
                <w:szCs w:val="18"/>
              </w:rPr>
              <w:t>有り</w:t>
            </w:r>
            <w:r w:rsidRPr="00432CBC">
              <w:rPr>
                <w:rFonts w:hint="eastAsia"/>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476E6C4" w14:textId="77777777" w:rsidR="00E61877" w:rsidRPr="00432CBC" w:rsidRDefault="00E61877" w:rsidP="00732047">
            <w:pPr>
              <w:rPr>
                <w:rFonts w:hint="eastAsia"/>
                <w:sz w:val="18"/>
                <w:szCs w:val="18"/>
              </w:rPr>
            </w:pPr>
            <w:r w:rsidRPr="00432CBC">
              <w:rPr>
                <w:sz w:val="18"/>
                <w:szCs w:val="18"/>
              </w:rPr>
              <w:t>サポート情報</w:t>
            </w:r>
          </w:p>
          <w:p w14:paraId="607F9823" w14:textId="77777777" w:rsidR="00E61877" w:rsidRPr="00432CBC" w:rsidRDefault="00E61877" w:rsidP="00732047">
            <w:pPr>
              <w:rPr>
                <w:sz w:val="18"/>
                <w:szCs w:val="18"/>
              </w:rPr>
            </w:pPr>
            <w:r w:rsidRPr="00F63C5D">
              <w:rPr>
                <w:rFonts w:hint="eastAsia"/>
                <w:color w:val="00B0F0"/>
                <w:sz w:val="16"/>
                <w:szCs w:val="16"/>
              </w:rPr>
              <w:t>Available custom status</w:t>
            </w:r>
            <w:r w:rsidRPr="00432CBC">
              <w:rPr>
                <w:sz w:val="18"/>
                <w:szCs w:val="18"/>
              </w:rPr>
              <w:br/>
              <w:t>001b</w:t>
            </w:r>
            <w:r w:rsidRPr="00432CBC">
              <w:rPr>
                <w:sz w:val="18"/>
                <w:szCs w:val="18"/>
              </w:rPr>
              <w:t>：</w:t>
            </w:r>
            <w:r w:rsidRPr="00432CBC">
              <w:rPr>
                <w:sz w:val="18"/>
                <w:szCs w:val="18"/>
              </w:rPr>
              <w:t>Normal/Eco</w:t>
            </w:r>
          </w:p>
          <w:p w14:paraId="19FC53A1" w14:textId="77777777" w:rsidR="00E61877" w:rsidRPr="00432CBC" w:rsidRDefault="00E61877" w:rsidP="00732047">
            <w:pPr>
              <w:rPr>
                <w:sz w:val="18"/>
                <w:szCs w:val="18"/>
              </w:rPr>
            </w:pPr>
            <w:r w:rsidRPr="00432CBC">
              <w:rPr>
                <w:rFonts w:hint="eastAsia"/>
                <w:sz w:val="18"/>
                <w:szCs w:val="18"/>
              </w:rPr>
              <w:t>0</w:t>
            </w:r>
            <w:r w:rsidRPr="00432CBC">
              <w:rPr>
                <w:sz w:val="18"/>
                <w:szCs w:val="18"/>
              </w:rPr>
              <w:t>10b</w:t>
            </w:r>
            <w:r w:rsidRPr="00432CBC">
              <w:rPr>
                <w:rFonts w:hint="eastAsia"/>
                <w:sz w:val="18"/>
                <w:szCs w:val="18"/>
              </w:rPr>
              <w:t>：</w:t>
            </w:r>
            <w:r w:rsidRPr="00432CBC">
              <w:rPr>
                <w:rFonts w:hint="eastAsia"/>
                <w:sz w:val="18"/>
                <w:szCs w:val="18"/>
              </w:rPr>
              <w:t>Normal/Eco/Range</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02103F6" w14:textId="77777777" w:rsidR="00E61877" w:rsidRPr="00432CBC" w:rsidRDefault="00E61877" w:rsidP="00732047">
            <w:pPr>
              <w:rPr>
                <w:rFonts w:hint="eastAsia"/>
                <w:sz w:val="18"/>
                <w:szCs w:val="18"/>
              </w:rPr>
            </w:pPr>
            <w:r w:rsidRPr="00432CBC">
              <w:rPr>
                <w:sz w:val="18"/>
                <w:szCs w:val="18"/>
              </w:rPr>
              <w:t>カスタマイズ状態記憶値</w:t>
            </w:r>
          </w:p>
          <w:p w14:paraId="0DA197E3" w14:textId="77777777" w:rsidR="00E61877" w:rsidRPr="00432CBC" w:rsidRDefault="00E61877" w:rsidP="00732047">
            <w:pPr>
              <w:rPr>
                <w:sz w:val="18"/>
                <w:szCs w:val="18"/>
              </w:rPr>
            </w:pPr>
            <w:r w:rsidRPr="00F63C5D">
              <w:rPr>
                <w:rFonts w:hint="eastAsia"/>
                <w:color w:val="00B0F0"/>
                <w:sz w:val="16"/>
                <w:szCs w:val="16"/>
              </w:rPr>
              <w:t>Stored value of customized status</w:t>
            </w:r>
            <w:r w:rsidRPr="00432CBC">
              <w:rPr>
                <w:sz w:val="18"/>
                <w:szCs w:val="18"/>
              </w:rPr>
              <w:br/>
              <w:t>0001b</w:t>
            </w:r>
            <w:r w:rsidRPr="00432CBC">
              <w:rPr>
                <w:sz w:val="18"/>
                <w:szCs w:val="18"/>
              </w:rPr>
              <w:t>：</w:t>
            </w:r>
            <w:r w:rsidRPr="00432CBC">
              <w:rPr>
                <w:sz w:val="18"/>
                <w:szCs w:val="18"/>
              </w:rPr>
              <w:t>Eco</w:t>
            </w:r>
            <w:r w:rsidRPr="00432CBC">
              <w:rPr>
                <w:sz w:val="18"/>
                <w:szCs w:val="18"/>
              </w:rPr>
              <w:br/>
              <w:t>0010b</w:t>
            </w:r>
            <w:r w:rsidRPr="00432CBC">
              <w:rPr>
                <w:sz w:val="18"/>
                <w:szCs w:val="18"/>
              </w:rPr>
              <w:t>：</w:t>
            </w:r>
            <w:r w:rsidRPr="00432CBC">
              <w:rPr>
                <w:sz w:val="18"/>
                <w:szCs w:val="18"/>
              </w:rPr>
              <w:t>Normal</w:t>
            </w:r>
          </w:p>
          <w:p w14:paraId="0B4C96B1" w14:textId="77777777" w:rsidR="00E61877" w:rsidRPr="00432CBC" w:rsidRDefault="00E61877" w:rsidP="00732047">
            <w:pPr>
              <w:rPr>
                <w:sz w:val="18"/>
                <w:szCs w:val="18"/>
              </w:rPr>
            </w:pPr>
            <w:r w:rsidRPr="00432CBC">
              <w:rPr>
                <w:sz w:val="18"/>
                <w:szCs w:val="18"/>
              </w:rPr>
              <w:t>0011b</w:t>
            </w:r>
            <w:r w:rsidRPr="00432CBC">
              <w:rPr>
                <w:rFonts w:hint="eastAsia"/>
                <w:sz w:val="18"/>
                <w:szCs w:val="18"/>
              </w:rPr>
              <w:t>：</w:t>
            </w:r>
            <w:r w:rsidRPr="00432CBC">
              <w:rPr>
                <w:rFonts w:hint="eastAsia"/>
                <w:sz w:val="18"/>
                <w:szCs w:val="18"/>
              </w:rPr>
              <w:t>Range</w:t>
            </w:r>
          </w:p>
        </w:tc>
      </w:tr>
    </w:tbl>
    <w:p w14:paraId="2026B6D5" w14:textId="77777777" w:rsidR="001057D3" w:rsidRDefault="001057D3" w:rsidP="00BF2EF9"/>
    <w:p w14:paraId="0840DCFC" w14:textId="77777777" w:rsidR="00586F2E" w:rsidRDefault="00586F2E" w:rsidP="00BF2EF9"/>
    <w:p w14:paraId="3B6A5FCD" w14:textId="77777777" w:rsidR="00586F2E" w:rsidRDefault="00586F2E" w:rsidP="00BF2EF9"/>
    <w:p w14:paraId="7AEA1469" w14:textId="77777777" w:rsidR="00586F2E" w:rsidRDefault="00586F2E" w:rsidP="00BF2EF9"/>
    <w:p w14:paraId="011DF14A" w14:textId="77777777" w:rsidR="00586F2E" w:rsidRPr="00E40860" w:rsidRDefault="00586F2E">
      <w:pPr>
        <w:numPr>
          <w:ilvl w:val="0"/>
          <w:numId w:val="13"/>
        </w:numPr>
        <w:rPr>
          <w:rFonts w:hint="eastAsia"/>
          <w:szCs w:val="21"/>
        </w:rPr>
      </w:pPr>
      <w:r w:rsidRPr="00E40860">
        <w:rPr>
          <w:rFonts w:hint="eastAsia"/>
          <w:szCs w:val="21"/>
        </w:rPr>
        <w:t>BEV Step3</w:t>
      </w:r>
    </w:p>
    <w:p w14:paraId="74BE6225" w14:textId="77777777" w:rsidR="00586F2E" w:rsidRPr="00E40860" w:rsidRDefault="00586F2E" w:rsidP="00586F2E">
      <w:pPr>
        <w:ind w:left="771"/>
        <w:rPr>
          <w:rFonts w:hint="eastAsia"/>
          <w:szCs w:val="21"/>
        </w:rPr>
      </w:pPr>
      <w:r w:rsidRPr="00E40860">
        <w:rPr>
          <w:rFonts w:hint="eastAsia"/>
          <w:szCs w:val="21"/>
        </w:rPr>
        <w:t>【メッセージラベル</w:t>
      </w:r>
      <w:r w:rsidRPr="007F2622">
        <w:rPr>
          <w:rFonts w:hint="eastAsia"/>
          <w:color w:val="00B0F0"/>
          <w:szCs w:val="21"/>
        </w:rPr>
        <w:t xml:space="preserve">/ </w:t>
      </w:r>
      <w:r w:rsidRPr="007F2622">
        <w:rPr>
          <w:color w:val="00B0F0"/>
          <w:szCs w:val="21"/>
        </w:rPr>
        <w:t xml:space="preserve">Msg. </w:t>
      </w:r>
      <w:r w:rsidRPr="007F2622">
        <w:rPr>
          <w:rFonts w:hint="eastAsia"/>
          <w:color w:val="00B0F0"/>
          <w:szCs w:val="21"/>
        </w:rPr>
        <w:t>labe</w:t>
      </w:r>
      <w:r w:rsidRPr="007F2622">
        <w:rPr>
          <w:color w:val="00B0F0"/>
          <w:szCs w:val="21"/>
        </w:rPr>
        <w:t>l</w:t>
      </w:r>
      <w:r w:rsidRPr="00E40860">
        <w:rPr>
          <w:rFonts w:hint="eastAsia"/>
          <w:szCs w:val="21"/>
        </w:rPr>
        <w:t>】</w:t>
      </w:r>
      <w:r w:rsidR="003103CA" w:rsidRPr="00E40860">
        <w:rPr>
          <w:rFonts w:hint="eastAsia"/>
          <w:szCs w:val="21"/>
        </w:rPr>
        <w:t>D</w:t>
      </w:r>
      <w:r w:rsidR="003103CA" w:rsidRPr="00E40860">
        <w:rPr>
          <w:szCs w:val="21"/>
        </w:rPr>
        <w:t>DM1S20</w:t>
      </w:r>
    </w:p>
    <w:p w14:paraId="46C82379" w14:textId="77777777" w:rsidR="00586F2E" w:rsidRPr="00E40860" w:rsidRDefault="00586F2E" w:rsidP="00586F2E">
      <w:pPr>
        <w:ind w:left="771"/>
        <w:rPr>
          <w:rFonts w:hint="eastAsia"/>
          <w:szCs w:val="21"/>
        </w:rPr>
      </w:pPr>
      <w:r w:rsidRPr="00E40860">
        <w:rPr>
          <w:rFonts w:hint="eastAsia"/>
          <w:szCs w:val="21"/>
        </w:rPr>
        <w:t>【</w:t>
      </w:r>
      <w:r w:rsidRPr="00E40860">
        <w:rPr>
          <w:rFonts w:hint="eastAsia"/>
          <w:szCs w:val="21"/>
        </w:rPr>
        <w:t>CAN-ID</w:t>
      </w:r>
      <w:r w:rsidRPr="00E40860">
        <w:rPr>
          <w:rFonts w:hint="eastAsia"/>
          <w:szCs w:val="21"/>
        </w:rPr>
        <w:t>】</w:t>
      </w:r>
      <w:r w:rsidR="003103CA" w:rsidRPr="00E40860">
        <w:rPr>
          <w:rFonts w:hint="eastAsia"/>
          <w:szCs w:val="21"/>
        </w:rPr>
        <w:t>2</w:t>
      </w:r>
      <w:r w:rsidR="003103CA" w:rsidRPr="00E40860">
        <w:rPr>
          <w:szCs w:val="21"/>
        </w:rPr>
        <w:t>DA</w:t>
      </w:r>
      <w:r w:rsidR="00D74FF4" w:rsidRPr="00AE2925">
        <w:rPr>
          <w:color w:val="000000"/>
          <w:szCs w:val="21"/>
        </w:rPr>
        <w:t>h</w:t>
      </w:r>
    </w:p>
    <w:p w14:paraId="0705ABE8" w14:textId="77777777" w:rsidR="00586F2E" w:rsidRPr="00AE2925" w:rsidRDefault="00586F2E" w:rsidP="00586F2E">
      <w:pPr>
        <w:ind w:left="771"/>
        <w:rPr>
          <w:rFonts w:hint="eastAsia"/>
          <w:color w:val="000000"/>
          <w:szCs w:val="21"/>
        </w:rPr>
      </w:pPr>
      <w:r w:rsidRPr="00E40860">
        <w:rPr>
          <w:rFonts w:hint="eastAsia"/>
          <w:szCs w:val="21"/>
        </w:rPr>
        <w:t>【初期値</w:t>
      </w:r>
      <w:r w:rsidR="00E40860" w:rsidRPr="00E40860">
        <w:rPr>
          <w:rFonts w:hint="eastAsia"/>
          <w:szCs w:val="21"/>
        </w:rPr>
        <w:t xml:space="preserve"> </w:t>
      </w:r>
      <w:r w:rsidR="00E40860" w:rsidRPr="00E40860">
        <w:rPr>
          <w:rFonts w:hint="eastAsia"/>
          <w:color w:val="00B0F0"/>
          <w:szCs w:val="21"/>
        </w:rPr>
        <w:t>/</w:t>
      </w:r>
      <w:r w:rsidR="00E40860" w:rsidRPr="00E40860">
        <w:rPr>
          <w:color w:val="00B0F0"/>
          <w:szCs w:val="21"/>
        </w:rPr>
        <w:t xml:space="preserve"> </w:t>
      </w:r>
      <w:r w:rsidRPr="00E40860">
        <w:rPr>
          <w:rFonts w:hint="eastAsia"/>
          <w:color w:val="00B0F0"/>
          <w:szCs w:val="21"/>
        </w:rPr>
        <w:t>Initial value</w:t>
      </w:r>
      <w:r w:rsidRPr="00E40860">
        <w:rPr>
          <w:rFonts w:hint="eastAsia"/>
          <w:szCs w:val="21"/>
        </w:rPr>
        <w:t>】</w:t>
      </w:r>
      <w:r w:rsidRPr="00E40860">
        <w:rPr>
          <w:rFonts w:hint="eastAsia"/>
          <w:szCs w:val="21"/>
        </w:rPr>
        <w:t>0</w:t>
      </w:r>
    </w:p>
    <w:tbl>
      <w:tblPr>
        <w:tblW w:w="9720" w:type="dxa"/>
        <w:tblCellMar>
          <w:left w:w="0" w:type="dxa"/>
          <w:right w:w="0" w:type="dxa"/>
        </w:tblCellMar>
        <w:tblLook w:val="0600" w:firstRow="0" w:lastRow="0" w:firstColumn="0" w:lastColumn="0" w:noHBand="1" w:noVBand="1"/>
      </w:tblPr>
      <w:tblGrid>
        <w:gridCol w:w="690"/>
        <w:gridCol w:w="636"/>
        <w:gridCol w:w="1781"/>
        <w:gridCol w:w="2683"/>
        <w:gridCol w:w="3930"/>
      </w:tblGrid>
      <w:tr w:rsidR="00CD4293" w:rsidRPr="00AE2925" w14:paraId="387A8029" w14:textId="77777777" w:rsidTr="007F2622">
        <w:trPr>
          <w:trHeight w:val="418"/>
        </w:trPr>
        <w:tc>
          <w:tcPr>
            <w:tcW w:w="69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7FA099AD" w14:textId="77777777" w:rsidR="00CD4293" w:rsidRPr="00AE2925" w:rsidRDefault="00CD4293" w:rsidP="00CD4293">
            <w:pPr>
              <w:rPr>
                <w:rFonts w:hint="eastAsia"/>
                <w:color w:val="000000"/>
                <w:sz w:val="20"/>
                <w:szCs w:val="21"/>
              </w:rPr>
            </w:pPr>
            <w:r w:rsidRPr="00AE2925">
              <w:rPr>
                <w:color w:val="000000"/>
                <w:sz w:val="20"/>
                <w:szCs w:val="21"/>
              </w:rPr>
              <w:t>Data</w:t>
            </w:r>
            <w:r w:rsidRPr="00AE2925">
              <w:rPr>
                <w:color w:val="000000"/>
                <w:sz w:val="20"/>
                <w:szCs w:val="21"/>
              </w:rPr>
              <w:br/>
              <w:t>Pos</w:t>
            </w:r>
            <w:r w:rsidRPr="00AE2925">
              <w:rPr>
                <w:rFonts w:hint="eastAsia"/>
                <w:color w:val="000000"/>
                <w:sz w:val="20"/>
                <w:szCs w:val="21"/>
              </w:rPr>
              <w:t>.</w:t>
            </w:r>
          </w:p>
        </w:tc>
        <w:tc>
          <w:tcPr>
            <w:tcW w:w="6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F347D1B" w14:textId="77777777" w:rsidR="00CD4293" w:rsidRPr="00AE2925" w:rsidRDefault="00CD4293" w:rsidP="00CD4293">
            <w:pPr>
              <w:rPr>
                <w:rFonts w:hint="eastAsia"/>
                <w:color w:val="000000"/>
                <w:sz w:val="20"/>
                <w:szCs w:val="20"/>
              </w:rPr>
            </w:pPr>
            <w:r w:rsidRPr="00AE2925">
              <w:rPr>
                <w:rFonts w:hint="eastAsia"/>
                <w:color w:val="000000"/>
                <w:sz w:val="20"/>
                <w:szCs w:val="21"/>
              </w:rPr>
              <w:t>D</w:t>
            </w:r>
            <w:r w:rsidRPr="00AE2925">
              <w:rPr>
                <w:color w:val="000000"/>
                <w:sz w:val="20"/>
                <w:szCs w:val="21"/>
              </w:rPr>
              <w:t>ata</w:t>
            </w:r>
            <w:r w:rsidRPr="00AE2925">
              <w:rPr>
                <w:color w:val="000000"/>
                <w:sz w:val="20"/>
                <w:szCs w:val="21"/>
              </w:rPr>
              <w:br/>
              <w:t>Length</w:t>
            </w:r>
          </w:p>
        </w:tc>
        <w:tc>
          <w:tcPr>
            <w:tcW w:w="178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BB04702" w14:textId="77777777" w:rsidR="00CD4293" w:rsidRPr="00AE2925" w:rsidRDefault="00CD4293" w:rsidP="00CD4293">
            <w:pPr>
              <w:rPr>
                <w:rFonts w:hint="eastAsia"/>
                <w:color w:val="000000"/>
                <w:sz w:val="20"/>
                <w:szCs w:val="20"/>
              </w:rPr>
            </w:pPr>
            <w:r w:rsidRPr="00AE2925">
              <w:rPr>
                <w:color w:val="000000"/>
                <w:sz w:val="20"/>
                <w:szCs w:val="20"/>
              </w:rPr>
              <w:t>Data label</w:t>
            </w:r>
          </w:p>
        </w:tc>
        <w:tc>
          <w:tcPr>
            <w:tcW w:w="268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24A0D52B" w14:textId="77777777" w:rsidR="00CD4293" w:rsidRPr="00AE2925" w:rsidRDefault="00CD4293" w:rsidP="00CD4293">
            <w:pPr>
              <w:rPr>
                <w:rFonts w:hint="eastAsia"/>
                <w:color w:val="000000"/>
                <w:sz w:val="20"/>
                <w:szCs w:val="20"/>
              </w:rPr>
            </w:pPr>
            <w:r w:rsidRPr="00AE2925">
              <w:rPr>
                <w:color w:val="000000"/>
                <w:sz w:val="20"/>
                <w:szCs w:val="21"/>
                <w:lang w:val="pt-BR"/>
              </w:rPr>
              <w:t>Data name</w:t>
            </w:r>
          </w:p>
        </w:tc>
        <w:tc>
          <w:tcPr>
            <w:tcW w:w="393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tcPr>
          <w:p w14:paraId="491EAA5D" w14:textId="77777777" w:rsidR="00CD4293" w:rsidRPr="00AE2925" w:rsidRDefault="00CD4293" w:rsidP="00CD4293">
            <w:pPr>
              <w:rPr>
                <w:rFonts w:hint="eastAsia"/>
                <w:color w:val="000000"/>
                <w:sz w:val="20"/>
                <w:szCs w:val="21"/>
              </w:rPr>
            </w:pPr>
            <w:r w:rsidRPr="00AE2925">
              <w:rPr>
                <w:rFonts w:hint="eastAsia"/>
                <w:color w:val="000000"/>
                <w:sz w:val="20"/>
                <w:szCs w:val="21"/>
              </w:rPr>
              <w:t>D</w:t>
            </w:r>
            <w:r w:rsidRPr="00AE2925">
              <w:rPr>
                <w:color w:val="000000"/>
                <w:sz w:val="20"/>
                <w:szCs w:val="21"/>
              </w:rPr>
              <w:t>ata name</w:t>
            </w:r>
          </w:p>
        </w:tc>
      </w:tr>
      <w:tr w:rsidR="00CD4293" w:rsidRPr="00AE2925" w14:paraId="60B5A84B" w14:textId="77777777" w:rsidTr="007F2622">
        <w:trPr>
          <w:trHeight w:val="418"/>
        </w:trPr>
        <w:tc>
          <w:tcPr>
            <w:tcW w:w="69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E937E95" w14:textId="77777777" w:rsidR="00CD4293" w:rsidRPr="00AE2925" w:rsidRDefault="00CD4293" w:rsidP="00CD4293">
            <w:pPr>
              <w:rPr>
                <w:color w:val="000000"/>
                <w:sz w:val="20"/>
                <w:szCs w:val="21"/>
              </w:rPr>
            </w:pPr>
            <w:r w:rsidRPr="00AE2925">
              <w:rPr>
                <w:rFonts w:hint="eastAsia"/>
                <w:color w:val="000000"/>
                <w:sz w:val="20"/>
                <w:szCs w:val="21"/>
              </w:rPr>
              <w:t>2</w:t>
            </w:r>
            <w:r w:rsidRPr="00AE2925">
              <w:rPr>
                <w:color w:val="000000"/>
                <w:sz w:val="20"/>
                <w:szCs w:val="21"/>
              </w:rPr>
              <w:t>1.7</w:t>
            </w:r>
          </w:p>
        </w:tc>
        <w:tc>
          <w:tcPr>
            <w:tcW w:w="6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0B6C043B" w14:textId="77777777" w:rsidR="00CD4293" w:rsidRPr="00AE2925" w:rsidRDefault="00CD4293" w:rsidP="00CD4293">
            <w:pPr>
              <w:rPr>
                <w:color w:val="000000"/>
                <w:sz w:val="20"/>
                <w:szCs w:val="21"/>
              </w:rPr>
            </w:pPr>
            <w:r w:rsidRPr="00AE2925">
              <w:rPr>
                <w:rFonts w:hint="eastAsia"/>
                <w:color w:val="000000"/>
                <w:sz w:val="20"/>
                <w:szCs w:val="20"/>
              </w:rPr>
              <w:t>1</w:t>
            </w:r>
          </w:p>
        </w:tc>
        <w:tc>
          <w:tcPr>
            <w:tcW w:w="178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9EB06B4" w14:textId="77777777" w:rsidR="00CD4293" w:rsidRPr="00AE2925" w:rsidRDefault="00CD4293" w:rsidP="00CD4293">
            <w:pPr>
              <w:rPr>
                <w:color w:val="000000"/>
                <w:sz w:val="20"/>
                <w:szCs w:val="21"/>
              </w:rPr>
            </w:pPr>
            <w:r w:rsidRPr="00AE2925">
              <w:rPr>
                <w:rFonts w:hint="eastAsia"/>
                <w:color w:val="000000"/>
                <w:sz w:val="20"/>
                <w:szCs w:val="20"/>
              </w:rPr>
              <w:t>B_DC</w:t>
            </w:r>
            <w:r w:rsidRPr="00AE2925">
              <w:rPr>
                <w:color w:val="000000"/>
                <w:sz w:val="20"/>
                <w:szCs w:val="20"/>
              </w:rPr>
              <w:t>MDA</w:t>
            </w:r>
            <w:r w:rsidRPr="00AE2925">
              <w:rPr>
                <w:rFonts w:hint="eastAsia"/>
                <w:color w:val="000000"/>
                <w:sz w:val="20"/>
                <w:szCs w:val="20"/>
              </w:rPr>
              <w:t>1</w:t>
            </w:r>
          </w:p>
        </w:tc>
        <w:tc>
          <w:tcPr>
            <w:tcW w:w="268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86CF4DE" w14:textId="77777777" w:rsidR="00CD4293" w:rsidRPr="00AE2925" w:rsidRDefault="00CD4293" w:rsidP="00CD4293">
            <w:pPr>
              <w:rPr>
                <w:color w:val="000000"/>
                <w:sz w:val="20"/>
                <w:szCs w:val="21"/>
              </w:rPr>
            </w:pPr>
            <w:r w:rsidRPr="00AE2925">
              <w:rPr>
                <w:rFonts w:hint="eastAsia"/>
                <w:color w:val="000000"/>
                <w:sz w:val="20"/>
                <w:szCs w:val="20"/>
              </w:rPr>
              <w:t xml:space="preserve">A/C drive mode select signal </w:t>
            </w:r>
            <w:r w:rsidRPr="00AE2925">
              <w:rPr>
                <w:color w:val="000000"/>
                <w:sz w:val="20"/>
                <w:szCs w:val="20"/>
              </w:rPr>
              <w:t>information</w:t>
            </w:r>
          </w:p>
        </w:tc>
        <w:tc>
          <w:tcPr>
            <w:tcW w:w="393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6FABB71" w14:textId="77777777" w:rsidR="00CD4293" w:rsidRPr="00AE2925" w:rsidRDefault="00CD4293" w:rsidP="00CD4293">
            <w:pPr>
              <w:rPr>
                <w:color w:val="000000"/>
                <w:sz w:val="20"/>
                <w:szCs w:val="21"/>
              </w:rPr>
            </w:pPr>
            <w:r w:rsidRPr="00AE2925">
              <w:rPr>
                <w:rFonts w:hint="eastAsia"/>
                <w:color w:val="000000"/>
                <w:sz w:val="20"/>
                <w:szCs w:val="21"/>
              </w:rPr>
              <w:t>ｴｱｺﾝ</w:t>
            </w:r>
            <w:r w:rsidRPr="00AE2925">
              <w:rPr>
                <w:color w:val="000000"/>
                <w:sz w:val="20"/>
                <w:szCs w:val="21"/>
              </w:rPr>
              <w:t>ｶｽﾀﾏｲｽ情報</w:t>
            </w:r>
          </w:p>
          <w:p w14:paraId="3BF5D33D" w14:textId="77777777" w:rsidR="00CD4293" w:rsidRPr="003401CC" w:rsidRDefault="00CD4293" w:rsidP="00CD4293">
            <w:pPr>
              <w:rPr>
                <w:rFonts w:hint="eastAsia"/>
                <w:color w:val="00B0F0"/>
                <w:sz w:val="20"/>
                <w:szCs w:val="21"/>
              </w:rPr>
            </w:pPr>
            <w:r w:rsidRPr="003401CC">
              <w:rPr>
                <w:color w:val="00B0F0"/>
                <w:sz w:val="18"/>
                <w:szCs w:val="20"/>
              </w:rPr>
              <w:t xml:space="preserve">Customized information of </w:t>
            </w:r>
            <w:r w:rsidRPr="003401CC">
              <w:rPr>
                <w:rFonts w:hint="eastAsia"/>
                <w:color w:val="00B0F0"/>
                <w:sz w:val="18"/>
                <w:szCs w:val="20"/>
              </w:rPr>
              <w:t>A/C</w:t>
            </w:r>
          </w:p>
        </w:tc>
      </w:tr>
      <w:tr w:rsidR="00CD4293" w:rsidRPr="00AE2925" w14:paraId="3D792EC4" w14:textId="77777777" w:rsidTr="007F2622">
        <w:trPr>
          <w:trHeight w:val="418"/>
        </w:trPr>
        <w:tc>
          <w:tcPr>
            <w:tcW w:w="69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4063CFC" w14:textId="77777777" w:rsidR="00CD4293" w:rsidRPr="00AE2925" w:rsidRDefault="00CD4293" w:rsidP="00CD4293">
            <w:pPr>
              <w:rPr>
                <w:color w:val="000000"/>
                <w:sz w:val="20"/>
                <w:szCs w:val="21"/>
              </w:rPr>
            </w:pPr>
            <w:r w:rsidRPr="00AE2925">
              <w:rPr>
                <w:rFonts w:hint="eastAsia"/>
                <w:color w:val="000000"/>
                <w:sz w:val="20"/>
                <w:szCs w:val="21"/>
              </w:rPr>
              <w:t>2</w:t>
            </w:r>
            <w:r w:rsidRPr="00AE2925">
              <w:rPr>
                <w:color w:val="000000"/>
                <w:sz w:val="20"/>
                <w:szCs w:val="21"/>
              </w:rPr>
              <w:t>1.4</w:t>
            </w:r>
          </w:p>
        </w:tc>
        <w:tc>
          <w:tcPr>
            <w:tcW w:w="6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E5E4D0F" w14:textId="77777777" w:rsidR="00CD4293" w:rsidRPr="00AE2925" w:rsidRDefault="00CD4293" w:rsidP="00CD4293">
            <w:pPr>
              <w:rPr>
                <w:color w:val="000000"/>
                <w:sz w:val="20"/>
                <w:szCs w:val="21"/>
              </w:rPr>
            </w:pPr>
            <w:r w:rsidRPr="00AE2925">
              <w:rPr>
                <w:rFonts w:hint="eastAsia"/>
                <w:color w:val="000000"/>
                <w:sz w:val="20"/>
                <w:szCs w:val="20"/>
              </w:rPr>
              <w:t>3</w:t>
            </w:r>
          </w:p>
        </w:tc>
        <w:tc>
          <w:tcPr>
            <w:tcW w:w="178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2BF3D86" w14:textId="77777777" w:rsidR="00CD4293" w:rsidRPr="00AE2925" w:rsidRDefault="00CD4293" w:rsidP="00CD4293">
            <w:pPr>
              <w:rPr>
                <w:color w:val="000000"/>
                <w:sz w:val="20"/>
                <w:szCs w:val="21"/>
              </w:rPr>
            </w:pPr>
            <w:r w:rsidRPr="00AE2925">
              <w:rPr>
                <w:rFonts w:hint="eastAsia"/>
                <w:color w:val="000000"/>
                <w:sz w:val="20"/>
                <w:szCs w:val="20"/>
              </w:rPr>
              <w:t>B_DC</w:t>
            </w:r>
            <w:r w:rsidRPr="00AE2925">
              <w:rPr>
                <w:color w:val="000000"/>
                <w:sz w:val="20"/>
                <w:szCs w:val="20"/>
              </w:rPr>
              <w:t>MDA</w:t>
            </w:r>
            <w:r w:rsidRPr="00AE2925">
              <w:rPr>
                <w:rFonts w:hint="eastAsia"/>
                <w:color w:val="000000"/>
                <w:sz w:val="20"/>
                <w:szCs w:val="20"/>
              </w:rPr>
              <w:t>2</w:t>
            </w:r>
          </w:p>
        </w:tc>
        <w:tc>
          <w:tcPr>
            <w:tcW w:w="268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DA807EE" w14:textId="77777777" w:rsidR="00CD4293" w:rsidRPr="00AE2925" w:rsidRDefault="00CD4293" w:rsidP="00CD4293">
            <w:pPr>
              <w:rPr>
                <w:color w:val="000000"/>
                <w:sz w:val="20"/>
                <w:szCs w:val="21"/>
              </w:rPr>
            </w:pPr>
            <w:r w:rsidRPr="00AE2925">
              <w:rPr>
                <w:rFonts w:hint="eastAsia"/>
                <w:color w:val="000000"/>
                <w:sz w:val="20"/>
                <w:szCs w:val="20"/>
              </w:rPr>
              <w:t xml:space="preserve">A/C drive mode select signal </w:t>
            </w:r>
            <w:r w:rsidRPr="00AE2925">
              <w:rPr>
                <w:rFonts w:hint="eastAsia"/>
                <w:color w:val="000000"/>
                <w:sz w:val="20"/>
                <w:szCs w:val="20"/>
              </w:rPr>
              <w:lastRenderedPageBreak/>
              <w:t>support information</w:t>
            </w:r>
          </w:p>
        </w:tc>
        <w:tc>
          <w:tcPr>
            <w:tcW w:w="393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24535E3" w14:textId="77777777" w:rsidR="00CD4293" w:rsidRPr="00AE2925" w:rsidRDefault="00CD4293" w:rsidP="00CD4293">
            <w:pPr>
              <w:rPr>
                <w:color w:val="000000"/>
                <w:sz w:val="20"/>
                <w:szCs w:val="21"/>
              </w:rPr>
            </w:pPr>
            <w:r w:rsidRPr="00AE2925">
              <w:rPr>
                <w:rFonts w:hint="eastAsia"/>
                <w:color w:val="000000"/>
                <w:sz w:val="20"/>
                <w:szCs w:val="21"/>
              </w:rPr>
              <w:lastRenderedPageBreak/>
              <w:t>ｴｱｺﾝ</w:t>
            </w:r>
            <w:r w:rsidRPr="00AE2925">
              <w:rPr>
                <w:color w:val="000000"/>
                <w:sz w:val="20"/>
                <w:szCs w:val="21"/>
              </w:rPr>
              <w:t>系ｶｽﾀﾏｲｽﾞｻﾎﾟｰﾄ情報</w:t>
            </w:r>
          </w:p>
          <w:p w14:paraId="14312C32" w14:textId="77777777" w:rsidR="00CD4293" w:rsidRPr="003401CC" w:rsidRDefault="00CD4293" w:rsidP="00CD4293">
            <w:pPr>
              <w:rPr>
                <w:rFonts w:hint="eastAsia"/>
                <w:color w:val="00B0F0"/>
                <w:sz w:val="20"/>
                <w:szCs w:val="21"/>
              </w:rPr>
            </w:pPr>
            <w:r w:rsidRPr="003401CC">
              <w:rPr>
                <w:color w:val="00B0F0"/>
                <w:sz w:val="18"/>
                <w:szCs w:val="20"/>
              </w:rPr>
              <w:lastRenderedPageBreak/>
              <w:t xml:space="preserve">Customized support information of </w:t>
            </w:r>
            <w:r w:rsidRPr="003401CC">
              <w:rPr>
                <w:rFonts w:hint="eastAsia"/>
                <w:color w:val="00B0F0"/>
                <w:sz w:val="18"/>
                <w:szCs w:val="20"/>
              </w:rPr>
              <w:t>A/C</w:t>
            </w:r>
          </w:p>
        </w:tc>
      </w:tr>
      <w:tr w:rsidR="00CD4293" w:rsidRPr="00AE2925" w14:paraId="45E1A9B5" w14:textId="77777777" w:rsidTr="007F2622">
        <w:trPr>
          <w:trHeight w:val="418"/>
        </w:trPr>
        <w:tc>
          <w:tcPr>
            <w:tcW w:w="69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6D03DC4F" w14:textId="77777777" w:rsidR="00CD4293" w:rsidRPr="00AE2925" w:rsidRDefault="00CD4293" w:rsidP="00CD4293">
            <w:pPr>
              <w:rPr>
                <w:color w:val="000000"/>
                <w:sz w:val="20"/>
                <w:szCs w:val="21"/>
              </w:rPr>
            </w:pPr>
            <w:r w:rsidRPr="00AE2925">
              <w:rPr>
                <w:rFonts w:hint="eastAsia"/>
                <w:color w:val="000000"/>
                <w:sz w:val="20"/>
                <w:szCs w:val="21"/>
              </w:rPr>
              <w:lastRenderedPageBreak/>
              <w:t>2</w:t>
            </w:r>
            <w:r w:rsidRPr="00AE2925">
              <w:rPr>
                <w:color w:val="000000"/>
                <w:sz w:val="20"/>
                <w:szCs w:val="21"/>
              </w:rPr>
              <w:t>1</w:t>
            </w:r>
          </w:p>
        </w:tc>
        <w:tc>
          <w:tcPr>
            <w:tcW w:w="636"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4827AB00" w14:textId="77777777" w:rsidR="00CD4293" w:rsidRPr="00AE2925" w:rsidRDefault="00CD4293" w:rsidP="00CD4293">
            <w:pPr>
              <w:rPr>
                <w:color w:val="000000"/>
                <w:sz w:val="20"/>
                <w:szCs w:val="21"/>
              </w:rPr>
            </w:pPr>
            <w:r w:rsidRPr="00AE2925">
              <w:rPr>
                <w:rFonts w:hint="eastAsia"/>
                <w:color w:val="000000"/>
                <w:sz w:val="20"/>
                <w:szCs w:val="20"/>
              </w:rPr>
              <w:t>4</w:t>
            </w:r>
          </w:p>
        </w:tc>
        <w:tc>
          <w:tcPr>
            <w:tcW w:w="178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34D7F2D9" w14:textId="77777777" w:rsidR="00CD4293" w:rsidRPr="00AE2925" w:rsidRDefault="00CD4293" w:rsidP="00CD4293">
            <w:pPr>
              <w:rPr>
                <w:color w:val="000000"/>
                <w:sz w:val="20"/>
                <w:szCs w:val="21"/>
              </w:rPr>
            </w:pPr>
            <w:r w:rsidRPr="00AE2925">
              <w:rPr>
                <w:rFonts w:hint="eastAsia"/>
                <w:color w:val="000000"/>
                <w:sz w:val="20"/>
                <w:szCs w:val="20"/>
              </w:rPr>
              <w:t>B_DC</w:t>
            </w:r>
            <w:r w:rsidRPr="00AE2925">
              <w:rPr>
                <w:color w:val="000000"/>
                <w:sz w:val="20"/>
                <w:szCs w:val="20"/>
              </w:rPr>
              <w:t>MDA</w:t>
            </w:r>
            <w:r w:rsidRPr="00AE2925">
              <w:rPr>
                <w:rFonts w:hint="eastAsia"/>
                <w:color w:val="000000"/>
                <w:sz w:val="20"/>
                <w:szCs w:val="20"/>
              </w:rPr>
              <w:t>3</w:t>
            </w:r>
          </w:p>
        </w:tc>
        <w:tc>
          <w:tcPr>
            <w:tcW w:w="2683"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5B8C2C1F" w14:textId="77777777" w:rsidR="00CD4293" w:rsidRPr="00AE2925" w:rsidRDefault="00CD4293" w:rsidP="00CD4293">
            <w:pPr>
              <w:rPr>
                <w:color w:val="000000"/>
                <w:sz w:val="20"/>
                <w:szCs w:val="21"/>
              </w:rPr>
            </w:pPr>
            <w:r w:rsidRPr="00AE2925">
              <w:rPr>
                <w:rFonts w:hint="eastAsia"/>
                <w:color w:val="000000"/>
                <w:sz w:val="20"/>
                <w:szCs w:val="20"/>
              </w:rPr>
              <w:t>A/C drive mode select status</w:t>
            </w:r>
          </w:p>
        </w:tc>
        <w:tc>
          <w:tcPr>
            <w:tcW w:w="3930"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vAlign w:val="center"/>
            <w:hideMark/>
          </w:tcPr>
          <w:p w14:paraId="2B85916E" w14:textId="77777777" w:rsidR="00CD4293" w:rsidRPr="00AE2925" w:rsidRDefault="00CD4293" w:rsidP="00CD4293">
            <w:pPr>
              <w:rPr>
                <w:color w:val="000000"/>
                <w:sz w:val="20"/>
                <w:szCs w:val="21"/>
              </w:rPr>
            </w:pPr>
            <w:r w:rsidRPr="00AE2925">
              <w:rPr>
                <w:rFonts w:hint="eastAsia"/>
                <w:color w:val="000000"/>
                <w:sz w:val="20"/>
                <w:szCs w:val="21"/>
              </w:rPr>
              <w:t>ｴｱｺﾝ</w:t>
            </w:r>
            <w:r w:rsidRPr="00AE2925">
              <w:rPr>
                <w:color w:val="000000"/>
                <w:sz w:val="20"/>
                <w:szCs w:val="21"/>
              </w:rPr>
              <w:t>系ｶｽﾀﾏｲｽﾞ状態</w:t>
            </w:r>
          </w:p>
          <w:p w14:paraId="3E28FF94" w14:textId="77777777" w:rsidR="00CD4293" w:rsidRPr="003401CC" w:rsidRDefault="00CD4293" w:rsidP="00CD4293">
            <w:pPr>
              <w:rPr>
                <w:rFonts w:hint="eastAsia"/>
                <w:color w:val="00B0F0"/>
                <w:sz w:val="20"/>
                <w:szCs w:val="21"/>
              </w:rPr>
            </w:pPr>
            <w:r w:rsidRPr="003401CC">
              <w:rPr>
                <w:color w:val="00B0F0"/>
                <w:sz w:val="18"/>
                <w:szCs w:val="20"/>
              </w:rPr>
              <w:t xml:space="preserve">Customized status of </w:t>
            </w:r>
            <w:r w:rsidRPr="003401CC">
              <w:rPr>
                <w:rFonts w:hint="eastAsia"/>
                <w:color w:val="00B0F0"/>
                <w:sz w:val="18"/>
                <w:szCs w:val="20"/>
              </w:rPr>
              <w:t>A/C</w:t>
            </w:r>
          </w:p>
        </w:tc>
      </w:tr>
    </w:tbl>
    <w:p w14:paraId="7D384F87" w14:textId="77777777" w:rsidR="00586F2E" w:rsidRPr="00AE2925" w:rsidRDefault="00586F2E" w:rsidP="00586F2E">
      <w:pPr>
        <w:ind w:firstLineChars="400" w:firstLine="771"/>
        <w:rPr>
          <w:rFonts w:hint="eastAsia"/>
          <w:color w:val="000000"/>
        </w:rPr>
      </w:pPr>
    </w:p>
    <w:tbl>
      <w:tblPr>
        <w:tblW w:w="9720" w:type="dxa"/>
        <w:tblCellMar>
          <w:left w:w="0" w:type="dxa"/>
          <w:right w:w="0" w:type="dxa"/>
        </w:tblCellMar>
        <w:tblLook w:val="0600" w:firstRow="0" w:lastRow="0" w:firstColumn="0" w:lastColumn="0" w:noHBand="1" w:noVBand="1"/>
      </w:tblPr>
      <w:tblGrid>
        <w:gridCol w:w="721"/>
        <w:gridCol w:w="1888"/>
        <w:gridCol w:w="1017"/>
        <w:gridCol w:w="1017"/>
        <w:gridCol w:w="1017"/>
        <w:gridCol w:w="1015"/>
        <w:gridCol w:w="1015"/>
        <w:gridCol w:w="1015"/>
        <w:gridCol w:w="1015"/>
      </w:tblGrid>
      <w:tr w:rsidR="00586F2E" w:rsidRPr="00AE2925" w14:paraId="28E80FAB" w14:textId="77777777" w:rsidTr="00D73F64">
        <w:trPr>
          <w:trHeight w:val="221"/>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744FF8E2" w14:textId="77777777" w:rsidR="00586F2E" w:rsidRPr="00AE2925" w:rsidRDefault="00586F2E" w:rsidP="00D73F64">
            <w:pPr>
              <w:rPr>
                <w:color w:val="000000"/>
                <w:sz w:val="18"/>
                <w:szCs w:val="18"/>
              </w:rPr>
            </w:pPr>
            <w:r w:rsidRPr="00AE2925">
              <w:rPr>
                <w:color w:val="000000"/>
                <w:sz w:val="18"/>
                <w:szCs w:val="18"/>
              </w:rPr>
              <w:t xml:space="preserve">　</w:t>
            </w: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3B0BE645" w14:textId="77777777" w:rsidR="00586F2E" w:rsidRPr="00AE2925" w:rsidRDefault="00586F2E" w:rsidP="00D73F64">
            <w:pPr>
              <w:rPr>
                <w:color w:val="000000"/>
                <w:sz w:val="18"/>
                <w:szCs w:val="18"/>
              </w:rPr>
            </w:pPr>
            <w:r w:rsidRPr="00AE2925">
              <w:rPr>
                <w:color w:val="000000"/>
                <w:sz w:val="18"/>
                <w:szCs w:val="18"/>
              </w:rPr>
              <w:t>B7</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28DBBC2" w14:textId="77777777" w:rsidR="00586F2E" w:rsidRPr="00AE2925" w:rsidRDefault="00586F2E" w:rsidP="00D73F64">
            <w:pPr>
              <w:rPr>
                <w:color w:val="000000"/>
                <w:sz w:val="18"/>
                <w:szCs w:val="18"/>
              </w:rPr>
            </w:pPr>
            <w:r w:rsidRPr="00AE2925">
              <w:rPr>
                <w:color w:val="000000"/>
                <w:sz w:val="18"/>
                <w:szCs w:val="18"/>
              </w:rPr>
              <w:t>B6</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268E163" w14:textId="77777777" w:rsidR="00586F2E" w:rsidRPr="00AE2925" w:rsidRDefault="00586F2E" w:rsidP="00D73F64">
            <w:pPr>
              <w:rPr>
                <w:color w:val="000000"/>
                <w:sz w:val="18"/>
                <w:szCs w:val="18"/>
              </w:rPr>
            </w:pPr>
            <w:r w:rsidRPr="00AE2925">
              <w:rPr>
                <w:color w:val="000000"/>
                <w:sz w:val="18"/>
                <w:szCs w:val="18"/>
              </w:rPr>
              <w:t>B5</w:t>
            </w:r>
          </w:p>
        </w:tc>
        <w:tc>
          <w:tcPr>
            <w:tcW w:w="1017"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C9B59A0" w14:textId="77777777" w:rsidR="00586F2E" w:rsidRPr="00AE2925" w:rsidRDefault="00586F2E" w:rsidP="00D73F64">
            <w:pPr>
              <w:rPr>
                <w:color w:val="000000"/>
                <w:sz w:val="18"/>
                <w:szCs w:val="18"/>
              </w:rPr>
            </w:pPr>
            <w:r w:rsidRPr="00AE2925">
              <w:rPr>
                <w:color w:val="000000"/>
                <w:sz w:val="18"/>
                <w:szCs w:val="18"/>
              </w:rPr>
              <w:t>B4</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ECA0D9D" w14:textId="77777777" w:rsidR="00586F2E" w:rsidRPr="00AE2925" w:rsidRDefault="00586F2E" w:rsidP="00D73F64">
            <w:pPr>
              <w:rPr>
                <w:color w:val="000000"/>
                <w:sz w:val="18"/>
                <w:szCs w:val="18"/>
              </w:rPr>
            </w:pPr>
            <w:r w:rsidRPr="00AE2925">
              <w:rPr>
                <w:color w:val="000000"/>
                <w:sz w:val="18"/>
                <w:szCs w:val="18"/>
              </w:rPr>
              <w:t>B3</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8792C9C" w14:textId="77777777" w:rsidR="00586F2E" w:rsidRPr="00AE2925" w:rsidRDefault="00586F2E" w:rsidP="00D73F64">
            <w:pPr>
              <w:rPr>
                <w:color w:val="000000"/>
                <w:sz w:val="18"/>
                <w:szCs w:val="18"/>
              </w:rPr>
            </w:pPr>
            <w:r w:rsidRPr="00AE2925">
              <w:rPr>
                <w:color w:val="000000"/>
                <w:sz w:val="18"/>
                <w:szCs w:val="18"/>
              </w:rPr>
              <w:t>B2</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2BB117B8" w14:textId="77777777" w:rsidR="00586F2E" w:rsidRPr="00AE2925" w:rsidRDefault="00586F2E" w:rsidP="00D73F64">
            <w:pPr>
              <w:rPr>
                <w:color w:val="000000"/>
                <w:sz w:val="18"/>
                <w:szCs w:val="18"/>
              </w:rPr>
            </w:pPr>
            <w:r w:rsidRPr="00AE2925">
              <w:rPr>
                <w:color w:val="000000"/>
                <w:sz w:val="18"/>
                <w:szCs w:val="18"/>
              </w:rPr>
              <w:t>B1</w:t>
            </w:r>
          </w:p>
        </w:tc>
        <w:tc>
          <w:tcPr>
            <w:tcW w:w="1015"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43E7A66A" w14:textId="77777777" w:rsidR="00586F2E" w:rsidRPr="00AE2925" w:rsidRDefault="00586F2E" w:rsidP="00D73F64">
            <w:pPr>
              <w:rPr>
                <w:color w:val="000000"/>
                <w:sz w:val="18"/>
                <w:szCs w:val="18"/>
              </w:rPr>
            </w:pPr>
            <w:r w:rsidRPr="00AE2925">
              <w:rPr>
                <w:color w:val="000000"/>
                <w:sz w:val="18"/>
                <w:szCs w:val="18"/>
              </w:rPr>
              <w:t>B0</w:t>
            </w:r>
          </w:p>
        </w:tc>
      </w:tr>
      <w:tr w:rsidR="00586F2E" w:rsidRPr="00AE2925" w14:paraId="0A78AABE" w14:textId="77777777" w:rsidTr="00D73F64">
        <w:trPr>
          <w:trHeight w:val="906"/>
        </w:trPr>
        <w:tc>
          <w:tcPr>
            <w:tcW w:w="721"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69ADE0D2" w14:textId="77777777" w:rsidR="00586F2E" w:rsidRPr="00AE2925" w:rsidRDefault="00586F2E" w:rsidP="00D73F64">
            <w:pPr>
              <w:rPr>
                <w:rFonts w:hint="eastAsia"/>
                <w:color w:val="000000"/>
                <w:sz w:val="18"/>
                <w:szCs w:val="18"/>
              </w:rPr>
            </w:pPr>
            <w:r w:rsidRPr="00AE2925">
              <w:rPr>
                <w:color w:val="000000"/>
                <w:sz w:val="18"/>
                <w:szCs w:val="18"/>
              </w:rPr>
              <w:t>Data</w:t>
            </w:r>
            <w:r w:rsidRPr="00AE2925">
              <w:rPr>
                <w:rFonts w:hint="eastAsia"/>
                <w:color w:val="000000"/>
                <w:sz w:val="18"/>
                <w:szCs w:val="18"/>
              </w:rPr>
              <w:t>6</w:t>
            </w:r>
            <w:r w:rsidRPr="00AE2925">
              <w:rPr>
                <w:color w:val="000000"/>
                <w:sz w:val="18"/>
                <w:szCs w:val="18"/>
              </w:rPr>
              <w:br/>
            </w:r>
          </w:p>
          <w:p w14:paraId="4E96BFFD" w14:textId="77777777" w:rsidR="00586F2E" w:rsidRPr="00AE2925" w:rsidRDefault="00586F2E" w:rsidP="00D73F64">
            <w:pPr>
              <w:rPr>
                <w:color w:val="000000"/>
                <w:sz w:val="18"/>
                <w:szCs w:val="18"/>
              </w:rPr>
            </w:pPr>
          </w:p>
        </w:tc>
        <w:tc>
          <w:tcPr>
            <w:tcW w:w="1888" w:type="dxa"/>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085035BD" w14:textId="77777777" w:rsidR="00586F2E" w:rsidRPr="00AE2925" w:rsidRDefault="00586F2E" w:rsidP="00D73F64">
            <w:pPr>
              <w:rPr>
                <w:color w:val="000000"/>
                <w:sz w:val="18"/>
                <w:szCs w:val="18"/>
              </w:rPr>
            </w:pPr>
            <w:r w:rsidRPr="00AE2925">
              <w:rPr>
                <w:color w:val="000000"/>
                <w:sz w:val="18"/>
                <w:szCs w:val="18"/>
              </w:rPr>
              <w:t>有無情報</w:t>
            </w:r>
            <w:r w:rsidRPr="00AE2925">
              <w:rPr>
                <w:color w:val="000000"/>
                <w:sz w:val="18"/>
                <w:szCs w:val="18"/>
              </w:rPr>
              <w:t xml:space="preserve"> </w:t>
            </w:r>
          </w:p>
          <w:p w14:paraId="082A4B8F" w14:textId="77777777" w:rsidR="00586F2E" w:rsidRPr="00AE2925" w:rsidRDefault="00586F2E" w:rsidP="00D73F64">
            <w:pPr>
              <w:rPr>
                <w:color w:val="000000"/>
                <w:sz w:val="18"/>
                <w:szCs w:val="18"/>
              </w:rPr>
            </w:pPr>
            <w:r w:rsidRPr="00AE2925">
              <w:rPr>
                <w:rFonts w:hint="eastAsia"/>
                <w:color w:val="000000"/>
                <w:sz w:val="16"/>
                <w:szCs w:val="16"/>
              </w:rPr>
              <w:t>Availability information</w:t>
            </w:r>
            <w:r w:rsidRPr="00AE2925">
              <w:rPr>
                <w:color w:val="000000"/>
                <w:sz w:val="18"/>
                <w:szCs w:val="18"/>
              </w:rPr>
              <w:br/>
              <w:t>0b:</w:t>
            </w:r>
            <w:r w:rsidRPr="00AE2925">
              <w:rPr>
                <w:color w:val="000000"/>
                <w:sz w:val="18"/>
                <w:szCs w:val="18"/>
              </w:rPr>
              <w:t>無し</w:t>
            </w:r>
            <w:r w:rsidRPr="00AE2925">
              <w:rPr>
                <w:rFonts w:hint="eastAsia"/>
                <w:color w:val="000000"/>
                <w:sz w:val="18"/>
                <w:szCs w:val="18"/>
              </w:rPr>
              <w:t>/ None</w:t>
            </w:r>
            <w:r w:rsidRPr="00AE2925">
              <w:rPr>
                <w:color w:val="000000"/>
                <w:sz w:val="18"/>
                <w:szCs w:val="18"/>
              </w:rPr>
              <w:br/>
              <w:t>1b:</w:t>
            </w:r>
            <w:r w:rsidRPr="00AE2925">
              <w:rPr>
                <w:color w:val="000000"/>
                <w:sz w:val="18"/>
                <w:szCs w:val="18"/>
              </w:rPr>
              <w:t>有り</w:t>
            </w:r>
            <w:r w:rsidRPr="00AE2925">
              <w:rPr>
                <w:rFonts w:hint="eastAsia"/>
                <w:color w:val="000000"/>
                <w:sz w:val="18"/>
                <w:szCs w:val="18"/>
              </w:rPr>
              <w:t>/ Available</w:t>
            </w:r>
          </w:p>
        </w:tc>
        <w:tc>
          <w:tcPr>
            <w:tcW w:w="3051" w:type="dxa"/>
            <w:gridSpan w:val="3"/>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59A173C1" w14:textId="77777777" w:rsidR="00586F2E" w:rsidRPr="00AE2925" w:rsidRDefault="00586F2E" w:rsidP="00D73F64">
            <w:pPr>
              <w:rPr>
                <w:color w:val="000000"/>
                <w:sz w:val="18"/>
                <w:szCs w:val="18"/>
              </w:rPr>
            </w:pPr>
            <w:r w:rsidRPr="00AE2925">
              <w:rPr>
                <w:color w:val="000000"/>
                <w:sz w:val="18"/>
                <w:szCs w:val="18"/>
              </w:rPr>
              <w:t>サポート情報</w:t>
            </w:r>
            <w:r w:rsidRPr="00AE2925">
              <w:rPr>
                <w:color w:val="000000"/>
                <w:sz w:val="18"/>
                <w:szCs w:val="18"/>
              </w:rPr>
              <w:t xml:space="preserve"> </w:t>
            </w:r>
          </w:p>
          <w:p w14:paraId="21E2A5E8" w14:textId="77777777" w:rsidR="00586F2E" w:rsidRPr="00AE2925" w:rsidRDefault="00586F2E" w:rsidP="00D73F64">
            <w:pPr>
              <w:rPr>
                <w:color w:val="000000"/>
                <w:sz w:val="18"/>
                <w:szCs w:val="18"/>
              </w:rPr>
            </w:pPr>
            <w:r w:rsidRPr="003401CC">
              <w:rPr>
                <w:rFonts w:hint="eastAsia"/>
                <w:color w:val="00B0F0"/>
                <w:sz w:val="16"/>
                <w:szCs w:val="16"/>
              </w:rPr>
              <w:t>Available custom status</w:t>
            </w:r>
            <w:r w:rsidRPr="003401CC">
              <w:rPr>
                <w:color w:val="00B0F0"/>
                <w:sz w:val="18"/>
                <w:szCs w:val="18"/>
              </w:rPr>
              <w:br/>
            </w:r>
            <w:r w:rsidRPr="00AE2925">
              <w:rPr>
                <w:color w:val="000000"/>
                <w:sz w:val="18"/>
                <w:szCs w:val="18"/>
              </w:rPr>
              <w:t>001b</w:t>
            </w:r>
            <w:r w:rsidRPr="00AE2925">
              <w:rPr>
                <w:color w:val="000000"/>
                <w:sz w:val="18"/>
                <w:szCs w:val="18"/>
              </w:rPr>
              <w:t>：</w:t>
            </w:r>
            <w:r w:rsidRPr="00AE2925">
              <w:rPr>
                <w:color w:val="000000"/>
                <w:sz w:val="18"/>
                <w:szCs w:val="18"/>
              </w:rPr>
              <w:t>Normal/Eco</w:t>
            </w:r>
          </w:p>
          <w:p w14:paraId="0F037340" w14:textId="77777777" w:rsidR="00586F2E" w:rsidRPr="00AE2925" w:rsidRDefault="00586F2E" w:rsidP="00D73F64">
            <w:pPr>
              <w:rPr>
                <w:color w:val="000000"/>
                <w:sz w:val="18"/>
                <w:szCs w:val="18"/>
              </w:rPr>
            </w:pPr>
            <w:r w:rsidRPr="00AE2925">
              <w:rPr>
                <w:rFonts w:hint="eastAsia"/>
                <w:color w:val="000000"/>
                <w:sz w:val="18"/>
                <w:szCs w:val="18"/>
              </w:rPr>
              <w:t>0</w:t>
            </w:r>
            <w:r w:rsidRPr="00AE2925">
              <w:rPr>
                <w:color w:val="000000"/>
                <w:sz w:val="18"/>
                <w:szCs w:val="18"/>
              </w:rPr>
              <w:t>10b</w:t>
            </w:r>
            <w:r w:rsidRPr="00AE2925">
              <w:rPr>
                <w:rFonts w:hint="eastAsia"/>
                <w:color w:val="000000"/>
                <w:sz w:val="18"/>
                <w:szCs w:val="18"/>
              </w:rPr>
              <w:t>：</w:t>
            </w:r>
            <w:r w:rsidRPr="00AE2925">
              <w:rPr>
                <w:rFonts w:hint="eastAsia"/>
                <w:color w:val="000000"/>
                <w:sz w:val="18"/>
                <w:szCs w:val="18"/>
              </w:rPr>
              <w:t>Normal/Eco/Range</w:t>
            </w:r>
          </w:p>
        </w:tc>
        <w:tc>
          <w:tcPr>
            <w:tcW w:w="4060" w:type="dxa"/>
            <w:gridSpan w:val="4"/>
            <w:tcBorders>
              <w:top w:val="single" w:sz="8" w:space="0" w:color="000000"/>
              <w:left w:val="single" w:sz="8" w:space="0" w:color="000000"/>
              <w:bottom w:val="single" w:sz="8" w:space="0" w:color="000000"/>
              <w:right w:val="single" w:sz="8" w:space="0" w:color="000000"/>
            </w:tcBorders>
            <w:shd w:val="clear" w:color="auto" w:fill="FFFFFF"/>
            <w:tcMar>
              <w:top w:w="12" w:type="dxa"/>
              <w:left w:w="12" w:type="dxa"/>
              <w:bottom w:w="0" w:type="dxa"/>
              <w:right w:w="12" w:type="dxa"/>
            </w:tcMar>
            <w:hideMark/>
          </w:tcPr>
          <w:p w14:paraId="12691A0C" w14:textId="77777777" w:rsidR="00586F2E" w:rsidRPr="00AE2925" w:rsidRDefault="00586F2E" w:rsidP="00D73F64">
            <w:pPr>
              <w:rPr>
                <w:color w:val="000000"/>
                <w:sz w:val="18"/>
                <w:szCs w:val="18"/>
              </w:rPr>
            </w:pPr>
            <w:r w:rsidRPr="00AE2925">
              <w:rPr>
                <w:color w:val="000000"/>
                <w:sz w:val="18"/>
                <w:szCs w:val="18"/>
              </w:rPr>
              <w:t>カスタマイズ状態記憶値</w:t>
            </w:r>
            <w:r w:rsidRPr="00AE2925">
              <w:rPr>
                <w:color w:val="000000"/>
                <w:sz w:val="18"/>
                <w:szCs w:val="18"/>
              </w:rPr>
              <w:t xml:space="preserve"> </w:t>
            </w:r>
          </w:p>
          <w:p w14:paraId="6518EFE3" w14:textId="77777777" w:rsidR="00586F2E" w:rsidRPr="00AE2925" w:rsidRDefault="00586F2E" w:rsidP="00D73F64">
            <w:pPr>
              <w:rPr>
                <w:color w:val="000000"/>
                <w:sz w:val="18"/>
                <w:szCs w:val="18"/>
              </w:rPr>
            </w:pPr>
            <w:r w:rsidRPr="003401CC">
              <w:rPr>
                <w:rFonts w:hint="eastAsia"/>
                <w:color w:val="00B0F0"/>
                <w:sz w:val="16"/>
                <w:szCs w:val="16"/>
              </w:rPr>
              <w:t>Stored value of customized status</w:t>
            </w:r>
            <w:r w:rsidRPr="00AE2925">
              <w:rPr>
                <w:color w:val="000000"/>
                <w:sz w:val="18"/>
                <w:szCs w:val="18"/>
              </w:rPr>
              <w:br/>
              <w:t>0001b</w:t>
            </w:r>
            <w:r w:rsidRPr="00AE2925">
              <w:rPr>
                <w:color w:val="000000"/>
                <w:sz w:val="18"/>
                <w:szCs w:val="18"/>
              </w:rPr>
              <w:t>：</w:t>
            </w:r>
            <w:r w:rsidRPr="00AE2925">
              <w:rPr>
                <w:color w:val="000000"/>
                <w:sz w:val="18"/>
                <w:szCs w:val="18"/>
              </w:rPr>
              <w:t>Eco</w:t>
            </w:r>
            <w:r w:rsidRPr="00AE2925">
              <w:rPr>
                <w:color w:val="000000"/>
                <w:sz w:val="18"/>
                <w:szCs w:val="18"/>
              </w:rPr>
              <w:br/>
              <w:t>0010b</w:t>
            </w:r>
            <w:r w:rsidRPr="00AE2925">
              <w:rPr>
                <w:color w:val="000000"/>
                <w:sz w:val="18"/>
                <w:szCs w:val="18"/>
              </w:rPr>
              <w:t>：</w:t>
            </w:r>
            <w:r w:rsidRPr="00AE2925">
              <w:rPr>
                <w:color w:val="000000"/>
                <w:sz w:val="18"/>
                <w:szCs w:val="18"/>
              </w:rPr>
              <w:t>Normal</w:t>
            </w:r>
          </w:p>
          <w:p w14:paraId="08B7B3C8" w14:textId="77777777" w:rsidR="00586F2E" w:rsidRPr="00AE2925" w:rsidRDefault="00586F2E" w:rsidP="00D73F64">
            <w:pPr>
              <w:rPr>
                <w:color w:val="000000"/>
                <w:sz w:val="18"/>
                <w:szCs w:val="18"/>
              </w:rPr>
            </w:pPr>
            <w:r w:rsidRPr="00AE2925">
              <w:rPr>
                <w:color w:val="000000"/>
                <w:sz w:val="18"/>
                <w:szCs w:val="18"/>
              </w:rPr>
              <w:t>0011b</w:t>
            </w:r>
            <w:r w:rsidRPr="00AE2925">
              <w:rPr>
                <w:rFonts w:hint="eastAsia"/>
                <w:color w:val="000000"/>
                <w:sz w:val="18"/>
                <w:szCs w:val="18"/>
              </w:rPr>
              <w:t>：</w:t>
            </w:r>
            <w:r w:rsidRPr="00AE2925">
              <w:rPr>
                <w:rFonts w:hint="eastAsia"/>
                <w:color w:val="000000"/>
                <w:sz w:val="18"/>
                <w:szCs w:val="18"/>
              </w:rPr>
              <w:t>Range</w:t>
            </w:r>
          </w:p>
        </w:tc>
      </w:tr>
    </w:tbl>
    <w:p w14:paraId="523AFF82" w14:textId="77777777" w:rsidR="00586F2E" w:rsidRPr="00586F2E" w:rsidRDefault="00586F2E" w:rsidP="00BF2EF9"/>
    <w:p w14:paraId="3C68F8D1" w14:textId="77777777" w:rsidR="00586F2E" w:rsidRDefault="00586F2E" w:rsidP="00BF2EF9"/>
    <w:p w14:paraId="221E348E" w14:textId="77777777" w:rsidR="00586F2E" w:rsidRPr="00432CBC" w:rsidRDefault="00586F2E" w:rsidP="00BF2EF9">
      <w:pPr>
        <w:rPr>
          <w:rFonts w:hint="eastAsia"/>
        </w:rPr>
      </w:pPr>
    </w:p>
    <w:p w14:paraId="7BD30220" w14:textId="77777777" w:rsidR="006672A0" w:rsidRPr="00432CBC" w:rsidRDefault="006672A0" w:rsidP="00245056">
      <w:pPr>
        <w:pStyle w:val="Heading3"/>
        <w:spacing w:beforeLines="100" w:before="291"/>
      </w:pPr>
      <w:bookmarkStart w:id="89" w:name="_Ref166744979"/>
      <w:bookmarkStart w:id="90" w:name="_Ref166745251"/>
      <w:bookmarkStart w:id="91" w:name="_Ref166745905"/>
      <w:bookmarkStart w:id="92" w:name="_Ref166745918"/>
      <w:bookmarkStart w:id="93" w:name="_Toc166748988"/>
      <w:bookmarkStart w:id="94" w:name="_Toc207119733"/>
      <w:r w:rsidRPr="00432CBC">
        <w:rPr>
          <w:rFonts w:hint="eastAsia"/>
        </w:rPr>
        <w:t>CAN</w:t>
      </w:r>
      <w:r w:rsidRPr="00432CBC">
        <w:rPr>
          <w:rFonts w:hint="eastAsia"/>
        </w:rPr>
        <w:t>入力信号処理（カスタマイズ）</w:t>
      </w:r>
      <w:r w:rsidRPr="00F63C5D">
        <w:rPr>
          <w:rFonts w:hint="eastAsia"/>
          <w:color w:val="00B0F0"/>
          <w:sz w:val="20"/>
          <w:szCs w:val="22"/>
        </w:rPr>
        <w:t>/ P</w:t>
      </w:r>
      <w:r w:rsidRPr="00F63C5D">
        <w:rPr>
          <w:rFonts w:hint="eastAsia"/>
          <w:noProof/>
          <w:color w:val="00B0F0"/>
          <w:sz w:val="20"/>
          <w:szCs w:val="22"/>
        </w:rPr>
        <w:t>rocess o</w:t>
      </w:r>
      <w:r w:rsidR="00003F6E" w:rsidRPr="00F63C5D">
        <w:rPr>
          <w:rFonts w:hint="eastAsia"/>
          <w:noProof/>
          <w:color w:val="00B0F0"/>
          <w:sz w:val="20"/>
          <w:szCs w:val="22"/>
        </w:rPr>
        <w:t xml:space="preserve">rder of CAN input signals (for </w:t>
      </w:r>
      <w:r w:rsidR="00003F6E" w:rsidRPr="00F63C5D">
        <w:rPr>
          <w:noProof/>
          <w:color w:val="00B0F0"/>
          <w:sz w:val="20"/>
          <w:szCs w:val="22"/>
        </w:rPr>
        <w:t>customization</w:t>
      </w:r>
      <w:r w:rsidRPr="00F63C5D">
        <w:rPr>
          <w:rFonts w:hint="eastAsia"/>
          <w:color w:val="00B0F0"/>
          <w:sz w:val="20"/>
          <w:szCs w:val="22"/>
        </w:rPr>
        <w:t>)</w:t>
      </w:r>
      <w:bookmarkEnd w:id="89"/>
      <w:bookmarkEnd w:id="90"/>
      <w:bookmarkEnd w:id="91"/>
      <w:bookmarkEnd w:id="92"/>
      <w:bookmarkEnd w:id="93"/>
      <w:bookmarkEnd w:id="94"/>
    </w:p>
    <w:p w14:paraId="69057DF5" w14:textId="77777777" w:rsidR="0031701D" w:rsidRPr="00432CBC" w:rsidRDefault="0031701D" w:rsidP="0031701D">
      <w:pPr>
        <w:rPr>
          <w:rFonts w:hint="eastAsia"/>
        </w:rPr>
      </w:pPr>
    </w:p>
    <w:p w14:paraId="12BE156B" w14:textId="77777777" w:rsidR="006422FC" w:rsidRDefault="006672A0" w:rsidP="006422FC">
      <w:pPr>
        <w:ind w:leftChars="200" w:left="581" w:hangingChars="101" w:hanging="195"/>
        <w:rPr>
          <w:color w:val="000000"/>
        </w:rPr>
      </w:pPr>
      <w:r w:rsidRPr="00432CBC">
        <w:rPr>
          <w:rFonts w:hint="eastAsia"/>
        </w:rPr>
        <w:t>・本表示情報は、</w:t>
      </w:r>
      <w:r w:rsidR="00CF6481" w:rsidRPr="00432CBC">
        <w:rPr>
          <w:rFonts w:hint="eastAsia"/>
        </w:rPr>
        <w:t>カスタマイズ対象</w:t>
      </w:r>
      <w:r w:rsidR="00CF6481" w:rsidRPr="00432CBC">
        <w:rPr>
          <w:rFonts w:hint="eastAsia"/>
        </w:rPr>
        <w:t>ECU</w:t>
      </w:r>
      <w:r w:rsidRPr="00432CBC">
        <w:rPr>
          <w:rFonts w:hint="eastAsia"/>
        </w:rPr>
        <w:t>から</w:t>
      </w:r>
      <w:r w:rsidRPr="00432CBC">
        <w:rPr>
          <w:rFonts w:hint="eastAsia"/>
        </w:rPr>
        <w:t>IG ON</w:t>
      </w:r>
      <w:r w:rsidR="00D80FEF" w:rsidRPr="00E40860">
        <w:rPr>
          <w:rFonts w:hint="eastAsia"/>
        </w:rPr>
        <w:t>(</w:t>
      </w:r>
      <w:r w:rsidR="00D80FEF" w:rsidRPr="00E40860">
        <w:t>BEV Step3 :Power-ON)</w:t>
      </w:r>
      <w:r w:rsidRPr="00E40860">
        <w:rPr>
          <w:rFonts w:hint="eastAsia"/>
        </w:rPr>
        <w:t>以降定期送信が行われる。</w:t>
      </w:r>
      <w:r w:rsidRPr="00E40860">
        <w:rPr>
          <w:rFonts w:hint="eastAsia"/>
        </w:rPr>
        <w:t>IG OFF</w:t>
      </w:r>
      <w:r w:rsidR="00D80FEF" w:rsidRPr="00E40860">
        <w:rPr>
          <w:rFonts w:hint="eastAsia"/>
        </w:rPr>
        <w:t>(</w:t>
      </w:r>
      <w:r w:rsidR="00D80FEF" w:rsidRPr="00E40860">
        <w:t>BEV Step3 :Power-OFF)</w:t>
      </w:r>
      <w:r w:rsidRPr="00432CBC">
        <w:rPr>
          <w:rFonts w:hint="eastAsia"/>
        </w:rPr>
        <w:t>状態の時は、送信されないため、受信を待たない事。</w:t>
      </w:r>
      <w:r w:rsidR="006422FC">
        <w:rPr>
          <w:rFonts w:hint="eastAsia"/>
          <w:color w:val="000000"/>
        </w:rPr>
        <w:t>（</w:t>
      </w:r>
      <w:r w:rsidR="006422FC">
        <w:rPr>
          <w:rFonts w:hint="eastAsia"/>
          <w:color w:val="000000"/>
        </w:rPr>
        <w:t>IG</w:t>
      </w:r>
      <w:r w:rsidR="006422FC">
        <w:rPr>
          <w:rFonts w:hint="eastAsia"/>
          <w:color w:val="000000"/>
        </w:rPr>
        <w:t>は、</w:t>
      </w:r>
      <w:r w:rsidR="006422FC">
        <w:rPr>
          <w:color w:val="000000"/>
        </w:rPr>
        <w:t>IG-P/IG-R</w:t>
      </w:r>
      <w:r w:rsidR="006422FC">
        <w:rPr>
          <w:rFonts w:hint="eastAsia"/>
          <w:color w:val="000000"/>
        </w:rPr>
        <w:t>を特に規定しない。その他信号と統一された受信タイミングに従う。</w:t>
      </w:r>
      <w:r w:rsidR="006422FC">
        <w:rPr>
          <w:rFonts w:hint="eastAsia"/>
          <w:color w:val="000000"/>
        </w:rPr>
        <w:t>PowerON</w:t>
      </w:r>
      <w:r w:rsidR="006422FC">
        <w:rPr>
          <w:rFonts w:hint="eastAsia"/>
          <w:color w:val="000000"/>
        </w:rPr>
        <w:t>は</w:t>
      </w:r>
      <w:r w:rsidR="006422FC">
        <w:rPr>
          <w:rFonts w:hint="eastAsia"/>
          <w:color w:val="000000"/>
        </w:rPr>
        <w:t>PowerON</w:t>
      </w:r>
      <w:r w:rsidR="006422FC">
        <w:rPr>
          <w:rFonts w:hint="eastAsia"/>
          <w:color w:val="000000"/>
        </w:rPr>
        <w:t>通常</w:t>
      </w:r>
      <w:r w:rsidR="006422FC">
        <w:rPr>
          <w:rFonts w:hint="eastAsia"/>
          <w:color w:val="000000"/>
        </w:rPr>
        <w:t>/PowerON</w:t>
      </w:r>
      <w:r w:rsidR="006422FC">
        <w:rPr>
          <w:rFonts w:hint="eastAsia"/>
          <w:color w:val="000000"/>
        </w:rPr>
        <w:t>緊急停止を特に規定しない。また</w:t>
      </w:r>
      <w:r w:rsidR="006422FC">
        <w:rPr>
          <w:color w:val="000000"/>
        </w:rPr>
        <w:t>PowerON</w:t>
      </w:r>
      <w:r w:rsidR="006422FC">
        <w:rPr>
          <w:rFonts w:hint="eastAsia"/>
          <w:color w:val="000000"/>
        </w:rPr>
        <w:t>以外は</w:t>
      </w:r>
      <w:r w:rsidR="006422FC">
        <w:rPr>
          <w:rFonts w:hint="eastAsia"/>
          <w:color w:val="000000"/>
        </w:rPr>
        <w:t>PowerOFF</w:t>
      </w:r>
      <w:r w:rsidR="006422FC">
        <w:rPr>
          <w:rFonts w:hint="eastAsia"/>
          <w:color w:val="000000"/>
        </w:rPr>
        <w:t>とし、</w:t>
      </w:r>
      <w:r w:rsidR="006422FC">
        <w:rPr>
          <w:rFonts w:hint="eastAsia"/>
          <w:color w:val="000000"/>
        </w:rPr>
        <w:t>PowerOFF</w:t>
      </w:r>
      <w:r w:rsidR="006422FC">
        <w:rPr>
          <w:rFonts w:hint="eastAsia"/>
          <w:color w:val="000000"/>
        </w:rPr>
        <w:t>は「</w:t>
      </w:r>
      <w:r w:rsidR="006422FC">
        <w:rPr>
          <w:rFonts w:ascii="Segoe UI" w:hAnsi="Segoe UI" w:cs="Segoe UI"/>
          <w:color w:val="000000"/>
          <w:szCs w:val="21"/>
          <w:shd w:val="clear" w:color="auto" w:fill="FFFFFF"/>
        </w:rPr>
        <w:t>駐車中」「駐車中</w:t>
      </w:r>
      <w:r w:rsidR="006422FC">
        <w:rPr>
          <w:rFonts w:ascii="Segoe UI" w:hAnsi="Segoe UI" w:cs="Segoe UI"/>
          <w:color w:val="000000"/>
          <w:szCs w:val="21"/>
          <w:shd w:val="clear" w:color="auto" w:fill="FFFFFF"/>
        </w:rPr>
        <w:t xml:space="preserve"> </w:t>
      </w:r>
      <w:r w:rsidR="006422FC">
        <w:rPr>
          <w:rFonts w:ascii="Segoe UI" w:hAnsi="Segoe UI" w:cs="Segoe UI"/>
          <w:color w:val="000000"/>
          <w:szCs w:val="21"/>
          <w:shd w:val="clear" w:color="auto" w:fill="FFFFFF"/>
        </w:rPr>
        <w:t>高圧起動」「駐車中</w:t>
      </w:r>
      <w:r w:rsidR="006422FC">
        <w:rPr>
          <w:rFonts w:ascii="Segoe UI" w:hAnsi="Segoe UI" w:cs="Segoe UI"/>
          <w:color w:val="000000"/>
          <w:szCs w:val="21"/>
          <w:shd w:val="clear" w:color="auto" w:fill="FFFFFF"/>
        </w:rPr>
        <w:t xml:space="preserve"> </w:t>
      </w:r>
      <w:r w:rsidR="006422FC">
        <w:rPr>
          <w:rFonts w:ascii="Segoe UI" w:hAnsi="Segoe UI" w:cs="Segoe UI"/>
          <w:color w:val="000000"/>
          <w:szCs w:val="21"/>
          <w:shd w:val="clear" w:color="auto" w:fill="FFFFFF"/>
        </w:rPr>
        <w:t>高圧・温調起動」「乗車中」</w:t>
      </w:r>
      <w:r w:rsidR="006422FC">
        <w:rPr>
          <w:rFonts w:ascii="Segoe UI" w:hAnsi="Segoe UI" w:cs="Segoe UI" w:hint="eastAsia"/>
          <w:color w:val="000000"/>
          <w:szCs w:val="21"/>
          <w:shd w:val="clear" w:color="auto" w:fill="FFFFFF"/>
        </w:rPr>
        <w:t>のいずれかの状態をさす。</w:t>
      </w:r>
      <w:r w:rsidR="006422FC">
        <w:rPr>
          <w:rFonts w:hint="eastAsia"/>
          <w:color w:val="000000"/>
        </w:rPr>
        <w:t>以下同様）</w:t>
      </w:r>
    </w:p>
    <w:p w14:paraId="2148758D" w14:textId="77777777" w:rsidR="006672A0" w:rsidRPr="006422FC" w:rsidRDefault="006672A0" w:rsidP="006422FC">
      <w:pPr>
        <w:ind w:leftChars="300" w:left="580" w:hangingChars="1" w:hanging="2"/>
        <w:rPr>
          <w:rFonts w:hint="eastAsia"/>
        </w:rPr>
      </w:pPr>
      <w:r w:rsidRPr="00D4778D">
        <w:rPr>
          <w:rFonts w:hint="eastAsia"/>
          <w:color w:val="00B0F0"/>
          <w:sz w:val="20"/>
          <w:szCs w:val="22"/>
        </w:rPr>
        <w:t xml:space="preserve"> After IG-</w:t>
      </w:r>
      <w:r w:rsidRPr="007F2622">
        <w:rPr>
          <w:rFonts w:hint="eastAsia"/>
          <w:color w:val="00B0F0"/>
          <w:sz w:val="20"/>
          <w:szCs w:val="22"/>
        </w:rPr>
        <w:t>ON</w:t>
      </w:r>
      <w:r w:rsidR="00D80FEF" w:rsidRPr="007F2622">
        <w:rPr>
          <w:rFonts w:hint="eastAsia"/>
          <w:color w:val="00B0F0"/>
        </w:rPr>
        <w:t>(</w:t>
      </w:r>
      <w:r w:rsidR="00D80FEF" w:rsidRPr="007F2622">
        <w:rPr>
          <w:color w:val="00B0F0"/>
        </w:rPr>
        <w:t>BEV Step3 :Power-ON)</w:t>
      </w:r>
      <w:r w:rsidRPr="007F2622">
        <w:rPr>
          <w:rFonts w:hint="eastAsia"/>
          <w:color w:val="00B0F0"/>
          <w:sz w:val="20"/>
          <w:szCs w:val="22"/>
        </w:rPr>
        <w:t xml:space="preserve">, the </w:t>
      </w:r>
      <w:r w:rsidR="00CF6481" w:rsidRPr="007F2622">
        <w:rPr>
          <w:rFonts w:hint="eastAsia"/>
          <w:color w:val="00B0F0"/>
          <w:sz w:val="20"/>
          <w:szCs w:val="22"/>
        </w:rPr>
        <w:t>ECUs</w:t>
      </w:r>
      <w:r w:rsidRPr="007F2622">
        <w:rPr>
          <w:rFonts w:hint="eastAsia"/>
          <w:color w:val="00B0F0"/>
          <w:sz w:val="20"/>
          <w:szCs w:val="22"/>
        </w:rPr>
        <w:t xml:space="preserve"> transmit above signals </w:t>
      </w:r>
      <w:r w:rsidR="00CF6481" w:rsidRPr="007F2622">
        <w:rPr>
          <w:rFonts w:hint="eastAsia"/>
          <w:color w:val="00B0F0"/>
          <w:sz w:val="20"/>
          <w:szCs w:val="22"/>
        </w:rPr>
        <w:t>cyclically</w:t>
      </w:r>
      <w:r w:rsidRPr="007F2622">
        <w:rPr>
          <w:rFonts w:hint="eastAsia"/>
          <w:color w:val="00B0F0"/>
          <w:sz w:val="20"/>
          <w:szCs w:val="22"/>
        </w:rPr>
        <w:t>. When power supply status is IG-OFF</w:t>
      </w:r>
      <w:r w:rsidR="00D80FEF" w:rsidRPr="007F2622">
        <w:rPr>
          <w:rFonts w:hint="eastAsia"/>
          <w:color w:val="00B0F0"/>
        </w:rPr>
        <w:t>(</w:t>
      </w:r>
      <w:r w:rsidR="00D80FEF" w:rsidRPr="007F2622">
        <w:rPr>
          <w:color w:val="00B0F0"/>
        </w:rPr>
        <w:t>BEV Step3 :Power-OFF)</w:t>
      </w:r>
      <w:r w:rsidRPr="007F2622">
        <w:rPr>
          <w:rFonts w:hint="eastAsia"/>
          <w:color w:val="00B0F0"/>
          <w:sz w:val="20"/>
          <w:szCs w:val="22"/>
        </w:rPr>
        <w:t>, no sign</w:t>
      </w:r>
      <w:r w:rsidRPr="00D4778D">
        <w:rPr>
          <w:rFonts w:hint="eastAsia"/>
          <w:color w:val="00B0F0"/>
          <w:sz w:val="20"/>
          <w:szCs w:val="22"/>
        </w:rPr>
        <w:t>al is transmitted and n</w:t>
      </w:r>
      <w:r w:rsidRPr="00ED5FE0">
        <w:rPr>
          <w:rFonts w:hint="eastAsia"/>
          <w:color w:val="00B0F0"/>
          <w:sz w:val="20"/>
          <w:szCs w:val="22"/>
        </w:rPr>
        <w:t>o need to wait.</w:t>
      </w:r>
      <w:r w:rsidR="006422FC" w:rsidRPr="00CB2C05">
        <w:rPr>
          <w:rFonts w:hint="eastAsia"/>
          <w:color w:val="00B0F0"/>
          <w:sz w:val="20"/>
          <w:szCs w:val="22"/>
        </w:rPr>
        <w:t xml:space="preserve"> (</w:t>
      </w:r>
      <w:r w:rsidR="006422FC" w:rsidRPr="00CB2C05">
        <w:rPr>
          <w:rFonts w:hint="eastAsia"/>
          <w:color w:val="00B0F0"/>
          <w:sz w:val="20"/>
          <w:szCs w:val="22"/>
        </w:rPr>
        <w:t>※</w:t>
      </w:r>
      <w:r w:rsidR="006422FC" w:rsidRPr="00CB2C05">
        <w:rPr>
          <w:rFonts w:hint="eastAsia"/>
          <w:color w:val="00B0F0"/>
          <w:sz w:val="20"/>
          <w:szCs w:val="22"/>
        </w:rPr>
        <w:t>I</w:t>
      </w:r>
      <w:r w:rsidR="006422FC" w:rsidRPr="00CB2C05">
        <w:rPr>
          <w:color w:val="00B0F0"/>
          <w:sz w:val="20"/>
          <w:szCs w:val="22"/>
        </w:rPr>
        <w:t xml:space="preserve">t does not specify whether it is IG-P or IG-R. </w:t>
      </w:r>
      <w:r w:rsidR="006422FC" w:rsidRPr="00CB2C05">
        <w:rPr>
          <w:rFonts w:hint="eastAsia"/>
          <w:color w:val="00B0F0"/>
          <w:sz w:val="20"/>
          <w:szCs w:val="22"/>
        </w:rPr>
        <w:t>I</w:t>
      </w:r>
      <w:r w:rsidR="006422FC" w:rsidRPr="00CB2C05">
        <w:rPr>
          <w:color w:val="00B0F0"/>
          <w:sz w:val="20"/>
          <w:szCs w:val="22"/>
        </w:rPr>
        <w:t xml:space="preserve">t does not specify whether it is </w:t>
      </w:r>
      <w:r w:rsidR="006422FC" w:rsidRPr="00CB2C05">
        <w:rPr>
          <w:rFonts w:hint="eastAsia"/>
          <w:color w:val="00B0F0"/>
          <w:sz w:val="20"/>
          <w:szCs w:val="22"/>
        </w:rPr>
        <w:t>Power</w:t>
      </w:r>
      <w:r w:rsidR="006422FC" w:rsidRPr="00CB2C05">
        <w:rPr>
          <w:color w:val="00B0F0"/>
          <w:sz w:val="20"/>
          <w:szCs w:val="22"/>
        </w:rPr>
        <w:t>-</w:t>
      </w:r>
      <w:r w:rsidR="006422FC" w:rsidRPr="00CB2C05">
        <w:rPr>
          <w:rFonts w:hint="eastAsia"/>
          <w:color w:val="00B0F0"/>
          <w:sz w:val="20"/>
          <w:szCs w:val="22"/>
        </w:rPr>
        <w:t>ON</w:t>
      </w:r>
      <w:r w:rsidR="006422FC" w:rsidRPr="00CB2C05">
        <w:rPr>
          <w:color w:val="00B0F0"/>
          <w:sz w:val="20"/>
          <w:szCs w:val="22"/>
        </w:rPr>
        <w:t xml:space="preserve"> or </w:t>
      </w:r>
      <w:r w:rsidR="006422FC" w:rsidRPr="00CB2C05">
        <w:rPr>
          <w:rFonts w:hint="eastAsia"/>
          <w:color w:val="00B0F0"/>
          <w:sz w:val="20"/>
          <w:szCs w:val="22"/>
        </w:rPr>
        <w:t>Power</w:t>
      </w:r>
      <w:r w:rsidR="006422FC" w:rsidRPr="00CB2C05">
        <w:rPr>
          <w:color w:val="00B0F0"/>
          <w:sz w:val="20"/>
          <w:szCs w:val="22"/>
        </w:rPr>
        <w:t>-</w:t>
      </w:r>
      <w:r w:rsidR="006422FC" w:rsidRPr="00CB2C05">
        <w:rPr>
          <w:rFonts w:hint="eastAsia"/>
          <w:color w:val="00B0F0"/>
          <w:sz w:val="20"/>
          <w:szCs w:val="22"/>
        </w:rPr>
        <w:t>ON Emergency stop</w:t>
      </w:r>
      <w:r w:rsidR="006422FC" w:rsidRPr="00CB2C05">
        <w:rPr>
          <w:color w:val="00B0F0"/>
          <w:sz w:val="20"/>
          <w:szCs w:val="22"/>
        </w:rPr>
        <w:t>. Follow unified receive timing with other signals. PowerOFF refers to one of the following states: "Parking", "Parking, High Pressure Activation", "Parking, High Pressure and Temperature Activation", or "Riding". The same logic is used below.</w:t>
      </w:r>
      <w:r w:rsidR="006422FC" w:rsidRPr="00CB2C05">
        <w:rPr>
          <w:rFonts w:hint="eastAsia"/>
          <w:color w:val="00B0F0"/>
          <w:sz w:val="20"/>
          <w:szCs w:val="22"/>
        </w:rPr>
        <w:t>)</w:t>
      </w:r>
    </w:p>
    <w:p w14:paraId="73D2673B" w14:textId="77777777" w:rsidR="003530C9" w:rsidRPr="00ED5FE0" w:rsidRDefault="003530C9" w:rsidP="006672A0">
      <w:pPr>
        <w:ind w:leftChars="200" w:left="581" w:hangingChars="101" w:hanging="195"/>
        <w:rPr>
          <w:rFonts w:hint="eastAsia"/>
        </w:rPr>
      </w:pPr>
    </w:p>
    <w:p w14:paraId="69CF276F" w14:textId="77777777" w:rsidR="006672A0" w:rsidRPr="00ED5FE0" w:rsidRDefault="006672A0" w:rsidP="006672A0">
      <w:pPr>
        <w:ind w:leftChars="200" w:left="581" w:hangingChars="101" w:hanging="195"/>
        <w:rPr>
          <w:rFonts w:hint="eastAsia"/>
        </w:rPr>
      </w:pPr>
      <w:r w:rsidRPr="00ED5FE0">
        <w:rPr>
          <w:rFonts w:hint="eastAsia"/>
        </w:rPr>
        <w:t>・未受信時の処理：</w:t>
      </w:r>
      <w:r w:rsidRPr="00ED5FE0">
        <w:rPr>
          <w:rFonts w:hint="eastAsia"/>
        </w:rPr>
        <w:t>IG ON</w:t>
      </w:r>
      <w:r w:rsidR="00081970" w:rsidRPr="00E40860">
        <w:rPr>
          <w:rFonts w:hint="eastAsia"/>
        </w:rPr>
        <w:t>(</w:t>
      </w:r>
      <w:r w:rsidR="00081970" w:rsidRPr="00E40860">
        <w:t>BEV Step3 :Power-ON)</w:t>
      </w:r>
      <w:r w:rsidRPr="00E40860">
        <w:rPr>
          <w:rFonts w:hint="eastAsia"/>
        </w:rPr>
        <w:t>以降</w:t>
      </w:r>
      <w:r w:rsidRPr="00A33C45">
        <w:rPr>
          <w:rFonts w:hint="eastAsia"/>
        </w:rPr>
        <w:t>、</w:t>
      </w:r>
      <w:r w:rsidR="00505877" w:rsidRPr="00A33C45">
        <w:fldChar w:fldCharType="begin"/>
      </w:r>
      <w:r w:rsidR="00505877" w:rsidRPr="00A33C45">
        <w:instrText xml:space="preserve"> </w:instrText>
      </w:r>
      <w:r w:rsidR="00505877" w:rsidRPr="00A33C45">
        <w:rPr>
          <w:rFonts w:hint="eastAsia"/>
        </w:rPr>
        <w:instrText>REF _Ref100570781 \r \h</w:instrText>
      </w:r>
      <w:r w:rsidR="00505877" w:rsidRPr="00A33C45">
        <w:instrText xml:space="preserve"> </w:instrText>
      </w:r>
      <w:r w:rsidR="00505877" w:rsidRPr="00A33C45">
        <w:instrText xml:space="preserve"> \* MERGEFORMAT </w:instrText>
      </w:r>
      <w:r w:rsidR="00505877" w:rsidRPr="00A33C45">
        <w:fldChar w:fldCharType="separate"/>
      </w:r>
      <w:r w:rsidR="00336074" w:rsidRPr="00A33C45">
        <w:t>2.1.1</w:t>
      </w:r>
      <w:r w:rsidR="00505877" w:rsidRPr="00A33C45">
        <w:fldChar w:fldCharType="end"/>
      </w:r>
      <w:r w:rsidR="00CF6481" w:rsidRPr="00A33C45">
        <w:rPr>
          <w:rFonts w:hint="eastAsia"/>
        </w:rPr>
        <w:t>に記載</w:t>
      </w:r>
      <w:r w:rsidR="00522E35" w:rsidRPr="00A33C45">
        <w:rPr>
          <w:rFonts w:hint="eastAsia"/>
        </w:rPr>
        <w:t>の</w:t>
      </w:r>
      <w:r w:rsidRPr="00A33C45">
        <w:rPr>
          <w:rFonts w:hint="eastAsia"/>
        </w:rPr>
        <w:t>信</w:t>
      </w:r>
      <w:r w:rsidRPr="00ED5FE0">
        <w:rPr>
          <w:rFonts w:hint="eastAsia"/>
        </w:rPr>
        <w:t>号</w:t>
      </w:r>
      <w:r w:rsidR="00CF6481" w:rsidRPr="00ED5FE0">
        <w:rPr>
          <w:rFonts w:hint="eastAsia"/>
        </w:rPr>
        <w:t>のいずれか</w:t>
      </w:r>
      <w:r w:rsidRPr="00ED5FE0">
        <w:rPr>
          <w:rFonts w:hint="eastAsia"/>
        </w:rPr>
        <w:t>を一度も受信出来ない場合、入り口釦を表示させない。</w:t>
      </w:r>
      <w:r w:rsidR="00522E35" w:rsidRPr="00ED5FE0">
        <w:rPr>
          <w:rFonts w:hint="eastAsia"/>
        </w:rPr>
        <w:t>た</w:t>
      </w:r>
      <w:r w:rsidR="00522E35" w:rsidRPr="00F47DD7">
        <w:rPr>
          <w:rFonts w:hint="eastAsia"/>
        </w:rPr>
        <w:t>だし、</w:t>
      </w:r>
      <w:r w:rsidR="00D63AE9" w:rsidRPr="00F47DD7">
        <w:t>19ePFv2</w:t>
      </w:r>
      <w:r w:rsidR="00522E35" w:rsidRPr="00F47DD7">
        <w:rPr>
          <w:rFonts w:hint="eastAsia"/>
        </w:rPr>
        <w:t>につ</w:t>
      </w:r>
      <w:r w:rsidR="00522E35" w:rsidRPr="00ED5FE0">
        <w:rPr>
          <w:rFonts w:hint="eastAsia"/>
        </w:rPr>
        <w:t>いては</w:t>
      </w:r>
      <w:r w:rsidR="00522E35" w:rsidRPr="00D46F89">
        <w:rPr>
          <w:rFonts w:hint="eastAsia"/>
        </w:rPr>
        <w:t>、</w:t>
      </w:r>
      <w:bookmarkStart w:id="95" w:name="_Hlk198302918"/>
      <w:r w:rsidR="00505877" w:rsidRPr="00D46F89">
        <w:fldChar w:fldCharType="begin"/>
      </w:r>
      <w:r w:rsidR="00505877" w:rsidRPr="00D46F89">
        <w:instrText xml:space="preserve"> </w:instrText>
      </w:r>
      <w:r w:rsidR="00505877" w:rsidRPr="00D46F89">
        <w:rPr>
          <w:rFonts w:hint="eastAsia"/>
        </w:rPr>
        <w:instrText>REF _Ref100570781 \r \h</w:instrText>
      </w:r>
      <w:r w:rsidR="00505877" w:rsidRPr="00D46F89">
        <w:instrText xml:space="preserve"> </w:instrText>
      </w:r>
      <w:r w:rsidR="00505877" w:rsidRPr="00D46F89">
        <w:instrText xml:space="preserve"> \* MERGEFORMAT </w:instrText>
      </w:r>
      <w:r w:rsidR="00505877" w:rsidRPr="00D46F89">
        <w:fldChar w:fldCharType="separate"/>
      </w:r>
      <w:r w:rsidR="00336074" w:rsidRPr="00D46F89">
        <w:t>2.1.1</w:t>
      </w:r>
      <w:r w:rsidR="00505877" w:rsidRPr="00D46F89">
        <w:fldChar w:fldCharType="end"/>
      </w:r>
      <w:bookmarkEnd w:id="95"/>
      <w:r w:rsidR="00522E35" w:rsidRPr="00ED5FE0">
        <w:rPr>
          <w:rFonts w:hint="eastAsia"/>
        </w:rPr>
        <w:t>に記載の信号のうち</w:t>
      </w:r>
      <w:r w:rsidR="00522E35" w:rsidRPr="00ED5FE0">
        <w:rPr>
          <w:rFonts w:hint="eastAsia"/>
        </w:rPr>
        <w:t>V</w:t>
      </w:r>
      <w:r w:rsidR="00522E35" w:rsidRPr="00ED5FE0">
        <w:t>SC1S93</w:t>
      </w:r>
      <w:r w:rsidR="00522E35" w:rsidRPr="00ED5FE0">
        <w:rPr>
          <w:rFonts w:hint="eastAsia"/>
        </w:rPr>
        <w:t>に含まれる信号を除く。</w:t>
      </w:r>
    </w:p>
    <w:p w14:paraId="4B28C7D5" w14:textId="77777777" w:rsidR="006672A0" w:rsidRPr="00D4778D" w:rsidRDefault="006672A0" w:rsidP="006672A0">
      <w:pPr>
        <w:ind w:leftChars="200" w:left="581" w:hangingChars="101" w:hanging="195"/>
        <w:rPr>
          <w:noProof/>
          <w:sz w:val="20"/>
          <w:szCs w:val="22"/>
        </w:rPr>
      </w:pPr>
      <w:r w:rsidRPr="00ED5FE0">
        <w:rPr>
          <w:rFonts w:hint="eastAsia"/>
        </w:rPr>
        <w:t xml:space="preserve">  </w:t>
      </w:r>
      <w:r w:rsidRPr="00ED5FE0">
        <w:rPr>
          <w:rFonts w:hint="eastAsia"/>
          <w:color w:val="00B0F0"/>
          <w:sz w:val="20"/>
          <w:szCs w:val="22"/>
        </w:rPr>
        <w:t>Process order at</w:t>
      </w:r>
      <w:r w:rsidR="00CF6481" w:rsidRPr="00ED5FE0">
        <w:rPr>
          <w:rFonts w:hint="eastAsia"/>
          <w:color w:val="00B0F0"/>
          <w:sz w:val="20"/>
          <w:szCs w:val="22"/>
        </w:rPr>
        <w:t xml:space="preserve">  </w:t>
      </w:r>
      <w:r w:rsidRPr="00ED5FE0">
        <w:rPr>
          <w:rFonts w:hint="eastAsia"/>
          <w:color w:val="00B0F0"/>
          <w:sz w:val="20"/>
          <w:szCs w:val="22"/>
        </w:rPr>
        <w:t xml:space="preserve">error condition: </w:t>
      </w:r>
      <w:r w:rsidR="00CE31EE" w:rsidRPr="00ED5FE0">
        <w:rPr>
          <w:rFonts w:hint="eastAsia"/>
          <w:color w:val="00B0F0"/>
          <w:sz w:val="20"/>
          <w:szCs w:val="22"/>
        </w:rPr>
        <w:t>AVN</w:t>
      </w:r>
      <w:r w:rsidRPr="00ED5FE0">
        <w:rPr>
          <w:rFonts w:hint="eastAsia"/>
          <w:color w:val="00B0F0"/>
          <w:sz w:val="20"/>
          <w:szCs w:val="22"/>
        </w:rPr>
        <w:t xml:space="preserve"> does not display </w:t>
      </w:r>
      <w:r w:rsidRPr="00ED5FE0">
        <w:rPr>
          <w:rFonts w:hint="eastAsia"/>
          <w:noProof/>
          <w:color w:val="00B0F0"/>
          <w:sz w:val="20"/>
          <w:szCs w:val="22"/>
        </w:rPr>
        <w:t xml:space="preserve">entering button for DMS customization setting, </w:t>
      </w:r>
      <w:r w:rsidRPr="000D218D">
        <w:rPr>
          <w:rFonts w:hint="eastAsia"/>
          <w:noProof/>
          <w:color w:val="00B0F0"/>
          <w:sz w:val="20"/>
          <w:szCs w:val="22"/>
        </w:rPr>
        <w:t xml:space="preserve">when </w:t>
      </w:r>
      <w:r w:rsidR="00CE31EE" w:rsidRPr="000D218D">
        <w:rPr>
          <w:rFonts w:hint="eastAsia"/>
          <w:noProof/>
          <w:color w:val="00B0F0"/>
          <w:sz w:val="20"/>
          <w:szCs w:val="22"/>
        </w:rPr>
        <w:t>AVN</w:t>
      </w:r>
      <w:r w:rsidRPr="000D218D">
        <w:rPr>
          <w:rFonts w:hint="eastAsia"/>
          <w:noProof/>
          <w:color w:val="00B0F0"/>
          <w:sz w:val="20"/>
          <w:szCs w:val="22"/>
        </w:rPr>
        <w:t xml:space="preserve"> does not signals</w:t>
      </w:r>
      <w:r w:rsidR="00E61877" w:rsidRPr="000D218D">
        <w:rPr>
          <w:rFonts w:hint="eastAsia"/>
          <w:noProof/>
          <w:color w:val="00B0F0"/>
          <w:sz w:val="20"/>
          <w:szCs w:val="22"/>
        </w:rPr>
        <w:t xml:space="preserve"> written in</w:t>
      </w:r>
      <w:r w:rsidR="00E61877" w:rsidRPr="00D46F89">
        <w:rPr>
          <w:rFonts w:hint="eastAsia"/>
          <w:noProof/>
          <w:color w:val="00B0F0"/>
          <w:sz w:val="20"/>
          <w:szCs w:val="22"/>
        </w:rPr>
        <w:t xml:space="preserve"> </w:t>
      </w:r>
      <w:r w:rsidR="00505877" w:rsidRPr="00D46F89">
        <w:rPr>
          <w:color w:val="00B0F0"/>
        </w:rPr>
        <w:fldChar w:fldCharType="begin"/>
      </w:r>
      <w:r w:rsidR="00505877" w:rsidRPr="00D46F89">
        <w:rPr>
          <w:color w:val="00B0F0"/>
        </w:rPr>
        <w:instrText xml:space="preserve"> </w:instrText>
      </w:r>
      <w:r w:rsidR="00505877" w:rsidRPr="00D46F89">
        <w:rPr>
          <w:rFonts w:hint="eastAsia"/>
          <w:color w:val="00B0F0"/>
        </w:rPr>
        <w:instrText>REF _Ref100570781 \r \h</w:instrText>
      </w:r>
      <w:r w:rsidR="00505877" w:rsidRPr="00D46F89">
        <w:rPr>
          <w:color w:val="00B0F0"/>
        </w:rPr>
        <w:instrText xml:space="preserve"> </w:instrText>
      </w:r>
      <w:r w:rsidR="00505877" w:rsidRPr="00D46F89">
        <w:rPr>
          <w:color w:val="00B0F0"/>
        </w:rPr>
      </w:r>
      <w:r w:rsidR="00505877" w:rsidRPr="00D46F89">
        <w:rPr>
          <w:color w:val="00B0F0"/>
        </w:rPr>
        <w:instrText xml:space="preserve"> \* MERGEFORMAT </w:instrText>
      </w:r>
      <w:r w:rsidR="00505877" w:rsidRPr="00D46F89">
        <w:rPr>
          <w:color w:val="00B0F0"/>
        </w:rPr>
        <w:fldChar w:fldCharType="separate"/>
      </w:r>
      <w:r w:rsidR="00336074" w:rsidRPr="00D46F89">
        <w:rPr>
          <w:color w:val="00B0F0"/>
        </w:rPr>
        <w:t>2.1.1</w:t>
      </w:r>
      <w:r w:rsidR="00505877" w:rsidRPr="00D46F89">
        <w:rPr>
          <w:color w:val="00B0F0"/>
        </w:rPr>
        <w:fldChar w:fldCharType="end"/>
      </w:r>
      <w:r w:rsidR="005F7E2B" w:rsidRPr="00D46F89">
        <w:rPr>
          <w:noProof/>
          <w:color w:val="00B0F0"/>
          <w:sz w:val="20"/>
          <w:szCs w:val="22"/>
        </w:rPr>
        <w:t xml:space="preserve"> </w:t>
      </w:r>
      <w:r w:rsidRPr="00D46F89">
        <w:rPr>
          <w:rFonts w:hint="eastAsia"/>
          <w:noProof/>
          <w:color w:val="00B0F0"/>
          <w:sz w:val="20"/>
          <w:szCs w:val="22"/>
        </w:rPr>
        <w:t>o</w:t>
      </w:r>
      <w:r w:rsidRPr="000D218D">
        <w:rPr>
          <w:rFonts w:hint="eastAsia"/>
          <w:noProof/>
          <w:color w:val="00B0F0"/>
          <w:sz w:val="20"/>
          <w:szCs w:val="22"/>
        </w:rPr>
        <w:t>ne time or CAN communication is disrupted after IG</w:t>
      </w:r>
      <w:r w:rsidRPr="007F2622">
        <w:rPr>
          <w:rFonts w:hint="eastAsia"/>
          <w:noProof/>
          <w:color w:val="00B0F0"/>
          <w:sz w:val="20"/>
          <w:szCs w:val="22"/>
        </w:rPr>
        <w:t>-ON</w:t>
      </w:r>
      <w:r w:rsidR="00081970" w:rsidRPr="007F2622">
        <w:rPr>
          <w:rFonts w:hint="eastAsia"/>
          <w:color w:val="00B0F0"/>
        </w:rPr>
        <w:t>(</w:t>
      </w:r>
      <w:r w:rsidR="00081970" w:rsidRPr="007F2622">
        <w:rPr>
          <w:color w:val="00B0F0"/>
        </w:rPr>
        <w:t>BEV Step3 :Power-ON)</w:t>
      </w:r>
      <w:r w:rsidRPr="007F2622">
        <w:rPr>
          <w:rFonts w:hint="eastAsia"/>
          <w:noProof/>
          <w:color w:val="00B0F0"/>
          <w:sz w:val="20"/>
          <w:szCs w:val="22"/>
        </w:rPr>
        <w:t>.</w:t>
      </w:r>
      <w:r w:rsidR="00522E35" w:rsidRPr="007F2622">
        <w:rPr>
          <w:noProof/>
          <w:color w:val="00B0F0"/>
          <w:sz w:val="20"/>
          <w:szCs w:val="22"/>
        </w:rPr>
        <w:t xml:space="preserve"> Ho</w:t>
      </w:r>
      <w:r w:rsidR="00522E35" w:rsidRPr="000D218D">
        <w:rPr>
          <w:noProof/>
          <w:color w:val="00B0F0"/>
          <w:sz w:val="20"/>
          <w:szCs w:val="22"/>
        </w:rPr>
        <w:t xml:space="preserve">wever, for </w:t>
      </w:r>
      <w:r w:rsidR="00D63AE9" w:rsidRPr="000D218D">
        <w:rPr>
          <w:color w:val="00B0F0"/>
          <w:sz w:val="20"/>
          <w:szCs w:val="22"/>
        </w:rPr>
        <w:t>19ePFv2</w:t>
      </w:r>
      <w:r w:rsidR="00522E35" w:rsidRPr="000D218D">
        <w:rPr>
          <w:noProof/>
          <w:color w:val="00B0F0"/>
          <w:sz w:val="20"/>
          <w:szCs w:val="22"/>
        </w:rPr>
        <w:t>, signals</w:t>
      </w:r>
      <w:r w:rsidR="00522E35" w:rsidRPr="00ED5FE0">
        <w:rPr>
          <w:noProof/>
          <w:color w:val="00B0F0"/>
          <w:sz w:val="20"/>
          <w:szCs w:val="22"/>
        </w:rPr>
        <w:t xml:space="preserve"> in VSC1S93 are not included for this process.</w:t>
      </w:r>
    </w:p>
    <w:p w14:paraId="76870F8A" w14:textId="77777777" w:rsidR="003530C9" w:rsidRPr="00CD09A9" w:rsidRDefault="003530C9" w:rsidP="006672A0">
      <w:pPr>
        <w:ind w:leftChars="200" w:left="581" w:hangingChars="101" w:hanging="195"/>
        <w:rPr>
          <w:rFonts w:hint="eastAsia"/>
          <w:noProof/>
        </w:rPr>
      </w:pPr>
    </w:p>
    <w:p w14:paraId="366C272E" w14:textId="77777777" w:rsidR="002054A9" w:rsidRPr="00CD09A9" w:rsidRDefault="002054A9" w:rsidP="003636F5">
      <w:pPr>
        <w:ind w:leftChars="201" w:left="580" w:hangingChars="100" w:hanging="193"/>
        <w:rPr>
          <w:rFonts w:hint="eastAsia"/>
        </w:rPr>
      </w:pPr>
      <w:r w:rsidRPr="00CD09A9">
        <w:rPr>
          <w:rFonts w:hint="eastAsia"/>
        </w:rPr>
        <w:t>・本表示情報は、パワトレ系機器</w:t>
      </w:r>
      <w:r w:rsidR="004560F9" w:rsidRPr="00CD09A9">
        <w:rPr>
          <w:rFonts w:hint="eastAsia"/>
        </w:rPr>
        <w:t>内で</w:t>
      </w:r>
      <w:r w:rsidR="003636F5" w:rsidRPr="00CD09A9">
        <w:rPr>
          <w:rFonts w:hint="eastAsia"/>
        </w:rPr>
        <w:t>カスタマイズ有無情報が確定するまでは</w:t>
      </w:r>
      <w:r w:rsidRPr="00CD09A9">
        <w:rPr>
          <w:rFonts w:hint="eastAsia"/>
        </w:rPr>
        <w:t>、不定状態（各情報信号：“</w:t>
      </w:r>
      <w:r w:rsidRPr="00CD09A9">
        <w:rPr>
          <w:rFonts w:hint="eastAsia"/>
        </w:rPr>
        <w:t>00h</w:t>
      </w:r>
      <w:r w:rsidRPr="00CD09A9">
        <w:rPr>
          <w:rFonts w:hint="eastAsia"/>
        </w:rPr>
        <w:t>”）を送信する。不定状態が解除されるまでは、</w:t>
      </w:r>
      <w:r w:rsidRPr="00CD09A9">
        <w:rPr>
          <w:rFonts w:hint="eastAsia"/>
        </w:rPr>
        <w:t>DMS</w:t>
      </w:r>
      <w:r w:rsidRPr="00CD09A9">
        <w:rPr>
          <w:rFonts w:hint="eastAsia"/>
        </w:rPr>
        <w:t>カスタマイズの</w:t>
      </w:r>
      <w:r w:rsidRPr="00CD09A9">
        <w:rPr>
          <w:rFonts w:hint="eastAsia"/>
        </w:rPr>
        <w:t>HMI</w:t>
      </w:r>
      <w:r w:rsidRPr="00CD09A9">
        <w:rPr>
          <w:rFonts w:hint="eastAsia"/>
        </w:rPr>
        <w:t>を起動させない。これは、</w:t>
      </w:r>
      <w:r w:rsidR="00505877" w:rsidRPr="00D46F89">
        <w:fldChar w:fldCharType="begin"/>
      </w:r>
      <w:r w:rsidR="00505877" w:rsidRPr="00D46F89">
        <w:instrText xml:space="preserve"> </w:instrText>
      </w:r>
      <w:r w:rsidR="00505877" w:rsidRPr="00D46F89">
        <w:rPr>
          <w:rFonts w:hint="eastAsia"/>
        </w:rPr>
        <w:instrText>REF _Ref198302998 \r \h</w:instrText>
      </w:r>
      <w:r w:rsidR="00505877" w:rsidRPr="00D46F89">
        <w:instrText xml:space="preserve"> </w:instrText>
      </w:r>
      <w:r w:rsidR="00505877" w:rsidRPr="00D46F89">
        <w:instrText xml:space="preserve"> \* MERGEFORMAT </w:instrText>
      </w:r>
      <w:r w:rsidR="00505877" w:rsidRPr="00D46F89">
        <w:fldChar w:fldCharType="separate"/>
      </w:r>
      <w:r w:rsidR="00336074" w:rsidRPr="00D46F89">
        <w:t>3</w:t>
      </w:r>
      <w:r w:rsidR="00505877" w:rsidRPr="00D46F89">
        <w:fldChar w:fldCharType="end"/>
      </w:r>
      <w:r w:rsidRPr="00D46F89">
        <w:rPr>
          <w:rFonts w:hint="eastAsia"/>
        </w:rPr>
        <w:t>章</w:t>
      </w:r>
      <w:r w:rsidRPr="00CD09A9">
        <w:rPr>
          <w:rFonts w:hint="eastAsia"/>
        </w:rPr>
        <w:t>で説明する入口釦を表示させないことである。</w:t>
      </w:r>
    </w:p>
    <w:p w14:paraId="6E27E7E6" w14:textId="77777777" w:rsidR="005A1A84" w:rsidRPr="00D4778D" w:rsidRDefault="003636F5" w:rsidP="002054A9">
      <w:pPr>
        <w:ind w:firstLineChars="350" w:firstLine="640"/>
        <w:rPr>
          <w:rFonts w:hint="eastAsia"/>
          <w:color w:val="00B0F0"/>
          <w:sz w:val="20"/>
          <w:szCs w:val="22"/>
        </w:rPr>
      </w:pPr>
      <w:r w:rsidRPr="00D4778D">
        <w:rPr>
          <w:rFonts w:hint="eastAsia"/>
          <w:color w:val="00B0F0"/>
          <w:sz w:val="20"/>
          <w:szCs w:val="22"/>
        </w:rPr>
        <w:t>When</w:t>
      </w:r>
      <w:r w:rsidR="002054A9" w:rsidRPr="00D4778D">
        <w:rPr>
          <w:rFonts w:hint="eastAsia"/>
          <w:color w:val="00B0F0"/>
          <w:sz w:val="20"/>
          <w:szCs w:val="22"/>
        </w:rPr>
        <w:t xml:space="preserve"> EFI/HV ECU</w:t>
      </w:r>
      <w:r w:rsidRPr="00D4778D">
        <w:rPr>
          <w:rFonts w:hint="eastAsia"/>
          <w:color w:val="00B0F0"/>
          <w:sz w:val="20"/>
          <w:szCs w:val="22"/>
        </w:rPr>
        <w:t xml:space="preserve"> does not determine its</w:t>
      </w:r>
      <w:r w:rsidR="005A1A84" w:rsidRPr="00D4778D">
        <w:rPr>
          <w:rFonts w:hint="eastAsia"/>
          <w:color w:val="00B0F0"/>
          <w:sz w:val="20"/>
          <w:szCs w:val="22"/>
        </w:rPr>
        <w:t xml:space="preserve"> DMS</w:t>
      </w:r>
      <w:r w:rsidRPr="00D4778D">
        <w:rPr>
          <w:rFonts w:hint="eastAsia"/>
          <w:color w:val="00B0F0"/>
          <w:sz w:val="20"/>
          <w:szCs w:val="22"/>
        </w:rPr>
        <w:t xml:space="preserve"> </w:t>
      </w:r>
      <w:r w:rsidR="005A1A84" w:rsidRPr="00D4778D">
        <w:rPr>
          <w:rFonts w:hint="eastAsia"/>
          <w:color w:val="00B0F0"/>
          <w:sz w:val="20"/>
          <w:szCs w:val="22"/>
        </w:rPr>
        <w:t xml:space="preserve">customization </w:t>
      </w:r>
      <w:r w:rsidRPr="00D4778D">
        <w:rPr>
          <w:rFonts w:hint="eastAsia"/>
          <w:color w:val="00B0F0"/>
          <w:sz w:val="20"/>
          <w:szCs w:val="22"/>
        </w:rPr>
        <w:t>availability information</w:t>
      </w:r>
      <w:r w:rsidR="002054A9" w:rsidRPr="00D4778D">
        <w:rPr>
          <w:rFonts w:hint="eastAsia"/>
          <w:color w:val="00B0F0"/>
          <w:sz w:val="20"/>
          <w:szCs w:val="22"/>
        </w:rPr>
        <w:t xml:space="preserve">, </w:t>
      </w:r>
    </w:p>
    <w:p w14:paraId="0BF85ABE" w14:textId="77777777" w:rsidR="005A1A84" w:rsidRPr="00D4778D" w:rsidRDefault="003636F5" w:rsidP="002054A9">
      <w:pPr>
        <w:ind w:firstLineChars="350" w:firstLine="640"/>
        <w:rPr>
          <w:rFonts w:hint="eastAsia"/>
          <w:color w:val="00B0F0"/>
          <w:sz w:val="20"/>
          <w:szCs w:val="22"/>
        </w:rPr>
      </w:pPr>
      <w:r w:rsidRPr="00D4778D">
        <w:rPr>
          <w:rFonts w:hint="eastAsia"/>
          <w:color w:val="00B0F0"/>
          <w:sz w:val="20"/>
          <w:szCs w:val="22"/>
        </w:rPr>
        <w:t xml:space="preserve">it </w:t>
      </w:r>
      <w:r w:rsidR="002054A9" w:rsidRPr="00D4778D">
        <w:rPr>
          <w:rFonts w:hint="eastAsia"/>
          <w:color w:val="00B0F0"/>
          <w:sz w:val="20"/>
          <w:szCs w:val="22"/>
        </w:rPr>
        <w:t>transmits data1 powertrain</w:t>
      </w:r>
      <w:r w:rsidR="005A1A84" w:rsidRPr="00D4778D">
        <w:rPr>
          <w:rFonts w:hint="eastAsia"/>
          <w:color w:val="00B0F0"/>
          <w:sz w:val="20"/>
          <w:szCs w:val="22"/>
        </w:rPr>
        <w:t xml:space="preserve"> </w:t>
      </w:r>
      <w:r w:rsidR="002054A9" w:rsidRPr="00D4778D">
        <w:rPr>
          <w:rFonts w:hint="eastAsia"/>
          <w:color w:val="00B0F0"/>
          <w:sz w:val="20"/>
          <w:szCs w:val="22"/>
        </w:rPr>
        <w:t xml:space="preserve">information as indeterminate status </w:t>
      </w:r>
    </w:p>
    <w:p w14:paraId="51BDEBFC" w14:textId="77777777" w:rsidR="002054A9" w:rsidRPr="00D4778D" w:rsidRDefault="002054A9" w:rsidP="002054A9">
      <w:pPr>
        <w:ind w:firstLineChars="350" w:firstLine="640"/>
        <w:rPr>
          <w:rFonts w:hint="eastAsia"/>
          <w:color w:val="00B0F0"/>
          <w:sz w:val="20"/>
          <w:szCs w:val="22"/>
        </w:rPr>
      </w:pPr>
      <w:r w:rsidRPr="00D4778D">
        <w:rPr>
          <w:rFonts w:hint="eastAsia"/>
          <w:color w:val="00B0F0"/>
          <w:sz w:val="20"/>
          <w:szCs w:val="22"/>
        </w:rPr>
        <w:t xml:space="preserve">(All signals are transmitted as </w:t>
      </w:r>
      <w:r w:rsidRPr="00D4778D">
        <w:rPr>
          <w:color w:val="00B0F0"/>
          <w:sz w:val="20"/>
          <w:szCs w:val="22"/>
        </w:rPr>
        <w:t>“</w:t>
      </w:r>
      <w:r w:rsidRPr="00D4778D">
        <w:rPr>
          <w:rFonts w:hint="eastAsia"/>
          <w:color w:val="00B0F0"/>
          <w:sz w:val="20"/>
          <w:szCs w:val="22"/>
        </w:rPr>
        <w:t>00h</w:t>
      </w:r>
      <w:r w:rsidRPr="00D4778D">
        <w:rPr>
          <w:color w:val="00B0F0"/>
          <w:sz w:val="20"/>
          <w:szCs w:val="22"/>
        </w:rPr>
        <w:t>”</w:t>
      </w:r>
      <w:r w:rsidRPr="00D4778D">
        <w:rPr>
          <w:rFonts w:hint="eastAsia"/>
          <w:color w:val="00B0F0"/>
          <w:sz w:val="20"/>
          <w:szCs w:val="22"/>
        </w:rPr>
        <w:t xml:space="preserve"> ). </w:t>
      </w:r>
    </w:p>
    <w:p w14:paraId="7E130EE4" w14:textId="77777777" w:rsidR="002054A9" w:rsidRPr="00D46F89" w:rsidRDefault="003636F5" w:rsidP="003636F5">
      <w:pPr>
        <w:ind w:leftChars="350" w:left="675"/>
        <w:rPr>
          <w:rFonts w:hint="eastAsia"/>
          <w:color w:val="00B0F0"/>
          <w:sz w:val="20"/>
          <w:szCs w:val="22"/>
        </w:rPr>
      </w:pPr>
      <w:r w:rsidRPr="00D4778D">
        <w:rPr>
          <w:rFonts w:hint="eastAsia"/>
          <w:color w:val="00B0F0"/>
          <w:sz w:val="20"/>
          <w:szCs w:val="22"/>
        </w:rPr>
        <w:t>Until all signals become determinate state</w:t>
      </w:r>
      <w:r w:rsidR="002054A9" w:rsidRPr="00D4778D">
        <w:rPr>
          <w:rFonts w:hint="eastAsia"/>
          <w:color w:val="00B0F0"/>
          <w:sz w:val="20"/>
          <w:szCs w:val="22"/>
        </w:rPr>
        <w:t xml:space="preserve">, </w:t>
      </w:r>
      <w:r w:rsidR="00CE31EE" w:rsidRPr="00D4778D">
        <w:rPr>
          <w:rFonts w:hint="eastAsia"/>
          <w:color w:val="00B0F0"/>
          <w:sz w:val="20"/>
          <w:szCs w:val="22"/>
        </w:rPr>
        <w:t>AVN</w:t>
      </w:r>
      <w:r w:rsidR="002054A9" w:rsidRPr="00D4778D">
        <w:rPr>
          <w:rFonts w:hint="eastAsia"/>
          <w:color w:val="00B0F0"/>
          <w:sz w:val="20"/>
          <w:szCs w:val="22"/>
        </w:rPr>
        <w:t xml:space="preserve"> does not display entering button for DMS customization, which is described at section </w:t>
      </w:r>
      <w:r w:rsidR="00505877" w:rsidRPr="00D46F89">
        <w:rPr>
          <w:color w:val="00B0F0"/>
        </w:rPr>
        <w:fldChar w:fldCharType="begin"/>
      </w:r>
      <w:r w:rsidR="00505877" w:rsidRPr="00D46F89">
        <w:rPr>
          <w:color w:val="00B0F0"/>
        </w:rPr>
        <w:instrText xml:space="preserve"> </w:instrText>
      </w:r>
      <w:r w:rsidR="00505877" w:rsidRPr="00D46F89">
        <w:rPr>
          <w:rFonts w:hint="eastAsia"/>
          <w:color w:val="00B0F0"/>
        </w:rPr>
        <w:instrText>REF _Ref198302998 \r \h</w:instrText>
      </w:r>
      <w:r w:rsidR="00505877" w:rsidRPr="00D46F89">
        <w:rPr>
          <w:color w:val="00B0F0"/>
        </w:rPr>
        <w:instrText xml:space="preserve"> </w:instrText>
      </w:r>
      <w:r w:rsidR="00505877" w:rsidRPr="00D46F89">
        <w:rPr>
          <w:color w:val="00B0F0"/>
        </w:rPr>
      </w:r>
      <w:r w:rsidR="00505877" w:rsidRPr="00D46F89">
        <w:rPr>
          <w:color w:val="00B0F0"/>
        </w:rPr>
        <w:instrText xml:space="preserve"> \* MERGEFORMAT </w:instrText>
      </w:r>
      <w:r w:rsidR="00505877" w:rsidRPr="00D46F89">
        <w:rPr>
          <w:color w:val="00B0F0"/>
        </w:rPr>
        <w:fldChar w:fldCharType="separate"/>
      </w:r>
      <w:r w:rsidR="00336074" w:rsidRPr="00D46F89">
        <w:rPr>
          <w:color w:val="00B0F0"/>
        </w:rPr>
        <w:t>3</w:t>
      </w:r>
      <w:r w:rsidR="00505877" w:rsidRPr="00D46F89">
        <w:rPr>
          <w:color w:val="00B0F0"/>
        </w:rPr>
        <w:fldChar w:fldCharType="end"/>
      </w:r>
      <w:r w:rsidR="002054A9" w:rsidRPr="00D46F89">
        <w:rPr>
          <w:rFonts w:hint="eastAsia"/>
          <w:color w:val="00B0F0"/>
          <w:sz w:val="20"/>
          <w:szCs w:val="22"/>
        </w:rPr>
        <w:t>.</w:t>
      </w:r>
    </w:p>
    <w:p w14:paraId="3C2F33B2" w14:textId="77777777" w:rsidR="002054A9" w:rsidRPr="00CD09A9" w:rsidRDefault="002054A9" w:rsidP="006672A0">
      <w:pPr>
        <w:ind w:leftChars="200" w:left="581" w:hangingChars="101" w:hanging="195"/>
        <w:rPr>
          <w:rFonts w:hint="eastAsia"/>
        </w:rPr>
      </w:pPr>
    </w:p>
    <w:p w14:paraId="79DEF8AB" w14:textId="77777777" w:rsidR="006672A0" w:rsidRPr="00CD09A9" w:rsidRDefault="006672A0" w:rsidP="006672A0">
      <w:pPr>
        <w:ind w:firstLineChars="300" w:firstLine="578"/>
        <w:rPr>
          <w:rFonts w:hint="eastAsia"/>
        </w:rPr>
      </w:pPr>
      <w:r w:rsidRPr="00CD09A9">
        <w:rPr>
          <w:rFonts w:hint="eastAsia"/>
        </w:rPr>
        <w:t>①入口釦を有効にする。表示ロジックは、</w:t>
      </w:r>
      <w:bookmarkStart w:id="96" w:name="_Hlk198303300"/>
      <w:r w:rsidR="0008662B" w:rsidRPr="00D46F89">
        <w:fldChar w:fldCharType="begin"/>
      </w:r>
      <w:r w:rsidR="0008662B" w:rsidRPr="00D46F89">
        <w:instrText xml:space="preserve"> </w:instrText>
      </w:r>
      <w:r w:rsidR="0008662B" w:rsidRPr="00D46F89">
        <w:rPr>
          <w:rFonts w:hint="eastAsia"/>
        </w:rPr>
        <w:instrText>REF _Ref198302998 \r \h</w:instrText>
      </w:r>
      <w:r w:rsidR="0008662B" w:rsidRPr="00D46F89">
        <w:instrText xml:space="preserve"> </w:instrText>
      </w:r>
      <w:r w:rsidR="0008662B" w:rsidRPr="00D46F89">
        <w:instrText xml:space="preserve"> \* MERGEFORMAT </w:instrText>
      </w:r>
      <w:r w:rsidR="0008662B" w:rsidRPr="00D46F89">
        <w:fldChar w:fldCharType="separate"/>
      </w:r>
      <w:r w:rsidR="00336074" w:rsidRPr="00D46F89">
        <w:t>3</w:t>
      </w:r>
      <w:r w:rsidR="0008662B" w:rsidRPr="00D46F89">
        <w:fldChar w:fldCharType="end"/>
      </w:r>
      <w:bookmarkEnd w:id="96"/>
      <w:r w:rsidRPr="00D46F89">
        <w:rPr>
          <w:rFonts w:hint="eastAsia"/>
        </w:rPr>
        <w:t>章</w:t>
      </w:r>
      <w:r w:rsidRPr="00CD09A9">
        <w:rPr>
          <w:rFonts w:hint="eastAsia"/>
        </w:rPr>
        <w:t>に記載する。</w:t>
      </w:r>
    </w:p>
    <w:p w14:paraId="79F6C37C" w14:textId="77777777" w:rsidR="006672A0" w:rsidRPr="00D46F89" w:rsidRDefault="006672A0" w:rsidP="006672A0">
      <w:pPr>
        <w:ind w:firstLineChars="400" w:firstLine="731"/>
        <w:rPr>
          <w:rFonts w:hint="eastAsia"/>
          <w:color w:val="00B0F0"/>
          <w:sz w:val="20"/>
          <w:szCs w:val="22"/>
        </w:rPr>
      </w:pPr>
      <w:r w:rsidRPr="00D4778D">
        <w:rPr>
          <w:rFonts w:hint="eastAsia"/>
          <w:color w:val="00B0F0"/>
          <w:sz w:val="20"/>
          <w:szCs w:val="22"/>
        </w:rPr>
        <w:t xml:space="preserve">Set entering button for DMS customization </w:t>
      </w:r>
      <w:r w:rsidRPr="00D4778D">
        <w:rPr>
          <w:color w:val="00B0F0"/>
          <w:sz w:val="20"/>
          <w:szCs w:val="22"/>
        </w:rPr>
        <w:t>available</w:t>
      </w:r>
      <w:r w:rsidRPr="00D4778D">
        <w:rPr>
          <w:rFonts w:hint="eastAsia"/>
          <w:color w:val="00B0F0"/>
          <w:sz w:val="20"/>
          <w:szCs w:val="22"/>
        </w:rPr>
        <w:t>. Logic for display is described at sect</w:t>
      </w:r>
      <w:r w:rsidRPr="00D46F89">
        <w:rPr>
          <w:rFonts w:hint="eastAsia"/>
          <w:color w:val="00B0F0"/>
          <w:sz w:val="20"/>
          <w:szCs w:val="22"/>
        </w:rPr>
        <w:t>ion</w:t>
      </w:r>
      <w:r w:rsidR="0008662B" w:rsidRPr="00D46F89">
        <w:rPr>
          <w:color w:val="00B0F0"/>
        </w:rPr>
        <w:fldChar w:fldCharType="begin"/>
      </w:r>
      <w:r w:rsidR="0008662B" w:rsidRPr="00D46F89">
        <w:rPr>
          <w:color w:val="00B0F0"/>
        </w:rPr>
        <w:instrText xml:space="preserve"> </w:instrText>
      </w:r>
      <w:r w:rsidR="0008662B" w:rsidRPr="00D46F89">
        <w:rPr>
          <w:rFonts w:hint="eastAsia"/>
          <w:color w:val="00B0F0"/>
        </w:rPr>
        <w:instrText>REF _Ref198302998 \r \h</w:instrText>
      </w:r>
      <w:r w:rsidR="0008662B" w:rsidRPr="00D46F89">
        <w:rPr>
          <w:color w:val="00B0F0"/>
        </w:rPr>
        <w:instrText xml:space="preserve"> </w:instrText>
      </w:r>
      <w:r w:rsidR="0008662B" w:rsidRPr="00D46F89">
        <w:rPr>
          <w:color w:val="00B0F0"/>
        </w:rPr>
      </w:r>
      <w:r w:rsidR="0008662B" w:rsidRPr="00D46F89">
        <w:rPr>
          <w:color w:val="00B0F0"/>
        </w:rPr>
        <w:instrText xml:space="preserve"> \* MERGEFORMAT </w:instrText>
      </w:r>
      <w:r w:rsidR="0008662B" w:rsidRPr="00D46F89">
        <w:rPr>
          <w:color w:val="00B0F0"/>
        </w:rPr>
        <w:fldChar w:fldCharType="separate"/>
      </w:r>
      <w:r w:rsidR="00336074" w:rsidRPr="00D46F89">
        <w:rPr>
          <w:color w:val="00B0F0"/>
        </w:rPr>
        <w:t>3</w:t>
      </w:r>
      <w:r w:rsidR="0008662B" w:rsidRPr="00D46F89">
        <w:rPr>
          <w:color w:val="00B0F0"/>
        </w:rPr>
        <w:fldChar w:fldCharType="end"/>
      </w:r>
      <w:r w:rsidRPr="00D46F89">
        <w:rPr>
          <w:rFonts w:hint="eastAsia"/>
          <w:color w:val="00B0F0"/>
          <w:sz w:val="20"/>
          <w:szCs w:val="22"/>
        </w:rPr>
        <w:t>.</w:t>
      </w:r>
    </w:p>
    <w:p w14:paraId="0AB6668F" w14:textId="77777777" w:rsidR="00B32DDB" w:rsidRPr="00CD09A9" w:rsidRDefault="00152A45" w:rsidP="00152A45">
      <w:pPr>
        <w:ind w:firstLine="578"/>
      </w:pPr>
      <w:r>
        <w:rPr>
          <w:rFonts w:hint="eastAsia"/>
        </w:rPr>
        <w:t>②</w:t>
      </w:r>
      <w:r w:rsidR="006672A0" w:rsidRPr="00CD09A9">
        <w:rPr>
          <w:rFonts w:hint="eastAsia"/>
        </w:rPr>
        <w:t>カスタマイズ有無情報を確認し、有り［</w:t>
      </w:r>
      <w:r w:rsidR="006672A0" w:rsidRPr="00CD09A9">
        <w:rPr>
          <w:rFonts w:hint="eastAsia"/>
        </w:rPr>
        <w:t>1b</w:t>
      </w:r>
      <w:r w:rsidR="006672A0" w:rsidRPr="00CD09A9">
        <w:rPr>
          <w:rFonts w:hint="eastAsia"/>
        </w:rPr>
        <w:t>］に該当する機能の項目を表示可能にセットする。</w:t>
      </w:r>
    </w:p>
    <w:p w14:paraId="12892ED4" w14:textId="77777777" w:rsidR="00B32DDB" w:rsidRPr="00CD09A9" w:rsidRDefault="00B32DDB" w:rsidP="00152A45">
      <w:pPr>
        <w:ind w:firstLineChars="400" w:firstLine="771"/>
        <w:rPr>
          <w:sz w:val="20"/>
          <w:szCs w:val="21"/>
        </w:rPr>
      </w:pPr>
      <w:r w:rsidRPr="00CD09A9">
        <w:rPr>
          <w:rFonts w:hint="eastAsia"/>
        </w:rPr>
        <w:t>ただし、シャシー系機能については、</w:t>
      </w:r>
      <w:r w:rsidRPr="00CD09A9">
        <w:t>C_DCMOD1</w:t>
      </w:r>
      <w:r w:rsidRPr="00CD09A9">
        <w:rPr>
          <w:rFonts w:hint="eastAsia"/>
        </w:rPr>
        <w:t>が有り</w:t>
      </w:r>
      <w:r w:rsidRPr="00CD09A9">
        <w:rPr>
          <w:rFonts w:hint="eastAsia"/>
        </w:rPr>
        <w:t>[1b]</w:t>
      </w:r>
      <w:r w:rsidRPr="00CD09A9">
        <w:rPr>
          <w:rFonts w:hint="eastAsia"/>
        </w:rPr>
        <w:t>の場合、</w:t>
      </w:r>
      <w:r w:rsidRPr="00CD09A9">
        <w:rPr>
          <w:rFonts w:hint="eastAsia"/>
          <w:sz w:val="20"/>
          <w:szCs w:val="21"/>
        </w:rPr>
        <w:t>C</w:t>
      </w:r>
      <w:r w:rsidRPr="00CD09A9">
        <w:rPr>
          <w:sz w:val="20"/>
          <w:szCs w:val="21"/>
        </w:rPr>
        <w:t>_</w:t>
      </w:r>
      <w:r w:rsidRPr="00CD09A9">
        <w:rPr>
          <w:rFonts w:hint="eastAsia"/>
          <w:sz w:val="20"/>
          <w:szCs w:val="21"/>
        </w:rPr>
        <w:t>DCMOD2</w:t>
      </w:r>
      <w:r w:rsidRPr="00CD09A9">
        <w:rPr>
          <w:rFonts w:hint="eastAsia"/>
          <w:sz w:val="20"/>
          <w:szCs w:val="21"/>
        </w:rPr>
        <w:t>を参照し、</w:t>
      </w:r>
    </w:p>
    <w:p w14:paraId="33D63B4E" w14:textId="77777777" w:rsidR="00B32DDB" w:rsidRPr="00CD09A9" w:rsidRDefault="00B32DDB" w:rsidP="00245056">
      <w:pPr>
        <w:ind w:left="746"/>
      </w:pPr>
      <w:r w:rsidRPr="00CD09A9">
        <w:rPr>
          <w:rFonts w:hint="eastAsia"/>
        </w:rPr>
        <w:t>【</w:t>
      </w:r>
      <w:r w:rsidRPr="00CD09A9">
        <w:rPr>
          <w:rFonts w:hint="eastAsia"/>
        </w:rPr>
        <w:t>C_DCMOD2</w:t>
      </w:r>
      <w:r w:rsidR="00D2043B" w:rsidRPr="00CD09A9">
        <w:rPr>
          <w:rFonts w:hint="eastAsia"/>
        </w:rPr>
        <w:t>：</w:t>
      </w:r>
      <w:r w:rsidR="00BB1462" w:rsidRPr="00CD09A9">
        <w:rPr>
          <w:rFonts w:hint="eastAsia"/>
        </w:rPr>
        <w:t>011</w:t>
      </w:r>
      <w:r w:rsidRPr="00CD09A9">
        <w:rPr>
          <w:rFonts w:hint="eastAsia"/>
        </w:rPr>
        <w:t>b</w:t>
      </w:r>
      <w:r w:rsidRPr="00CD09A9">
        <w:rPr>
          <w:rFonts w:hint="eastAsia"/>
        </w:rPr>
        <w:t>の場合】</w:t>
      </w:r>
    </w:p>
    <w:p w14:paraId="3CADF355" w14:textId="77777777" w:rsidR="00B32DDB" w:rsidRPr="00432CBC" w:rsidRDefault="00B32DDB" w:rsidP="00245056">
      <w:pPr>
        <w:ind w:left="746" w:firstLineChars="100" w:firstLine="193"/>
        <w:rPr>
          <w:szCs w:val="21"/>
        </w:rPr>
      </w:pPr>
      <w:r w:rsidRPr="00CD09A9">
        <w:rPr>
          <w:rFonts w:hint="eastAsia"/>
          <w:szCs w:val="21"/>
        </w:rPr>
        <w:t>カスタマイズ有無情報</w:t>
      </w:r>
      <w:r w:rsidR="00465710" w:rsidRPr="00CD09A9">
        <w:rPr>
          <w:sz w:val="20"/>
          <w:szCs w:val="27"/>
        </w:rPr>
        <w:t>(C_DCMDE1/ C_DCMDS1/ C_DCMDB1</w:t>
      </w:r>
      <w:r w:rsidR="00465710" w:rsidRPr="00CD09A9">
        <w:rPr>
          <w:szCs w:val="21"/>
        </w:rPr>
        <w:t>)</w:t>
      </w:r>
      <w:r w:rsidRPr="00CD09A9">
        <w:rPr>
          <w:rFonts w:hint="eastAsia"/>
          <w:szCs w:val="21"/>
        </w:rPr>
        <w:t>を確認し、有り</w:t>
      </w:r>
      <w:r w:rsidRPr="00CD09A9">
        <w:rPr>
          <w:rFonts w:hint="eastAsia"/>
          <w:szCs w:val="21"/>
        </w:rPr>
        <w:t>[1b]</w:t>
      </w:r>
      <w:r w:rsidRPr="00CD09A9">
        <w:rPr>
          <w:rFonts w:hint="eastAsia"/>
          <w:szCs w:val="21"/>
        </w:rPr>
        <w:t>に該当する機能の項目を表示可能にセ</w:t>
      </w:r>
      <w:r w:rsidRPr="00432CBC">
        <w:rPr>
          <w:rFonts w:hint="eastAsia"/>
          <w:szCs w:val="21"/>
        </w:rPr>
        <w:t>ットする</w:t>
      </w:r>
    </w:p>
    <w:p w14:paraId="785CCF1B" w14:textId="77777777" w:rsidR="00465710" w:rsidRPr="00432CBC" w:rsidRDefault="00465710" w:rsidP="00245056">
      <w:pPr>
        <w:ind w:left="746" w:firstLineChars="100" w:firstLine="193"/>
        <w:rPr>
          <w:rFonts w:ascii="MS Mincho" w:hAnsi="MS Mincho" w:hint="eastAsia"/>
          <w:szCs w:val="21"/>
        </w:rPr>
      </w:pPr>
      <w:r w:rsidRPr="00432CBC">
        <w:rPr>
          <w:rFonts w:ascii="MS Mincho" w:hAnsi="MS Mincho" w:hint="eastAsia"/>
          <w:szCs w:val="21"/>
        </w:rPr>
        <w:lastRenderedPageBreak/>
        <w:t>表示するモード種類は</w:t>
      </w:r>
      <w:r w:rsidRPr="00432CBC">
        <w:rPr>
          <w:szCs w:val="21"/>
        </w:rPr>
        <w:t>C_DCMDE2 C_DCMDS2/ C_DCMDB2</w:t>
      </w:r>
      <w:r w:rsidRPr="00432CBC">
        <w:rPr>
          <w:rFonts w:ascii="MS Mincho" w:hAnsi="MS Mincho" w:hint="eastAsia"/>
          <w:szCs w:val="21"/>
        </w:rPr>
        <w:t>を参照し、カスタマイズ状態記憶値は</w:t>
      </w:r>
      <w:r w:rsidRPr="00432CBC">
        <w:rPr>
          <w:szCs w:val="21"/>
        </w:rPr>
        <w:t>C_DCMDE3/ C_DCMDS3/ C_DCMDB3</w:t>
      </w:r>
      <w:r w:rsidRPr="00432CBC">
        <w:rPr>
          <w:rFonts w:ascii="MS Mincho" w:hAnsi="MS Mincho" w:hint="eastAsia"/>
          <w:szCs w:val="21"/>
        </w:rPr>
        <w:t>を参照する。</w:t>
      </w:r>
    </w:p>
    <w:p w14:paraId="1B8226BD" w14:textId="77777777" w:rsidR="00B32DDB" w:rsidRPr="00432CBC" w:rsidRDefault="00B32DDB" w:rsidP="00245056">
      <w:pPr>
        <w:ind w:left="746"/>
        <w:rPr>
          <w:rFonts w:hint="eastAsia"/>
        </w:rPr>
      </w:pPr>
      <w:r w:rsidRPr="00432CBC">
        <w:rPr>
          <w:rFonts w:hint="eastAsia"/>
        </w:rPr>
        <w:t>【</w:t>
      </w:r>
      <w:r w:rsidRPr="00432CBC">
        <w:rPr>
          <w:rFonts w:hint="eastAsia"/>
        </w:rPr>
        <w:t>C_DCMOD2</w:t>
      </w:r>
      <w:r w:rsidR="00D2043B" w:rsidRPr="00432CBC">
        <w:rPr>
          <w:rFonts w:hint="eastAsia"/>
        </w:rPr>
        <w:t>：</w:t>
      </w:r>
      <w:r w:rsidRPr="00432CBC">
        <w:rPr>
          <w:rFonts w:hint="eastAsia"/>
        </w:rPr>
        <w:t>0</w:t>
      </w:r>
      <w:r w:rsidR="00BB1462" w:rsidRPr="00432CBC">
        <w:t>11</w:t>
      </w:r>
      <w:r w:rsidRPr="00432CBC">
        <w:rPr>
          <w:rFonts w:hint="eastAsia"/>
        </w:rPr>
        <w:t>b</w:t>
      </w:r>
      <w:r w:rsidRPr="00432CBC">
        <w:rPr>
          <w:rFonts w:hint="eastAsia"/>
        </w:rPr>
        <w:t>以外の</w:t>
      </w:r>
      <w:r w:rsidR="00AE5329" w:rsidRPr="00432CBC">
        <w:rPr>
          <w:rFonts w:hint="eastAsia"/>
        </w:rPr>
        <w:t>有効値の</w:t>
      </w:r>
      <w:r w:rsidRPr="00432CBC">
        <w:rPr>
          <w:rFonts w:hint="eastAsia"/>
        </w:rPr>
        <w:t>場合】</w:t>
      </w:r>
    </w:p>
    <w:p w14:paraId="6B14D1BC" w14:textId="77777777" w:rsidR="00B32DDB" w:rsidRPr="00432CBC" w:rsidRDefault="00D2043B" w:rsidP="00245056">
      <w:pPr>
        <w:ind w:left="746" w:firstLineChars="100" w:firstLine="193"/>
        <w:rPr>
          <w:szCs w:val="21"/>
        </w:rPr>
      </w:pPr>
      <w:r w:rsidRPr="00432CBC">
        <w:rPr>
          <w:rFonts w:hint="eastAsia"/>
          <w:szCs w:val="21"/>
        </w:rPr>
        <w:t>サスペンションおよびステアリングの項目を表示可能にセットする</w:t>
      </w:r>
    </w:p>
    <w:p w14:paraId="18BF1887" w14:textId="77777777" w:rsidR="00E32BBF" w:rsidRPr="00432CBC" w:rsidRDefault="00E32BBF" w:rsidP="00245056">
      <w:pPr>
        <w:ind w:left="746" w:firstLineChars="100" w:firstLine="193"/>
        <w:rPr>
          <w:rFonts w:hint="eastAsia"/>
        </w:rPr>
      </w:pPr>
      <w:r w:rsidRPr="00432CBC">
        <w:rPr>
          <w:rFonts w:hint="eastAsia"/>
          <w:szCs w:val="21"/>
        </w:rPr>
        <w:t>表示するモード種類は</w:t>
      </w:r>
      <w:r w:rsidRPr="00432CBC">
        <w:rPr>
          <w:rFonts w:hint="eastAsia"/>
          <w:sz w:val="20"/>
          <w:szCs w:val="21"/>
        </w:rPr>
        <w:t>C</w:t>
      </w:r>
      <w:r w:rsidRPr="00432CBC">
        <w:rPr>
          <w:sz w:val="20"/>
          <w:szCs w:val="21"/>
        </w:rPr>
        <w:t>_</w:t>
      </w:r>
      <w:r w:rsidRPr="00432CBC">
        <w:rPr>
          <w:rFonts w:hint="eastAsia"/>
          <w:sz w:val="20"/>
          <w:szCs w:val="21"/>
        </w:rPr>
        <w:t>DCM</w:t>
      </w:r>
      <w:r w:rsidRPr="00432CBC">
        <w:rPr>
          <w:sz w:val="20"/>
          <w:szCs w:val="21"/>
        </w:rPr>
        <w:t>O</w:t>
      </w:r>
      <w:r w:rsidRPr="00432CBC">
        <w:rPr>
          <w:rFonts w:hint="eastAsia"/>
          <w:sz w:val="20"/>
          <w:szCs w:val="21"/>
        </w:rPr>
        <w:t>D2</w:t>
      </w:r>
      <w:r w:rsidRPr="00432CBC">
        <w:rPr>
          <w:rFonts w:hint="eastAsia"/>
          <w:sz w:val="20"/>
          <w:szCs w:val="21"/>
        </w:rPr>
        <w:t>を参照し、カスタマイズ状態記憶値は</w:t>
      </w:r>
      <w:r w:rsidRPr="00432CBC">
        <w:rPr>
          <w:rFonts w:hint="eastAsia"/>
          <w:sz w:val="20"/>
          <w:szCs w:val="21"/>
        </w:rPr>
        <w:t>C</w:t>
      </w:r>
      <w:r w:rsidRPr="00432CBC">
        <w:rPr>
          <w:sz w:val="20"/>
          <w:szCs w:val="21"/>
        </w:rPr>
        <w:t>_</w:t>
      </w:r>
      <w:r w:rsidRPr="00432CBC">
        <w:rPr>
          <w:rFonts w:hint="eastAsia"/>
          <w:sz w:val="20"/>
          <w:szCs w:val="21"/>
        </w:rPr>
        <w:t>DCM</w:t>
      </w:r>
      <w:r w:rsidRPr="00432CBC">
        <w:rPr>
          <w:sz w:val="20"/>
          <w:szCs w:val="21"/>
        </w:rPr>
        <w:t>O</w:t>
      </w:r>
      <w:r w:rsidRPr="00432CBC">
        <w:rPr>
          <w:rFonts w:hint="eastAsia"/>
          <w:sz w:val="20"/>
          <w:szCs w:val="21"/>
        </w:rPr>
        <w:t>D3</w:t>
      </w:r>
      <w:r w:rsidRPr="00432CBC">
        <w:rPr>
          <w:rFonts w:hint="eastAsia"/>
          <w:sz w:val="20"/>
          <w:szCs w:val="21"/>
        </w:rPr>
        <w:t>を参照する。</w:t>
      </w:r>
    </w:p>
    <w:p w14:paraId="761CB700" w14:textId="77777777" w:rsidR="00B32DDB" w:rsidRPr="00432CBC" w:rsidRDefault="00B32DDB" w:rsidP="00245056">
      <w:pPr>
        <w:ind w:left="746"/>
        <w:rPr>
          <w:rFonts w:hint="eastAsia"/>
          <w:sz w:val="20"/>
          <w:szCs w:val="21"/>
        </w:rPr>
      </w:pPr>
      <w:r w:rsidRPr="00432CBC">
        <w:rPr>
          <w:rFonts w:hint="eastAsia"/>
        </w:rPr>
        <w:t>表示ロジックは</w:t>
      </w:r>
      <w:r w:rsidRPr="00D46F89">
        <w:rPr>
          <w:rFonts w:hint="eastAsia"/>
        </w:rPr>
        <w:t>、</w:t>
      </w:r>
      <w:r w:rsidR="0008662B" w:rsidRPr="00D46F89">
        <w:fldChar w:fldCharType="begin"/>
      </w:r>
      <w:r w:rsidR="0008662B" w:rsidRPr="00D46F89">
        <w:instrText xml:space="preserve"> </w:instrText>
      </w:r>
      <w:r w:rsidR="0008662B" w:rsidRPr="00D46F89">
        <w:rPr>
          <w:rFonts w:hint="eastAsia"/>
        </w:rPr>
        <w:instrText>REF _Ref198302998 \r \h</w:instrText>
      </w:r>
      <w:r w:rsidR="0008662B" w:rsidRPr="00D46F89">
        <w:instrText xml:space="preserve"> </w:instrText>
      </w:r>
      <w:r w:rsidR="0008662B" w:rsidRPr="00D46F89">
        <w:instrText xml:space="preserve"> \* MERGEFORMAT </w:instrText>
      </w:r>
      <w:r w:rsidR="0008662B" w:rsidRPr="00D46F89">
        <w:fldChar w:fldCharType="separate"/>
      </w:r>
      <w:r w:rsidR="00336074" w:rsidRPr="00D46F89">
        <w:t>3</w:t>
      </w:r>
      <w:r w:rsidR="0008662B" w:rsidRPr="00D46F89">
        <w:fldChar w:fldCharType="end"/>
      </w:r>
      <w:r w:rsidRPr="00432CBC">
        <w:rPr>
          <w:rFonts w:hint="eastAsia"/>
        </w:rPr>
        <w:t>章に記載する。</w:t>
      </w:r>
    </w:p>
    <w:p w14:paraId="46A57189" w14:textId="77777777" w:rsidR="006672A0" w:rsidRPr="00D4778D" w:rsidRDefault="006672A0" w:rsidP="006672A0">
      <w:pPr>
        <w:ind w:leftChars="50" w:left="96" w:firstLineChars="250" w:firstLine="482"/>
        <w:rPr>
          <w:rFonts w:hint="eastAsia"/>
          <w:color w:val="00B0F0"/>
          <w:sz w:val="20"/>
          <w:szCs w:val="22"/>
        </w:rPr>
      </w:pPr>
      <w:r w:rsidRPr="00432CBC">
        <w:rPr>
          <w:rFonts w:hint="eastAsia"/>
        </w:rPr>
        <w:t xml:space="preserve">　</w:t>
      </w:r>
      <w:r w:rsidRPr="00D4778D">
        <w:rPr>
          <w:rFonts w:hint="eastAsia"/>
          <w:color w:val="00B0F0"/>
          <w:sz w:val="20"/>
          <w:szCs w:val="22"/>
        </w:rPr>
        <w:t>Confirms availability information for customization of each function. When detects one system</w:t>
      </w:r>
    </w:p>
    <w:p w14:paraId="54017C65" w14:textId="77777777" w:rsidR="006672A0" w:rsidRPr="00D4778D" w:rsidRDefault="006672A0" w:rsidP="006672A0">
      <w:pPr>
        <w:ind w:leftChars="50" w:left="96" w:firstLineChars="350" w:firstLine="640"/>
        <w:rPr>
          <w:color w:val="00B0F0"/>
          <w:sz w:val="20"/>
          <w:szCs w:val="22"/>
        </w:rPr>
      </w:pPr>
      <w:r w:rsidRPr="00D4778D">
        <w:rPr>
          <w:rFonts w:hint="eastAsia"/>
          <w:color w:val="00B0F0"/>
          <w:sz w:val="20"/>
          <w:szCs w:val="22"/>
        </w:rPr>
        <w:t xml:space="preserve">status as </w:t>
      </w:r>
      <w:r w:rsidRPr="00D4778D">
        <w:rPr>
          <w:color w:val="00B0F0"/>
          <w:sz w:val="20"/>
          <w:szCs w:val="22"/>
        </w:rPr>
        <w:t>“</w:t>
      </w:r>
      <w:r w:rsidRPr="00D4778D">
        <w:rPr>
          <w:rFonts w:hint="eastAsia"/>
          <w:color w:val="00B0F0"/>
          <w:sz w:val="20"/>
          <w:szCs w:val="22"/>
        </w:rPr>
        <w:t>Available 1b</w:t>
      </w:r>
      <w:r w:rsidRPr="00D4778D">
        <w:rPr>
          <w:color w:val="00B0F0"/>
          <w:sz w:val="20"/>
          <w:szCs w:val="22"/>
        </w:rPr>
        <w:t>”</w:t>
      </w:r>
      <w:r w:rsidRPr="00D4778D">
        <w:rPr>
          <w:rFonts w:hint="eastAsia"/>
          <w:color w:val="00B0F0"/>
          <w:sz w:val="20"/>
          <w:szCs w:val="22"/>
        </w:rPr>
        <w:t xml:space="preserve">, </w:t>
      </w:r>
      <w:r w:rsidRPr="00D4778D">
        <w:rPr>
          <w:color w:val="00B0F0"/>
          <w:sz w:val="20"/>
          <w:szCs w:val="22"/>
        </w:rPr>
        <w:t xml:space="preserve">sets </w:t>
      </w:r>
      <w:r w:rsidRPr="00D4778D">
        <w:rPr>
          <w:rFonts w:hint="eastAsia"/>
          <w:color w:val="00B0F0"/>
          <w:sz w:val="20"/>
          <w:szCs w:val="22"/>
        </w:rPr>
        <w:t xml:space="preserve">the system capable of displaying. </w:t>
      </w:r>
    </w:p>
    <w:p w14:paraId="580E108C" w14:textId="77777777" w:rsidR="007837BD" w:rsidRPr="00D4778D" w:rsidRDefault="007837BD" w:rsidP="007837BD">
      <w:pPr>
        <w:ind w:leftChars="50" w:left="96" w:firstLineChars="350" w:firstLine="640"/>
        <w:rPr>
          <w:color w:val="00B0F0"/>
          <w:sz w:val="20"/>
          <w:szCs w:val="22"/>
        </w:rPr>
      </w:pPr>
      <w:r w:rsidRPr="00D4778D">
        <w:rPr>
          <w:color w:val="00B0F0"/>
          <w:sz w:val="20"/>
          <w:szCs w:val="22"/>
        </w:rPr>
        <w:t>About chassis functions, when “C_DCMOD1” is received as “Available 1b”, confirm “C_DCMOD2”,</w:t>
      </w:r>
    </w:p>
    <w:p w14:paraId="2E9DAD3E" w14:textId="77777777" w:rsidR="007837BD" w:rsidRPr="00D4778D" w:rsidRDefault="007837BD" w:rsidP="007837BD">
      <w:pPr>
        <w:ind w:leftChars="50" w:left="96" w:firstLineChars="350" w:firstLine="640"/>
        <w:rPr>
          <w:color w:val="00B0F0"/>
          <w:sz w:val="20"/>
          <w:szCs w:val="22"/>
        </w:rPr>
      </w:pPr>
      <w:r w:rsidRPr="00D4778D">
        <w:rPr>
          <w:rFonts w:hint="eastAsia"/>
          <w:color w:val="00B0F0"/>
          <w:sz w:val="20"/>
          <w:szCs w:val="22"/>
        </w:rPr>
        <w:t>[</w:t>
      </w:r>
      <w:r w:rsidRPr="00D4778D">
        <w:rPr>
          <w:color w:val="00B0F0"/>
          <w:sz w:val="20"/>
          <w:szCs w:val="22"/>
        </w:rPr>
        <w:t>In case C_DCMOD2 : 011b</w:t>
      </w:r>
      <w:r w:rsidRPr="00D4778D">
        <w:rPr>
          <w:rFonts w:hint="eastAsia"/>
          <w:color w:val="00B0F0"/>
          <w:sz w:val="20"/>
          <w:szCs w:val="22"/>
        </w:rPr>
        <w:t>]</w:t>
      </w:r>
    </w:p>
    <w:p w14:paraId="720BE9F4" w14:textId="77777777" w:rsidR="007837BD" w:rsidRPr="00D4778D" w:rsidRDefault="007837BD" w:rsidP="007837BD">
      <w:pPr>
        <w:ind w:leftChars="367" w:left="840" w:hangingChars="73" w:hanging="133"/>
        <w:rPr>
          <w:color w:val="00B0F0"/>
          <w:sz w:val="20"/>
          <w:szCs w:val="22"/>
        </w:rPr>
      </w:pPr>
      <w:r w:rsidRPr="00D4778D">
        <w:rPr>
          <w:rFonts w:hint="eastAsia"/>
          <w:color w:val="00B0F0"/>
          <w:sz w:val="20"/>
          <w:szCs w:val="22"/>
        </w:rPr>
        <w:t xml:space="preserve"> </w:t>
      </w:r>
      <w:r w:rsidRPr="00D4778D">
        <w:rPr>
          <w:color w:val="00B0F0"/>
          <w:sz w:val="20"/>
          <w:szCs w:val="22"/>
        </w:rPr>
        <w:t xml:space="preserve">When availability information </w:t>
      </w:r>
      <w:r w:rsidR="00006380" w:rsidRPr="00D4778D">
        <w:rPr>
          <w:color w:val="00B0F0"/>
          <w:sz w:val="20"/>
          <w:szCs w:val="22"/>
        </w:rPr>
        <w:t>“</w:t>
      </w:r>
      <w:r w:rsidR="00E32BBF" w:rsidRPr="00D4778D">
        <w:rPr>
          <w:rFonts w:hint="eastAsia"/>
          <w:color w:val="00B0F0"/>
          <w:sz w:val="18"/>
          <w:szCs w:val="20"/>
        </w:rPr>
        <w:t>C</w:t>
      </w:r>
      <w:r w:rsidR="00E32BBF" w:rsidRPr="00D4778D">
        <w:rPr>
          <w:color w:val="00B0F0"/>
          <w:sz w:val="18"/>
          <w:szCs w:val="20"/>
        </w:rPr>
        <w:t>_DCMDE1/</w:t>
      </w:r>
      <w:r w:rsidR="00E32BBF" w:rsidRPr="00D4778D">
        <w:rPr>
          <w:rFonts w:hint="eastAsia"/>
          <w:color w:val="00B0F0"/>
          <w:sz w:val="18"/>
          <w:szCs w:val="20"/>
        </w:rPr>
        <w:t xml:space="preserve"> C</w:t>
      </w:r>
      <w:r w:rsidR="00E32BBF" w:rsidRPr="00D4778D">
        <w:rPr>
          <w:color w:val="00B0F0"/>
          <w:sz w:val="18"/>
          <w:szCs w:val="20"/>
        </w:rPr>
        <w:t>_DCMDS1/</w:t>
      </w:r>
      <w:r w:rsidR="00E32BBF" w:rsidRPr="00D4778D">
        <w:rPr>
          <w:rFonts w:hint="eastAsia"/>
          <w:color w:val="00B0F0"/>
          <w:sz w:val="18"/>
          <w:szCs w:val="20"/>
        </w:rPr>
        <w:t xml:space="preserve"> C</w:t>
      </w:r>
      <w:r w:rsidR="00E32BBF" w:rsidRPr="00D4778D">
        <w:rPr>
          <w:color w:val="00B0F0"/>
          <w:sz w:val="18"/>
          <w:szCs w:val="20"/>
        </w:rPr>
        <w:t>_DCMDB1</w:t>
      </w:r>
      <w:r w:rsidR="00006380" w:rsidRPr="00D4778D">
        <w:rPr>
          <w:color w:val="00B0F0"/>
          <w:sz w:val="18"/>
          <w:szCs w:val="20"/>
        </w:rPr>
        <w:t>”</w:t>
      </w:r>
      <w:r w:rsidRPr="00D4778D">
        <w:rPr>
          <w:color w:val="00B0F0"/>
          <w:sz w:val="20"/>
          <w:szCs w:val="22"/>
        </w:rPr>
        <w:t xml:space="preserve"> is received as “Available 1b”, confirms available custom status of each function and sets them capable of displaying.</w:t>
      </w:r>
    </w:p>
    <w:p w14:paraId="4E1B2BF4" w14:textId="77777777" w:rsidR="00E32BBF" w:rsidRPr="00D4778D" w:rsidRDefault="00E32BBF" w:rsidP="007837BD">
      <w:pPr>
        <w:ind w:leftChars="367" w:left="840" w:hangingChars="73" w:hanging="133"/>
        <w:rPr>
          <w:color w:val="00B0F0"/>
          <w:sz w:val="20"/>
          <w:szCs w:val="22"/>
        </w:rPr>
      </w:pPr>
      <w:r w:rsidRPr="00D4778D">
        <w:rPr>
          <w:color w:val="00B0F0"/>
          <w:sz w:val="20"/>
          <w:szCs w:val="22"/>
        </w:rPr>
        <w:t xml:space="preserve">  Refer to C_DCMDE2/ C_DCMDS2/ C_DCMDB2 for the mode variation to be displayed, and refer to C_DCMDE3/ C_DCMDS3/ C_DCMDB3 for the</w:t>
      </w:r>
      <w:r w:rsidRPr="00D4778D">
        <w:rPr>
          <w:color w:val="00B0F0"/>
          <w:sz w:val="20"/>
          <w:szCs w:val="20"/>
        </w:rPr>
        <w:t xml:space="preserve"> </w:t>
      </w:r>
      <w:r w:rsidRPr="00D4778D">
        <w:rPr>
          <w:rFonts w:hint="eastAsia"/>
          <w:color w:val="00B0F0"/>
          <w:sz w:val="20"/>
          <w:szCs w:val="20"/>
        </w:rPr>
        <w:t>stored value of customized status</w:t>
      </w:r>
      <w:r w:rsidRPr="00D4778D">
        <w:rPr>
          <w:color w:val="00B0F0"/>
          <w:sz w:val="20"/>
          <w:szCs w:val="20"/>
        </w:rPr>
        <w:t>.</w:t>
      </w:r>
    </w:p>
    <w:p w14:paraId="0372024A" w14:textId="77777777" w:rsidR="007837BD" w:rsidRPr="00D4778D" w:rsidRDefault="007837BD" w:rsidP="007837BD">
      <w:pPr>
        <w:ind w:leftChars="50" w:left="96" w:firstLineChars="350" w:firstLine="640"/>
        <w:rPr>
          <w:color w:val="00B0F0"/>
          <w:sz w:val="20"/>
          <w:szCs w:val="22"/>
        </w:rPr>
      </w:pPr>
      <w:r w:rsidRPr="00D4778D">
        <w:rPr>
          <w:rFonts w:hint="eastAsia"/>
          <w:color w:val="00B0F0"/>
          <w:sz w:val="20"/>
          <w:szCs w:val="22"/>
        </w:rPr>
        <w:t>[</w:t>
      </w:r>
      <w:r w:rsidRPr="00D4778D">
        <w:rPr>
          <w:color w:val="00B0F0"/>
          <w:sz w:val="20"/>
          <w:szCs w:val="22"/>
        </w:rPr>
        <w:t>In case C_DCMOD2 : Available value and other than 011b</w:t>
      </w:r>
      <w:r w:rsidRPr="00D4778D">
        <w:rPr>
          <w:rFonts w:hint="eastAsia"/>
          <w:color w:val="00B0F0"/>
          <w:sz w:val="20"/>
          <w:szCs w:val="22"/>
        </w:rPr>
        <w:t>]</w:t>
      </w:r>
    </w:p>
    <w:p w14:paraId="47CE91C5" w14:textId="77777777" w:rsidR="007837BD" w:rsidRPr="00D4778D" w:rsidRDefault="007837BD" w:rsidP="007837BD">
      <w:pPr>
        <w:ind w:leftChars="440" w:left="848" w:firstLineChars="1" w:firstLine="2"/>
        <w:rPr>
          <w:color w:val="00B0F0"/>
          <w:sz w:val="20"/>
          <w:szCs w:val="22"/>
        </w:rPr>
      </w:pPr>
      <w:r w:rsidRPr="00D4778D">
        <w:rPr>
          <w:color w:val="00B0F0"/>
          <w:sz w:val="20"/>
          <w:szCs w:val="22"/>
        </w:rPr>
        <w:t>Set suspension and steering capable of displaying.</w:t>
      </w:r>
    </w:p>
    <w:p w14:paraId="5ABB17F1" w14:textId="77777777" w:rsidR="00E32BBF" w:rsidRPr="00D4778D" w:rsidRDefault="00E32BBF" w:rsidP="00D07451">
      <w:pPr>
        <w:ind w:leftChars="440" w:left="848" w:firstLineChars="1" w:firstLine="2"/>
        <w:rPr>
          <w:rFonts w:hint="eastAsia"/>
          <w:color w:val="00B0F0"/>
          <w:sz w:val="20"/>
          <w:szCs w:val="22"/>
        </w:rPr>
      </w:pPr>
      <w:r w:rsidRPr="00D4778D">
        <w:rPr>
          <w:color w:val="00B0F0"/>
          <w:sz w:val="20"/>
          <w:szCs w:val="22"/>
        </w:rPr>
        <w:t>Refer to C_DCMOD2 for the mode variation to be displayed, and refer to C_DCMOD3 for the</w:t>
      </w:r>
      <w:r w:rsidRPr="00D4778D">
        <w:rPr>
          <w:color w:val="00B0F0"/>
          <w:sz w:val="20"/>
          <w:szCs w:val="20"/>
        </w:rPr>
        <w:t xml:space="preserve"> </w:t>
      </w:r>
      <w:r w:rsidRPr="00D4778D">
        <w:rPr>
          <w:rFonts w:hint="eastAsia"/>
          <w:color w:val="00B0F0"/>
          <w:sz w:val="20"/>
          <w:szCs w:val="20"/>
        </w:rPr>
        <w:t>stored value of customized status</w:t>
      </w:r>
      <w:r w:rsidRPr="00D4778D">
        <w:rPr>
          <w:color w:val="00B0F0"/>
          <w:sz w:val="20"/>
          <w:szCs w:val="20"/>
        </w:rPr>
        <w:t>.</w:t>
      </w:r>
    </w:p>
    <w:p w14:paraId="56926F89" w14:textId="77777777" w:rsidR="006672A0" w:rsidRPr="00432CBC" w:rsidRDefault="00152A45" w:rsidP="00152A45">
      <w:pPr>
        <w:ind w:firstLineChars="300" w:firstLine="578"/>
        <w:rPr>
          <w:rFonts w:hint="eastAsia"/>
        </w:rPr>
      </w:pPr>
      <w:r>
        <w:rPr>
          <w:rFonts w:hint="eastAsia"/>
        </w:rPr>
        <w:t>③</w:t>
      </w:r>
      <w:r w:rsidR="006672A0" w:rsidRPr="00432CBC">
        <w:rPr>
          <w:rFonts w:hint="eastAsia"/>
        </w:rPr>
        <w:t>カスタマイズ有無情報が有り［</w:t>
      </w:r>
      <w:r w:rsidR="006672A0" w:rsidRPr="00432CBC">
        <w:rPr>
          <w:rFonts w:hint="eastAsia"/>
        </w:rPr>
        <w:t>1b</w:t>
      </w:r>
      <w:r w:rsidR="006672A0" w:rsidRPr="00432CBC">
        <w:rPr>
          <w:rFonts w:hint="eastAsia"/>
        </w:rPr>
        <w:t>］を受信した時、各機能のサポート情報を確認し、該当する機能釦の</w:t>
      </w:r>
    </w:p>
    <w:p w14:paraId="4ACDC5B1" w14:textId="77777777" w:rsidR="006672A0" w:rsidRPr="00432CBC" w:rsidRDefault="006672A0" w:rsidP="00152A45">
      <w:pPr>
        <w:ind w:left="740"/>
        <w:rPr>
          <w:rFonts w:hint="eastAsia"/>
        </w:rPr>
      </w:pPr>
      <w:r w:rsidRPr="00432CBC">
        <w:rPr>
          <w:rFonts w:hint="eastAsia"/>
        </w:rPr>
        <w:t>項目を表示可能にセットする。表示ロジックは</w:t>
      </w:r>
      <w:r w:rsidRPr="00D46F89">
        <w:rPr>
          <w:rFonts w:hint="eastAsia"/>
        </w:rPr>
        <w:t>、</w:t>
      </w:r>
      <w:r w:rsidR="0008662B" w:rsidRPr="00D46F89">
        <w:fldChar w:fldCharType="begin"/>
      </w:r>
      <w:r w:rsidR="0008662B" w:rsidRPr="00D46F89">
        <w:instrText xml:space="preserve"> </w:instrText>
      </w:r>
      <w:r w:rsidR="0008662B" w:rsidRPr="00D46F89">
        <w:rPr>
          <w:rFonts w:hint="eastAsia"/>
        </w:rPr>
        <w:instrText>REF _Ref198302998 \r \h</w:instrText>
      </w:r>
      <w:r w:rsidR="0008662B" w:rsidRPr="00D46F89">
        <w:instrText xml:space="preserve"> </w:instrText>
      </w:r>
      <w:r w:rsidR="0008662B" w:rsidRPr="00D46F89">
        <w:instrText xml:space="preserve"> \* MERGEFORMAT </w:instrText>
      </w:r>
      <w:r w:rsidR="0008662B" w:rsidRPr="00D46F89">
        <w:fldChar w:fldCharType="separate"/>
      </w:r>
      <w:r w:rsidR="00336074" w:rsidRPr="00D46F89">
        <w:t>3</w:t>
      </w:r>
      <w:r w:rsidR="0008662B" w:rsidRPr="00D46F89">
        <w:fldChar w:fldCharType="end"/>
      </w:r>
      <w:r w:rsidRPr="00D46F89">
        <w:rPr>
          <w:rFonts w:hint="eastAsia"/>
        </w:rPr>
        <w:t>章</w:t>
      </w:r>
      <w:r w:rsidRPr="00432CBC">
        <w:rPr>
          <w:rFonts w:hint="eastAsia"/>
        </w:rPr>
        <w:t>に記載する。</w:t>
      </w:r>
    </w:p>
    <w:p w14:paraId="5325F8DB" w14:textId="77777777" w:rsidR="006672A0" w:rsidRPr="00D4778D" w:rsidRDefault="006672A0" w:rsidP="006672A0">
      <w:pPr>
        <w:ind w:left="567" w:firstLineChars="100" w:firstLine="183"/>
        <w:rPr>
          <w:rFonts w:hint="eastAsia"/>
          <w:color w:val="00B0F0"/>
          <w:sz w:val="20"/>
          <w:szCs w:val="22"/>
        </w:rPr>
      </w:pPr>
      <w:r w:rsidRPr="00D4778D">
        <w:rPr>
          <w:rFonts w:hint="eastAsia"/>
          <w:color w:val="00B0F0"/>
          <w:sz w:val="20"/>
          <w:szCs w:val="22"/>
        </w:rPr>
        <w:t xml:space="preserve">When </w:t>
      </w:r>
      <w:r w:rsidRPr="00D4778D">
        <w:rPr>
          <w:color w:val="00B0F0"/>
          <w:sz w:val="20"/>
          <w:szCs w:val="22"/>
        </w:rPr>
        <w:t>availability</w:t>
      </w:r>
      <w:r w:rsidRPr="00D4778D">
        <w:rPr>
          <w:rFonts w:hint="eastAsia"/>
          <w:color w:val="00B0F0"/>
          <w:sz w:val="20"/>
          <w:szCs w:val="22"/>
        </w:rPr>
        <w:t xml:space="preserve"> information is received as </w:t>
      </w:r>
      <w:r w:rsidRPr="00D4778D">
        <w:rPr>
          <w:color w:val="00B0F0"/>
          <w:sz w:val="20"/>
          <w:szCs w:val="22"/>
        </w:rPr>
        <w:t>“</w:t>
      </w:r>
      <w:r w:rsidRPr="00D4778D">
        <w:rPr>
          <w:rFonts w:hint="eastAsia"/>
          <w:color w:val="00B0F0"/>
          <w:sz w:val="20"/>
          <w:szCs w:val="22"/>
        </w:rPr>
        <w:t xml:space="preserve"> Available 1b</w:t>
      </w:r>
      <w:r w:rsidRPr="00D4778D">
        <w:rPr>
          <w:color w:val="00B0F0"/>
          <w:sz w:val="20"/>
          <w:szCs w:val="22"/>
        </w:rPr>
        <w:t>”</w:t>
      </w:r>
      <w:r w:rsidRPr="00D4778D">
        <w:rPr>
          <w:rFonts w:hint="eastAsia"/>
          <w:color w:val="00B0F0"/>
          <w:sz w:val="20"/>
          <w:szCs w:val="22"/>
        </w:rPr>
        <w:t xml:space="preserve">, confirms available custom status of </w:t>
      </w:r>
    </w:p>
    <w:p w14:paraId="72C8D66D" w14:textId="77777777" w:rsidR="006672A0" w:rsidRPr="00D46F89" w:rsidRDefault="006672A0" w:rsidP="006672A0">
      <w:pPr>
        <w:ind w:firstLineChars="400" w:firstLine="731"/>
        <w:rPr>
          <w:rFonts w:hint="eastAsia"/>
          <w:color w:val="00B0F0"/>
          <w:sz w:val="20"/>
          <w:szCs w:val="22"/>
        </w:rPr>
      </w:pPr>
      <w:r w:rsidRPr="00D4778D">
        <w:rPr>
          <w:rFonts w:hint="eastAsia"/>
          <w:color w:val="00B0F0"/>
          <w:sz w:val="20"/>
          <w:szCs w:val="22"/>
        </w:rPr>
        <w:t>each function and sets them capable of displaying. Logic for display is described at sectio</w:t>
      </w:r>
      <w:r w:rsidRPr="00D46F89">
        <w:rPr>
          <w:rFonts w:hint="eastAsia"/>
          <w:color w:val="00B0F0"/>
          <w:sz w:val="20"/>
          <w:szCs w:val="22"/>
        </w:rPr>
        <w:t>n</w:t>
      </w:r>
      <w:r w:rsidR="0008662B" w:rsidRPr="00D46F89">
        <w:rPr>
          <w:color w:val="00B0F0"/>
        </w:rPr>
        <w:fldChar w:fldCharType="begin"/>
      </w:r>
      <w:r w:rsidR="0008662B" w:rsidRPr="00D46F89">
        <w:rPr>
          <w:color w:val="00B0F0"/>
        </w:rPr>
        <w:instrText xml:space="preserve"> </w:instrText>
      </w:r>
      <w:r w:rsidR="0008662B" w:rsidRPr="00D46F89">
        <w:rPr>
          <w:rFonts w:hint="eastAsia"/>
          <w:color w:val="00B0F0"/>
        </w:rPr>
        <w:instrText>REF _Ref198302998 \r \h</w:instrText>
      </w:r>
      <w:r w:rsidR="0008662B" w:rsidRPr="00D46F89">
        <w:rPr>
          <w:color w:val="00B0F0"/>
        </w:rPr>
        <w:instrText xml:space="preserve"> </w:instrText>
      </w:r>
      <w:r w:rsidR="0008662B" w:rsidRPr="00D46F89">
        <w:rPr>
          <w:color w:val="00B0F0"/>
        </w:rPr>
      </w:r>
      <w:r w:rsidR="0008662B" w:rsidRPr="00D46F89">
        <w:rPr>
          <w:color w:val="00B0F0"/>
        </w:rPr>
        <w:instrText xml:space="preserve"> \* MERGEFORMAT </w:instrText>
      </w:r>
      <w:r w:rsidR="0008662B" w:rsidRPr="00D46F89">
        <w:rPr>
          <w:color w:val="00B0F0"/>
        </w:rPr>
        <w:fldChar w:fldCharType="separate"/>
      </w:r>
      <w:r w:rsidR="00336074" w:rsidRPr="00D46F89">
        <w:rPr>
          <w:color w:val="00B0F0"/>
        </w:rPr>
        <w:t>3</w:t>
      </w:r>
      <w:r w:rsidR="0008662B" w:rsidRPr="00D46F89">
        <w:rPr>
          <w:color w:val="00B0F0"/>
        </w:rPr>
        <w:fldChar w:fldCharType="end"/>
      </w:r>
      <w:r w:rsidRPr="00D46F89">
        <w:rPr>
          <w:rFonts w:hint="eastAsia"/>
          <w:color w:val="00B0F0"/>
          <w:sz w:val="20"/>
          <w:szCs w:val="22"/>
        </w:rPr>
        <w:t>.</w:t>
      </w:r>
    </w:p>
    <w:p w14:paraId="1DD710E1" w14:textId="77777777" w:rsidR="006672A0" w:rsidRPr="00432CBC" w:rsidRDefault="00152A45" w:rsidP="006672A0">
      <w:pPr>
        <w:ind w:left="567"/>
        <w:rPr>
          <w:rFonts w:hint="eastAsia"/>
        </w:rPr>
      </w:pPr>
      <w:r>
        <w:rPr>
          <w:rFonts w:hint="eastAsia"/>
        </w:rPr>
        <w:t>④</w:t>
      </w:r>
      <w:r w:rsidR="006672A0" w:rsidRPr="00432CBC">
        <w:rPr>
          <w:rFonts w:hint="eastAsia"/>
        </w:rPr>
        <w:t>カスタマイズ有無情報が有りを受信した機能のカスタマイズ状態記憶値信号を確認し、該当する機能を</w:t>
      </w:r>
    </w:p>
    <w:p w14:paraId="5EAF5630" w14:textId="77777777" w:rsidR="006672A0" w:rsidRPr="00432CBC" w:rsidRDefault="006672A0" w:rsidP="006672A0">
      <w:pPr>
        <w:ind w:left="567" w:firstLineChars="100" w:firstLine="193"/>
        <w:rPr>
          <w:rFonts w:hint="eastAsia"/>
        </w:rPr>
      </w:pPr>
      <w:r w:rsidRPr="00432CBC">
        <w:rPr>
          <w:rFonts w:hint="eastAsia"/>
        </w:rPr>
        <w:t>表示する。又、カスタマイズ設定画面に入った場合は、カスタマイズ状態記憶値に該当する釦を決定状</w:t>
      </w:r>
    </w:p>
    <w:p w14:paraId="078A5019" w14:textId="77777777" w:rsidR="006672A0" w:rsidRPr="00432CBC" w:rsidRDefault="006672A0" w:rsidP="006672A0">
      <w:pPr>
        <w:ind w:left="567" w:firstLineChars="100" w:firstLine="193"/>
        <w:rPr>
          <w:rFonts w:hint="eastAsia"/>
        </w:rPr>
      </w:pPr>
      <w:r w:rsidRPr="00432CBC">
        <w:rPr>
          <w:rFonts w:hint="eastAsia"/>
        </w:rPr>
        <w:t>態にセットする。画面遷移を行っていない時、サポート情報で定義されていない値を受信した場合、</w:t>
      </w:r>
    </w:p>
    <w:p w14:paraId="602F8EB2" w14:textId="77777777" w:rsidR="006672A0" w:rsidRPr="00432CBC" w:rsidRDefault="006672A0" w:rsidP="006672A0">
      <w:pPr>
        <w:ind w:left="567" w:firstLineChars="100" w:firstLine="193"/>
        <w:rPr>
          <w:rFonts w:hint="eastAsia"/>
        </w:rPr>
      </w:pPr>
      <w:r w:rsidRPr="00432CBC">
        <w:rPr>
          <w:rFonts w:hint="eastAsia"/>
        </w:rPr>
        <w:t>設定項目をトーンダウンさせ、選択禁止とする。</w:t>
      </w:r>
    </w:p>
    <w:p w14:paraId="1B8224AC" w14:textId="77777777" w:rsidR="006672A0" w:rsidRPr="00D4778D" w:rsidRDefault="006672A0" w:rsidP="006672A0">
      <w:pPr>
        <w:ind w:left="567" w:firstLineChars="100" w:firstLine="183"/>
        <w:rPr>
          <w:rFonts w:hint="eastAsia"/>
          <w:color w:val="00B0F0"/>
          <w:sz w:val="20"/>
          <w:szCs w:val="22"/>
        </w:rPr>
      </w:pPr>
      <w:r w:rsidRPr="00D4778D">
        <w:rPr>
          <w:rFonts w:hint="eastAsia"/>
          <w:color w:val="00B0F0"/>
          <w:sz w:val="20"/>
          <w:szCs w:val="22"/>
        </w:rPr>
        <w:t xml:space="preserve">When availability information of one system is received as </w:t>
      </w:r>
      <w:r w:rsidRPr="00D4778D">
        <w:rPr>
          <w:color w:val="00B0F0"/>
          <w:sz w:val="20"/>
          <w:szCs w:val="22"/>
        </w:rPr>
        <w:t>“</w:t>
      </w:r>
      <w:r w:rsidRPr="00D4778D">
        <w:rPr>
          <w:rFonts w:hint="eastAsia"/>
          <w:color w:val="00B0F0"/>
          <w:sz w:val="20"/>
          <w:szCs w:val="22"/>
        </w:rPr>
        <w:t>Available 1b</w:t>
      </w:r>
      <w:r w:rsidRPr="00D4778D">
        <w:rPr>
          <w:color w:val="00B0F0"/>
          <w:sz w:val="20"/>
          <w:szCs w:val="22"/>
        </w:rPr>
        <w:t>”</w:t>
      </w:r>
      <w:r w:rsidRPr="00D4778D">
        <w:rPr>
          <w:rFonts w:hint="eastAsia"/>
          <w:color w:val="00B0F0"/>
          <w:sz w:val="20"/>
          <w:szCs w:val="22"/>
        </w:rPr>
        <w:t>, confirms its stored</w:t>
      </w:r>
    </w:p>
    <w:p w14:paraId="6AC5A470" w14:textId="77777777" w:rsidR="006672A0" w:rsidRPr="00D4778D" w:rsidRDefault="006672A0" w:rsidP="006672A0">
      <w:pPr>
        <w:ind w:left="567" w:firstLineChars="100" w:firstLine="183"/>
        <w:rPr>
          <w:rFonts w:hint="eastAsia"/>
          <w:color w:val="00B0F0"/>
          <w:sz w:val="20"/>
          <w:szCs w:val="22"/>
        </w:rPr>
      </w:pPr>
      <w:r w:rsidRPr="00D4778D">
        <w:rPr>
          <w:rFonts w:hint="eastAsia"/>
          <w:color w:val="00B0F0"/>
          <w:sz w:val="20"/>
          <w:szCs w:val="22"/>
        </w:rPr>
        <w:t xml:space="preserve">value of customized status and displays the system on the screen. On the DMS customize setting </w:t>
      </w:r>
    </w:p>
    <w:p w14:paraId="3B42413E" w14:textId="77777777" w:rsidR="006672A0" w:rsidRPr="00D4778D" w:rsidRDefault="006672A0" w:rsidP="006672A0">
      <w:pPr>
        <w:ind w:left="567" w:firstLineChars="100" w:firstLine="183"/>
        <w:rPr>
          <w:rFonts w:hint="eastAsia"/>
          <w:color w:val="00B0F0"/>
          <w:sz w:val="20"/>
          <w:szCs w:val="22"/>
        </w:rPr>
      </w:pPr>
      <w:r w:rsidRPr="00D4778D">
        <w:rPr>
          <w:rFonts w:hint="eastAsia"/>
          <w:color w:val="00B0F0"/>
          <w:sz w:val="20"/>
          <w:szCs w:val="22"/>
        </w:rPr>
        <w:t xml:space="preserve">screen, </w:t>
      </w:r>
      <w:r w:rsidR="00CE31EE" w:rsidRPr="00D4778D">
        <w:rPr>
          <w:rFonts w:hint="eastAsia"/>
          <w:color w:val="00B0F0"/>
          <w:sz w:val="20"/>
          <w:szCs w:val="22"/>
        </w:rPr>
        <w:t>AVN</w:t>
      </w:r>
      <w:r w:rsidRPr="00D4778D">
        <w:rPr>
          <w:rFonts w:hint="eastAsia"/>
          <w:color w:val="00B0F0"/>
          <w:sz w:val="20"/>
          <w:szCs w:val="22"/>
        </w:rPr>
        <w:t xml:space="preserve"> sets each system status button decided according to the stored value. When no screen </w:t>
      </w:r>
    </w:p>
    <w:p w14:paraId="77CDB85E" w14:textId="77777777" w:rsidR="006672A0" w:rsidRPr="00D4778D" w:rsidRDefault="006672A0" w:rsidP="00DE04AF">
      <w:pPr>
        <w:ind w:left="709"/>
        <w:rPr>
          <w:rFonts w:hint="eastAsia"/>
          <w:color w:val="00B0F0"/>
          <w:sz w:val="20"/>
          <w:szCs w:val="22"/>
        </w:rPr>
      </w:pPr>
      <w:r w:rsidRPr="00D4778D">
        <w:rPr>
          <w:rFonts w:hint="eastAsia"/>
          <w:color w:val="00B0F0"/>
          <w:sz w:val="20"/>
          <w:szCs w:val="22"/>
        </w:rPr>
        <w:t xml:space="preserve">transition occurs or </w:t>
      </w:r>
      <w:r w:rsidR="00CE31EE" w:rsidRPr="00D4778D">
        <w:rPr>
          <w:rFonts w:hint="eastAsia"/>
          <w:color w:val="00B0F0"/>
          <w:sz w:val="20"/>
          <w:szCs w:val="22"/>
        </w:rPr>
        <w:t>AVN</w:t>
      </w:r>
      <w:r w:rsidRPr="00D4778D">
        <w:rPr>
          <w:rFonts w:hint="eastAsia"/>
          <w:color w:val="00B0F0"/>
          <w:sz w:val="20"/>
          <w:szCs w:val="22"/>
        </w:rPr>
        <w:t xml:space="preserve"> receives undefine</w:t>
      </w:r>
      <w:r w:rsidR="004F6CB8" w:rsidRPr="00D4778D">
        <w:rPr>
          <w:color w:val="00B0F0"/>
          <w:sz w:val="20"/>
          <w:szCs w:val="22"/>
        </w:rPr>
        <w:t>d</w:t>
      </w:r>
      <w:r w:rsidRPr="00D4778D">
        <w:rPr>
          <w:rFonts w:hint="eastAsia"/>
          <w:color w:val="00B0F0"/>
          <w:sz w:val="20"/>
          <w:szCs w:val="22"/>
        </w:rPr>
        <w:t xml:space="preserve"> status value,</w:t>
      </w:r>
      <w:r w:rsidRPr="00D4778D" w:rsidDel="00EB628C">
        <w:rPr>
          <w:rFonts w:hint="eastAsia"/>
          <w:color w:val="00B0F0"/>
          <w:sz w:val="20"/>
          <w:szCs w:val="22"/>
        </w:rPr>
        <w:t xml:space="preserve"> </w:t>
      </w:r>
      <w:r w:rsidR="00CE31EE" w:rsidRPr="00D4778D">
        <w:rPr>
          <w:rFonts w:hint="eastAsia"/>
          <w:color w:val="00B0F0"/>
          <w:sz w:val="20"/>
          <w:szCs w:val="22"/>
        </w:rPr>
        <w:t>AVN</w:t>
      </w:r>
      <w:r w:rsidRPr="00D4778D">
        <w:rPr>
          <w:rFonts w:hint="eastAsia"/>
          <w:color w:val="00B0F0"/>
          <w:sz w:val="20"/>
          <w:szCs w:val="22"/>
        </w:rPr>
        <w:t xml:space="preserve"> sets the setting button as tone sown condition and does not permit user operation on the DMS customize setting screen.</w:t>
      </w:r>
    </w:p>
    <w:p w14:paraId="2A26EDFA" w14:textId="77777777" w:rsidR="00152A45" w:rsidRPr="00E40860" w:rsidRDefault="00152A45" w:rsidP="00152A45">
      <w:pPr>
        <w:ind w:firstLineChars="300" w:firstLine="578"/>
      </w:pPr>
      <w:r>
        <w:rPr>
          <w:rFonts w:hint="eastAsia"/>
        </w:rPr>
        <w:t>⑤</w:t>
      </w:r>
      <w:r w:rsidR="008D36D0" w:rsidRPr="00A33C45">
        <w:fldChar w:fldCharType="begin"/>
      </w:r>
      <w:r w:rsidR="008D36D0" w:rsidRPr="00A33C45">
        <w:instrText xml:space="preserve"> </w:instrText>
      </w:r>
      <w:r w:rsidR="008D36D0" w:rsidRPr="00A33C45">
        <w:rPr>
          <w:rFonts w:hint="eastAsia"/>
        </w:rPr>
        <w:instrText>REF _Ref199316261 \h</w:instrText>
      </w:r>
      <w:r w:rsidR="008D36D0" w:rsidRPr="00A33C45">
        <w:instrText xml:space="preserve"> </w:instrText>
      </w:r>
      <w:r w:rsidR="00A33C45">
        <w:instrText xml:space="preserve"> \* MERGEFORMAT </w:instrText>
      </w:r>
      <w:r w:rsidR="008D36D0" w:rsidRPr="00A33C45">
        <w:fldChar w:fldCharType="separate"/>
      </w:r>
      <w:r w:rsidR="008D36D0" w:rsidRPr="00A33C45">
        <w:rPr>
          <w:rFonts w:hint="eastAsia"/>
        </w:rPr>
        <w:t>図</w:t>
      </w:r>
      <w:r w:rsidR="008D36D0" w:rsidRPr="00A33C45">
        <w:rPr>
          <w:rFonts w:hint="eastAsia"/>
        </w:rPr>
        <w:t xml:space="preserve"> </w:t>
      </w:r>
      <w:r w:rsidR="008D36D0" w:rsidRPr="00A33C45">
        <w:rPr>
          <w:noProof/>
        </w:rPr>
        <w:t>3</w:t>
      </w:r>
      <w:r w:rsidR="008D36D0" w:rsidRPr="00A33C45">
        <w:t>.</w:t>
      </w:r>
      <w:r w:rsidR="008D36D0" w:rsidRPr="00A33C45">
        <w:rPr>
          <w:noProof/>
        </w:rPr>
        <w:t>3</w:t>
      </w:r>
      <w:r w:rsidR="008D36D0" w:rsidRPr="00A33C45">
        <w:fldChar w:fldCharType="end"/>
      </w:r>
      <w:r w:rsidR="006672A0" w:rsidRPr="00432CBC">
        <w:rPr>
          <w:rFonts w:hint="eastAsia"/>
        </w:rPr>
        <w:t>で例示されるカスタマイズ設定画面において通信途絶時または</w:t>
      </w:r>
      <w:r w:rsidR="006672A0" w:rsidRPr="00432CBC">
        <w:rPr>
          <w:rFonts w:hint="eastAsia"/>
        </w:rPr>
        <w:t>IG</w:t>
      </w:r>
      <w:r w:rsidR="00704A2E" w:rsidRPr="002C191D">
        <w:rPr>
          <w:rFonts w:hint="eastAsia"/>
        </w:rPr>
        <w:t>-P</w:t>
      </w:r>
      <w:r w:rsidR="006672A0" w:rsidRPr="00432CBC">
        <w:rPr>
          <w:rFonts w:hint="eastAsia"/>
        </w:rPr>
        <w:t xml:space="preserve"> OFF</w:t>
      </w:r>
      <w:r w:rsidR="00D80FEF" w:rsidRPr="00E40860">
        <w:rPr>
          <w:rFonts w:hint="eastAsia"/>
        </w:rPr>
        <w:t>(</w:t>
      </w:r>
      <w:r w:rsidR="00D80FEF" w:rsidRPr="00E40860">
        <w:t>BEV Step3 :Power-</w:t>
      </w:r>
    </w:p>
    <w:p w14:paraId="3284652A" w14:textId="77777777" w:rsidR="006A0FFC" w:rsidRPr="002C191D" w:rsidRDefault="00704A2E" w:rsidP="002C191D">
      <w:pPr>
        <w:ind w:left="750"/>
      </w:pPr>
      <w:r w:rsidRPr="002C191D">
        <w:rPr>
          <w:rFonts w:hint="eastAsia"/>
        </w:rPr>
        <w:t>ON</w:t>
      </w:r>
      <w:r w:rsidRPr="002C191D">
        <w:rPr>
          <w:rFonts w:hint="eastAsia"/>
        </w:rPr>
        <w:t>通常以外</w:t>
      </w:r>
      <w:r w:rsidR="00D80FEF" w:rsidRPr="002C191D">
        <w:t>)</w:t>
      </w:r>
      <w:r w:rsidR="006672A0" w:rsidRPr="00432CBC">
        <w:rPr>
          <w:rFonts w:hint="eastAsia"/>
        </w:rPr>
        <w:t>時は、</w:t>
      </w:r>
      <w:r w:rsidR="006A0FFC" w:rsidRPr="00CB2C05">
        <w:rPr>
          <w:rFonts w:hint="eastAsia"/>
        </w:rPr>
        <w:t>各システムの機能選択ボタンをトーンダウンさせ、選択禁止とする。</w:t>
      </w:r>
      <w:r w:rsidRPr="002C191D">
        <w:rPr>
          <w:rFonts w:hint="eastAsia"/>
        </w:rPr>
        <w:t>シーン別電源によるトーンダウン条件は</w:t>
      </w:r>
      <w:r w:rsidRPr="002C191D">
        <w:fldChar w:fldCharType="begin"/>
      </w:r>
      <w:r w:rsidRPr="002C191D">
        <w:instrText xml:space="preserve"> </w:instrText>
      </w:r>
      <w:r w:rsidRPr="002C191D">
        <w:rPr>
          <w:rFonts w:hint="eastAsia"/>
        </w:rPr>
        <w:instrText>REF _Ref197715657 \r \h</w:instrText>
      </w:r>
      <w:r w:rsidRPr="002C191D">
        <w:instrText xml:space="preserve"> </w:instrText>
      </w:r>
      <w:r w:rsidRPr="002C191D">
        <w:instrText xml:space="preserve"> \* MERGEFORMAT </w:instrText>
      </w:r>
      <w:r w:rsidRPr="002C191D">
        <w:fldChar w:fldCharType="separate"/>
      </w:r>
      <w:r w:rsidR="00336074" w:rsidRPr="002C191D">
        <w:t>3.9</w:t>
      </w:r>
      <w:r w:rsidRPr="002C191D">
        <w:fldChar w:fldCharType="end"/>
      </w:r>
      <w:r w:rsidRPr="002C191D">
        <w:rPr>
          <w:rFonts w:hint="eastAsia"/>
        </w:rPr>
        <w:t>に記載する。</w:t>
      </w:r>
    </w:p>
    <w:p w14:paraId="1C29D1D4" w14:textId="77777777" w:rsidR="00704A2E" w:rsidRPr="002C191D" w:rsidRDefault="006672A0" w:rsidP="00704A2E">
      <w:pPr>
        <w:ind w:left="938"/>
        <w:rPr>
          <w:color w:val="00B0F0"/>
        </w:rPr>
      </w:pPr>
      <w:r w:rsidRPr="002C191D">
        <w:rPr>
          <w:rFonts w:hint="eastAsia"/>
          <w:color w:val="00B0F0"/>
          <w:sz w:val="20"/>
          <w:szCs w:val="22"/>
        </w:rPr>
        <w:t>On the DMS customize setting screen, when CAN communication is disrupted or power supply status is IG</w:t>
      </w:r>
      <w:r w:rsidR="00704A2E" w:rsidRPr="002C191D">
        <w:rPr>
          <w:rFonts w:hint="eastAsia"/>
          <w:color w:val="00B0F0"/>
          <w:sz w:val="20"/>
          <w:szCs w:val="22"/>
        </w:rPr>
        <w:t>-P</w:t>
      </w:r>
      <w:r w:rsidRPr="002C191D">
        <w:rPr>
          <w:rFonts w:hint="eastAsia"/>
          <w:color w:val="00B0F0"/>
          <w:sz w:val="20"/>
          <w:szCs w:val="22"/>
        </w:rPr>
        <w:t>-OFF</w:t>
      </w:r>
      <w:r w:rsidR="00D80FEF" w:rsidRPr="002C191D">
        <w:rPr>
          <w:rFonts w:hint="eastAsia"/>
          <w:color w:val="00B0F0"/>
        </w:rPr>
        <w:t>(</w:t>
      </w:r>
      <w:r w:rsidR="00D80FEF" w:rsidRPr="002C191D">
        <w:rPr>
          <w:color w:val="00B0F0"/>
        </w:rPr>
        <w:t>BEV Step3 :Power-</w:t>
      </w:r>
      <w:r w:rsidR="00704A2E" w:rsidRPr="002C191D">
        <w:rPr>
          <w:rFonts w:hint="eastAsia"/>
          <w:color w:val="00B0F0"/>
        </w:rPr>
        <w:t>ON General</w:t>
      </w:r>
      <w:r w:rsidR="00D80FEF" w:rsidRPr="002C191D">
        <w:rPr>
          <w:color w:val="00B0F0"/>
        </w:rPr>
        <w:t>)</w:t>
      </w:r>
      <w:r w:rsidRPr="002C191D">
        <w:rPr>
          <w:rFonts w:hint="eastAsia"/>
          <w:color w:val="00B0F0"/>
          <w:sz w:val="20"/>
          <w:szCs w:val="22"/>
        </w:rPr>
        <w:t xml:space="preserve">, </w:t>
      </w:r>
      <w:r w:rsidR="006A0FFC" w:rsidRPr="002C191D">
        <w:rPr>
          <w:rFonts w:hint="eastAsia"/>
          <w:color w:val="00B0F0"/>
          <w:sz w:val="20"/>
          <w:szCs w:val="22"/>
        </w:rPr>
        <w:t>AVN sets the configuration button of each system as tone down condition and does not permit user operation for the button.</w:t>
      </w:r>
      <w:r w:rsidR="00704A2E" w:rsidRPr="002C191D">
        <w:rPr>
          <w:rFonts w:hint="eastAsia"/>
          <w:color w:val="00B0F0"/>
          <w:sz w:val="20"/>
          <w:szCs w:val="22"/>
        </w:rPr>
        <w:t xml:space="preserve"> </w:t>
      </w:r>
      <w:r w:rsidR="00704A2E" w:rsidRPr="002C191D">
        <w:rPr>
          <w:color w:val="00B0F0"/>
        </w:rPr>
        <w:t>The display</w:t>
      </w:r>
      <w:r w:rsidR="00704A2E" w:rsidRPr="002C191D">
        <w:rPr>
          <w:rFonts w:hint="eastAsia"/>
          <w:color w:val="00B0F0"/>
        </w:rPr>
        <w:t xml:space="preserve"> condition</w:t>
      </w:r>
      <w:r w:rsidR="00704A2E" w:rsidRPr="002C191D">
        <w:rPr>
          <w:color w:val="00B0F0"/>
        </w:rPr>
        <w:t xml:space="preserve"> of the </w:t>
      </w:r>
      <w:r w:rsidR="00704A2E" w:rsidRPr="002C191D">
        <w:rPr>
          <w:rFonts w:hint="eastAsia"/>
          <w:color w:val="00B0F0"/>
        </w:rPr>
        <w:t>tone down</w:t>
      </w:r>
      <w:r w:rsidR="00704A2E" w:rsidRPr="002C191D">
        <w:rPr>
          <w:color w:val="00B0F0"/>
        </w:rPr>
        <w:t xml:space="preserve"> for each power state</w:t>
      </w:r>
      <w:r w:rsidR="00704A2E" w:rsidRPr="002C191D">
        <w:rPr>
          <w:rFonts w:hint="eastAsia"/>
          <w:color w:val="00B0F0"/>
        </w:rPr>
        <w:t xml:space="preserve"> as described </w:t>
      </w:r>
      <w:r w:rsidR="00704A2E" w:rsidRPr="002C191D">
        <w:rPr>
          <w:color w:val="00B0F0"/>
        </w:rPr>
        <w:fldChar w:fldCharType="begin"/>
      </w:r>
      <w:r w:rsidR="00704A2E" w:rsidRPr="002C191D">
        <w:rPr>
          <w:color w:val="00B0F0"/>
        </w:rPr>
        <w:instrText xml:space="preserve"> </w:instrText>
      </w:r>
      <w:r w:rsidR="00704A2E" w:rsidRPr="002C191D">
        <w:rPr>
          <w:rFonts w:hint="eastAsia"/>
          <w:color w:val="00B0F0"/>
        </w:rPr>
        <w:instrText>REF _Ref197715657 \r \h</w:instrText>
      </w:r>
      <w:r w:rsidR="00704A2E" w:rsidRPr="002C191D">
        <w:rPr>
          <w:color w:val="00B0F0"/>
        </w:rPr>
        <w:instrText xml:space="preserve"> </w:instrText>
      </w:r>
      <w:r w:rsidR="00704A2E" w:rsidRPr="002C191D">
        <w:rPr>
          <w:color w:val="00B0F0"/>
        </w:rPr>
      </w:r>
      <w:r w:rsidR="002C191D">
        <w:rPr>
          <w:color w:val="00B0F0"/>
        </w:rPr>
        <w:instrText xml:space="preserve"> \* MERGEFORMAT </w:instrText>
      </w:r>
      <w:r w:rsidR="00704A2E" w:rsidRPr="002C191D">
        <w:rPr>
          <w:color w:val="00B0F0"/>
        </w:rPr>
        <w:fldChar w:fldCharType="separate"/>
      </w:r>
      <w:r w:rsidR="00336074" w:rsidRPr="002C191D">
        <w:rPr>
          <w:color w:val="00B0F0"/>
        </w:rPr>
        <w:t>3.9</w:t>
      </w:r>
      <w:r w:rsidR="00704A2E" w:rsidRPr="002C191D">
        <w:rPr>
          <w:color w:val="00B0F0"/>
        </w:rPr>
        <w:fldChar w:fldCharType="end"/>
      </w:r>
      <w:r w:rsidR="00704A2E" w:rsidRPr="002C191D">
        <w:rPr>
          <w:color w:val="00B0F0"/>
        </w:rPr>
        <w:t>.</w:t>
      </w:r>
    </w:p>
    <w:p w14:paraId="0B637621" w14:textId="77777777" w:rsidR="006672A0" w:rsidRPr="00704A2E" w:rsidRDefault="002C191D" w:rsidP="006A0FFC">
      <w:pPr>
        <w:ind w:left="750" w:firstLineChars="9" w:firstLine="17"/>
        <w:rPr>
          <w:rFonts w:hint="eastAsia"/>
          <w:color w:val="00B050"/>
        </w:rPr>
      </w:pPr>
      <w:r>
        <w:rPr>
          <w:color w:val="00B050"/>
        </w:rPr>
        <w:br w:type="page"/>
      </w:r>
    </w:p>
    <w:p w14:paraId="01B787BD" w14:textId="77777777" w:rsidR="004B59DB" w:rsidRPr="00ED5FE0" w:rsidRDefault="004B59DB" w:rsidP="00CC17EE">
      <w:pPr>
        <w:pStyle w:val="Heading3"/>
      </w:pPr>
      <w:bookmarkStart w:id="97" w:name="_Ref100570988"/>
      <w:bookmarkStart w:id="98" w:name="_Ref100571000"/>
      <w:bookmarkStart w:id="99" w:name="_Ref100589065"/>
      <w:bookmarkStart w:id="100" w:name="_Ref100589224"/>
      <w:bookmarkStart w:id="101" w:name="_Toc166748989"/>
      <w:bookmarkStart w:id="102" w:name="_Toc207119734"/>
      <w:r w:rsidRPr="00ED5FE0">
        <w:rPr>
          <w:rFonts w:hint="eastAsia"/>
        </w:rPr>
        <w:t>CAN</w:t>
      </w:r>
      <w:r w:rsidRPr="00ED5FE0">
        <w:rPr>
          <w:rFonts w:hint="eastAsia"/>
        </w:rPr>
        <w:t>入力信号（</w:t>
      </w:r>
      <w:r w:rsidR="00123818" w:rsidRPr="00ED5FE0">
        <w:rPr>
          <w:rFonts w:hint="eastAsia"/>
        </w:rPr>
        <w:t>D</w:t>
      </w:r>
      <w:r w:rsidR="00123818" w:rsidRPr="00ED5FE0">
        <w:t>MS</w:t>
      </w:r>
      <w:r w:rsidR="00123818" w:rsidRPr="00ED5FE0">
        <w:rPr>
          <w:rFonts w:hint="eastAsia"/>
        </w:rPr>
        <w:t>ソフトス</w:t>
      </w:r>
      <w:r w:rsidR="00123818" w:rsidRPr="00F47DD7">
        <w:rPr>
          <w:rFonts w:hint="eastAsia"/>
        </w:rPr>
        <w:t>イッチ</w:t>
      </w:r>
      <w:r w:rsidR="00DE04AF" w:rsidRPr="00F47DD7">
        <w:rPr>
          <w:rFonts w:hint="eastAsia"/>
        </w:rPr>
        <w:t xml:space="preserve"> </w:t>
      </w:r>
      <w:r w:rsidR="00D63AE9" w:rsidRPr="00F47DD7">
        <w:t>19ePFv2</w:t>
      </w:r>
      <w:r w:rsidRPr="00F47DD7">
        <w:rPr>
          <w:rFonts w:hint="eastAsia"/>
        </w:rPr>
        <w:t>）</w:t>
      </w:r>
      <w:r w:rsidRPr="00ED5FE0">
        <w:rPr>
          <w:rFonts w:hint="eastAsia"/>
          <w:color w:val="00B0F0"/>
          <w:sz w:val="20"/>
          <w:szCs w:val="22"/>
        </w:rPr>
        <w:t>/ CAN input signal (f</w:t>
      </w:r>
      <w:r w:rsidRPr="000D218D">
        <w:rPr>
          <w:rFonts w:hint="eastAsia"/>
          <w:color w:val="00B0F0"/>
          <w:sz w:val="20"/>
          <w:szCs w:val="22"/>
        </w:rPr>
        <w:t xml:space="preserve">or </w:t>
      </w:r>
      <w:r w:rsidR="00D63AE9" w:rsidRPr="000D218D">
        <w:rPr>
          <w:color w:val="00B0F0"/>
          <w:sz w:val="20"/>
          <w:szCs w:val="22"/>
        </w:rPr>
        <w:t>19ePFv2</w:t>
      </w:r>
      <w:r w:rsidR="00003F6E" w:rsidRPr="000D218D">
        <w:rPr>
          <w:color w:val="00B0F0"/>
          <w:sz w:val="20"/>
          <w:szCs w:val="22"/>
        </w:rPr>
        <w:t xml:space="preserve"> </w:t>
      </w:r>
      <w:r w:rsidRPr="000D218D">
        <w:rPr>
          <w:rFonts w:hint="eastAsia"/>
          <w:color w:val="00B0F0"/>
          <w:sz w:val="20"/>
          <w:szCs w:val="22"/>
        </w:rPr>
        <w:t>DM</w:t>
      </w:r>
      <w:r w:rsidRPr="00ED5FE0">
        <w:rPr>
          <w:rFonts w:hint="eastAsia"/>
          <w:color w:val="00B0F0"/>
          <w:sz w:val="20"/>
          <w:szCs w:val="22"/>
        </w:rPr>
        <w:t>S</w:t>
      </w:r>
      <w:r w:rsidR="00123818" w:rsidRPr="00ED5FE0">
        <w:rPr>
          <w:color w:val="00B0F0"/>
          <w:sz w:val="20"/>
          <w:szCs w:val="22"/>
        </w:rPr>
        <w:t xml:space="preserve"> software switch</w:t>
      </w:r>
      <w:r w:rsidRPr="00ED5FE0">
        <w:rPr>
          <w:rFonts w:hint="eastAsia"/>
          <w:color w:val="00B0F0"/>
          <w:sz w:val="20"/>
          <w:szCs w:val="22"/>
        </w:rPr>
        <w:t>)</w:t>
      </w:r>
      <w:bookmarkEnd w:id="97"/>
      <w:bookmarkEnd w:id="98"/>
      <w:bookmarkEnd w:id="99"/>
      <w:bookmarkEnd w:id="100"/>
      <w:bookmarkEnd w:id="101"/>
      <w:bookmarkEnd w:id="102"/>
    </w:p>
    <w:p w14:paraId="78DF1687" w14:textId="77777777" w:rsidR="008F6D94" w:rsidRPr="00ED5FE0" w:rsidRDefault="008F6D94" w:rsidP="004B59DB"/>
    <w:p w14:paraId="21703414" w14:textId="77777777" w:rsidR="004B59DB" w:rsidRPr="00ED5FE0" w:rsidRDefault="004B59DB" w:rsidP="008F6D94">
      <w:pPr>
        <w:ind w:firstLine="840"/>
        <w:rPr>
          <w:rFonts w:hint="eastAsia"/>
          <w:szCs w:val="21"/>
        </w:rPr>
      </w:pPr>
      <w:r w:rsidRPr="00ED5FE0">
        <w:rPr>
          <w:rFonts w:hint="eastAsia"/>
          <w:szCs w:val="21"/>
        </w:rPr>
        <w:t>【</w:t>
      </w:r>
      <w:r w:rsidR="00404E00" w:rsidRPr="00ED5FE0">
        <w:rPr>
          <w:rFonts w:hint="eastAsia"/>
          <w:szCs w:val="21"/>
        </w:rPr>
        <w:t>メッセージラベル</w:t>
      </w:r>
      <w:r w:rsidR="00404E00" w:rsidRPr="00ED5FE0">
        <w:rPr>
          <w:rFonts w:hint="eastAsia"/>
          <w:color w:val="00B0F0"/>
          <w:sz w:val="20"/>
          <w:szCs w:val="20"/>
        </w:rPr>
        <w:t xml:space="preserve">/ </w:t>
      </w:r>
      <w:r w:rsidR="00404E00" w:rsidRPr="00ED5FE0">
        <w:rPr>
          <w:color w:val="00B0F0"/>
          <w:sz w:val="20"/>
          <w:szCs w:val="20"/>
        </w:rPr>
        <w:t xml:space="preserve">Msg. </w:t>
      </w:r>
      <w:r w:rsidR="00404E00" w:rsidRPr="00ED5FE0">
        <w:rPr>
          <w:rFonts w:hint="eastAsia"/>
          <w:color w:val="00B0F0"/>
          <w:sz w:val="20"/>
          <w:szCs w:val="20"/>
        </w:rPr>
        <w:t>labe</w:t>
      </w:r>
      <w:r w:rsidR="00404E00" w:rsidRPr="00ED5FE0">
        <w:rPr>
          <w:color w:val="00B0F0"/>
          <w:sz w:val="20"/>
          <w:szCs w:val="20"/>
        </w:rPr>
        <w:t>l</w:t>
      </w:r>
      <w:r w:rsidRPr="00ED5FE0">
        <w:rPr>
          <w:rFonts w:hint="eastAsia"/>
          <w:szCs w:val="21"/>
        </w:rPr>
        <w:t>】</w:t>
      </w:r>
      <w:r w:rsidRPr="00ED5FE0">
        <w:rPr>
          <w:szCs w:val="21"/>
        </w:rPr>
        <w:t>ENG1G90</w:t>
      </w:r>
    </w:p>
    <w:p w14:paraId="688AB78F" w14:textId="77777777" w:rsidR="004B59DB" w:rsidRPr="00ED5FE0" w:rsidRDefault="004B59DB" w:rsidP="008F6D94">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F0146F" w:rsidRPr="00ED5FE0">
        <w:rPr>
          <w:szCs w:val="21"/>
        </w:rPr>
        <w:t>51E</w:t>
      </w:r>
      <w:r w:rsidR="00F0146F" w:rsidRPr="00ED5FE0">
        <w:rPr>
          <w:rFonts w:hint="eastAsia"/>
          <w:szCs w:val="21"/>
        </w:rPr>
        <w:t>h</w:t>
      </w:r>
    </w:p>
    <w:p w14:paraId="2CB0D00D" w14:textId="77777777" w:rsidR="004B59DB" w:rsidRPr="00ED5FE0" w:rsidRDefault="004B59DB" w:rsidP="008F6D94">
      <w:pPr>
        <w:ind w:firstLine="840"/>
        <w:rPr>
          <w:rFonts w:hint="eastAsia"/>
        </w:rPr>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4B59DB" w:rsidRPr="00ED5FE0" w14:paraId="1A104D70" w14:textId="77777777" w:rsidTr="00D666A2">
        <w:trPr>
          <w:trHeight w:val="238"/>
          <w:jc w:val="center"/>
        </w:trPr>
        <w:tc>
          <w:tcPr>
            <w:tcW w:w="3603" w:type="dxa"/>
            <w:shd w:val="clear" w:color="auto" w:fill="auto"/>
            <w:tcMar>
              <w:top w:w="15" w:type="dxa"/>
              <w:left w:w="99" w:type="dxa"/>
              <w:bottom w:w="0" w:type="dxa"/>
              <w:right w:w="99" w:type="dxa"/>
            </w:tcMar>
            <w:hideMark/>
          </w:tcPr>
          <w:p w14:paraId="162A5A2B" w14:textId="77777777" w:rsidR="004B59DB" w:rsidRPr="00ED5FE0" w:rsidRDefault="004B59DB" w:rsidP="00D666A2">
            <w:pPr>
              <w:ind w:leftChars="200" w:left="386"/>
            </w:pPr>
            <w:r w:rsidRPr="00ED5FE0">
              <w:rPr>
                <w:rFonts w:hint="eastAsia"/>
                <w:b/>
                <w:bCs/>
              </w:rPr>
              <w:t>ENG1G90</w:t>
            </w:r>
            <w:r w:rsidRPr="00ED5FE0">
              <w:rPr>
                <w:rFonts w:hint="eastAsia"/>
                <w:b/>
                <w:bCs/>
              </w:rPr>
              <w:t xml:space="preserve">　</w:t>
            </w:r>
            <w:r w:rsidRPr="00ED5FE0">
              <w:rPr>
                <w:rFonts w:hint="eastAsia"/>
                <w:b/>
                <w:bCs/>
              </w:rPr>
              <w:t>[B_DMINF</w:t>
            </w:r>
            <w:r w:rsidRPr="00ED5FE0">
              <w:rPr>
                <w:b/>
                <w:bCs/>
              </w:rPr>
              <w:t>2</w:t>
            </w:r>
            <w:r w:rsidRPr="00ED5FE0">
              <w:rPr>
                <w:rFonts w:hint="eastAsia"/>
                <w:b/>
                <w:bCs/>
              </w:rPr>
              <w:t>]</w:t>
            </w:r>
          </w:p>
        </w:tc>
        <w:tc>
          <w:tcPr>
            <w:tcW w:w="3317" w:type="dxa"/>
            <w:shd w:val="clear" w:color="auto" w:fill="auto"/>
            <w:tcMar>
              <w:top w:w="15" w:type="dxa"/>
              <w:left w:w="99" w:type="dxa"/>
              <w:bottom w:w="0" w:type="dxa"/>
              <w:right w:w="99" w:type="dxa"/>
            </w:tcMar>
            <w:hideMark/>
          </w:tcPr>
          <w:p w14:paraId="71D1D61F" w14:textId="77777777" w:rsidR="004B59DB" w:rsidRPr="00ED5FE0" w:rsidRDefault="004B59DB" w:rsidP="00D666A2">
            <w:pPr>
              <w:ind w:leftChars="200" w:left="386"/>
            </w:pPr>
            <w:r w:rsidRPr="00ED5FE0">
              <w:rPr>
                <w:b/>
                <w:bCs/>
              </w:rPr>
              <w:t>状態</w:t>
            </w:r>
            <w:r w:rsidRPr="00ED5FE0">
              <w:rPr>
                <w:rFonts w:hint="eastAsia"/>
                <w:b/>
                <w:bCs/>
              </w:rPr>
              <w:t>/ Status</w:t>
            </w:r>
          </w:p>
        </w:tc>
      </w:tr>
      <w:tr w:rsidR="004B59DB" w:rsidRPr="00ED5FE0" w14:paraId="59EB7333" w14:textId="77777777" w:rsidTr="00D666A2">
        <w:trPr>
          <w:trHeight w:val="303"/>
          <w:jc w:val="center"/>
        </w:trPr>
        <w:tc>
          <w:tcPr>
            <w:tcW w:w="3603" w:type="dxa"/>
            <w:shd w:val="clear" w:color="auto" w:fill="auto"/>
            <w:tcMar>
              <w:top w:w="15" w:type="dxa"/>
              <w:left w:w="99" w:type="dxa"/>
              <w:bottom w:w="0" w:type="dxa"/>
              <w:right w:w="99" w:type="dxa"/>
            </w:tcMar>
            <w:hideMark/>
          </w:tcPr>
          <w:p w14:paraId="7E7783FF" w14:textId="77777777" w:rsidR="004B59DB" w:rsidRPr="00ED5FE0" w:rsidRDefault="004B59DB" w:rsidP="00D666A2">
            <w:pPr>
              <w:ind w:leftChars="200" w:left="386"/>
            </w:pPr>
            <w:r w:rsidRPr="00ED5FE0">
              <w:t>****</w:t>
            </w:r>
            <w:r w:rsidRPr="00ED5FE0">
              <w:rPr>
                <w:rFonts w:hint="eastAsia"/>
              </w:rPr>
              <w:t>1</w:t>
            </w:r>
            <w:r w:rsidRPr="00ED5FE0">
              <w:t>b</w:t>
            </w:r>
          </w:p>
        </w:tc>
        <w:tc>
          <w:tcPr>
            <w:tcW w:w="3317" w:type="dxa"/>
            <w:shd w:val="clear" w:color="auto" w:fill="auto"/>
            <w:tcMar>
              <w:top w:w="15" w:type="dxa"/>
              <w:left w:w="99" w:type="dxa"/>
              <w:bottom w:w="0" w:type="dxa"/>
              <w:right w:w="99" w:type="dxa"/>
            </w:tcMar>
            <w:hideMark/>
          </w:tcPr>
          <w:p w14:paraId="4A0FC453" w14:textId="77777777" w:rsidR="004B59DB" w:rsidRPr="00ED5FE0" w:rsidRDefault="004B59DB" w:rsidP="00D666A2">
            <w:pPr>
              <w:jc w:val="center"/>
            </w:pPr>
            <w:r w:rsidRPr="00ED5FE0">
              <w:t>ECO/NORMAL/SPORT</w:t>
            </w:r>
            <w:r w:rsidRPr="00ED5FE0">
              <w:rPr>
                <w:rFonts w:hint="eastAsia"/>
              </w:rPr>
              <w:t>有り</w:t>
            </w:r>
            <w:r w:rsidRPr="00ED5FE0">
              <w:rPr>
                <w:rFonts w:hint="eastAsia"/>
                <w:color w:val="00B0F0"/>
                <w:sz w:val="20"/>
                <w:szCs w:val="22"/>
              </w:rPr>
              <w:t xml:space="preserve">/with ECO, NORMAL and </w:t>
            </w:r>
            <w:r w:rsidRPr="00ED5FE0">
              <w:rPr>
                <w:color w:val="00B0F0"/>
                <w:sz w:val="20"/>
                <w:szCs w:val="22"/>
              </w:rPr>
              <w:t>SPORT</w:t>
            </w:r>
          </w:p>
        </w:tc>
      </w:tr>
      <w:tr w:rsidR="004B59DB" w:rsidRPr="00ED5FE0" w14:paraId="77A2045C" w14:textId="77777777" w:rsidTr="00D666A2">
        <w:trPr>
          <w:trHeight w:val="281"/>
          <w:jc w:val="center"/>
        </w:trPr>
        <w:tc>
          <w:tcPr>
            <w:tcW w:w="3603" w:type="dxa"/>
            <w:shd w:val="clear" w:color="auto" w:fill="auto"/>
            <w:tcMar>
              <w:top w:w="15" w:type="dxa"/>
              <w:left w:w="99" w:type="dxa"/>
              <w:bottom w:w="0" w:type="dxa"/>
              <w:right w:w="99" w:type="dxa"/>
            </w:tcMar>
            <w:hideMark/>
          </w:tcPr>
          <w:p w14:paraId="38AF5D92" w14:textId="77777777" w:rsidR="004B59DB" w:rsidRPr="00ED5FE0" w:rsidRDefault="004B59DB" w:rsidP="00D666A2">
            <w:pPr>
              <w:ind w:leftChars="200" w:left="386"/>
            </w:pPr>
            <w:r w:rsidRPr="00ED5FE0">
              <w:rPr>
                <w:rFonts w:hint="eastAsia"/>
              </w:rPr>
              <w:t>***1</w:t>
            </w:r>
            <w:r w:rsidRPr="00ED5FE0">
              <w:t>*</w:t>
            </w:r>
            <w:r w:rsidRPr="00ED5FE0">
              <w:rPr>
                <w:rFonts w:hint="eastAsia"/>
              </w:rPr>
              <w:t>b</w:t>
            </w:r>
          </w:p>
        </w:tc>
        <w:tc>
          <w:tcPr>
            <w:tcW w:w="3317" w:type="dxa"/>
            <w:shd w:val="clear" w:color="auto" w:fill="auto"/>
            <w:tcMar>
              <w:top w:w="15" w:type="dxa"/>
              <w:left w:w="99" w:type="dxa"/>
              <w:bottom w:w="0" w:type="dxa"/>
              <w:right w:w="99" w:type="dxa"/>
            </w:tcMar>
            <w:hideMark/>
          </w:tcPr>
          <w:p w14:paraId="3AA56F0C" w14:textId="77777777" w:rsidR="004B59DB" w:rsidRPr="00ED5FE0" w:rsidRDefault="004B59DB" w:rsidP="00D666A2">
            <w:pPr>
              <w:jc w:val="center"/>
            </w:pPr>
            <w:r w:rsidRPr="00ED5FE0">
              <w:rPr>
                <w:rFonts w:hint="eastAsia"/>
              </w:rPr>
              <w:t>Custom</w:t>
            </w:r>
            <w:r w:rsidRPr="00ED5FE0">
              <w:rPr>
                <w:rFonts w:hint="eastAsia"/>
              </w:rPr>
              <w:t>有り</w:t>
            </w:r>
            <w:r w:rsidRPr="00ED5FE0">
              <w:rPr>
                <w:rFonts w:hint="eastAsia"/>
                <w:color w:val="00B0F0"/>
                <w:sz w:val="20"/>
                <w:szCs w:val="22"/>
              </w:rPr>
              <w:t>/with Custom</w:t>
            </w:r>
          </w:p>
        </w:tc>
      </w:tr>
      <w:tr w:rsidR="004B59DB" w:rsidRPr="00ED5FE0" w14:paraId="6B7D7FAD" w14:textId="77777777" w:rsidTr="00D666A2">
        <w:trPr>
          <w:trHeight w:val="336"/>
          <w:jc w:val="center"/>
        </w:trPr>
        <w:tc>
          <w:tcPr>
            <w:tcW w:w="3603" w:type="dxa"/>
            <w:shd w:val="clear" w:color="auto" w:fill="auto"/>
            <w:tcMar>
              <w:top w:w="15" w:type="dxa"/>
              <w:left w:w="99" w:type="dxa"/>
              <w:bottom w:w="0" w:type="dxa"/>
              <w:right w:w="99" w:type="dxa"/>
            </w:tcMar>
            <w:hideMark/>
          </w:tcPr>
          <w:p w14:paraId="1D8E37EF" w14:textId="77777777" w:rsidR="004B59DB" w:rsidRPr="00ED5FE0" w:rsidRDefault="004B59DB" w:rsidP="00D666A2">
            <w:pPr>
              <w:ind w:leftChars="200" w:left="386"/>
            </w:pPr>
            <w:r w:rsidRPr="00ED5FE0">
              <w:rPr>
                <w:rFonts w:hint="eastAsia"/>
              </w:rPr>
              <w:t>**1</w:t>
            </w:r>
            <w:r w:rsidRPr="00ED5FE0">
              <w:t>**</w:t>
            </w:r>
            <w:r w:rsidRPr="00ED5FE0">
              <w:rPr>
                <w:rFonts w:hint="eastAsia"/>
              </w:rPr>
              <w:t>b</w:t>
            </w:r>
          </w:p>
        </w:tc>
        <w:tc>
          <w:tcPr>
            <w:tcW w:w="3317" w:type="dxa"/>
            <w:shd w:val="clear" w:color="auto" w:fill="auto"/>
            <w:tcMar>
              <w:top w:w="15" w:type="dxa"/>
              <w:left w:w="99" w:type="dxa"/>
              <w:bottom w:w="0" w:type="dxa"/>
              <w:right w:w="99" w:type="dxa"/>
            </w:tcMar>
            <w:hideMark/>
          </w:tcPr>
          <w:p w14:paraId="74047EB3" w14:textId="77777777" w:rsidR="004B59DB" w:rsidRPr="00ED5FE0" w:rsidRDefault="004B59DB" w:rsidP="00D666A2">
            <w:pPr>
              <w:jc w:val="center"/>
            </w:pPr>
            <w:r w:rsidRPr="00ED5FE0">
              <w:t>Range</w:t>
            </w:r>
            <w:r w:rsidRPr="00ED5FE0">
              <w:rPr>
                <w:rFonts w:hint="eastAsia"/>
              </w:rPr>
              <w:t>有り</w:t>
            </w:r>
            <w:r w:rsidRPr="00ED5FE0">
              <w:rPr>
                <w:rFonts w:hint="eastAsia"/>
                <w:color w:val="00B0F0"/>
                <w:sz w:val="20"/>
                <w:szCs w:val="22"/>
              </w:rPr>
              <w:t>/with Range</w:t>
            </w:r>
          </w:p>
        </w:tc>
      </w:tr>
      <w:tr w:rsidR="00557B14" w:rsidRPr="00ED5FE0" w14:paraId="16E13044" w14:textId="77777777" w:rsidTr="00D666A2">
        <w:trPr>
          <w:trHeight w:val="141"/>
          <w:jc w:val="center"/>
        </w:trPr>
        <w:tc>
          <w:tcPr>
            <w:tcW w:w="3603" w:type="dxa"/>
            <w:shd w:val="clear" w:color="auto" w:fill="auto"/>
            <w:tcMar>
              <w:top w:w="15" w:type="dxa"/>
              <w:left w:w="99" w:type="dxa"/>
              <w:bottom w:w="0" w:type="dxa"/>
              <w:right w:w="99" w:type="dxa"/>
            </w:tcMar>
            <w:hideMark/>
          </w:tcPr>
          <w:p w14:paraId="48980A5B" w14:textId="77777777" w:rsidR="004B59DB" w:rsidRPr="00ED5FE0" w:rsidRDefault="004B59DB" w:rsidP="00D666A2">
            <w:pPr>
              <w:ind w:leftChars="200" w:left="386"/>
            </w:pPr>
            <w:r w:rsidRPr="00ED5FE0">
              <w:rPr>
                <w:rFonts w:hint="eastAsia"/>
              </w:rPr>
              <w:t>*1</w:t>
            </w:r>
            <w:r w:rsidRPr="00ED5FE0">
              <w:t>****</w:t>
            </w:r>
            <w:r w:rsidRPr="00ED5FE0">
              <w:rPr>
                <w:rFonts w:hint="eastAsia"/>
              </w:rPr>
              <w:t>b</w:t>
            </w:r>
            <w:r w:rsidRPr="00ED5FE0">
              <w:t xml:space="preserve"> </w:t>
            </w:r>
          </w:p>
        </w:tc>
        <w:tc>
          <w:tcPr>
            <w:tcW w:w="3317" w:type="dxa"/>
            <w:shd w:val="clear" w:color="auto" w:fill="auto"/>
            <w:tcMar>
              <w:top w:w="15" w:type="dxa"/>
              <w:left w:w="99" w:type="dxa"/>
              <w:bottom w:w="0" w:type="dxa"/>
              <w:right w:w="99" w:type="dxa"/>
            </w:tcMar>
            <w:hideMark/>
          </w:tcPr>
          <w:p w14:paraId="0BD21E4D" w14:textId="77777777" w:rsidR="004B59DB" w:rsidRPr="00ED5FE0" w:rsidRDefault="00E664E0" w:rsidP="00DE04AF">
            <w:pPr>
              <w:jc w:val="center"/>
            </w:pPr>
            <w:r w:rsidRPr="00ED5FE0">
              <w:rPr>
                <w:sz w:val="20"/>
                <w:szCs w:val="20"/>
              </w:rPr>
              <w:t>Rear Comfort</w:t>
            </w:r>
            <w:r w:rsidR="004B59DB" w:rsidRPr="00ED5FE0">
              <w:rPr>
                <w:rFonts w:hint="eastAsia"/>
              </w:rPr>
              <w:t>有り</w:t>
            </w:r>
            <w:r w:rsidR="004B59DB" w:rsidRPr="00ED5FE0">
              <w:rPr>
                <w:rFonts w:hint="eastAsia"/>
                <w:color w:val="00B0F0"/>
                <w:sz w:val="20"/>
                <w:szCs w:val="22"/>
              </w:rPr>
              <w:t xml:space="preserve">/with </w:t>
            </w:r>
            <w:r w:rsidRPr="00ED5FE0">
              <w:rPr>
                <w:color w:val="00B0F0"/>
                <w:sz w:val="18"/>
                <w:szCs w:val="18"/>
              </w:rPr>
              <w:t>Rear Comfort</w:t>
            </w:r>
          </w:p>
        </w:tc>
      </w:tr>
    </w:tbl>
    <w:p w14:paraId="58054E55" w14:textId="77777777" w:rsidR="001F49F4" w:rsidRPr="00ED5FE0" w:rsidRDefault="001F49F4" w:rsidP="004B59DB"/>
    <w:p w14:paraId="5E9B0478" w14:textId="77777777" w:rsidR="004B59DB" w:rsidRPr="00432CBC" w:rsidRDefault="001F49F4" w:rsidP="00724259">
      <w:pPr>
        <w:ind w:firstLineChars="435" w:firstLine="838"/>
      </w:pPr>
      <w:r w:rsidRPr="00ED5FE0">
        <w:t>B_DMINF2</w:t>
      </w:r>
      <w:r w:rsidRPr="00ED5FE0">
        <w:rPr>
          <w:rFonts w:hint="eastAsia"/>
        </w:rPr>
        <w:t>について、</w:t>
      </w:r>
      <w:r w:rsidR="004B59DB" w:rsidRPr="00ED5FE0">
        <w:rPr>
          <w:rFonts w:hint="eastAsia"/>
        </w:rPr>
        <w:t>各モードの設</w:t>
      </w:r>
      <w:r w:rsidR="004B59DB" w:rsidRPr="00432CBC">
        <w:rPr>
          <w:rFonts w:hint="eastAsia"/>
        </w:rPr>
        <w:t>定がある場合に、上記該当</w:t>
      </w:r>
      <w:r w:rsidR="004B59DB" w:rsidRPr="00432CBC">
        <w:rPr>
          <w:rFonts w:hint="eastAsia"/>
        </w:rPr>
        <w:t>bit</w:t>
      </w:r>
      <w:r w:rsidR="004B59DB" w:rsidRPr="00432CBC">
        <w:rPr>
          <w:rFonts w:hint="eastAsia"/>
        </w:rPr>
        <w:t>を</w:t>
      </w:r>
      <w:r w:rsidR="004B59DB" w:rsidRPr="00432CBC">
        <w:rPr>
          <w:rFonts w:hint="eastAsia"/>
        </w:rPr>
        <w:t>1</w:t>
      </w:r>
      <w:r w:rsidR="004B59DB" w:rsidRPr="00432CBC">
        <w:rPr>
          <w:rFonts w:hint="eastAsia"/>
        </w:rPr>
        <w:t>とする。</w:t>
      </w:r>
    </w:p>
    <w:p w14:paraId="7C075784" w14:textId="77777777" w:rsidR="004B59DB" w:rsidRPr="00D4778D" w:rsidRDefault="001F49F4" w:rsidP="008F71F2">
      <w:pPr>
        <w:rPr>
          <w:color w:val="00B0F0"/>
        </w:rPr>
      </w:pPr>
      <w:r w:rsidRPr="00D4778D">
        <w:rPr>
          <w:rFonts w:hint="eastAsia"/>
          <w:color w:val="00B0F0"/>
          <w:sz w:val="20"/>
          <w:szCs w:val="22"/>
        </w:rPr>
        <w:t xml:space="preserve">　</w:t>
      </w:r>
      <w:r w:rsidR="00724259" w:rsidRPr="00D4778D">
        <w:rPr>
          <w:color w:val="00B0F0"/>
          <w:sz w:val="20"/>
          <w:szCs w:val="22"/>
        </w:rPr>
        <w:tab/>
      </w:r>
      <w:r w:rsidR="008F71F2" w:rsidRPr="00D4778D">
        <w:rPr>
          <w:color w:val="00B0F0"/>
          <w:sz w:val="20"/>
          <w:szCs w:val="22"/>
        </w:rPr>
        <w:t>If there is a setting for each mode, set the corresponding bit to 1 on B_DMINF2</w:t>
      </w:r>
      <w:r w:rsidR="00D4778D">
        <w:rPr>
          <w:color w:val="00B0F0"/>
          <w:sz w:val="20"/>
          <w:szCs w:val="22"/>
        </w:rPr>
        <w:t>.</w:t>
      </w:r>
    </w:p>
    <w:p w14:paraId="40B560AF" w14:textId="77777777" w:rsidR="001F49F4" w:rsidRPr="00432CBC" w:rsidRDefault="001F49F4" w:rsidP="004B59DB">
      <w:pPr>
        <w:rPr>
          <w:rFonts w:hint="eastAsia"/>
        </w:rPr>
      </w:pPr>
    </w:p>
    <w:p w14:paraId="094AEBA0" w14:textId="77777777" w:rsidR="004B59DB" w:rsidRPr="00432CBC" w:rsidRDefault="004B59DB" w:rsidP="00724259">
      <w:pPr>
        <w:ind w:firstLine="840"/>
        <w:rPr>
          <w:rFonts w:hint="eastAsia"/>
          <w:szCs w:val="21"/>
        </w:rPr>
      </w:pPr>
      <w:r w:rsidRPr="00432CBC">
        <w:rPr>
          <w:rFonts w:hint="eastAsia"/>
          <w:szCs w:val="21"/>
        </w:rPr>
        <w:t>【</w:t>
      </w:r>
      <w:r w:rsidR="00404E00" w:rsidRPr="00432CBC">
        <w:rPr>
          <w:rFonts w:hint="eastAsia"/>
          <w:szCs w:val="21"/>
        </w:rPr>
        <w:t>メッセージラベル</w:t>
      </w:r>
      <w:r w:rsidR="00404E00" w:rsidRPr="00D4778D">
        <w:rPr>
          <w:rFonts w:hint="eastAsia"/>
          <w:color w:val="00B0F0"/>
          <w:sz w:val="20"/>
          <w:szCs w:val="20"/>
        </w:rPr>
        <w:t xml:space="preserve">/ </w:t>
      </w:r>
      <w:r w:rsidR="00404E00" w:rsidRPr="00D4778D">
        <w:rPr>
          <w:color w:val="00B0F0"/>
          <w:sz w:val="20"/>
          <w:szCs w:val="20"/>
        </w:rPr>
        <w:t xml:space="preserve">Msg. </w:t>
      </w:r>
      <w:r w:rsidR="00404E00" w:rsidRPr="00D4778D">
        <w:rPr>
          <w:rFonts w:hint="eastAsia"/>
          <w:color w:val="00B0F0"/>
          <w:sz w:val="20"/>
          <w:szCs w:val="20"/>
        </w:rPr>
        <w:t>labe</w:t>
      </w:r>
      <w:r w:rsidR="00404E00" w:rsidRPr="00D4778D">
        <w:rPr>
          <w:color w:val="00B0F0"/>
          <w:sz w:val="20"/>
          <w:szCs w:val="20"/>
        </w:rPr>
        <w:t>l</w:t>
      </w:r>
      <w:r w:rsidRPr="00432CBC">
        <w:rPr>
          <w:rFonts w:hint="eastAsia"/>
          <w:szCs w:val="21"/>
        </w:rPr>
        <w:t>】</w:t>
      </w:r>
      <w:r w:rsidRPr="00432CBC">
        <w:rPr>
          <w:szCs w:val="21"/>
        </w:rPr>
        <w:t>ENG1G90</w:t>
      </w:r>
    </w:p>
    <w:p w14:paraId="1A3E08A2" w14:textId="77777777" w:rsidR="004B59DB" w:rsidRPr="00432CBC" w:rsidRDefault="004B59DB" w:rsidP="00724259">
      <w:pPr>
        <w:ind w:firstLine="840"/>
        <w:rPr>
          <w:rFonts w:hint="eastAsia"/>
          <w:szCs w:val="21"/>
        </w:rPr>
      </w:pPr>
      <w:r w:rsidRPr="00432CBC">
        <w:rPr>
          <w:rFonts w:hint="eastAsia"/>
          <w:szCs w:val="21"/>
        </w:rPr>
        <w:t>【</w:t>
      </w:r>
      <w:r w:rsidRPr="00432CBC">
        <w:rPr>
          <w:rFonts w:hint="eastAsia"/>
          <w:szCs w:val="21"/>
        </w:rPr>
        <w:t>CAN-ID</w:t>
      </w:r>
      <w:r w:rsidRPr="00432CBC">
        <w:rPr>
          <w:rFonts w:hint="eastAsia"/>
          <w:szCs w:val="21"/>
        </w:rPr>
        <w:t>】</w:t>
      </w:r>
      <w:r w:rsidR="00F0146F" w:rsidRPr="00432CBC">
        <w:rPr>
          <w:szCs w:val="21"/>
        </w:rPr>
        <w:t>51E</w:t>
      </w:r>
      <w:r w:rsidRPr="00432CBC">
        <w:rPr>
          <w:rFonts w:hint="eastAsia"/>
          <w:szCs w:val="21"/>
        </w:rPr>
        <w:t>h</w:t>
      </w:r>
    </w:p>
    <w:p w14:paraId="58DDE878" w14:textId="77777777" w:rsidR="004B59DB" w:rsidRPr="00432CBC" w:rsidRDefault="004B59DB" w:rsidP="00724259">
      <w:pPr>
        <w:ind w:firstLine="840"/>
      </w:pPr>
      <w:r w:rsidRPr="00432CBC">
        <w:rPr>
          <w:rFonts w:hint="eastAsia"/>
          <w:szCs w:val="21"/>
        </w:rPr>
        <w:t>【初期値</w:t>
      </w:r>
      <w:r w:rsidRPr="00D4778D">
        <w:rPr>
          <w:rFonts w:hint="eastAsia"/>
          <w:color w:val="00B0F0"/>
          <w:sz w:val="20"/>
          <w:szCs w:val="20"/>
        </w:rPr>
        <w:t>Initial value</w:t>
      </w:r>
      <w:r w:rsidRPr="00432CBC">
        <w:rPr>
          <w:rFonts w:hint="eastAsia"/>
          <w:szCs w:val="21"/>
        </w:rPr>
        <w:t>】</w:t>
      </w:r>
      <w:r w:rsidRPr="00432CB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182E9B" w:rsidRPr="00432CBC" w14:paraId="7501F7DD" w14:textId="77777777" w:rsidTr="00D666A2">
        <w:trPr>
          <w:trHeight w:val="238"/>
          <w:jc w:val="center"/>
        </w:trPr>
        <w:tc>
          <w:tcPr>
            <w:tcW w:w="3603" w:type="dxa"/>
            <w:shd w:val="clear" w:color="auto" w:fill="auto"/>
            <w:tcMar>
              <w:top w:w="15" w:type="dxa"/>
              <w:left w:w="99" w:type="dxa"/>
              <w:bottom w:w="0" w:type="dxa"/>
              <w:right w:w="99" w:type="dxa"/>
            </w:tcMar>
            <w:hideMark/>
          </w:tcPr>
          <w:p w14:paraId="542C3795" w14:textId="77777777" w:rsidR="004B59DB" w:rsidRPr="00432CBC" w:rsidRDefault="004B59DB" w:rsidP="00D666A2">
            <w:pPr>
              <w:ind w:leftChars="200" w:left="386"/>
            </w:pPr>
            <w:r w:rsidRPr="00432CBC">
              <w:rPr>
                <w:rFonts w:hint="eastAsia"/>
                <w:b/>
                <w:bCs/>
              </w:rPr>
              <w:t>ENG1G90</w:t>
            </w:r>
            <w:r w:rsidRPr="00432CBC">
              <w:rPr>
                <w:rFonts w:hint="eastAsia"/>
                <w:b/>
                <w:bCs/>
              </w:rPr>
              <w:t xml:space="preserve">　</w:t>
            </w:r>
            <w:r w:rsidRPr="00432CBC">
              <w:rPr>
                <w:rFonts w:hint="eastAsia"/>
                <w:b/>
                <w:bCs/>
              </w:rPr>
              <w:t>[B_DM</w:t>
            </w:r>
            <w:r w:rsidRPr="00432CBC">
              <w:rPr>
                <w:b/>
                <w:bCs/>
              </w:rPr>
              <w:t>SSFT</w:t>
            </w:r>
            <w:r w:rsidRPr="00432CBC">
              <w:rPr>
                <w:rFonts w:hint="eastAsia"/>
                <w:b/>
                <w:bCs/>
              </w:rPr>
              <w:t>]</w:t>
            </w:r>
          </w:p>
        </w:tc>
        <w:tc>
          <w:tcPr>
            <w:tcW w:w="3317" w:type="dxa"/>
            <w:shd w:val="clear" w:color="auto" w:fill="auto"/>
            <w:tcMar>
              <w:top w:w="15" w:type="dxa"/>
              <w:left w:w="99" w:type="dxa"/>
              <w:bottom w:w="0" w:type="dxa"/>
              <w:right w:w="99" w:type="dxa"/>
            </w:tcMar>
            <w:hideMark/>
          </w:tcPr>
          <w:p w14:paraId="3F5D2FDD" w14:textId="77777777" w:rsidR="004B59DB" w:rsidRPr="00432CBC" w:rsidRDefault="004B59DB" w:rsidP="00D666A2">
            <w:pPr>
              <w:ind w:leftChars="200" w:left="386"/>
            </w:pPr>
            <w:r w:rsidRPr="00432CBC">
              <w:rPr>
                <w:b/>
                <w:bCs/>
              </w:rPr>
              <w:t>状態</w:t>
            </w:r>
            <w:r w:rsidRPr="00432CBC">
              <w:rPr>
                <w:rFonts w:hint="eastAsia"/>
                <w:b/>
                <w:bCs/>
              </w:rPr>
              <w:t>/ Status</w:t>
            </w:r>
          </w:p>
        </w:tc>
      </w:tr>
      <w:tr w:rsidR="004B59DB" w:rsidRPr="00432CBC" w14:paraId="13AECEFD" w14:textId="77777777" w:rsidTr="00D666A2">
        <w:trPr>
          <w:trHeight w:val="303"/>
          <w:jc w:val="center"/>
        </w:trPr>
        <w:tc>
          <w:tcPr>
            <w:tcW w:w="3603" w:type="dxa"/>
            <w:shd w:val="clear" w:color="auto" w:fill="auto"/>
            <w:tcMar>
              <w:top w:w="15" w:type="dxa"/>
              <w:left w:w="99" w:type="dxa"/>
              <w:bottom w:w="0" w:type="dxa"/>
              <w:right w:w="99" w:type="dxa"/>
            </w:tcMar>
            <w:hideMark/>
          </w:tcPr>
          <w:p w14:paraId="678EDD88" w14:textId="77777777" w:rsidR="004B59DB" w:rsidRPr="00432CBC" w:rsidRDefault="004B59DB" w:rsidP="00D666A2">
            <w:pPr>
              <w:ind w:leftChars="200" w:left="386"/>
            </w:pPr>
            <w:r w:rsidRPr="00432CBC">
              <w:t>0b</w:t>
            </w:r>
          </w:p>
        </w:tc>
        <w:tc>
          <w:tcPr>
            <w:tcW w:w="3317" w:type="dxa"/>
            <w:shd w:val="clear" w:color="auto" w:fill="auto"/>
            <w:tcMar>
              <w:top w:w="15" w:type="dxa"/>
              <w:left w:w="99" w:type="dxa"/>
              <w:bottom w:w="0" w:type="dxa"/>
              <w:right w:w="99" w:type="dxa"/>
            </w:tcMar>
            <w:hideMark/>
          </w:tcPr>
          <w:p w14:paraId="6ED59B2C" w14:textId="77777777" w:rsidR="004B59DB" w:rsidRPr="00432CBC" w:rsidRDefault="004B59DB" w:rsidP="00D666A2">
            <w:pPr>
              <w:jc w:val="center"/>
            </w:pPr>
            <w:r w:rsidRPr="00432CBC">
              <w:t>DMS</w:t>
            </w:r>
            <w:r w:rsidRPr="00432CBC">
              <w:rPr>
                <w:rFonts w:hint="eastAsia"/>
              </w:rPr>
              <w:t>ソフトスイッチ画面表示無し</w:t>
            </w:r>
            <w:r w:rsidRPr="00D4778D">
              <w:rPr>
                <w:rFonts w:hint="eastAsia"/>
                <w:color w:val="00B0F0"/>
                <w:sz w:val="20"/>
                <w:szCs w:val="22"/>
              </w:rPr>
              <w:t>/with</w:t>
            </w:r>
            <w:r w:rsidRPr="00D4778D">
              <w:rPr>
                <w:color w:val="00B0F0"/>
                <w:sz w:val="20"/>
                <w:szCs w:val="22"/>
              </w:rPr>
              <w:t>out</w:t>
            </w:r>
            <w:r w:rsidRPr="00D4778D">
              <w:rPr>
                <w:rFonts w:hint="eastAsia"/>
                <w:color w:val="00B0F0"/>
                <w:sz w:val="20"/>
                <w:szCs w:val="22"/>
              </w:rPr>
              <w:t xml:space="preserve"> DMS soft</w:t>
            </w:r>
            <w:r w:rsidRPr="00D4778D">
              <w:rPr>
                <w:color w:val="00B0F0"/>
                <w:sz w:val="20"/>
                <w:szCs w:val="22"/>
              </w:rPr>
              <w:t xml:space="preserve">ware </w:t>
            </w:r>
            <w:r w:rsidRPr="00D4778D">
              <w:rPr>
                <w:rFonts w:hint="eastAsia"/>
                <w:color w:val="00B0F0"/>
                <w:sz w:val="20"/>
                <w:szCs w:val="22"/>
              </w:rPr>
              <w:t>switch</w:t>
            </w:r>
            <w:r w:rsidRPr="00D4778D">
              <w:rPr>
                <w:color w:val="00B0F0"/>
                <w:sz w:val="20"/>
                <w:szCs w:val="22"/>
              </w:rPr>
              <w:t xml:space="preserve"> display</w:t>
            </w:r>
          </w:p>
        </w:tc>
      </w:tr>
      <w:tr w:rsidR="004B59DB" w:rsidRPr="003530C9" w14:paraId="007C0E0C" w14:textId="77777777" w:rsidTr="00D666A2">
        <w:trPr>
          <w:trHeight w:val="281"/>
          <w:jc w:val="center"/>
        </w:trPr>
        <w:tc>
          <w:tcPr>
            <w:tcW w:w="3603" w:type="dxa"/>
            <w:shd w:val="clear" w:color="auto" w:fill="auto"/>
            <w:tcMar>
              <w:top w:w="15" w:type="dxa"/>
              <w:left w:w="99" w:type="dxa"/>
              <w:bottom w:w="0" w:type="dxa"/>
              <w:right w:w="99" w:type="dxa"/>
            </w:tcMar>
            <w:hideMark/>
          </w:tcPr>
          <w:p w14:paraId="344777E2" w14:textId="77777777" w:rsidR="004B59DB" w:rsidRPr="003530C9" w:rsidRDefault="004B59DB" w:rsidP="00D666A2">
            <w:pPr>
              <w:ind w:leftChars="200" w:left="386"/>
            </w:pPr>
            <w:r w:rsidRPr="003530C9">
              <w:rPr>
                <w:rFonts w:hint="eastAsia"/>
              </w:rPr>
              <w:t>1b</w:t>
            </w:r>
          </w:p>
        </w:tc>
        <w:tc>
          <w:tcPr>
            <w:tcW w:w="3317" w:type="dxa"/>
            <w:shd w:val="clear" w:color="auto" w:fill="auto"/>
            <w:tcMar>
              <w:top w:w="15" w:type="dxa"/>
              <w:left w:w="99" w:type="dxa"/>
              <w:bottom w:w="0" w:type="dxa"/>
              <w:right w:w="99" w:type="dxa"/>
            </w:tcMar>
            <w:hideMark/>
          </w:tcPr>
          <w:p w14:paraId="34CEE6E1" w14:textId="77777777" w:rsidR="004B59DB" w:rsidRPr="003530C9" w:rsidRDefault="004B59DB" w:rsidP="00D666A2">
            <w:pPr>
              <w:jc w:val="center"/>
            </w:pPr>
            <w:r w:rsidRPr="003530C9">
              <w:t>DMS</w:t>
            </w:r>
            <w:r w:rsidRPr="003530C9">
              <w:rPr>
                <w:rFonts w:hint="eastAsia"/>
              </w:rPr>
              <w:t>ソフトスイッチ画面表示有り</w:t>
            </w:r>
            <w:r w:rsidRPr="00D4778D">
              <w:rPr>
                <w:rFonts w:hint="eastAsia"/>
                <w:color w:val="00B0F0"/>
                <w:sz w:val="20"/>
                <w:szCs w:val="22"/>
              </w:rPr>
              <w:t>/with DMS soft</w:t>
            </w:r>
            <w:r w:rsidRPr="00D4778D">
              <w:rPr>
                <w:color w:val="00B0F0"/>
                <w:sz w:val="20"/>
                <w:szCs w:val="22"/>
              </w:rPr>
              <w:t xml:space="preserve">ware </w:t>
            </w:r>
            <w:r w:rsidRPr="00D4778D">
              <w:rPr>
                <w:rFonts w:hint="eastAsia"/>
                <w:color w:val="00B0F0"/>
                <w:sz w:val="20"/>
                <w:szCs w:val="22"/>
              </w:rPr>
              <w:t>switch</w:t>
            </w:r>
            <w:r w:rsidRPr="00D4778D">
              <w:rPr>
                <w:color w:val="00B0F0"/>
                <w:sz w:val="20"/>
                <w:szCs w:val="22"/>
              </w:rPr>
              <w:t xml:space="preserve"> display</w:t>
            </w:r>
          </w:p>
        </w:tc>
      </w:tr>
    </w:tbl>
    <w:p w14:paraId="3233A0B3" w14:textId="77777777" w:rsidR="00FC20E0" w:rsidRPr="00CB2C05" w:rsidRDefault="00FC20E0" w:rsidP="00FC20E0"/>
    <w:p w14:paraId="01A8D1AB" w14:textId="77777777" w:rsidR="00FC20E0" w:rsidRPr="00CB2C05" w:rsidRDefault="00FC20E0" w:rsidP="00FC20E0">
      <w:pPr>
        <w:ind w:leftChars="200" w:left="386" w:firstLine="454"/>
      </w:pPr>
      <w:r w:rsidRPr="00CB2C05">
        <w:rPr>
          <w:rFonts w:hint="eastAsia"/>
          <w:szCs w:val="21"/>
        </w:rPr>
        <w:t>【メッセージラベル</w:t>
      </w:r>
      <w:r w:rsidRPr="00CB2C05">
        <w:rPr>
          <w:rFonts w:hint="eastAsia"/>
          <w:color w:val="00B0F0"/>
          <w:sz w:val="20"/>
          <w:szCs w:val="20"/>
        </w:rPr>
        <w:t xml:space="preserve">/ </w:t>
      </w:r>
      <w:r w:rsidRPr="00CB2C05">
        <w:rPr>
          <w:color w:val="00B0F0"/>
          <w:sz w:val="20"/>
          <w:szCs w:val="20"/>
        </w:rPr>
        <w:t xml:space="preserve">Msg. </w:t>
      </w:r>
      <w:r w:rsidRPr="00CB2C05">
        <w:rPr>
          <w:rFonts w:hint="eastAsia"/>
          <w:color w:val="00B0F0"/>
          <w:sz w:val="20"/>
          <w:szCs w:val="20"/>
        </w:rPr>
        <w:t>labe</w:t>
      </w:r>
      <w:r w:rsidRPr="00CB2C05">
        <w:rPr>
          <w:color w:val="00B0F0"/>
          <w:sz w:val="20"/>
          <w:szCs w:val="20"/>
        </w:rPr>
        <w:t>l</w:t>
      </w:r>
      <w:r w:rsidRPr="00CB2C05">
        <w:rPr>
          <w:rFonts w:hint="eastAsia"/>
          <w:szCs w:val="21"/>
        </w:rPr>
        <w:t>】</w:t>
      </w:r>
      <w:r w:rsidRPr="00CB2C05">
        <w:rPr>
          <w:rFonts w:hint="eastAsia"/>
        </w:rPr>
        <w:t>E</w:t>
      </w:r>
      <w:r w:rsidRPr="00CB2C05">
        <w:t>NG1G90</w:t>
      </w:r>
    </w:p>
    <w:p w14:paraId="4480358C" w14:textId="77777777" w:rsidR="00FC20E0" w:rsidRPr="00CB2C05" w:rsidRDefault="00FC20E0" w:rsidP="00FC20E0">
      <w:pPr>
        <w:ind w:leftChars="200" w:left="386" w:firstLine="454"/>
        <w:rPr>
          <w:rFonts w:hint="eastAsia"/>
        </w:rPr>
      </w:pPr>
      <w:r w:rsidRPr="00CB2C05">
        <w:rPr>
          <w:rFonts w:hint="eastAsia"/>
        </w:rPr>
        <w:t>【</w:t>
      </w:r>
      <w:r w:rsidRPr="00CB2C05">
        <w:rPr>
          <w:rFonts w:hint="eastAsia"/>
        </w:rPr>
        <w:t>CAN-ID</w:t>
      </w:r>
      <w:r w:rsidRPr="00CB2C05">
        <w:rPr>
          <w:rFonts w:hint="eastAsia"/>
        </w:rPr>
        <w:t>】</w:t>
      </w:r>
      <w:r w:rsidRPr="00CB2C05">
        <w:rPr>
          <w:rFonts w:hint="eastAsia"/>
        </w:rPr>
        <w:t xml:space="preserve"> 5</w:t>
      </w:r>
      <w:r w:rsidRPr="00CB2C05">
        <w:t>1E</w:t>
      </w:r>
      <w:r w:rsidRPr="00CB2C05">
        <w:rPr>
          <w:szCs w:val="21"/>
        </w:rPr>
        <w:t>h</w:t>
      </w:r>
    </w:p>
    <w:p w14:paraId="05930256" w14:textId="77777777" w:rsidR="00FC20E0" w:rsidRPr="00CB2C05" w:rsidRDefault="00FC20E0" w:rsidP="00FC20E0">
      <w:pPr>
        <w:ind w:leftChars="200" w:left="386" w:firstLine="454"/>
        <w:rPr>
          <w:rFonts w:hint="eastAsia"/>
        </w:rPr>
      </w:pPr>
      <w:r w:rsidRPr="00CB2C05">
        <w:rPr>
          <w:rFonts w:hint="eastAsia"/>
        </w:rPr>
        <w:t>【初期値</w:t>
      </w:r>
      <w:r w:rsidRPr="00CB2C05">
        <w:rPr>
          <w:rFonts w:hint="eastAsia"/>
        </w:rPr>
        <w:t xml:space="preserve"> </w:t>
      </w:r>
      <w:r w:rsidRPr="00CB2C05">
        <w:rPr>
          <w:rFonts w:hint="eastAsia"/>
          <w:color w:val="00B0F0"/>
          <w:sz w:val="20"/>
          <w:szCs w:val="22"/>
        </w:rPr>
        <w:t>Initial value</w:t>
      </w:r>
      <w:r w:rsidRPr="00CB2C05">
        <w:rPr>
          <w:rFonts w:hint="eastAsia"/>
        </w:rPr>
        <w:t>】</w:t>
      </w:r>
      <w:r w:rsidRPr="00CB2C05">
        <w:t>0000b</w:t>
      </w:r>
    </w:p>
    <w:p w14:paraId="73CD42A1" w14:textId="77777777" w:rsidR="00FC20E0" w:rsidRPr="00CB2C05" w:rsidRDefault="00FC20E0" w:rsidP="00FC20E0">
      <w:pPr>
        <w:ind w:leftChars="200" w:left="386"/>
        <w:rPr>
          <w:rFonts w:hint="eastAsia"/>
          <w:szCs w:val="21"/>
        </w:rPr>
      </w:pPr>
      <w:r w:rsidRPr="00CB2C05">
        <w:rPr>
          <w:szCs w:val="21"/>
        </w:rPr>
        <w:tab/>
      </w:r>
    </w:p>
    <w:p w14:paraId="24820CD5" w14:textId="77777777" w:rsidR="00FC20E0" w:rsidRPr="00CB2C05" w:rsidRDefault="00FC20E0" w:rsidP="00FC20E0">
      <w:pPr>
        <w:ind w:leftChars="200" w:left="386" w:firstLine="454"/>
        <w:rPr>
          <w:rFonts w:hint="eastAsia"/>
          <w:szCs w:val="21"/>
        </w:rPr>
      </w:pPr>
      <w:r w:rsidRPr="00CB2C05">
        <w:rPr>
          <w:rFonts w:hint="eastAsia"/>
          <w:szCs w:val="21"/>
        </w:rPr>
        <w:t>B_DMODE</w:t>
      </w:r>
      <w:r w:rsidRPr="00CB2C05">
        <w:rPr>
          <w:rFonts w:hint="eastAsia"/>
          <w:szCs w:val="21"/>
        </w:rPr>
        <w:t>の状態とビット位置は以下の表を参照。</w:t>
      </w:r>
    </w:p>
    <w:p w14:paraId="2C33020D" w14:textId="77777777" w:rsidR="00FC20E0" w:rsidRPr="00CB2C05" w:rsidRDefault="00FC20E0" w:rsidP="00FC20E0">
      <w:pPr>
        <w:ind w:leftChars="200" w:left="386" w:firstLine="454"/>
        <w:rPr>
          <w:rFonts w:hint="eastAsia"/>
          <w:color w:val="00B0F0"/>
          <w:sz w:val="20"/>
          <w:szCs w:val="20"/>
        </w:rPr>
      </w:pPr>
      <w:r w:rsidRPr="00CB2C05">
        <w:rPr>
          <w:rFonts w:hint="eastAsia"/>
          <w:color w:val="00B0F0"/>
          <w:sz w:val="20"/>
          <w:szCs w:val="20"/>
        </w:rPr>
        <w:t>Signal status and bit position of B_DMODE is shown below.</w:t>
      </w:r>
    </w:p>
    <w:p w14:paraId="3BE268D1" w14:textId="77777777" w:rsidR="00FC20E0" w:rsidRPr="008C77C2" w:rsidRDefault="00FC20E0" w:rsidP="00FC20E0">
      <w:pPr>
        <w:ind w:leftChars="200" w:left="386"/>
        <w:rPr>
          <w:szCs w:val="21"/>
        </w:rPr>
      </w:pP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2892"/>
      </w:tblGrid>
      <w:tr w:rsidR="00FC20E0" w:rsidRPr="00CB2C05" w14:paraId="0611FBEB" w14:textId="77777777">
        <w:trPr>
          <w:trHeight w:val="238"/>
          <w:jc w:val="center"/>
        </w:trPr>
        <w:tc>
          <w:tcPr>
            <w:tcW w:w="4028" w:type="dxa"/>
            <w:shd w:val="clear" w:color="auto" w:fill="auto"/>
            <w:tcMar>
              <w:top w:w="15" w:type="dxa"/>
              <w:left w:w="99" w:type="dxa"/>
              <w:bottom w:w="0" w:type="dxa"/>
              <w:right w:w="99" w:type="dxa"/>
            </w:tcMar>
            <w:hideMark/>
          </w:tcPr>
          <w:p w14:paraId="77DBE753" w14:textId="77777777" w:rsidR="00FC20E0" w:rsidRPr="00CB2C05" w:rsidRDefault="00FC20E0">
            <w:pPr>
              <w:ind w:leftChars="200" w:left="386"/>
            </w:pPr>
            <w:r w:rsidRPr="00CB2C05">
              <w:rPr>
                <w:rFonts w:hint="eastAsia"/>
                <w:b/>
                <w:bCs/>
              </w:rPr>
              <w:t>ENG1G90</w:t>
            </w:r>
            <w:r w:rsidRPr="00CB2C05">
              <w:rPr>
                <w:rFonts w:hint="eastAsia"/>
                <w:b/>
                <w:bCs/>
              </w:rPr>
              <w:t xml:space="preserve">　</w:t>
            </w:r>
            <w:r w:rsidRPr="00CB2C05">
              <w:rPr>
                <w:rFonts w:hint="eastAsia"/>
                <w:b/>
                <w:bCs/>
              </w:rPr>
              <w:t>[B_DMODE]</w:t>
            </w:r>
          </w:p>
        </w:tc>
        <w:tc>
          <w:tcPr>
            <w:tcW w:w="2892" w:type="dxa"/>
            <w:shd w:val="clear" w:color="auto" w:fill="auto"/>
            <w:tcMar>
              <w:top w:w="15" w:type="dxa"/>
              <w:left w:w="99" w:type="dxa"/>
              <w:bottom w:w="0" w:type="dxa"/>
              <w:right w:w="99" w:type="dxa"/>
            </w:tcMar>
            <w:hideMark/>
          </w:tcPr>
          <w:p w14:paraId="4A464D58" w14:textId="77777777" w:rsidR="00FC20E0" w:rsidRPr="00CB2C05" w:rsidRDefault="00FC20E0">
            <w:pPr>
              <w:ind w:leftChars="200" w:left="386"/>
            </w:pPr>
            <w:r w:rsidRPr="00CB2C05">
              <w:rPr>
                <w:b/>
                <w:bCs/>
              </w:rPr>
              <w:t>状態</w:t>
            </w:r>
            <w:r w:rsidRPr="00CB2C05">
              <w:rPr>
                <w:rFonts w:hint="eastAsia"/>
                <w:b/>
                <w:bCs/>
                <w:color w:val="00B0F0"/>
              </w:rPr>
              <w:t>/ Status</w:t>
            </w:r>
          </w:p>
        </w:tc>
      </w:tr>
      <w:tr w:rsidR="00FC20E0" w:rsidRPr="00CB2C05" w14:paraId="5BE92F10" w14:textId="77777777">
        <w:trPr>
          <w:trHeight w:val="303"/>
          <w:jc w:val="center"/>
        </w:trPr>
        <w:tc>
          <w:tcPr>
            <w:tcW w:w="4028" w:type="dxa"/>
            <w:shd w:val="clear" w:color="auto" w:fill="auto"/>
            <w:tcMar>
              <w:top w:w="15" w:type="dxa"/>
              <w:left w:w="99" w:type="dxa"/>
              <w:bottom w:w="0" w:type="dxa"/>
              <w:right w:w="99" w:type="dxa"/>
            </w:tcMar>
            <w:hideMark/>
          </w:tcPr>
          <w:p w14:paraId="7AFA1CC4" w14:textId="77777777" w:rsidR="00FC20E0" w:rsidRPr="00CB2C05" w:rsidRDefault="00FC20E0">
            <w:pPr>
              <w:ind w:leftChars="200" w:left="386"/>
            </w:pPr>
            <w:r w:rsidRPr="00CB2C05">
              <w:t>0000b</w:t>
            </w:r>
          </w:p>
        </w:tc>
        <w:tc>
          <w:tcPr>
            <w:tcW w:w="2892" w:type="dxa"/>
            <w:tcBorders>
              <w:top w:val="single" w:sz="4" w:space="0" w:color="auto"/>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682E8675" w14:textId="77777777" w:rsidR="00FC20E0" w:rsidRPr="00CB2C05" w:rsidRDefault="00FC20E0">
            <w:pPr>
              <w:ind w:leftChars="200" w:left="386"/>
            </w:pPr>
            <w:r w:rsidRPr="00CB2C05">
              <w:rPr>
                <w:rFonts w:cs="Arial"/>
                <w:kern w:val="24"/>
              </w:rPr>
              <w:t>Normal</w:t>
            </w:r>
          </w:p>
        </w:tc>
      </w:tr>
      <w:tr w:rsidR="00FC20E0" w:rsidRPr="00CB2C05" w14:paraId="173FC075" w14:textId="77777777">
        <w:trPr>
          <w:trHeight w:val="281"/>
          <w:jc w:val="center"/>
        </w:trPr>
        <w:tc>
          <w:tcPr>
            <w:tcW w:w="4028" w:type="dxa"/>
            <w:shd w:val="clear" w:color="auto" w:fill="auto"/>
            <w:tcMar>
              <w:top w:w="15" w:type="dxa"/>
              <w:left w:w="99" w:type="dxa"/>
              <w:bottom w:w="0" w:type="dxa"/>
              <w:right w:w="99" w:type="dxa"/>
            </w:tcMar>
            <w:hideMark/>
          </w:tcPr>
          <w:p w14:paraId="1BBF5C9F" w14:textId="77777777" w:rsidR="00FC20E0" w:rsidRPr="00CB2C05" w:rsidRDefault="00FC20E0">
            <w:pPr>
              <w:ind w:leftChars="200" w:left="386"/>
            </w:pPr>
            <w:r w:rsidRPr="00CB2C05">
              <w:t>0001b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1750F124" w14:textId="77777777" w:rsidR="00FC20E0" w:rsidRPr="00CB2C05" w:rsidRDefault="00FC20E0">
            <w:pPr>
              <w:ind w:leftChars="200" w:left="386"/>
              <w:rPr>
                <w:rFonts w:hint="eastAsia"/>
              </w:rPr>
            </w:pPr>
            <w:r w:rsidRPr="00CB2C05">
              <w:rPr>
                <w:rFonts w:cs="Arial"/>
                <w:kern w:val="24"/>
              </w:rPr>
              <w:t>Power</w:t>
            </w:r>
            <w:r w:rsidRPr="00CB2C05">
              <w:rPr>
                <w:rFonts w:cs="Arial" w:hint="eastAsia"/>
                <w:kern w:val="24"/>
              </w:rPr>
              <w:t xml:space="preserve"> (</w:t>
            </w:r>
            <w:r w:rsidRPr="00CB2C05">
              <w:rPr>
                <w:rFonts w:cs="Arial" w:hint="eastAsia"/>
                <w:kern w:val="24"/>
              </w:rPr>
              <w:t>※</w:t>
            </w:r>
            <w:r w:rsidRPr="00CB2C05">
              <w:rPr>
                <w:rFonts w:cs="Arial" w:hint="eastAsia"/>
                <w:kern w:val="24"/>
              </w:rPr>
              <w:t>1)</w:t>
            </w:r>
          </w:p>
        </w:tc>
      </w:tr>
      <w:tr w:rsidR="00FC20E0" w:rsidRPr="00CB2C05" w14:paraId="3FD0E02B" w14:textId="77777777">
        <w:trPr>
          <w:trHeight w:val="336"/>
          <w:jc w:val="center"/>
        </w:trPr>
        <w:tc>
          <w:tcPr>
            <w:tcW w:w="4028" w:type="dxa"/>
            <w:shd w:val="clear" w:color="auto" w:fill="auto"/>
            <w:tcMar>
              <w:top w:w="15" w:type="dxa"/>
              <w:left w:w="99" w:type="dxa"/>
              <w:bottom w:w="0" w:type="dxa"/>
              <w:right w:w="99" w:type="dxa"/>
            </w:tcMar>
            <w:hideMark/>
          </w:tcPr>
          <w:p w14:paraId="03C6FBD5" w14:textId="77777777" w:rsidR="00FC20E0" w:rsidRPr="00CB2C05" w:rsidRDefault="00FC20E0">
            <w:pPr>
              <w:ind w:leftChars="200" w:left="386"/>
            </w:pPr>
            <w:r w:rsidRPr="00CB2C05">
              <w:t>0010b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3B7DE1E" w14:textId="77777777" w:rsidR="00FC20E0" w:rsidRPr="00CB2C05" w:rsidRDefault="00FC20E0">
            <w:pPr>
              <w:ind w:leftChars="200" w:left="386"/>
            </w:pPr>
            <w:r w:rsidRPr="00CB2C05">
              <w:rPr>
                <w:rFonts w:cs="Arial"/>
                <w:kern w:val="24"/>
              </w:rPr>
              <w:t>Sport</w:t>
            </w:r>
          </w:p>
        </w:tc>
      </w:tr>
      <w:tr w:rsidR="00FC20E0" w:rsidRPr="00CB2C05" w14:paraId="6C6D0A8F" w14:textId="77777777">
        <w:trPr>
          <w:trHeight w:val="141"/>
          <w:jc w:val="center"/>
        </w:trPr>
        <w:tc>
          <w:tcPr>
            <w:tcW w:w="4028" w:type="dxa"/>
            <w:shd w:val="clear" w:color="auto" w:fill="auto"/>
            <w:tcMar>
              <w:top w:w="15" w:type="dxa"/>
              <w:left w:w="99" w:type="dxa"/>
              <w:bottom w:w="0" w:type="dxa"/>
              <w:right w:w="99" w:type="dxa"/>
            </w:tcMar>
            <w:hideMark/>
          </w:tcPr>
          <w:p w14:paraId="4B349F19" w14:textId="77777777" w:rsidR="00FC20E0" w:rsidRPr="00CB2C05" w:rsidRDefault="00FC20E0">
            <w:pPr>
              <w:ind w:leftChars="200" w:left="386"/>
            </w:pPr>
            <w:r w:rsidRPr="00CB2C05">
              <w:t>0011b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CC854E1" w14:textId="77777777" w:rsidR="00FC20E0" w:rsidRPr="00CB2C05" w:rsidRDefault="00FC20E0">
            <w:pPr>
              <w:ind w:leftChars="200" w:left="386"/>
            </w:pPr>
            <w:r w:rsidRPr="00CB2C05">
              <w:rPr>
                <w:rFonts w:cs="Arial"/>
                <w:kern w:val="24"/>
              </w:rPr>
              <w:t>Sport S</w:t>
            </w:r>
          </w:p>
        </w:tc>
      </w:tr>
      <w:tr w:rsidR="00FC20E0" w:rsidRPr="00CB2C05" w14:paraId="0157198F" w14:textId="77777777">
        <w:trPr>
          <w:trHeight w:val="140"/>
          <w:jc w:val="center"/>
        </w:trPr>
        <w:tc>
          <w:tcPr>
            <w:tcW w:w="4028" w:type="dxa"/>
            <w:shd w:val="clear" w:color="auto" w:fill="auto"/>
            <w:tcMar>
              <w:top w:w="15" w:type="dxa"/>
              <w:left w:w="99" w:type="dxa"/>
              <w:bottom w:w="0" w:type="dxa"/>
              <w:right w:w="99" w:type="dxa"/>
            </w:tcMar>
            <w:hideMark/>
          </w:tcPr>
          <w:p w14:paraId="2E3B1373" w14:textId="77777777" w:rsidR="00FC20E0" w:rsidRPr="00CB2C05" w:rsidRDefault="00FC20E0">
            <w:pPr>
              <w:ind w:leftChars="200" w:left="386"/>
            </w:pPr>
            <w:r w:rsidRPr="00CB2C05">
              <w:t>0100b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B65F43A" w14:textId="77777777" w:rsidR="00FC20E0" w:rsidRPr="00CB2C05" w:rsidRDefault="00FC20E0">
            <w:pPr>
              <w:ind w:leftChars="200" w:left="386"/>
            </w:pPr>
            <w:r w:rsidRPr="00CB2C05">
              <w:rPr>
                <w:rFonts w:cs="Arial"/>
                <w:kern w:val="24"/>
              </w:rPr>
              <w:t>Sport S+</w:t>
            </w:r>
          </w:p>
        </w:tc>
      </w:tr>
      <w:tr w:rsidR="00FC20E0" w:rsidRPr="00CB2C05" w14:paraId="639CEFDC" w14:textId="77777777">
        <w:trPr>
          <w:trHeight w:val="140"/>
          <w:jc w:val="center"/>
        </w:trPr>
        <w:tc>
          <w:tcPr>
            <w:tcW w:w="4028" w:type="dxa"/>
            <w:shd w:val="clear" w:color="auto" w:fill="auto"/>
            <w:tcMar>
              <w:top w:w="15" w:type="dxa"/>
              <w:left w:w="99" w:type="dxa"/>
              <w:bottom w:w="0" w:type="dxa"/>
              <w:right w:w="99" w:type="dxa"/>
            </w:tcMar>
            <w:hideMark/>
          </w:tcPr>
          <w:p w14:paraId="057C372E" w14:textId="77777777" w:rsidR="00FC20E0" w:rsidRPr="00CB2C05" w:rsidRDefault="00FC20E0">
            <w:pPr>
              <w:ind w:leftChars="200" w:left="386"/>
            </w:pPr>
            <w:r w:rsidRPr="00CB2C05">
              <w:t>0101b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95D83FB" w14:textId="77777777" w:rsidR="00FC20E0" w:rsidRPr="00CB2C05" w:rsidRDefault="00FC20E0">
            <w:pPr>
              <w:ind w:leftChars="200" w:left="386"/>
            </w:pPr>
            <w:r w:rsidRPr="00CB2C05">
              <w:rPr>
                <w:rFonts w:cs="Arial"/>
                <w:kern w:val="24"/>
              </w:rPr>
              <w:t>Comfort</w:t>
            </w:r>
          </w:p>
        </w:tc>
      </w:tr>
      <w:tr w:rsidR="00FC20E0" w:rsidRPr="00CB2C05" w14:paraId="015971AE" w14:textId="77777777">
        <w:trPr>
          <w:trHeight w:val="119"/>
          <w:jc w:val="center"/>
        </w:trPr>
        <w:tc>
          <w:tcPr>
            <w:tcW w:w="4028" w:type="dxa"/>
            <w:shd w:val="clear" w:color="auto" w:fill="auto"/>
            <w:tcMar>
              <w:top w:w="15" w:type="dxa"/>
              <w:left w:w="99" w:type="dxa"/>
              <w:bottom w:w="0" w:type="dxa"/>
              <w:right w:w="99" w:type="dxa"/>
            </w:tcMar>
            <w:hideMark/>
          </w:tcPr>
          <w:p w14:paraId="16AAA3EC" w14:textId="77777777" w:rsidR="00FC20E0" w:rsidRPr="00CB2C05" w:rsidRDefault="00FC20E0">
            <w:pPr>
              <w:ind w:leftChars="200" w:left="386"/>
            </w:pPr>
            <w:r w:rsidRPr="00CB2C05">
              <w:t>0110b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B5F47FD" w14:textId="77777777" w:rsidR="00FC20E0" w:rsidRPr="00CB2C05" w:rsidRDefault="00FC20E0">
            <w:pPr>
              <w:ind w:leftChars="200" w:left="386"/>
            </w:pPr>
            <w:r w:rsidRPr="00CB2C05">
              <w:rPr>
                <w:rFonts w:cs="Arial"/>
                <w:kern w:val="24"/>
              </w:rPr>
              <w:t>Eco</w:t>
            </w:r>
          </w:p>
        </w:tc>
      </w:tr>
      <w:tr w:rsidR="00FC20E0" w:rsidRPr="00CB2C05" w14:paraId="7D098223" w14:textId="77777777">
        <w:trPr>
          <w:trHeight w:val="162"/>
          <w:jc w:val="center"/>
        </w:trPr>
        <w:tc>
          <w:tcPr>
            <w:tcW w:w="4028" w:type="dxa"/>
            <w:shd w:val="clear" w:color="auto" w:fill="auto"/>
            <w:tcMar>
              <w:top w:w="15" w:type="dxa"/>
              <w:left w:w="99" w:type="dxa"/>
              <w:bottom w:w="0" w:type="dxa"/>
              <w:right w:w="99" w:type="dxa"/>
            </w:tcMar>
            <w:hideMark/>
          </w:tcPr>
          <w:p w14:paraId="5F6ADF99" w14:textId="77777777" w:rsidR="00FC20E0" w:rsidRPr="00CB2C05" w:rsidRDefault="00FC20E0">
            <w:pPr>
              <w:ind w:leftChars="200" w:left="386"/>
            </w:pPr>
            <w:r w:rsidRPr="00CB2C05">
              <w:t>0111b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210E40D" w14:textId="77777777" w:rsidR="00FC20E0" w:rsidRPr="00CB2C05" w:rsidRDefault="00FC20E0">
            <w:pPr>
              <w:ind w:leftChars="200" w:left="386"/>
            </w:pPr>
            <w:r w:rsidRPr="00CB2C05">
              <w:rPr>
                <w:rFonts w:cs="Arial"/>
                <w:kern w:val="24"/>
              </w:rPr>
              <w:t>Custom</w:t>
            </w:r>
          </w:p>
        </w:tc>
      </w:tr>
      <w:tr w:rsidR="00FC20E0" w:rsidRPr="00CB2C05" w14:paraId="2876AC2B" w14:textId="77777777">
        <w:trPr>
          <w:trHeight w:val="162"/>
          <w:jc w:val="center"/>
        </w:trPr>
        <w:tc>
          <w:tcPr>
            <w:tcW w:w="4028" w:type="dxa"/>
            <w:shd w:val="clear" w:color="auto" w:fill="auto"/>
            <w:tcMar>
              <w:top w:w="15" w:type="dxa"/>
              <w:left w:w="99" w:type="dxa"/>
              <w:bottom w:w="0" w:type="dxa"/>
              <w:right w:w="99" w:type="dxa"/>
            </w:tcMar>
            <w:hideMark/>
          </w:tcPr>
          <w:p w14:paraId="70D27A7D" w14:textId="77777777" w:rsidR="00FC20E0" w:rsidRPr="00CB2C05" w:rsidRDefault="00FC20E0">
            <w:pPr>
              <w:ind w:leftChars="200" w:left="386"/>
            </w:pPr>
            <w:r w:rsidRPr="00CB2C05">
              <w:rPr>
                <w:rFonts w:hint="eastAsia"/>
              </w:rPr>
              <w:t>1000b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55B1FE53" w14:textId="77777777" w:rsidR="00FC20E0" w:rsidRPr="00CB2C05" w:rsidRDefault="00FC20E0">
            <w:pPr>
              <w:ind w:leftChars="200" w:left="386"/>
            </w:pPr>
            <w:r w:rsidRPr="00CB2C05">
              <w:rPr>
                <w:rFonts w:cs="Arial"/>
                <w:kern w:val="24"/>
              </w:rPr>
              <w:t>Fun</w:t>
            </w:r>
            <w:r w:rsidRPr="00CB2C05">
              <w:rPr>
                <w:rFonts w:cs="Arial" w:hint="eastAsia"/>
                <w:kern w:val="24"/>
              </w:rPr>
              <w:t xml:space="preserve"> (</w:t>
            </w:r>
            <w:r w:rsidRPr="00CB2C05">
              <w:rPr>
                <w:rFonts w:cs="Arial" w:hint="eastAsia"/>
                <w:kern w:val="24"/>
              </w:rPr>
              <w:t>※</w:t>
            </w:r>
            <w:r w:rsidRPr="00CB2C05">
              <w:rPr>
                <w:rFonts w:cs="Arial" w:hint="eastAsia"/>
                <w:kern w:val="24"/>
              </w:rPr>
              <w:t>1)</w:t>
            </w:r>
          </w:p>
        </w:tc>
      </w:tr>
      <w:tr w:rsidR="00FC20E0" w:rsidRPr="00CB2C05" w14:paraId="2F6C47E1" w14:textId="77777777">
        <w:trPr>
          <w:trHeight w:val="162"/>
          <w:jc w:val="center"/>
        </w:trPr>
        <w:tc>
          <w:tcPr>
            <w:tcW w:w="4028" w:type="dxa"/>
            <w:shd w:val="clear" w:color="auto" w:fill="auto"/>
            <w:tcMar>
              <w:top w:w="15" w:type="dxa"/>
              <w:left w:w="99" w:type="dxa"/>
              <w:bottom w:w="0" w:type="dxa"/>
              <w:right w:w="99" w:type="dxa"/>
            </w:tcMar>
          </w:tcPr>
          <w:p w14:paraId="6BB7A451" w14:textId="77777777" w:rsidR="00FC20E0" w:rsidRPr="00CB2C05" w:rsidRDefault="00FC20E0">
            <w:pPr>
              <w:ind w:leftChars="200" w:left="386"/>
            </w:pPr>
            <w:r w:rsidRPr="00CB2C05">
              <w:rPr>
                <w:rFonts w:hint="eastAsia"/>
              </w:rPr>
              <w:t>1001b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7F27A830" w14:textId="77777777" w:rsidR="00FC20E0" w:rsidRPr="00CB2C05" w:rsidRDefault="00FC20E0">
            <w:pPr>
              <w:ind w:firstLineChars="200" w:firstLine="386"/>
              <w:rPr>
                <w:rFonts w:cs="Arial" w:hint="eastAsia"/>
                <w:kern w:val="24"/>
              </w:rPr>
            </w:pPr>
            <w:r w:rsidRPr="00CB2C05">
              <w:rPr>
                <w:rFonts w:cs="Arial"/>
                <w:kern w:val="24"/>
              </w:rPr>
              <w:t>Range</w:t>
            </w:r>
            <w:r w:rsidRPr="00CB2C05" w:rsidDel="005C290E">
              <w:rPr>
                <w:rFonts w:cs="Arial"/>
                <w:kern w:val="24"/>
              </w:rPr>
              <w:t xml:space="preserve"> </w:t>
            </w:r>
          </w:p>
        </w:tc>
      </w:tr>
      <w:tr w:rsidR="00FC20E0" w:rsidRPr="00CB2C05" w14:paraId="63686C38" w14:textId="77777777">
        <w:trPr>
          <w:trHeight w:val="162"/>
          <w:jc w:val="center"/>
        </w:trPr>
        <w:tc>
          <w:tcPr>
            <w:tcW w:w="4028" w:type="dxa"/>
            <w:shd w:val="clear" w:color="auto" w:fill="auto"/>
            <w:tcMar>
              <w:top w:w="15" w:type="dxa"/>
              <w:left w:w="99" w:type="dxa"/>
              <w:bottom w:w="0" w:type="dxa"/>
              <w:right w:w="99" w:type="dxa"/>
            </w:tcMar>
          </w:tcPr>
          <w:p w14:paraId="680E41C0" w14:textId="77777777" w:rsidR="00FC20E0" w:rsidRPr="00CB2C05" w:rsidRDefault="00FC20E0">
            <w:pPr>
              <w:ind w:leftChars="200" w:left="386"/>
            </w:pPr>
            <w:r w:rsidRPr="00CB2C05">
              <w:rPr>
                <w:rFonts w:hint="eastAsia"/>
              </w:rPr>
              <w:t>1010b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05FD59BD" w14:textId="77777777" w:rsidR="00FC20E0" w:rsidRPr="00CB2C05" w:rsidRDefault="00FC20E0">
            <w:pPr>
              <w:ind w:leftChars="200" w:left="386"/>
            </w:pPr>
            <w:r w:rsidRPr="00CB2C05">
              <w:rPr>
                <w:rFonts w:cs="Arial"/>
                <w:kern w:val="24"/>
              </w:rPr>
              <w:t>Track</w:t>
            </w:r>
            <w:r w:rsidRPr="00CB2C05">
              <w:rPr>
                <w:rFonts w:cs="Arial" w:hint="eastAsia"/>
                <w:kern w:val="24"/>
              </w:rPr>
              <w:t xml:space="preserve"> (</w:t>
            </w:r>
            <w:r w:rsidRPr="00CB2C05">
              <w:rPr>
                <w:rFonts w:cs="Arial" w:hint="eastAsia"/>
                <w:kern w:val="24"/>
              </w:rPr>
              <w:t>※</w:t>
            </w:r>
            <w:r w:rsidRPr="00CB2C05">
              <w:rPr>
                <w:rFonts w:cs="Arial" w:hint="eastAsia"/>
                <w:kern w:val="24"/>
              </w:rPr>
              <w:t>1)</w:t>
            </w:r>
          </w:p>
        </w:tc>
      </w:tr>
      <w:tr w:rsidR="00FC20E0" w:rsidRPr="00CB2C05" w14:paraId="003AC985" w14:textId="77777777">
        <w:trPr>
          <w:trHeight w:val="162"/>
          <w:jc w:val="center"/>
        </w:trPr>
        <w:tc>
          <w:tcPr>
            <w:tcW w:w="4028" w:type="dxa"/>
            <w:shd w:val="clear" w:color="auto" w:fill="auto"/>
            <w:tcMar>
              <w:top w:w="15" w:type="dxa"/>
              <w:left w:w="99" w:type="dxa"/>
              <w:bottom w:w="0" w:type="dxa"/>
              <w:right w:w="99" w:type="dxa"/>
            </w:tcMar>
          </w:tcPr>
          <w:p w14:paraId="380C81E7" w14:textId="77777777" w:rsidR="00FC20E0" w:rsidRPr="00CB2C05" w:rsidRDefault="00FC20E0">
            <w:pPr>
              <w:ind w:leftChars="200" w:left="386"/>
            </w:pPr>
            <w:r w:rsidRPr="00CB2C05">
              <w:rPr>
                <w:rFonts w:hint="eastAsia"/>
              </w:rPr>
              <w:t>1011b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52E0416D" w14:textId="77777777" w:rsidR="00FC20E0" w:rsidRPr="00CB2C05" w:rsidRDefault="00FC20E0">
            <w:pPr>
              <w:ind w:leftChars="200" w:left="386"/>
            </w:pPr>
            <w:r w:rsidRPr="00CB2C05">
              <w:rPr>
                <w:sz w:val="20"/>
                <w:szCs w:val="20"/>
              </w:rPr>
              <w:t>Rear Comfort</w:t>
            </w:r>
          </w:p>
        </w:tc>
      </w:tr>
    </w:tbl>
    <w:p w14:paraId="6A519B67" w14:textId="77777777" w:rsidR="00FC20E0" w:rsidRPr="00CB2C05" w:rsidRDefault="00FC20E0" w:rsidP="00FC20E0">
      <w:pPr>
        <w:ind w:leftChars="200" w:left="386"/>
        <w:rPr>
          <w:rFonts w:hint="eastAsia"/>
          <w:szCs w:val="21"/>
        </w:rPr>
      </w:pPr>
    </w:p>
    <w:p w14:paraId="57C39F13" w14:textId="77777777" w:rsidR="00FC20E0" w:rsidRPr="00CB2C05" w:rsidRDefault="00FC20E0" w:rsidP="00FC20E0">
      <w:pPr>
        <w:ind w:firstLineChars="385" w:firstLine="742"/>
        <w:rPr>
          <w:szCs w:val="21"/>
        </w:rPr>
      </w:pPr>
      <w:r w:rsidRPr="00CB2C05">
        <w:rPr>
          <w:rFonts w:hint="eastAsia"/>
          <w:szCs w:val="21"/>
        </w:rPr>
        <w:t>※</w:t>
      </w:r>
      <w:r w:rsidRPr="00CB2C05">
        <w:rPr>
          <w:szCs w:val="21"/>
        </w:rPr>
        <w:t>1. DMS</w:t>
      </w:r>
      <w:r w:rsidRPr="00CB2C05">
        <w:rPr>
          <w:rFonts w:hint="eastAsia"/>
          <w:szCs w:val="21"/>
        </w:rPr>
        <w:t>では、「</w:t>
      </w:r>
      <w:r w:rsidRPr="00CB2C05">
        <w:rPr>
          <w:szCs w:val="21"/>
        </w:rPr>
        <w:t>Power</w:t>
      </w:r>
      <w:r w:rsidRPr="00CB2C05">
        <w:rPr>
          <w:rFonts w:hint="eastAsia"/>
          <w:szCs w:val="21"/>
        </w:rPr>
        <w:t>」、「</w:t>
      </w:r>
      <w:r w:rsidRPr="00CB2C05">
        <w:rPr>
          <w:szCs w:val="21"/>
        </w:rPr>
        <w:t>Track</w:t>
      </w:r>
      <w:r w:rsidRPr="00CB2C05">
        <w:rPr>
          <w:rFonts w:hint="eastAsia"/>
          <w:szCs w:val="21"/>
        </w:rPr>
        <w:t>」</w:t>
      </w:r>
      <w:r w:rsidRPr="00CB2C05">
        <w:rPr>
          <w:rFonts w:hint="eastAsia"/>
          <w:szCs w:val="21"/>
        </w:rPr>
        <w:t xml:space="preserve"> </w:t>
      </w:r>
      <w:r w:rsidRPr="00CB2C05">
        <w:rPr>
          <w:rFonts w:hint="eastAsia"/>
          <w:szCs w:val="21"/>
        </w:rPr>
        <w:t>、「</w:t>
      </w:r>
      <w:r w:rsidRPr="00CB2C05">
        <w:rPr>
          <w:szCs w:val="21"/>
        </w:rPr>
        <w:t>Fun</w:t>
      </w:r>
      <w:r w:rsidRPr="00CB2C05">
        <w:rPr>
          <w:rFonts w:hint="eastAsia"/>
          <w:szCs w:val="21"/>
        </w:rPr>
        <w:t>」モードを使用しないため、本要求仕様書の要求範囲外。</w:t>
      </w:r>
    </w:p>
    <w:p w14:paraId="06BA9045" w14:textId="77777777" w:rsidR="00FC20E0" w:rsidRPr="00CB2C05" w:rsidRDefault="00FC20E0" w:rsidP="00FC20E0">
      <w:pPr>
        <w:ind w:leftChars="386" w:left="744" w:firstLine="96"/>
        <w:rPr>
          <w:color w:val="00B0F0"/>
          <w:sz w:val="20"/>
          <w:szCs w:val="20"/>
        </w:rPr>
      </w:pPr>
      <w:r w:rsidRPr="00CB2C05">
        <w:rPr>
          <w:color w:val="00B0F0"/>
          <w:sz w:val="20"/>
          <w:szCs w:val="20"/>
        </w:rPr>
        <w:t>“</w:t>
      </w:r>
      <w:r w:rsidRPr="00CB2C05">
        <w:rPr>
          <w:rFonts w:hint="eastAsia"/>
          <w:color w:val="00B0F0"/>
          <w:sz w:val="20"/>
          <w:szCs w:val="20"/>
        </w:rPr>
        <w:t>P</w:t>
      </w:r>
      <w:r w:rsidRPr="00CB2C05">
        <w:rPr>
          <w:color w:val="00B0F0"/>
          <w:sz w:val="20"/>
          <w:szCs w:val="20"/>
        </w:rPr>
        <w:t>ower”</w:t>
      </w:r>
      <w:r w:rsidRPr="00CB2C05">
        <w:rPr>
          <w:rFonts w:hint="eastAsia"/>
          <w:color w:val="00B0F0"/>
          <w:sz w:val="20"/>
          <w:szCs w:val="20"/>
        </w:rPr>
        <w:t xml:space="preserve">, </w:t>
      </w:r>
      <w:r w:rsidRPr="00CB2C05">
        <w:rPr>
          <w:color w:val="00B0F0"/>
          <w:sz w:val="20"/>
          <w:szCs w:val="20"/>
        </w:rPr>
        <w:t>“Track” and “Fun” mode are out of scope of this requirement because they are not in DMS.</w:t>
      </w:r>
    </w:p>
    <w:p w14:paraId="3E3D5DEA" w14:textId="77777777" w:rsidR="004B59DB" w:rsidRPr="00CB2C05" w:rsidRDefault="004B59DB" w:rsidP="004B59DB">
      <w:pPr>
        <w:rPr>
          <w:rFonts w:hint="eastAsia"/>
        </w:rPr>
      </w:pPr>
    </w:p>
    <w:p w14:paraId="5348B259" w14:textId="77777777" w:rsidR="00CF15E1" w:rsidRPr="00D4778D" w:rsidRDefault="00CF15E1" w:rsidP="004B59DB">
      <w:pPr>
        <w:rPr>
          <w:color w:val="00B0F0"/>
          <w:sz w:val="20"/>
          <w:szCs w:val="22"/>
        </w:rPr>
      </w:pPr>
      <w:r w:rsidRPr="003530C9">
        <w:rPr>
          <w:rFonts w:hint="eastAsia"/>
        </w:rPr>
        <w:lastRenderedPageBreak/>
        <w:t xml:space="preserve"> </w:t>
      </w:r>
      <w:r w:rsidRPr="003530C9">
        <w:rPr>
          <w:rFonts w:hint="eastAsia"/>
        </w:rPr>
        <w:t>モード種類とスイッチ種類の組合せ毎の入力信号の内容は以下の通り。</w:t>
      </w:r>
    </w:p>
    <w:p w14:paraId="26EEE018" w14:textId="77777777" w:rsidR="004B59DB" w:rsidRPr="00D4778D" w:rsidRDefault="00CF15E1" w:rsidP="00CF15E1">
      <w:pPr>
        <w:rPr>
          <w:rFonts w:hint="eastAsia"/>
          <w:color w:val="00B0F0"/>
          <w:sz w:val="20"/>
          <w:szCs w:val="22"/>
        </w:rPr>
      </w:pPr>
      <w:r w:rsidRPr="00D4778D">
        <w:rPr>
          <w:rFonts w:hint="eastAsia"/>
          <w:color w:val="00B0F0"/>
          <w:sz w:val="20"/>
          <w:szCs w:val="22"/>
        </w:rPr>
        <w:t xml:space="preserve"> The contents of the input signals for each combination of mode variation and switch type are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2977"/>
        <w:gridCol w:w="1275"/>
        <w:gridCol w:w="1241"/>
        <w:tblGridChange w:id="103">
          <w:tblGrid>
            <w:gridCol w:w="2943"/>
            <w:gridCol w:w="2977"/>
            <w:gridCol w:w="1275"/>
            <w:gridCol w:w="1241"/>
          </w:tblGrid>
        </w:tblGridChange>
      </w:tblGrid>
      <w:tr w:rsidR="00557B14" w:rsidRPr="003530C9" w14:paraId="1A1A9E7B" w14:textId="77777777" w:rsidTr="00DE04AF">
        <w:tc>
          <w:tcPr>
            <w:tcW w:w="5920" w:type="dxa"/>
            <w:gridSpan w:val="2"/>
            <w:shd w:val="clear" w:color="auto" w:fill="auto"/>
          </w:tcPr>
          <w:p w14:paraId="3517B171" w14:textId="77777777" w:rsidR="00DE04AF" w:rsidRPr="003530C9" w:rsidRDefault="00DE04AF" w:rsidP="004B59DB">
            <w:pPr>
              <w:rPr>
                <w:sz w:val="18"/>
                <w:szCs w:val="18"/>
              </w:rPr>
            </w:pPr>
            <w:r w:rsidRPr="003530C9">
              <w:rPr>
                <w:rFonts w:hint="eastAsia"/>
                <w:sz w:val="18"/>
                <w:szCs w:val="18"/>
              </w:rPr>
              <w:t>組合せ</w:t>
            </w:r>
            <w:r w:rsidRPr="00D4778D">
              <w:rPr>
                <w:rFonts w:hint="eastAsia"/>
                <w:color w:val="00B0F0"/>
                <w:sz w:val="16"/>
                <w:szCs w:val="16"/>
              </w:rPr>
              <w:t xml:space="preserve"> / Combination</w:t>
            </w:r>
          </w:p>
        </w:tc>
        <w:tc>
          <w:tcPr>
            <w:tcW w:w="2516" w:type="dxa"/>
            <w:gridSpan w:val="2"/>
            <w:shd w:val="clear" w:color="auto" w:fill="auto"/>
          </w:tcPr>
          <w:p w14:paraId="68FF02C8" w14:textId="77777777" w:rsidR="00DE04AF" w:rsidRPr="003530C9" w:rsidRDefault="00DE04AF" w:rsidP="004B59DB">
            <w:pPr>
              <w:rPr>
                <w:sz w:val="18"/>
                <w:szCs w:val="18"/>
              </w:rPr>
            </w:pPr>
            <w:r w:rsidRPr="003530C9">
              <w:rPr>
                <w:rFonts w:hint="eastAsia"/>
                <w:sz w:val="18"/>
                <w:szCs w:val="18"/>
              </w:rPr>
              <w:t>入力信号</w:t>
            </w:r>
            <w:r w:rsidRPr="003530C9">
              <w:rPr>
                <w:rFonts w:hint="eastAsia"/>
                <w:sz w:val="18"/>
                <w:szCs w:val="18"/>
              </w:rPr>
              <w:t xml:space="preserve"> </w:t>
            </w:r>
            <w:r w:rsidRPr="00D4778D">
              <w:rPr>
                <w:rFonts w:hint="eastAsia"/>
                <w:color w:val="00B0F0"/>
                <w:sz w:val="16"/>
                <w:szCs w:val="16"/>
              </w:rPr>
              <w:t>/</w:t>
            </w:r>
            <w:r w:rsidRPr="00D4778D">
              <w:rPr>
                <w:color w:val="00B0F0"/>
                <w:sz w:val="16"/>
                <w:szCs w:val="16"/>
              </w:rPr>
              <w:t xml:space="preserve"> input signals</w:t>
            </w:r>
          </w:p>
        </w:tc>
      </w:tr>
      <w:tr w:rsidR="00557B14" w:rsidRPr="003530C9" w14:paraId="244E0434" w14:textId="77777777" w:rsidTr="00E43D24">
        <w:tc>
          <w:tcPr>
            <w:tcW w:w="2943" w:type="dxa"/>
            <w:shd w:val="clear" w:color="auto" w:fill="auto"/>
          </w:tcPr>
          <w:p w14:paraId="0A3E96C6" w14:textId="77777777" w:rsidR="00DE04AF" w:rsidRPr="003530C9" w:rsidRDefault="00DE04AF" w:rsidP="004B59DB">
            <w:pPr>
              <w:rPr>
                <w:sz w:val="18"/>
                <w:szCs w:val="18"/>
              </w:rPr>
            </w:pPr>
            <w:r w:rsidRPr="003530C9">
              <w:rPr>
                <w:rFonts w:hint="eastAsia"/>
                <w:sz w:val="18"/>
                <w:szCs w:val="18"/>
              </w:rPr>
              <w:t>モード数</w:t>
            </w:r>
            <w:r w:rsidRPr="003530C9">
              <w:rPr>
                <w:rFonts w:hint="eastAsia"/>
                <w:sz w:val="18"/>
                <w:szCs w:val="18"/>
              </w:rPr>
              <w:t xml:space="preserve"> </w:t>
            </w:r>
            <w:r w:rsidRPr="00D4778D">
              <w:rPr>
                <w:rFonts w:hint="eastAsia"/>
                <w:color w:val="00B0F0"/>
                <w:sz w:val="16"/>
                <w:szCs w:val="16"/>
              </w:rPr>
              <w:t>/ Number of mode</w:t>
            </w:r>
          </w:p>
        </w:tc>
        <w:tc>
          <w:tcPr>
            <w:tcW w:w="2977" w:type="dxa"/>
            <w:shd w:val="clear" w:color="auto" w:fill="auto"/>
          </w:tcPr>
          <w:p w14:paraId="1E2AE55A" w14:textId="77777777" w:rsidR="00DE04AF" w:rsidRPr="003530C9" w:rsidRDefault="00DE04AF" w:rsidP="004B59DB">
            <w:pPr>
              <w:rPr>
                <w:sz w:val="18"/>
                <w:szCs w:val="18"/>
              </w:rPr>
            </w:pPr>
            <w:r w:rsidRPr="003530C9">
              <w:rPr>
                <w:rFonts w:hint="eastAsia"/>
                <w:sz w:val="18"/>
                <w:szCs w:val="18"/>
              </w:rPr>
              <w:t>SW</w:t>
            </w:r>
            <w:r w:rsidRPr="003530C9">
              <w:rPr>
                <w:rFonts w:hint="eastAsia"/>
                <w:sz w:val="18"/>
                <w:szCs w:val="18"/>
              </w:rPr>
              <w:t>種類</w:t>
            </w:r>
            <w:r w:rsidRPr="003530C9">
              <w:rPr>
                <w:rFonts w:hint="eastAsia"/>
                <w:sz w:val="18"/>
                <w:szCs w:val="18"/>
              </w:rPr>
              <w:t xml:space="preserve"> </w:t>
            </w:r>
            <w:r w:rsidRPr="00D4778D">
              <w:rPr>
                <w:rFonts w:hint="eastAsia"/>
                <w:color w:val="00B0F0"/>
                <w:sz w:val="16"/>
                <w:szCs w:val="16"/>
              </w:rPr>
              <w:t>/ Switch type</w:t>
            </w:r>
          </w:p>
        </w:tc>
        <w:tc>
          <w:tcPr>
            <w:tcW w:w="1275" w:type="dxa"/>
            <w:shd w:val="clear" w:color="auto" w:fill="auto"/>
          </w:tcPr>
          <w:p w14:paraId="6EAD62BE" w14:textId="77777777" w:rsidR="00DE04AF" w:rsidRPr="003530C9" w:rsidRDefault="00DE04AF" w:rsidP="004B59DB">
            <w:pPr>
              <w:rPr>
                <w:sz w:val="18"/>
                <w:szCs w:val="18"/>
              </w:rPr>
            </w:pPr>
            <w:r w:rsidRPr="003530C9">
              <w:rPr>
                <w:rFonts w:hint="eastAsia"/>
                <w:sz w:val="18"/>
                <w:szCs w:val="18"/>
              </w:rPr>
              <w:t>B_DMINF2</w:t>
            </w:r>
          </w:p>
        </w:tc>
        <w:tc>
          <w:tcPr>
            <w:tcW w:w="1241" w:type="dxa"/>
            <w:shd w:val="clear" w:color="auto" w:fill="auto"/>
          </w:tcPr>
          <w:p w14:paraId="0CB203F2" w14:textId="77777777" w:rsidR="00DE04AF" w:rsidRPr="003530C9" w:rsidRDefault="00DE04AF" w:rsidP="004B59DB">
            <w:pPr>
              <w:rPr>
                <w:sz w:val="18"/>
                <w:szCs w:val="18"/>
              </w:rPr>
            </w:pPr>
            <w:r w:rsidRPr="003530C9">
              <w:rPr>
                <w:rFonts w:hint="eastAsia"/>
                <w:sz w:val="18"/>
                <w:szCs w:val="18"/>
              </w:rPr>
              <w:t>B_DMSSFT</w:t>
            </w:r>
          </w:p>
        </w:tc>
      </w:tr>
      <w:tr w:rsidR="00557B14" w:rsidRPr="003530C9" w14:paraId="6A119B01" w14:textId="77777777" w:rsidTr="00E43D24">
        <w:tc>
          <w:tcPr>
            <w:tcW w:w="2943" w:type="dxa"/>
            <w:vMerge w:val="restart"/>
            <w:shd w:val="clear" w:color="auto" w:fill="auto"/>
          </w:tcPr>
          <w:p w14:paraId="6003F596" w14:textId="77777777" w:rsidR="00DE04AF" w:rsidRPr="003530C9" w:rsidRDefault="00DE04AF" w:rsidP="004B59DB">
            <w:pPr>
              <w:rPr>
                <w:sz w:val="18"/>
                <w:szCs w:val="18"/>
              </w:rPr>
            </w:pPr>
            <w:r w:rsidRPr="003530C9">
              <w:rPr>
                <w:rFonts w:hint="eastAsia"/>
                <w:sz w:val="18"/>
                <w:szCs w:val="18"/>
              </w:rPr>
              <w:t>3</w:t>
            </w:r>
            <w:r w:rsidRPr="003530C9">
              <w:rPr>
                <w:rFonts w:hint="eastAsia"/>
                <w:sz w:val="18"/>
                <w:szCs w:val="18"/>
              </w:rPr>
              <w:t>モード</w:t>
            </w:r>
          </w:p>
          <w:p w14:paraId="12F16C43" w14:textId="77777777" w:rsidR="00DE04AF" w:rsidRPr="00D4778D" w:rsidRDefault="00DE04AF" w:rsidP="004B59DB">
            <w:pPr>
              <w:rPr>
                <w:color w:val="00B0F0"/>
                <w:sz w:val="18"/>
                <w:szCs w:val="18"/>
              </w:rPr>
            </w:pPr>
            <w:r w:rsidRPr="00D4778D">
              <w:rPr>
                <w:rFonts w:hint="eastAsia"/>
                <w:color w:val="00B0F0"/>
                <w:sz w:val="16"/>
                <w:szCs w:val="16"/>
              </w:rPr>
              <w:t>/ 3 modes</w:t>
            </w:r>
          </w:p>
        </w:tc>
        <w:tc>
          <w:tcPr>
            <w:tcW w:w="2977" w:type="dxa"/>
            <w:shd w:val="clear" w:color="auto" w:fill="auto"/>
          </w:tcPr>
          <w:p w14:paraId="52D307FA" w14:textId="77777777" w:rsidR="00DE04AF" w:rsidRPr="003530C9" w:rsidRDefault="00DE04AF" w:rsidP="004B59DB">
            <w:pPr>
              <w:rPr>
                <w:sz w:val="18"/>
                <w:szCs w:val="18"/>
              </w:rPr>
            </w:pPr>
            <w:r w:rsidRPr="003530C9">
              <w:rPr>
                <w:rFonts w:hint="eastAsia"/>
                <w:sz w:val="18"/>
                <w:szCs w:val="18"/>
              </w:rPr>
              <w:t>ソフトスイッチ</w:t>
            </w:r>
            <w:r w:rsidRPr="00D4778D">
              <w:rPr>
                <w:rFonts w:hint="eastAsia"/>
                <w:color w:val="00B0F0"/>
                <w:sz w:val="16"/>
                <w:szCs w:val="16"/>
              </w:rPr>
              <w:t>/ Software switch</w:t>
            </w:r>
          </w:p>
        </w:tc>
        <w:tc>
          <w:tcPr>
            <w:tcW w:w="1275" w:type="dxa"/>
            <w:shd w:val="clear" w:color="auto" w:fill="auto"/>
          </w:tcPr>
          <w:p w14:paraId="04E5E029" w14:textId="77777777" w:rsidR="00DE04AF" w:rsidRPr="003530C9" w:rsidRDefault="00DE04AF" w:rsidP="004B59DB">
            <w:pPr>
              <w:rPr>
                <w:rFonts w:hint="eastAsia"/>
                <w:sz w:val="18"/>
                <w:szCs w:val="18"/>
              </w:rPr>
            </w:pPr>
            <w:r w:rsidRPr="003530C9">
              <w:rPr>
                <w:sz w:val="18"/>
                <w:szCs w:val="18"/>
              </w:rPr>
              <w:t>00001</w:t>
            </w:r>
          </w:p>
        </w:tc>
        <w:tc>
          <w:tcPr>
            <w:tcW w:w="1241" w:type="dxa"/>
            <w:shd w:val="clear" w:color="auto" w:fill="auto"/>
          </w:tcPr>
          <w:p w14:paraId="01D52C50" w14:textId="77777777" w:rsidR="00DE04AF" w:rsidRPr="003530C9" w:rsidRDefault="00DE04AF" w:rsidP="004B59DB">
            <w:pPr>
              <w:rPr>
                <w:sz w:val="18"/>
                <w:szCs w:val="18"/>
              </w:rPr>
            </w:pPr>
            <w:r w:rsidRPr="003530C9">
              <w:rPr>
                <w:rFonts w:hint="eastAsia"/>
                <w:sz w:val="18"/>
                <w:szCs w:val="18"/>
              </w:rPr>
              <w:t>1</w:t>
            </w:r>
          </w:p>
        </w:tc>
      </w:tr>
      <w:tr w:rsidR="00557B14" w:rsidRPr="003530C9" w14:paraId="21450EE8" w14:textId="77777777" w:rsidTr="00E43D24">
        <w:tc>
          <w:tcPr>
            <w:tcW w:w="2943" w:type="dxa"/>
            <w:vMerge/>
            <w:shd w:val="clear" w:color="auto" w:fill="auto"/>
          </w:tcPr>
          <w:p w14:paraId="40745A12" w14:textId="77777777" w:rsidR="00DE04AF" w:rsidRPr="003530C9" w:rsidRDefault="00DE04AF" w:rsidP="004B59DB">
            <w:pPr>
              <w:rPr>
                <w:sz w:val="18"/>
                <w:szCs w:val="18"/>
              </w:rPr>
            </w:pPr>
          </w:p>
        </w:tc>
        <w:tc>
          <w:tcPr>
            <w:tcW w:w="2977" w:type="dxa"/>
            <w:shd w:val="clear" w:color="auto" w:fill="auto"/>
          </w:tcPr>
          <w:p w14:paraId="4AB033D0" w14:textId="77777777" w:rsidR="00DE04AF" w:rsidRPr="003530C9" w:rsidRDefault="00DE04AF" w:rsidP="004B59DB">
            <w:pPr>
              <w:rPr>
                <w:sz w:val="18"/>
                <w:szCs w:val="18"/>
              </w:rPr>
            </w:pPr>
            <w:r w:rsidRPr="003530C9">
              <w:rPr>
                <w:rFonts w:hint="eastAsia"/>
                <w:sz w:val="18"/>
                <w:szCs w:val="18"/>
              </w:rPr>
              <w:t>ハードスイッチ</w:t>
            </w:r>
            <w:r w:rsidRPr="00D4778D">
              <w:rPr>
                <w:rFonts w:hint="eastAsia"/>
                <w:color w:val="00B0F0"/>
                <w:sz w:val="16"/>
                <w:szCs w:val="16"/>
              </w:rPr>
              <w:t>/ Hardware switch</w:t>
            </w:r>
          </w:p>
        </w:tc>
        <w:tc>
          <w:tcPr>
            <w:tcW w:w="1275" w:type="dxa"/>
            <w:shd w:val="clear" w:color="auto" w:fill="auto"/>
          </w:tcPr>
          <w:p w14:paraId="64C09325" w14:textId="77777777" w:rsidR="00DE04AF" w:rsidRPr="003530C9" w:rsidRDefault="00DE04AF" w:rsidP="004B59DB">
            <w:pPr>
              <w:rPr>
                <w:rFonts w:hint="eastAsia"/>
                <w:sz w:val="18"/>
                <w:szCs w:val="18"/>
              </w:rPr>
            </w:pPr>
            <w:r w:rsidRPr="003530C9">
              <w:rPr>
                <w:sz w:val="18"/>
                <w:szCs w:val="18"/>
              </w:rPr>
              <w:t>00001</w:t>
            </w:r>
          </w:p>
        </w:tc>
        <w:tc>
          <w:tcPr>
            <w:tcW w:w="1241" w:type="dxa"/>
            <w:shd w:val="clear" w:color="auto" w:fill="auto"/>
          </w:tcPr>
          <w:p w14:paraId="4AD9D173" w14:textId="77777777" w:rsidR="00DE04AF" w:rsidRPr="003530C9" w:rsidRDefault="00DE04AF" w:rsidP="004B59DB">
            <w:pPr>
              <w:rPr>
                <w:sz w:val="18"/>
                <w:szCs w:val="18"/>
              </w:rPr>
            </w:pPr>
            <w:r w:rsidRPr="003530C9">
              <w:rPr>
                <w:rFonts w:hint="eastAsia"/>
                <w:sz w:val="18"/>
                <w:szCs w:val="18"/>
              </w:rPr>
              <w:t>0</w:t>
            </w:r>
          </w:p>
        </w:tc>
      </w:tr>
      <w:tr w:rsidR="00557B14" w:rsidRPr="003530C9" w14:paraId="1E5E1336" w14:textId="77777777" w:rsidTr="00E43D24">
        <w:tc>
          <w:tcPr>
            <w:tcW w:w="2943" w:type="dxa"/>
            <w:vMerge w:val="restart"/>
            <w:shd w:val="clear" w:color="auto" w:fill="auto"/>
          </w:tcPr>
          <w:p w14:paraId="7159A3DC" w14:textId="77777777" w:rsidR="00DE04AF" w:rsidRPr="003530C9" w:rsidRDefault="00DE04AF" w:rsidP="00D95B4A">
            <w:pPr>
              <w:rPr>
                <w:sz w:val="18"/>
                <w:szCs w:val="18"/>
              </w:rPr>
            </w:pPr>
            <w:r w:rsidRPr="003530C9">
              <w:rPr>
                <w:rFonts w:hint="eastAsia"/>
                <w:sz w:val="18"/>
                <w:szCs w:val="18"/>
              </w:rPr>
              <w:t>3</w:t>
            </w:r>
            <w:r w:rsidRPr="003530C9">
              <w:rPr>
                <w:rFonts w:hint="eastAsia"/>
                <w:sz w:val="18"/>
                <w:szCs w:val="18"/>
              </w:rPr>
              <w:t>モード＋カスタム</w:t>
            </w:r>
          </w:p>
          <w:p w14:paraId="16F01700" w14:textId="77777777" w:rsidR="00DE04AF" w:rsidRPr="00D4778D" w:rsidRDefault="00DE04AF" w:rsidP="00D95B4A">
            <w:pPr>
              <w:rPr>
                <w:rFonts w:hint="eastAsia"/>
                <w:color w:val="00B0F0"/>
                <w:sz w:val="18"/>
                <w:szCs w:val="18"/>
              </w:rPr>
            </w:pPr>
            <w:r w:rsidRPr="00D4778D">
              <w:rPr>
                <w:rFonts w:hint="eastAsia"/>
                <w:color w:val="00B0F0"/>
                <w:sz w:val="16"/>
                <w:szCs w:val="16"/>
              </w:rPr>
              <w:t>/ 3 modes</w:t>
            </w:r>
            <w:r w:rsidRPr="00D4778D">
              <w:rPr>
                <w:color w:val="00B0F0"/>
                <w:sz w:val="16"/>
                <w:szCs w:val="16"/>
              </w:rPr>
              <w:t xml:space="preserve"> + Custom</w:t>
            </w:r>
          </w:p>
        </w:tc>
        <w:tc>
          <w:tcPr>
            <w:tcW w:w="2977" w:type="dxa"/>
            <w:shd w:val="clear" w:color="auto" w:fill="auto"/>
          </w:tcPr>
          <w:p w14:paraId="13AF1A05" w14:textId="77777777" w:rsidR="00DE04AF" w:rsidRPr="003530C9" w:rsidRDefault="00DE04AF" w:rsidP="00D95B4A">
            <w:pPr>
              <w:rPr>
                <w:sz w:val="18"/>
                <w:szCs w:val="18"/>
              </w:rPr>
            </w:pPr>
            <w:r w:rsidRPr="003530C9">
              <w:rPr>
                <w:rFonts w:hint="eastAsia"/>
                <w:sz w:val="18"/>
                <w:szCs w:val="18"/>
              </w:rPr>
              <w:t>ソフトスイッチ</w:t>
            </w:r>
            <w:r w:rsidRPr="00D4778D">
              <w:rPr>
                <w:rFonts w:hint="eastAsia"/>
                <w:color w:val="00B0F0"/>
                <w:sz w:val="16"/>
                <w:szCs w:val="16"/>
              </w:rPr>
              <w:t>/ Software switch</w:t>
            </w:r>
          </w:p>
        </w:tc>
        <w:tc>
          <w:tcPr>
            <w:tcW w:w="1275" w:type="dxa"/>
            <w:shd w:val="clear" w:color="auto" w:fill="auto"/>
          </w:tcPr>
          <w:p w14:paraId="3F85DC14" w14:textId="77777777" w:rsidR="00DE04AF" w:rsidRPr="003530C9" w:rsidRDefault="00DE04AF" w:rsidP="00D95B4A">
            <w:pPr>
              <w:rPr>
                <w:rFonts w:hint="eastAsia"/>
                <w:sz w:val="18"/>
                <w:szCs w:val="18"/>
              </w:rPr>
            </w:pPr>
            <w:r w:rsidRPr="003530C9">
              <w:rPr>
                <w:sz w:val="18"/>
                <w:szCs w:val="18"/>
              </w:rPr>
              <w:t>00011</w:t>
            </w:r>
          </w:p>
        </w:tc>
        <w:tc>
          <w:tcPr>
            <w:tcW w:w="1241" w:type="dxa"/>
            <w:shd w:val="clear" w:color="auto" w:fill="auto"/>
          </w:tcPr>
          <w:p w14:paraId="0D58AFD4" w14:textId="77777777" w:rsidR="00DE04AF" w:rsidRPr="003530C9" w:rsidRDefault="00DE04AF" w:rsidP="00D95B4A">
            <w:pPr>
              <w:rPr>
                <w:sz w:val="18"/>
                <w:szCs w:val="18"/>
              </w:rPr>
            </w:pPr>
            <w:r w:rsidRPr="003530C9">
              <w:rPr>
                <w:rFonts w:hint="eastAsia"/>
                <w:sz w:val="18"/>
                <w:szCs w:val="18"/>
              </w:rPr>
              <w:t>1</w:t>
            </w:r>
          </w:p>
        </w:tc>
      </w:tr>
      <w:tr w:rsidR="00557B14" w:rsidRPr="003530C9" w14:paraId="79A60C03" w14:textId="77777777" w:rsidTr="00E43D24">
        <w:tc>
          <w:tcPr>
            <w:tcW w:w="2943" w:type="dxa"/>
            <w:vMerge/>
            <w:shd w:val="clear" w:color="auto" w:fill="auto"/>
          </w:tcPr>
          <w:p w14:paraId="1A13C521" w14:textId="77777777" w:rsidR="00DE04AF" w:rsidRPr="003530C9" w:rsidRDefault="00DE04AF" w:rsidP="00D95B4A">
            <w:pPr>
              <w:rPr>
                <w:sz w:val="18"/>
                <w:szCs w:val="18"/>
              </w:rPr>
            </w:pPr>
          </w:p>
        </w:tc>
        <w:tc>
          <w:tcPr>
            <w:tcW w:w="2977" w:type="dxa"/>
            <w:shd w:val="clear" w:color="auto" w:fill="auto"/>
          </w:tcPr>
          <w:p w14:paraId="037E338C" w14:textId="77777777" w:rsidR="00DE04AF" w:rsidRPr="003530C9" w:rsidRDefault="00DE04AF" w:rsidP="00D95B4A">
            <w:pPr>
              <w:rPr>
                <w:sz w:val="18"/>
                <w:szCs w:val="18"/>
              </w:rPr>
            </w:pPr>
            <w:r w:rsidRPr="003530C9">
              <w:rPr>
                <w:rFonts w:hint="eastAsia"/>
                <w:sz w:val="18"/>
                <w:szCs w:val="18"/>
              </w:rPr>
              <w:t>ハードスイッチ</w:t>
            </w:r>
            <w:r w:rsidRPr="00D4778D">
              <w:rPr>
                <w:rFonts w:hint="eastAsia"/>
                <w:color w:val="00B0F0"/>
                <w:sz w:val="16"/>
                <w:szCs w:val="16"/>
              </w:rPr>
              <w:t>/ Hardware switch</w:t>
            </w:r>
          </w:p>
        </w:tc>
        <w:tc>
          <w:tcPr>
            <w:tcW w:w="1275" w:type="dxa"/>
            <w:shd w:val="clear" w:color="auto" w:fill="auto"/>
          </w:tcPr>
          <w:p w14:paraId="1B8C29F3" w14:textId="77777777" w:rsidR="00DE04AF" w:rsidRPr="003530C9" w:rsidRDefault="00DE04AF" w:rsidP="00D95B4A">
            <w:pPr>
              <w:rPr>
                <w:rFonts w:hint="eastAsia"/>
                <w:sz w:val="18"/>
                <w:szCs w:val="18"/>
              </w:rPr>
            </w:pPr>
            <w:r w:rsidRPr="003530C9">
              <w:rPr>
                <w:sz w:val="18"/>
                <w:szCs w:val="18"/>
              </w:rPr>
              <w:t>00011</w:t>
            </w:r>
          </w:p>
        </w:tc>
        <w:tc>
          <w:tcPr>
            <w:tcW w:w="1241" w:type="dxa"/>
            <w:shd w:val="clear" w:color="auto" w:fill="auto"/>
          </w:tcPr>
          <w:p w14:paraId="6B320992" w14:textId="77777777" w:rsidR="00DE04AF" w:rsidRPr="003530C9" w:rsidRDefault="00DE04AF" w:rsidP="00D95B4A">
            <w:pPr>
              <w:rPr>
                <w:sz w:val="18"/>
                <w:szCs w:val="18"/>
              </w:rPr>
            </w:pPr>
            <w:r w:rsidRPr="003530C9">
              <w:rPr>
                <w:rFonts w:hint="eastAsia"/>
                <w:sz w:val="18"/>
                <w:szCs w:val="18"/>
              </w:rPr>
              <w:t>0</w:t>
            </w:r>
          </w:p>
        </w:tc>
      </w:tr>
      <w:tr w:rsidR="00557B14" w:rsidRPr="003530C9" w14:paraId="4C90429C" w14:textId="77777777" w:rsidTr="00E43D24">
        <w:tc>
          <w:tcPr>
            <w:tcW w:w="2943" w:type="dxa"/>
            <w:vMerge w:val="restart"/>
            <w:shd w:val="clear" w:color="auto" w:fill="auto"/>
          </w:tcPr>
          <w:p w14:paraId="7227D788" w14:textId="77777777" w:rsidR="00DE04AF" w:rsidRPr="003530C9" w:rsidRDefault="00DE04AF" w:rsidP="00D95B4A">
            <w:pPr>
              <w:rPr>
                <w:sz w:val="18"/>
                <w:szCs w:val="18"/>
              </w:rPr>
            </w:pPr>
            <w:r w:rsidRPr="003530C9">
              <w:rPr>
                <w:rFonts w:hint="eastAsia"/>
                <w:sz w:val="18"/>
                <w:szCs w:val="18"/>
              </w:rPr>
              <w:t>3</w:t>
            </w:r>
            <w:r w:rsidRPr="003530C9">
              <w:rPr>
                <w:rFonts w:hint="eastAsia"/>
                <w:sz w:val="18"/>
                <w:szCs w:val="18"/>
              </w:rPr>
              <w:t>モード＋カスタム＋</w:t>
            </w:r>
            <w:r w:rsidRPr="003530C9">
              <w:rPr>
                <w:rFonts w:hint="eastAsia"/>
                <w:sz w:val="18"/>
                <w:szCs w:val="18"/>
              </w:rPr>
              <w:t>Range</w:t>
            </w:r>
          </w:p>
          <w:p w14:paraId="7D8473C3" w14:textId="77777777" w:rsidR="00DE04AF" w:rsidRPr="00D4778D" w:rsidRDefault="00DE04AF" w:rsidP="00D95B4A">
            <w:pPr>
              <w:rPr>
                <w:color w:val="00B0F0"/>
                <w:sz w:val="18"/>
                <w:szCs w:val="18"/>
              </w:rPr>
            </w:pPr>
            <w:r w:rsidRPr="00D4778D">
              <w:rPr>
                <w:color w:val="00B0F0"/>
                <w:sz w:val="16"/>
                <w:szCs w:val="16"/>
              </w:rPr>
              <w:t>/ 3 modes + Custom + Range</w:t>
            </w:r>
          </w:p>
        </w:tc>
        <w:tc>
          <w:tcPr>
            <w:tcW w:w="2977" w:type="dxa"/>
            <w:shd w:val="clear" w:color="auto" w:fill="auto"/>
          </w:tcPr>
          <w:p w14:paraId="5D5A0DAD" w14:textId="77777777" w:rsidR="00DE04AF" w:rsidRPr="003530C9" w:rsidRDefault="00DE04AF" w:rsidP="00D95B4A">
            <w:pPr>
              <w:rPr>
                <w:sz w:val="18"/>
                <w:szCs w:val="18"/>
              </w:rPr>
            </w:pPr>
            <w:r w:rsidRPr="003530C9">
              <w:rPr>
                <w:rFonts w:hint="eastAsia"/>
                <w:sz w:val="18"/>
                <w:szCs w:val="18"/>
              </w:rPr>
              <w:t>ソフトスイッチ</w:t>
            </w:r>
            <w:r w:rsidRPr="00D4778D">
              <w:rPr>
                <w:rFonts w:hint="eastAsia"/>
                <w:color w:val="00B0F0"/>
                <w:sz w:val="16"/>
                <w:szCs w:val="16"/>
              </w:rPr>
              <w:t>/ Software switch</w:t>
            </w:r>
          </w:p>
        </w:tc>
        <w:tc>
          <w:tcPr>
            <w:tcW w:w="1275" w:type="dxa"/>
            <w:shd w:val="clear" w:color="auto" w:fill="auto"/>
          </w:tcPr>
          <w:p w14:paraId="62CBA034" w14:textId="77777777" w:rsidR="00DE04AF" w:rsidRPr="003530C9" w:rsidRDefault="00DE04AF" w:rsidP="00D95B4A">
            <w:pPr>
              <w:rPr>
                <w:rFonts w:hint="eastAsia"/>
                <w:sz w:val="18"/>
                <w:szCs w:val="18"/>
              </w:rPr>
            </w:pPr>
            <w:r w:rsidRPr="003530C9">
              <w:rPr>
                <w:sz w:val="18"/>
                <w:szCs w:val="18"/>
              </w:rPr>
              <w:t>00111</w:t>
            </w:r>
          </w:p>
        </w:tc>
        <w:tc>
          <w:tcPr>
            <w:tcW w:w="1241" w:type="dxa"/>
            <w:shd w:val="clear" w:color="auto" w:fill="auto"/>
          </w:tcPr>
          <w:p w14:paraId="38CDDC7C" w14:textId="77777777" w:rsidR="00DE04AF" w:rsidRPr="003530C9" w:rsidRDefault="00DE04AF" w:rsidP="00D95B4A">
            <w:pPr>
              <w:rPr>
                <w:sz w:val="18"/>
                <w:szCs w:val="18"/>
              </w:rPr>
            </w:pPr>
            <w:r w:rsidRPr="003530C9">
              <w:rPr>
                <w:rFonts w:hint="eastAsia"/>
                <w:sz w:val="18"/>
                <w:szCs w:val="18"/>
              </w:rPr>
              <w:t>1</w:t>
            </w:r>
          </w:p>
        </w:tc>
      </w:tr>
      <w:tr w:rsidR="00557B14" w:rsidRPr="003530C9" w14:paraId="099C1F8C" w14:textId="77777777" w:rsidTr="00E43D24">
        <w:tc>
          <w:tcPr>
            <w:tcW w:w="2943" w:type="dxa"/>
            <w:vMerge/>
            <w:shd w:val="clear" w:color="auto" w:fill="auto"/>
          </w:tcPr>
          <w:p w14:paraId="5558320A" w14:textId="77777777" w:rsidR="00DE04AF" w:rsidRPr="003530C9" w:rsidRDefault="00DE04AF" w:rsidP="00D95B4A"/>
        </w:tc>
        <w:tc>
          <w:tcPr>
            <w:tcW w:w="2977" w:type="dxa"/>
            <w:shd w:val="clear" w:color="auto" w:fill="auto"/>
          </w:tcPr>
          <w:p w14:paraId="33847B88" w14:textId="77777777" w:rsidR="00DE04AF" w:rsidRPr="003530C9" w:rsidRDefault="00DE04AF" w:rsidP="00D95B4A">
            <w:pPr>
              <w:rPr>
                <w:sz w:val="18"/>
                <w:szCs w:val="18"/>
              </w:rPr>
            </w:pPr>
            <w:r w:rsidRPr="003530C9">
              <w:rPr>
                <w:rFonts w:hint="eastAsia"/>
                <w:sz w:val="18"/>
                <w:szCs w:val="18"/>
              </w:rPr>
              <w:t>ハードスイッチ</w:t>
            </w:r>
            <w:r w:rsidRPr="00D4778D">
              <w:rPr>
                <w:rFonts w:hint="eastAsia"/>
                <w:color w:val="00B0F0"/>
                <w:sz w:val="16"/>
                <w:szCs w:val="16"/>
              </w:rPr>
              <w:t>/ Hardware switch</w:t>
            </w:r>
          </w:p>
        </w:tc>
        <w:tc>
          <w:tcPr>
            <w:tcW w:w="1275" w:type="dxa"/>
            <w:shd w:val="clear" w:color="auto" w:fill="auto"/>
          </w:tcPr>
          <w:p w14:paraId="7C83D856" w14:textId="77777777" w:rsidR="00DE04AF" w:rsidRPr="003530C9" w:rsidRDefault="00DE04AF" w:rsidP="00D95B4A">
            <w:pPr>
              <w:rPr>
                <w:rFonts w:hint="eastAsia"/>
                <w:sz w:val="18"/>
                <w:szCs w:val="18"/>
              </w:rPr>
            </w:pPr>
            <w:r w:rsidRPr="003530C9">
              <w:rPr>
                <w:sz w:val="18"/>
                <w:szCs w:val="18"/>
              </w:rPr>
              <w:t>00111</w:t>
            </w:r>
          </w:p>
        </w:tc>
        <w:tc>
          <w:tcPr>
            <w:tcW w:w="1241" w:type="dxa"/>
            <w:shd w:val="clear" w:color="auto" w:fill="auto"/>
          </w:tcPr>
          <w:p w14:paraId="690F4377" w14:textId="77777777" w:rsidR="00DE04AF" w:rsidRPr="003530C9" w:rsidRDefault="00DE04AF" w:rsidP="00D95B4A">
            <w:pPr>
              <w:rPr>
                <w:sz w:val="18"/>
                <w:szCs w:val="18"/>
              </w:rPr>
            </w:pPr>
            <w:r w:rsidRPr="003530C9">
              <w:rPr>
                <w:rFonts w:hint="eastAsia"/>
                <w:sz w:val="18"/>
                <w:szCs w:val="18"/>
              </w:rPr>
              <w:t>0</w:t>
            </w:r>
          </w:p>
        </w:tc>
      </w:tr>
      <w:tr w:rsidR="00557B14" w:rsidRPr="003530C9" w14:paraId="57E77485" w14:textId="77777777" w:rsidTr="00E43D24">
        <w:tc>
          <w:tcPr>
            <w:tcW w:w="2943" w:type="dxa"/>
            <w:vMerge w:val="restart"/>
            <w:shd w:val="clear" w:color="auto" w:fill="auto"/>
          </w:tcPr>
          <w:p w14:paraId="4573063D" w14:textId="77777777" w:rsidR="00DE04AF" w:rsidRPr="003530C9" w:rsidRDefault="00DE04AF" w:rsidP="00D95B4A">
            <w:pPr>
              <w:rPr>
                <w:sz w:val="18"/>
                <w:szCs w:val="18"/>
              </w:rPr>
            </w:pPr>
            <w:r w:rsidRPr="003530C9">
              <w:rPr>
                <w:rFonts w:hint="eastAsia"/>
                <w:sz w:val="18"/>
                <w:szCs w:val="18"/>
              </w:rPr>
              <w:t>3</w:t>
            </w:r>
            <w:r w:rsidRPr="003530C9">
              <w:rPr>
                <w:rFonts w:hint="eastAsia"/>
                <w:sz w:val="18"/>
                <w:szCs w:val="18"/>
              </w:rPr>
              <w:t>モード＋カスタム＋</w:t>
            </w:r>
            <w:r w:rsidRPr="003530C9">
              <w:rPr>
                <w:sz w:val="20"/>
                <w:szCs w:val="20"/>
              </w:rPr>
              <w:t>Rear Comfort</w:t>
            </w:r>
          </w:p>
          <w:p w14:paraId="68C33DD4" w14:textId="77777777" w:rsidR="00DE04AF" w:rsidRPr="00D4778D" w:rsidRDefault="00DE04AF" w:rsidP="00DE04AF">
            <w:pPr>
              <w:rPr>
                <w:color w:val="00B0F0"/>
                <w:sz w:val="18"/>
                <w:szCs w:val="18"/>
              </w:rPr>
            </w:pPr>
            <w:r w:rsidRPr="00D4778D">
              <w:rPr>
                <w:color w:val="00B0F0"/>
                <w:sz w:val="16"/>
                <w:szCs w:val="16"/>
              </w:rPr>
              <w:t xml:space="preserve">/ 3 modes + Custom + </w:t>
            </w:r>
            <w:r w:rsidRPr="00D4778D">
              <w:rPr>
                <w:color w:val="00B0F0"/>
                <w:sz w:val="18"/>
                <w:szCs w:val="18"/>
              </w:rPr>
              <w:t>Rear Comfort</w:t>
            </w:r>
          </w:p>
        </w:tc>
        <w:tc>
          <w:tcPr>
            <w:tcW w:w="2977" w:type="dxa"/>
            <w:shd w:val="clear" w:color="auto" w:fill="auto"/>
          </w:tcPr>
          <w:p w14:paraId="2527EEE5" w14:textId="77777777" w:rsidR="00DE04AF" w:rsidRPr="003530C9" w:rsidRDefault="00DE04AF" w:rsidP="00D95B4A">
            <w:pPr>
              <w:rPr>
                <w:sz w:val="18"/>
                <w:szCs w:val="18"/>
              </w:rPr>
            </w:pPr>
            <w:r w:rsidRPr="003530C9">
              <w:rPr>
                <w:rFonts w:hint="eastAsia"/>
                <w:sz w:val="18"/>
                <w:szCs w:val="18"/>
              </w:rPr>
              <w:t>ソフトスイッチ</w:t>
            </w:r>
            <w:r w:rsidRPr="00D4778D">
              <w:rPr>
                <w:rFonts w:hint="eastAsia"/>
                <w:color w:val="00B0F0"/>
                <w:sz w:val="16"/>
                <w:szCs w:val="16"/>
              </w:rPr>
              <w:t>/ Software switch</w:t>
            </w:r>
          </w:p>
        </w:tc>
        <w:tc>
          <w:tcPr>
            <w:tcW w:w="1275" w:type="dxa"/>
            <w:shd w:val="clear" w:color="auto" w:fill="auto"/>
          </w:tcPr>
          <w:p w14:paraId="08048ADB" w14:textId="77777777" w:rsidR="00DE04AF" w:rsidRPr="003530C9" w:rsidRDefault="00DE04AF" w:rsidP="00D95B4A">
            <w:pPr>
              <w:rPr>
                <w:rFonts w:hint="eastAsia"/>
                <w:sz w:val="18"/>
                <w:szCs w:val="18"/>
              </w:rPr>
            </w:pPr>
            <w:r w:rsidRPr="003530C9">
              <w:rPr>
                <w:sz w:val="18"/>
                <w:szCs w:val="18"/>
              </w:rPr>
              <w:t>01011</w:t>
            </w:r>
          </w:p>
        </w:tc>
        <w:tc>
          <w:tcPr>
            <w:tcW w:w="1241" w:type="dxa"/>
            <w:shd w:val="clear" w:color="auto" w:fill="auto"/>
          </w:tcPr>
          <w:p w14:paraId="314FA7DC" w14:textId="77777777" w:rsidR="00DE04AF" w:rsidRPr="003530C9" w:rsidRDefault="00DE04AF" w:rsidP="00D95B4A">
            <w:pPr>
              <w:rPr>
                <w:sz w:val="18"/>
                <w:szCs w:val="18"/>
              </w:rPr>
            </w:pPr>
            <w:r w:rsidRPr="003530C9">
              <w:rPr>
                <w:rFonts w:hint="eastAsia"/>
                <w:sz w:val="18"/>
                <w:szCs w:val="18"/>
              </w:rPr>
              <w:t>1</w:t>
            </w:r>
          </w:p>
        </w:tc>
      </w:tr>
      <w:tr w:rsidR="00557B14" w:rsidRPr="003530C9" w14:paraId="71E2E9E5" w14:textId="77777777" w:rsidTr="00E43D24">
        <w:tc>
          <w:tcPr>
            <w:tcW w:w="2943" w:type="dxa"/>
            <w:vMerge/>
            <w:shd w:val="clear" w:color="auto" w:fill="auto"/>
          </w:tcPr>
          <w:p w14:paraId="656DE4BC" w14:textId="77777777" w:rsidR="00DE04AF" w:rsidRPr="003530C9" w:rsidRDefault="00DE04AF" w:rsidP="00D95B4A">
            <w:pPr>
              <w:rPr>
                <w:sz w:val="18"/>
                <w:szCs w:val="18"/>
              </w:rPr>
            </w:pPr>
          </w:p>
        </w:tc>
        <w:tc>
          <w:tcPr>
            <w:tcW w:w="2977" w:type="dxa"/>
            <w:shd w:val="clear" w:color="auto" w:fill="auto"/>
          </w:tcPr>
          <w:p w14:paraId="43ECF902" w14:textId="77777777" w:rsidR="00DE04AF" w:rsidRPr="003530C9" w:rsidRDefault="00DE04AF" w:rsidP="00D95B4A">
            <w:pPr>
              <w:rPr>
                <w:sz w:val="18"/>
                <w:szCs w:val="18"/>
              </w:rPr>
            </w:pPr>
            <w:r w:rsidRPr="003530C9">
              <w:rPr>
                <w:rFonts w:hint="eastAsia"/>
                <w:sz w:val="18"/>
                <w:szCs w:val="18"/>
              </w:rPr>
              <w:t>ハードスイッチ</w:t>
            </w:r>
            <w:r w:rsidRPr="00D4778D">
              <w:rPr>
                <w:rFonts w:hint="eastAsia"/>
                <w:color w:val="00B0F0"/>
                <w:sz w:val="16"/>
                <w:szCs w:val="16"/>
              </w:rPr>
              <w:t>/ Hardware switch</w:t>
            </w:r>
          </w:p>
        </w:tc>
        <w:tc>
          <w:tcPr>
            <w:tcW w:w="1275" w:type="dxa"/>
            <w:shd w:val="clear" w:color="auto" w:fill="auto"/>
          </w:tcPr>
          <w:p w14:paraId="75198D1A" w14:textId="77777777" w:rsidR="00DE04AF" w:rsidRPr="003530C9" w:rsidRDefault="00DE04AF" w:rsidP="00D95B4A">
            <w:pPr>
              <w:rPr>
                <w:rFonts w:hint="eastAsia"/>
                <w:sz w:val="18"/>
                <w:szCs w:val="18"/>
              </w:rPr>
            </w:pPr>
            <w:r w:rsidRPr="003530C9">
              <w:rPr>
                <w:sz w:val="18"/>
                <w:szCs w:val="18"/>
              </w:rPr>
              <w:t>01011</w:t>
            </w:r>
          </w:p>
        </w:tc>
        <w:tc>
          <w:tcPr>
            <w:tcW w:w="1241" w:type="dxa"/>
            <w:shd w:val="clear" w:color="auto" w:fill="auto"/>
          </w:tcPr>
          <w:p w14:paraId="7047144E" w14:textId="77777777" w:rsidR="00DE04AF" w:rsidRPr="003530C9" w:rsidRDefault="00DE04AF" w:rsidP="00D95B4A">
            <w:pPr>
              <w:rPr>
                <w:sz w:val="18"/>
                <w:szCs w:val="18"/>
              </w:rPr>
            </w:pPr>
            <w:r w:rsidRPr="003530C9">
              <w:rPr>
                <w:rFonts w:hint="eastAsia"/>
                <w:sz w:val="18"/>
                <w:szCs w:val="18"/>
              </w:rPr>
              <w:t>0</w:t>
            </w:r>
          </w:p>
        </w:tc>
      </w:tr>
    </w:tbl>
    <w:p w14:paraId="2933F63F" w14:textId="77777777" w:rsidR="00F556BF" w:rsidRPr="003530C9" w:rsidRDefault="00F556BF" w:rsidP="004B59DB"/>
    <w:p w14:paraId="497A92B2" w14:textId="77777777" w:rsidR="00F556BF" w:rsidRPr="003530C9" w:rsidRDefault="00F556BF" w:rsidP="004B59DB">
      <w:pPr>
        <w:rPr>
          <w:rFonts w:hint="eastAsia"/>
        </w:rPr>
      </w:pPr>
    </w:p>
    <w:p w14:paraId="7E5A9F43" w14:textId="77777777" w:rsidR="004B59DB" w:rsidRPr="00ED5FE0" w:rsidRDefault="004B59DB" w:rsidP="00CC17EE">
      <w:pPr>
        <w:pStyle w:val="Heading3"/>
        <w:rPr>
          <w:rFonts w:hint="eastAsia"/>
        </w:rPr>
      </w:pPr>
      <w:bookmarkStart w:id="104" w:name="_Ref166745942"/>
      <w:bookmarkStart w:id="105" w:name="_Toc166748990"/>
      <w:bookmarkStart w:id="106" w:name="_Toc207119735"/>
      <w:r w:rsidRPr="003530C9">
        <w:rPr>
          <w:rFonts w:hint="eastAsia"/>
        </w:rPr>
        <w:t>CAN</w:t>
      </w:r>
      <w:r w:rsidRPr="003530C9">
        <w:rPr>
          <w:rFonts w:hint="eastAsia"/>
        </w:rPr>
        <w:t>入力信号処理</w:t>
      </w:r>
      <w:r w:rsidRPr="00ED5FE0">
        <w:rPr>
          <w:rFonts w:hint="eastAsia"/>
        </w:rPr>
        <w:t>（</w:t>
      </w:r>
      <w:r w:rsidR="00DA48EA" w:rsidRPr="00ED5FE0">
        <w:rPr>
          <w:rFonts w:hint="eastAsia"/>
        </w:rPr>
        <w:t>D</w:t>
      </w:r>
      <w:r w:rsidR="00DA48EA" w:rsidRPr="00ED5FE0">
        <w:t>MS</w:t>
      </w:r>
      <w:r w:rsidR="00DA48EA" w:rsidRPr="00ED5FE0">
        <w:rPr>
          <w:rFonts w:hint="eastAsia"/>
        </w:rPr>
        <w:t>ソフトスイ</w:t>
      </w:r>
      <w:r w:rsidR="00DA48EA" w:rsidRPr="00F47DD7">
        <w:rPr>
          <w:rFonts w:hint="eastAsia"/>
        </w:rPr>
        <w:t>ッチ</w:t>
      </w:r>
      <w:r w:rsidR="00003F6E" w:rsidRPr="00F47DD7">
        <w:rPr>
          <w:rFonts w:hint="eastAsia"/>
        </w:rPr>
        <w:t xml:space="preserve"> </w:t>
      </w:r>
      <w:r w:rsidR="00D63AE9" w:rsidRPr="00F47DD7">
        <w:t>19ePFv2</w:t>
      </w:r>
      <w:r w:rsidRPr="00ED5FE0">
        <w:rPr>
          <w:rFonts w:hint="eastAsia"/>
        </w:rPr>
        <w:t>）</w:t>
      </w:r>
      <w:r w:rsidRPr="00ED5FE0">
        <w:rPr>
          <w:rFonts w:hint="eastAsia"/>
          <w:color w:val="00B0F0"/>
          <w:sz w:val="20"/>
          <w:szCs w:val="22"/>
        </w:rPr>
        <w:t>/ P</w:t>
      </w:r>
      <w:r w:rsidRPr="00ED5FE0">
        <w:rPr>
          <w:rFonts w:hint="eastAsia"/>
          <w:noProof/>
          <w:color w:val="00B0F0"/>
          <w:sz w:val="20"/>
          <w:szCs w:val="22"/>
        </w:rPr>
        <w:t>rocess order of CAN input signals (</w:t>
      </w:r>
      <w:r w:rsidR="00DA48EA" w:rsidRPr="00ED5FE0">
        <w:rPr>
          <w:rFonts w:hint="eastAsia"/>
          <w:color w:val="00B0F0"/>
          <w:sz w:val="20"/>
          <w:szCs w:val="22"/>
        </w:rPr>
        <w:t>f</w:t>
      </w:r>
      <w:r w:rsidR="00DA48EA" w:rsidRPr="000D218D">
        <w:rPr>
          <w:rFonts w:hint="eastAsia"/>
          <w:color w:val="00B0F0"/>
          <w:sz w:val="20"/>
          <w:szCs w:val="22"/>
        </w:rPr>
        <w:t xml:space="preserve">or </w:t>
      </w:r>
      <w:r w:rsidR="00D63AE9" w:rsidRPr="000D218D">
        <w:rPr>
          <w:color w:val="00B0F0"/>
          <w:sz w:val="20"/>
          <w:szCs w:val="22"/>
        </w:rPr>
        <w:t>19ePFv2</w:t>
      </w:r>
      <w:r w:rsidR="00003F6E" w:rsidRPr="00ED5FE0">
        <w:rPr>
          <w:sz w:val="20"/>
          <w:szCs w:val="22"/>
        </w:rPr>
        <w:t xml:space="preserve"> </w:t>
      </w:r>
      <w:r w:rsidR="00DA48EA" w:rsidRPr="00ED5FE0">
        <w:rPr>
          <w:rFonts w:hint="eastAsia"/>
          <w:color w:val="00B0F0"/>
          <w:sz w:val="20"/>
          <w:szCs w:val="22"/>
        </w:rPr>
        <w:t>DMS</w:t>
      </w:r>
      <w:r w:rsidR="00DA48EA" w:rsidRPr="00ED5FE0">
        <w:rPr>
          <w:color w:val="00B0F0"/>
          <w:sz w:val="20"/>
          <w:szCs w:val="22"/>
        </w:rPr>
        <w:t xml:space="preserve"> software switch</w:t>
      </w:r>
      <w:r w:rsidRPr="00ED5FE0">
        <w:rPr>
          <w:rFonts w:hint="eastAsia"/>
          <w:sz w:val="20"/>
          <w:szCs w:val="22"/>
        </w:rPr>
        <w:t>)</w:t>
      </w:r>
      <w:bookmarkEnd w:id="104"/>
      <w:bookmarkEnd w:id="105"/>
      <w:bookmarkEnd w:id="106"/>
    </w:p>
    <w:p w14:paraId="759CBD0E" w14:textId="77777777" w:rsidR="004B59DB" w:rsidRPr="00ED5FE0" w:rsidRDefault="004B59DB" w:rsidP="004B59DB">
      <w:pPr>
        <w:ind w:leftChars="200" w:left="581" w:hangingChars="101" w:hanging="195"/>
        <w:rPr>
          <w:rFonts w:hint="eastAsia"/>
        </w:rPr>
      </w:pPr>
      <w:r w:rsidRPr="00ED5FE0">
        <w:rPr>
          <w:rFonts w:hint="eastAsia"/>
        </w:rPr>
        <w:t>・本表示情報は、パワトレ</w:t>
      </w:r>
      <w:r w:rsidRPr="00ED5FE0">
        <w:rPr>
          <w:rFonts w:hint="eastAsia"/>
        </w:rPr>
        <w:t>ECU</w:t>
      </w:r>
      <w:r w:rsidRPr="00ED5FE0">
        <w:rPr>
          <w:rFonts w:hint="eastAsia"/>
        </w:rPr>
        <w:t>から</w:t>
      </w:r>
      <w:r w:rsidRPr="00ED5FE0">
        <w:rPr>
          <w:rFonts w:hint="eastAsia"/>
        </w:rPr>
        <w:t>IG ON</w:t>
      </w:r>
      <w:r w:rsidRPr="00ED5FE0">
        <w:rPr>
          <w:rFonts w:hint="eastAsia"/>
        </w:rPr>
        <w:t>以降定期送信が行われる。</w:t>
      </w:r>
      <w:r w:rsidRPr="00ED5FE0">
        <w:rPr>
          <w:rFonts w:hint="eastAsia"/>
        </w:rPr>
        <w:t>IG OFF</w:t>
      </w:r>
      <w:r w:rsidRPr="00ED5FE0">
        <w:rPr>
          <w:rFonts w:hint="eastAsia"/>
        </w:rPr>
        <w:t>状態の時は、送信されないため、受信を待たない事。</w:t>
      </w:r>
    </w:p>
    <w:p w14:paraId="190DBBB2" w14:textId="77777777" w:rsidR="004B59DB" w:rsidRPr="00ED5FE0" w:rsidRDefault="004B59DB" w:rsidP="004B59DB">
      <w:pPr>
        <w:ind w:leftChars="200" w:left="581" w:hangingChars="101" w:hanging="195"/>
        <w:rPr>
          <w:color w:val="00B0F0"/>
        </w:rPr>
      </w:pPr>
      <w:r w:rsidRPr="00ED5FE0">
        <w:rPr>
          <w:rFonts w:hint="eastAsia"/>
        </w:rPr>
        <w:t xml:space="preserve">  </w:t>
      </w:r>
      <w:r w:rsidRPr="00ED5FE0">
        <w:rPr>
          <w:rFonts w:hint="eastAsia"/>
          <w:color w:val="00B0F0"/>
          <w:sz w:val="20"/>
          <w:szCs w:val="22"/>
        </w:rPr>
        <w:t xml:space="preserve">After IG-ON, the </w:t>
      </w:r>
      <w:r w:rsidRPr="00ED5FE0">
        <w:rPr>
          <w:color w:val="00B0F0"/>
          <w:sz w:val="20"/>
          <w:szCs w:val="22"/>
        </w:rPr>
        <w:t xml:space="preserve">powertrain </w:t>
      </w:r>
      <w:r w:rsidRPr="00ED5FE0">
        <w:rPr>
          <w:rFonts w:hint="eastAsia"/>
          <w:color w:val="00B0F0"/>
          <w:sz w:val="20"/>
          <w:szCs w:val="22"/>
        </w:rPr>
        <w:t>ECU transmit above signals cyclically. When power supply status is IG-OFF no signal is transmitted and no need to wait.</w:t>
      </w:r>
    </w:p>
    <w:p w14:paraId="3EE66E03" w14:textId="77777777" w:rsidR="003530C9" w:rsidRPr="00ED5FE0" w:rsidRDefault="003530C9" w:rsidP="004B59DB">
      <w:pPr>
        <w:ind w:leftChars="200" w:left="581" w:hangingChars="101" w:hanging="195"/>
        <w:rPr>
          <w:rFonts w:hint="eastAsia"/>
        </w:rPr>
      </w:pPr>
    </w:p>
    <w:p w14:paraId="29173478" w14:textId="77777777" w:rsidR="004B59DB" w:rsidRPr="00ED5FE0" w:rsidRDefault="004B59DB" w:rsidP="004B59DB">
      <w:pPr>
        <w:ind w:leftChars="200" w:left="581" w:hangingChars="101" w:hanging="195"/>
        <w:rPr>
          <w:rFonts w:hint="eastAsia"/>
        </w:rPr>
      </w:pPr>
      <w:r w:rsidRPr="00ED5FE0">
        <w:rPr>
          <w:rFonts w:hint="eastAsia"/>
        </w:rPr>
        <w:t>・未受信時の処理：</w:t>
      </w:r>
      <w:r w:rsidRPr="00ED5FE0">
        <w:rPr>
          <w:rFonts w:hint="eastAsia"/>
        </w:rPr>
        <w:t>IG ON</w:t>
      </w:r>
      <w:r w:rsidRPr="00ED5FE0">
        <w:rPr>
          <w:rFonts w:hint="eastAsia"/>
        </w:rPr>
        <w:t>以降、</w:t>
      </w:r>
      <w:r w:rsidR="00203FB5" w:rsidRPr="00A33C45">
        <w:fldChar w:fldCharType="begin"/>
      </w:r>
      <w:r w:rsidR="00203FB5" w:rsidRPr="00A33C45">
        <w:instrText xml:space="preserve"> </w:instrText>
      </w:r>
      <w:r w:rsidR="00203FB5" w:rsidRPr="00A33C45">
        <w:rPr>
          <w:rFonts w:hint="eastAsia"/>
        </w:rPr>
        <w:instrText>REF _Ref100570988 \r \h</w:instrText>
      </w:r>
      <w:r w:rsidR="00203FB5" w:rsidRPr="00A33C45">
        <w:instrText xml:space="preserve"> </w:instrText>
      </w:r>
      <w:r w:rsidR="00203FB5" w:rsidRPr="00A33C45">
        <w:instrText xml:space="preserve"> \* MERGEFORMAT </w:instrText>
      </w:r>
      <w:r w:rsidR="00203FB5" w:rsidRPr="00A33C45">
        <w:fldChar w:fldCharType="separate"/>
      </w:r>
      <w:r w:rsidR="00336074" w:rsidRPr="00A33C45">
        <w:t>2.1.3</w:t>
      </w:r>
      <w:r w:rsidR="00203FB5" w:rsidRPr="00A33C45">
        <w:fldChar w:fldCharType="end"/>
      </w:r>
      <w:r w:rsidRPr="00A33C45">
        <w:rPr>
          <w:rFonts w:hint="eastAsia"/>
        </w:rPr>
        <w:t>に</w:t>
      </w:r>
      <w:r w:rsidRPr="00ED5FE0">
        <w:rPr>
          <w:rFonts w:hint="eastAsia"/>
        </w:rPr>
        <w:t>記載の</w:t>
      </w:r>
      <w:r w:rsidRPr="00ED5FE0">
        <w:rPr>
          <w:rFonts w:hint="eastAsia"/>
        </w:rPr>
        <w:t>B_DMINF2</w:t>
      </w:r>
      <w:r w:rsidRPr="00ED5FE0">
        <w:rPr>
          <w:rFonts w:hint="eastAsia"/>
        </w:rPr>
        <w:t>及び</w:t>
      </w:r>
      <w:r w:rsidRPr="00ED5FE0">
        <w:rPr>
          <w:rFonts w:hint="eastAsia"/>
        </w:rPr>
        <w:t>B_DMSSFT</w:t>
      </w:r>
      <w:r w:rsidRPr="00ED5FE0">
        <w:rPr>
          <w:rFonts w:hint="eastAsia"/>
        </w:rPr>
        <w:t>信号のいずれかを一度も受信出来ない場合は、</w:t>
      </w:r>
      <w:r w:rsidRPr="00ED5FE0">
        <w:rPr>
          <w:rFonts w:hint="eastAsia"/>
        </w:rPr>
        <w:t>DMS</w:t>
      </w:r>
      <w:r w:rsidR="00F87761" w:rsidRPr="00ED5FE0">
        <w:rPr>
          <w:rFonts w:hint="eastAsia"/>
        </w:rPr>
        <w:t>ソフトスイッチ画面</w:t>
      </w:r>
      <w:r w:rsidRPr="00ED5FE0">
        <w:rPr>
          <w:rFonts w:hint="eastAsia"/>
        </w:rPr>
        <w:t>を表示させない。</w:t>
      </w:r>
    </w:p>
    <w:p w14:paraId="7A44AF17" w14:textId="77777777" w:rsidR="004B59DB" w:rsidRPr="00ED5FE0" w:rsidRDefault="004B59DB" w:rsidP="004B59DB">
      <w:pPr>
        <w:ind w:leftChars="200" w:left="571" w:hangingChars="101" w:hanging="185"/>
        <w:rPr>
          <w:rFonts w:hint="eastAsia"/>
          <w:noProof/>
          <w:color w:val="00B0F0"/>
          <w:sz w:val="20"/>
          <w:szCs w:val="22"/>
        </w:rPr>
      </w:pPr>
      <w:r w:rsidRPr="00ED5FE0">
        <w:rPr>
          <w:rFonts w:hint="eastAsia"/>
          <w:color w:val="00B0F0"/>
          <w:sz w:val="20"/>
          <w:szCs w:val="22"/>
        </w:rPr>
        <w:t xml:space="preserve">  Process order at error condition: AVN does not display </w:t>
      </w:r>
      <w:r w:rsidRPr="00ED5FE0">
        <w:rPr>
          <w:color w:val="00B0F0"/>
          <w:sz w:val="20"/>
          <w:szCs w:val="22"/>
        </w:rPr>
        <w:t xml:space="preserve">DMS </w:t>
      </w:r>
      <w:r w:rsidR="00180F07" w:rsidRPr="00ED5FE0">
        <w:rPr>
          <w:noProof/>
          <w:color w:val="00B0F0"/>
          <w:sz w:val="20"/>
          <w:szCs w:val="22"/>
        </w:rPr>
        <w:t>software switch screen</w:t>
      </w:r>
      <w:r w:rsidRPr="00ED5FE0">
        <w:rPr>
          <w:rFonts w:hint="eastAsia"/>
          <w:noProof/>
          <w:color w:val="00B0F0"/>
          <w:sz w:val="20"/>
          <w:szCs w:val="22"/>
        </w:rPr>
        <w:t>, when AVN does not signals written in</w:t>
      </w:r>
      <w:r w:rsidR="00A33C45">
        <w:rPr>
          <w:rFonts w:hint="eastAsia"/>
          <w:noProof/>
          <w:color w:val="00B0F0"/>
          <w:sz w:val="20"/>
          <w:szCs w:val="22"/>
        </w:rPr>
        <w:t xml:space="preserve"> </w:t>
      </w:r>
      <w:r w:rsidR="00203FB5" w:rsidRPr="00A33C45">
        <w:rPr>
          <w:noProof/>
          <w:color w:val="00B0F0"/>
          <w:sz w:val="20"/>
          <w:szCs w:val="22"/>
        </w:rPr>
        <w:fldChar w:fldCharType="begin"/>
      </w:r>
      <w:r w:rsidR="00203FB5" w:rsidRPr="00A33C45">
        <w:rPr>
          <w:noProof/>
          <w:color w:val="00B0F0"/>
          <w:sz w:val="20"/>
          <w:szCs w:val="22"/>
        </w:rPr>
        <w:instrText xml:space="preserve"> </w:instrText>
      </w:r>
      <w:r w:rsidR="00203FB5" w:rsidRPr="00A33C45">
        <w:rPr>
          <w:rFonts w:hint="eastAsia"/>
          <w:noProof/>
          <w:color w:val="00B0F0"/>
          <w:sz w:val="20"/>
          <w:szCs w:val="22"/>
        </w:rPr>
        <w:instrText>REF _Ref100571000 \r \h</w:instrText>
      </w:r>
      <w:r w:rsidR="00203FB5" w:rsidRPr="00A33C45">
        <w:rPr>
          <w:noProof/>
          <w:color w:val="00B0F0"/>
          <w:sz w:val="20"/>
          <w:szCs w:val="22"/>
        </w:rPr>
        <w:instrText xml:space="preserve"> </w:instrText>
      </w:r>
      <w:r w:rsidR="00203FB5" w:rsidRPr="00A33C45">
        <w:rPr>
          <w:noProof/>
          <w:color w:val="00B0F0"/>
          <w:sz w:val="20"/>
          <w:szCs w:val="22"/>
        </w:rPr>
      </w:r>
      <w:r w:rsidR="00203FB5" w:rsidRPr="00A33C45">
        <w:rPr>
          <w:noProof/>
          <w:color w:val="00B0F0"/>
          <w:sz w:val="20"/>
          <w:szCs w:val="22"/>
        </w:rPr>
        <w:instrText xml:space="preserve"> \* MERGEFORMAT </w:instrText>
      </w:r>
      <w:r w:rsidR="00203FB5" w:rsidRPr="00A33C45">
        <w:rPr>
          <w:noProof/>
          <w:color w:val="00B0F0"/>
          <w:sz w:val="20"/>
          <w:szCs w:val="22"/>
        </w:rPr>
        <w:fldChar w:fldCharType="separate"/>
      </w:r>
      <w:r w:rsidR="00336074" w:rsidRPr="00A33C45">
        <w:rPr>
          <w:noProof/>
          <w:color w:val="00B0F0"/>
          <w:sz w:val="20"/>
          <w:szCs w:val="22"/>
        </w:rPr>
        <w:t>2.1.3</w:t>
      </w:r>
      <w:r w:rsidR="00203FB5" w:rsidRPr="00A33C45">
        <w:rPr>
          <w:noProof/>
          <w:color w:val="00B0F0"/>
          <w:sz w:val="20"/>
          <w:szCs w:val="22"/>
        </w:rPr>
        <w:fldChar w:fldCharType="end"/>
      </w:r>
      <w:r w:rsidRPr="00A33C45">
        <w:rPr>
          <w:rFonts w:hint="eastAsia"/>
          <w:noProof/>
          <w:color w:val="00B0F0"/>
          <w:sz w:val="20"/>
          <w:szCs w:val="22"/>
        </w:rPr>
        <w:t xml:space="preserve"> o</w:t>
      </w:r>
      <w:r w:rsidRPr="00ED5FE0">
        <w:rPr>
          <w:rFonts w:hint="eastAsia"/>
          <w:noProof/>
          <w:color w:val="00B0F0"/>
          <w:sz w:val="20"/>
          <w:szCs w:val="22"/>
        </w:rPr>
        <w:t>ne time after IG-ON.</w:t>
      </w:r>
    </w:p>
    <w:p w14:paraId="37FDFAD8" w14:textId="77777777" w:rsidR="004B59DB" w:rsidRPr="00ED5FE0" w:rsidRDefault="004B59DB" w:rsidP="004B59DB">
      <w:pPr>
        <w:ind w:leftChars="200" w:left="581" w:hangingChars="101" w:hanging="195"/>
      </w:pPr>
    </w:p>
    <w:p w14:paraId="258D031E" w14:textId="77777777" w:rsidR="00811072" w:rsidRPr="00ED5FE0" w:rsidRDefault="004B59DB">
      <w:pPr>
        <w:numPr>
          <w:ilvl w:val="0"/>
          <w:numId w:val="9"/>
        </w:numPr>
      </w:pPr>
      <w:r w:rsidRPr="00ED5FE0">
        <w:rPr>
          <w:rFonts w:hint="eastAsia"/>
        </w:rPr>
        <w:t>D</w:t>
      </w:r>
      <w:r w:rsidRPr="00ED5FE0">
        <w:t>MS</w:t>
      </w:r>
      <w:r w:rsidRPr="00ED5FE0">
        <w:rPr>
          <w:rFonts w:hint="eastAsia"/>
        </w:rPr>
        <w:t>ソフトスイッチ画面表示有無情報を</w:t>
      </w:r>
      <w:r w:rsidR="00F87761" w:rsidRPr="00ED5FE0">
        <w:rPr>
          <w:rFonts w:hint="eastAsia"/>
        </w:rPr>
        <w:t>B_</w:t>
      </w:r>
      <w:r w:rsidR="00F87761" w:rsidRPr="00ED5FE0">
        <w:t>DMSSFT</w:t>
      </w:r>
      <w:r w:rsidR="00F87761" w:rsidRPr="00ED5FE0">
        <w:rPr>
          <w:rFonts w:hint="eastAsia"/>
        </w:rPr>
        <w:t>で</w:t>
      </w:r>
      <w:r w:rsidRPr="00ED5FE0">
        <w:rPr>
          <w:rFonts w:hint="eastAsia"/>
        </w:rPr>
        <w:t>確認し、</w:t>
      </w:r>
      <w:r w:rsidRPr="00ED5FE0">
        <w:rPr>
          <w:rFonts w:hint="eastAsia"/>
        </w:rPr>
        <w:t>D</w:t>
      </w:r>
      <w:r w:rsidRPr="00ED5FE0">
        <w:t>MS</w:t>
      </w:r>
      <w:r w:rsidR="00F87761" w:rsidRPr="00ED5FE0">
        <w:rPr>
          <w:rFonts w:hint="eastAsia"/>
        </w:rPr>
        <w:t>ソフトスイッチ画面</w:t>
      </w:r>
      <w:r w:rsidRPr="00ED5FE0">
        <w:rPr>
          <w:rFonts w:hint="eastAsia"/>
        </w:rPr>
        <w:t>を有効にする。</w:t>
      </w:r>
      <w:r w:rsidR="00F87761" w:rsidRPr="00ED5FE0">
        <w:rPr>
          <w:rFonts w:hint="eastAsia"/>
        </w:rPr>
        <w:t>DMS</w:t>
      </w:r>
      <w:r w:rsidR="00F87761" w:rsidRPr="00ED5FE0">
        <w:rPr>
          <w:rFonts w:hint="eastAsia"/>
        </w:rPr>
        <w:t>ソフトスイッチ画面表示無し時の画面レイアウトは、</w:t>
      </w:r>
      <w:r w:rsidR="008604EF" w:rsidRPr="00ED5FE0">
        <w:t>24MM</w:t>
      </w:r>
      <w:r w:rsidR="008604EF" w:rsidRPr="00ED5FE0">
        <w:rPr>
          <w:rFonts w:hint="eastAsia"/>
        </w:rPr>
        <w:t>向け</w:t>
      </w:r>
      <w:r w:rsidR="008604EF" w:rsidRPr="00ED5FE0">
        <w:rPr>
          <w:rFonts w:hint="eastAsia"/>
        </w:rPr>
        <w:t>H</w:t>
      </w:r>
      <w:r w:rsidR="008604EF" w:rsidRPr="00ED5FE0">
        <w:t>MI</w:t>
      </w:r>
      <w:r w:rsidR="008604EF" w:rsidRPr="00ED5FE0">
        <w:rPr>
          <w:rFonts w:hint="eastAsia"/>
        </w:rPr>
        <w:t>仕様書</w:t>
      </w:r>
      <w:r w:rsidR="00F87761" w:rsidRPr="00ED5FE0">
        <w:rPr>
          <w:rFonts w:hint="eastAsia"/>
        </w:rPr>
        <w:t>を参照。</w:t>
      </w:r>
    </w:p>
    <w:p w14:paraId="2DBD56CA" w14:textId="77777777" w:rsidR="004B59DB" w:rsidRPr="00ED5FE0" w:rsidRDefault="004B59DB" w:rsidP="00245056">
      <w:pPr>
        <w:ind w:left="578" w:firstLineChars="150" w:firstLine="289"/>
        <w:rPr>
          <w:rFonts w:hint="eastAsia"/>
        </w:rPr>
      </w:pPr>
      <w:r w:rsidRPr="00ED5FE0">
        <w:rPr>
          <w:rFonts w:hint="eastAsia"/>
        </w:rPr>
        <w:t>表示ロジックは、</w:t>
      </w:r>
      <w:bookmarkStart w:id="107" w:name="_Hlk198304724"/>
      <w:r w:rsidR="00F67DFA" w:rsidRPr="00D46F89">
        <w:fldChar w:fldCharType="begin"/>
      </w:r>
      <w:r w:rsidR="00F67DFA" w:rsidRPr="00D46F89">
        <w:instrText xml:space="preserve"> </w:instrText>
      </w:r>
      <w:r w:rsidR="00F67DFA" w:rsidRPr="00D46F89">
        <w:rPr>
          <w:rFonts w:hint="eastAsia"/>
        </w:rPr>
        <w:instrText>REF _Ref198302998 \r \h</w:instrText>
      </w:r>
      <w:r w:rsidR="00F67DFA" w:rsidRPr="00D46F89">
        <w:instrText xml:space="preserve"> </w:instrText>
      </w:r>
      <w:r w:rsidR="00F67DFA" w:rsidRPr="00D46F89">
        <w:instrText xml:space="preserve"> \* MERGEFORMAT </w:instrText>
      </w:r>
      <w:r w:rsidR="00F67DFA" w:rsidRPr="00D46F89">
        <w:fldChar w:fldCharType="separate"/>
      </w:r>
      <w:r w:rsidR="00336074" w:rsidRPr="00D46F89">
        <w:t>3</w:t>
      </w:r>
      <w:r w:rsidR="00F67DFA" w:rsidRPr="00D46F89">
        <w:fldChar w:fldCharType="end"/>
      </w:r>
      <w:bookmarkEnd w:id="107"/>
      <w:r w:rsidRPr="00D46F89">
        <w:rPr>
          <w:rFonts w:hint="eastAsia"/>
        </w:rPr>
        <w:t>章に記</w:t>
      </w:r>
      <w:r w:rsidRPr="00ED5FE0">
        <w:rPr>
          <w:rFonts w:hint="eastAsia"/>
        </w:rPr>
        <w:t>載する。</w:t>
      </w:r>
    </w:p>
    <w:p w14:paraId="53B74266" w14:textId="77777777" w:rsidR="004B59DB" w:rsidRPr="00D46F89" w:rsidRDefault="004B59DB" w:rsidP="00245056">
      <w:pPr>
        <w:ind w:leftChars="300" w:left="761" w:hangingChars="100" w:hanging="183"/>
        <w:rPr>
          <w:color w:val="00B0F0"/>
          <w:sz w:val="20"/>
          <w:szCs w:val="22"/>
        </w:rPr>
      </w:pPr>
      <w:r w:rsidRPr="00ED5FE0">
        <w:rPr>
          <w:rFonts w:hint="eastAsia"/>
          <w:color w:val="00B0F0"/>
          <w:sz w:val="20"/>
          <w:szCs w:val="22"/>
        </w:rPr>
        <w:t xml:space="preserve">　</w:t>
      </w:r>
      <w:r w:rsidRPr="00ED5FE0">
        <w:rPr>
          <w:rFonts w:hint="eastAsia"/>
          <w:color w:val="00B0F0"/>
          <w:sz w:val="20"/>
          <w:szCs w:val="22"/>
        </w:rPr>
        <w:t>Confirms availability information for DMS</w:t>
      </w:r>
      <w:r w:rsidRPr="00ED5FE0">
        <w:rPr>
          <w:color w:val="00B0F0"/>
          <w:sz w:val="20"/>
          <w:szCs w:val="22"/>
        </w:rPr>
        <w:t xml:space="preserve"> software switch</w:t>
      </w:r>
      <w:r w:rsidR="00180F07" w:rsidRPr="00ED5FE0">
        <w:rPr>
          <w:color w:val="00B0F0"/>
          <w:sz w:val="20"/>
          <w:szCs w:val="22"/>
        </w:rPr>
        <w:t xml:space="preserve"> : B_DMSSFT</w:t>
      </w:r>
      <w:r w:rsidRPr="00ED5FE0">
        <w:rPr>
          <w:rFonts w:hint="eastAsia"/>
          <w:color w:val="00B0F0"/>
          <w:sz w:val="20"/>
          <w:szCs w:val="22"/>
        </w:rPr>
        <w:t xml:space="preserve">. </w:t>
      </w:r>
      <w:r w:rsidRPr="00ED5FE0">
        <w:rPr>
          <w:color w:val="00B0F0"/>
          <w:sz w:val="20"/>
          <w:szCs w:val="22"/>
        </w:rPr>
        <w:t xml:space="preserve">And </w:t>
      </w:r>
      <w:r w:rsidRPr="00ED5FE0">
        <w:rPr>
          <w:rFonts w:hint="eastAsia"/>
          <w:color w:val="00B0F0"/>
          <w:sz w:val="20"/>
          <w:szCs w:val="22"/>
        </w:rPr>
        <w:t xml:space="preserve">set </w:t>
      </w:r>
      <w:r w:rsidRPr="00ED5FE0">
        <w:rPr>
          <w:color w:val="00B0F0"/>
          <w:sz w:val="20"/>
          <w:szCs w:val="22"/>
        </w:rPr>
        <w:t xml:space="preserve">DMS </w:t>
      </w:r>
      <w:r w:rsidR="00180F07" w:rsidRPr="00ED5FE0">
        <w:rPr>
          <w:color w:val="00B0F0"/>
          <w:sz w:val="20"/>
          <w:szCs w:val="22"/>
        </w:rPr>
        <w:t>software switch</w:t>
      </w:r>
      <w:r w:rsidRPr="00ED5FE0">
        <w:rPr>
          <w:rFonts w:hint="eastAsia"/>
          <w:color w:val="00B0F0"/>
          <w:sz w:val="20"/>
          <w:szCs w:val="22"/>
        </w:rPr>
        <w:t xml:space="preserve"> </w:t>
      </w:r>
      <w:r w:rsidR="00180F07" w:rsidRPr="00ED5FE0">
        <w:rPr>
          <w:color w:val="00B0F0"/>
          <w:sz w:val="20"/>
          <w:szCs w:val="22"/>
        </w:rPr>
        <w:t>screen</w:t>
      </w:r>
      <w:r w:rsidRPr="00ED5FE0">
        <w:rPr>
          <w:rFonts w:hint="eastAsia"/>
          <w:color w:val="00B0F0"/>
          <w:sz w:val="20"/>
          <w:szCs w:val="22"/>
        </w:rPr>
        <w:t xml:space="preserve"> </w:t>
      </w:r>
      <w:r w:rsidRPr="00ED5FE0">
        <w:rPr>
          <w:color w:val="00B0F0"/>
          <w:sz w:val="20"/>
          <w:szCs w:val="22"/>
        </w:rPr>
        <w:t>available</w:t>
      </w:r>
      <w:r w:rsidRPr="00ED5FE0">
        <w:rPr>
          <w:rFonts w:hint="eastAsia"/>
          <w:color w:val="00B0F0"/>
          <w:sz w:val="20"/>
          <w:szCs w:val="22"/>
        </w:rPr>
        <w:t xml:space="preserve">. </w:t>
      </w:r>
      <w:r w:rsidR="006A1844" w:rsidRPr="00ED5FE0">
        <w:rPr>
          <w:color w:val="00B0F0"/>
          <w:sz w:val="20"/>
          <w:szCs w:val="22"/>
        </w:rPr>
        <w:t xml:space="preserve">Refer to </w:t>
      </w:r>
      <w:r w:rsidR="006A1844" w:rsidRPr="00ED5FE0">
        <w:rPr>
          <w:rFonts w:hint="eastAsia"/>
          <w:color w:val="00B0F0"/>
          <w:sz w:val="20"/>
          <w:szCs w:val="22"/>
        </w:rPr>
        <w:t>HMI specification</w:t>
      </w:r>
      <w:r w:rsidR="006A1844" w:rsidRPr="00ED5FE0">
        <w:rPr>
          <w:color w:val="00B0F0"/>
          <w:sz w:val="20"/>
          <w:szCs w:val="22"/>
        </w:rPr>
        <w:t xml:space="preserve"> </w:t>
      </w:r>
      <w:r w:rsidR="008604EF" w:rsidRPr="00ED5FE0">
        <w:rPr>
          <w:color w:val="00B0F0"/>
          <w:sz w:val="20"/>
          <w:szCs w:val="22"/>
        </w:rPr>
        <w:t xml:space="preserve">of 24MM </w:t>
      </w:r>
      <w:r w:rsidR="006A1844" w:rsidRPr="00ED5FE0">
        <w:rPr>
          <w:color w:val="00B0F0"/>
          <w:sz w:val="20"/>
          <w:szCs w:val="22"/>
        </w:rPr>
        <w:t>for the screen layout when there is not the soft</w:t>
      </w:r>
      <w:r w:rsidR="00EE5489" w:rsidRPr="00ED5FE0">
        <w:rPr>
          <w:color w:val="00B0F0"/>
          <w:sz w:val="20"/>
          <w:szCs w:val="22"/>
        </w:rPr>
        <w:t>ware</w:t>
      </w:r>
      <w:r w:rsidR="006A1844" w:rsidRPr="00ED5FE0">
        <w:rPr>
          <w:color w:val="00B0F0"/>
          <w:sz w:val="20"/>
          <w:szCs w:val="22"/>
        </w:rPr>
        <w:t xml:space="preserve"> switch screen</w:t>
      </w:r>
      <w:r w:rsidR="006A1844" w:rsidRPr="00ED5FE0">
        <w:rPr>
          <w:rFonts w:hint="eastAsia"/>
          <w:color w:val="00B0F0"/>
          <w:sz w:val="20"/>
          <w:szCs w:val="22"/>
        </w:rPr>
        <w:t xml:space="preserve">. </w:t>
      </w:r>
      <w:r w:rsidRPr="00ED5FE0">
        <w:rPr>
          <w:rFonts w:hint="eastAsia"/>
          <w:color w:val="00B0F0"/>
          <w:sz w:val="20"/>
          <w:szCs w:val="22"/>
        </w:rPr>
        <w:t>Logic for</w:t>
      </w:r>
      <w:r w:rsidRPr="00101B41">
        <w:rPr>
          <w:rFonts w:hint="eastAsia"/>
          <w:color w:val="00B0F0"/>
          <w:sz w:val="20"/>
          <w:szCs w:val="22"/>
        </w:rPr>
        <w:t xml:space="preserve"> display is described at secti</w:t>
      </w:r>
      <w:r w:rsidRPr="00D46F89">
        <w:rPr>
          <w:rFonts w:hint="eastAsia"/>
          <w:color w:val="00B0F0"/>
          <w:sz w:val="20"/>
          <w:szCs w:val="22"/>
        </w:rPr>
        <w:t>on</w:t>
      </w:r>
      <w:r w:rsidR="00F67DFA" w:rsidRPr="00D46F89">
        <w:rPr>
          <w:color w:val="00B0F0"/>
        </w:rPr>
        <w:fldChar w:fldCharType="begin"/>
      </w:r>
      <w:r w:rsidR="00F67DFA" w:rsidRPr="00D46F89">
        <w:rPr>
          <w:color w:val="00B0F0"/>
        </w:rPr>
        <w:instrText xml:space="preserve"> </w:instrText>
      </w:r>
      <w:r w:rsidR="00F67DFA" w:rsidRPr="00D46F89">
        <w:rPr>
          <w:rFonts w:hint="eastAsia"/>
          <w:color w:val="00B0F0"/>
        </w:rPr>
        <w:instrText>REF _Ref198302998 \r \h</w:instrText>
      </w:r>
      <w:r w:rsidR="00F67DFA" w:rsidRPr="00D46F89">
        <w:rPr>
          <w:color w:val="00B0F0"/>
        </w:rPr>
        <w:instrText xml:space="preserve"> </w:instrText>
      </w:r>
      <w:r w:rsidR="00F67DFA" w:rsidRPr="00D46F89">
        <w:rPr>
          <w:color w:val="00B0F0"/>
        </w:rPr>
      </w:r>
      <w:r w:rsidR="00F67DFA" w:rsidRPr="00D46F89">
        <w:rPr>
          <w:color w:val="00B0F0"/>
        </w:rPr>
        <w:instrText xml:space="preserve"> \* MERGEFORMAT </w:instrText>
      </w:r>
      <w:r w:rsidR="00F67DFA" w:rsidRPr="00D46F89">
        <w:rPr>
          <w:color w:val="00B0F0"/>
        </w:rPr>
        <w:fldChar w:fldCharType="separate"/>
      </w:r>
      <w:r w:rsidR="00336074" w:rsidRPr="00D46F89">
        <w:rPr>
          <w:color w:val="00B0F0"/>
        </w:rPr>
        <w:t>3</w:t>
      </w:r>
      <w:r w:rsidR="00F67DFA" w:rsidRPr="00D46F89">
        <w:rPr>
          <w:color w:val="00B0F0"/>
        </w:rPr>
        <w:fldChar w:fldCharType="end"/>
      </w:r>
      <w:r w:rsidRPr="00D46F89">
        <w:rPr>
          <w:rFonts w:hint="eastAsia"/>
          <w:color w:val="00B0F0"/>
          <w:sz w:val="20"/>
          <w:szCs w:val="22"/>
        </w:rPr>
        <w:t>.</w:t>
      </w:r>
    </w:p>
    <w:p w14:paraId="387B13AE" w14:textId="77777777" w:rsidR="003530C9" w:rsidRPr="00EA0E72" w:rsidRDefault="003530C9" w:rsidP="00245056">
      <w:pPr>
        <w:ind w:leftChars="300" w:left="771" w:hangingChars="100" w:hanging="193"/>
      </w:pPr>
    </w:p>
    <w:p w14:paraId="64AEBEC5" w14:textId="77777777" w:rsidR="004B59DB" w:rsidRPr="00EA0E72" w:rsidRDefault="004B59DB">
      <w:pPr>
        <w:numPr>
          <w:ilvl w:val="0"/>
          <w:numId w:val="9"/>
        </w:numPr>
        <w:rPr>
          <w:rFonts w:hint="eastAsia"/>
        </w:rPr>
      </w:pPr>
      <w:r w:rsidRPr="00EA0E72">
        <w:rPr>
          <w:rFonts w:hint="eastAsia"/>
        </w:rPr>
        <w:t>各モードの設定有無情報を</w:t>
      </w:r>
      <w:r w:rsidR="00EA3251" w:rsidRPr="00EA0E72">
        <w:rPr>
          <w:rFonts w:hint="eastAsia"/>
          <w:bCs/>
        </w:rPr>
        <w:t>B_DMINF</w:t>
      </w:r>
      <w:r w:rsidR="00F556BF" w:rsidRPr="00EA0E72">
        <w:rPr>
          <w:bCs/>
        </w:rPr>
        <w:t>2</w:t>
      </w:r>
      <w:r w:rsidR="00EA3251" w:rsidRPr="00EA0E72">
        <w:rPr>
          <w:rFonts w:hint="eastAsia"/>
          <w:bCs/>
        </w:rPr>
        <w:t>にて</w:t>
      </w:r>
      <w:r w:rsidRPr="00EA0E72">
        <w:rPr>
          <w:rFonts w:hint="eastAsia"/>
        </w:rPr>
        <w:t>確認し、有り［</w:t>
      </w:r>
      <w:r w:rsidRPr="00EA0E72">
        <w:rPr>
          <w:rFonts w:hint="eastAsia"/>
        </w:rPr>
        <w:t>1b</w:t>
      </w:r>
      <w:r w:rsidRPr="00EA0E72">
        <w:rPr>
          <w:rFonts w:hint="eastAsia"/>
        </w:rPr>
        <w:t>］に該当するモード釦を</w:t>
      </w:r>
      <w:r w:rsidR="00BA71EB" w:rsidRPr="00EA0E72">
        <w:rPr>
          <w:rFonts w:hint="eastAsia"/>
        </w:rPr>
        <w:t>ソフトスイッチ画面に</w:t>
      </w:r>
      <w:r w:rsidRPr="00EA0E72">
        <w:rPr>
          <w:rFonts w:hint="eastAsia"/>
        </w:rPr>
        <w:t>表示可能にセットする。表示ロジックは</w:t>
      </w:r>
      <w:r w:rsidRPr="00D46F89">
        <w:rPr>
          <w:rFonts w:hint="eastAsia"/>
        </w:rPr>
        <w:t>、</w:t>
      </w:r>
      <w:r w:rsidR="00F67DFA" w:rsidRPr="00D46F89">
        <w:fldChar w:fldCharType="begin"/>
      </w:r>
      <w:r w:rsidR="00F67DFA" w:rsidRPr="00D46F89">
        <w:instrText xml:space="preserve"> </w:instrText>
      </w:r>
      <w:r w:rsidR="00F67DFA" w:rsidRPr="00D46F89">
        <w:rPr>
          <w:rFonts w:hint="eastAsia"/>
        </w:rPr>
        <w:instrText>REF _Ref198302998 \r \h</w:instrText>
      </w:r>
      <w:r w:rsidR="00F67DFA" w:rsidRPr="00D46F89">
        <w:instrText xml:space="preserve"> </w:instrText>
      </w:r>
      <w:r w:rsidR="00F67DFA" w:rsidRPr="00D46F89">
        <w:instrText xml:space="preserve"> \* MERGEFORMAT </w:instrText>
      </w:r>
      <w:r w:rsidR="00F67DFA" w:rsidRPr="00D46F89">
        <w:fldChar w:fldCharType="separate"/>
      </w:r>
      <w:r w:rsidR="00336074" w:rsidRPr="00D46F89">
        <w:t>3</w:t>
      </w:r>
      <w:r w:rsidR="00F67DFA" w:rsidRPr="00D46F89">
        <w:fldChar w:fldCharType="end"/>
      </w:r>
      <w:r w:rsidRPr="00D46F89">
        <w:rPr>
          <w:rFonts w:hint="eastAsia"/>
        </w:rPr>
        <w:t>章</w:t>
      </w:r>
      <w:r w:rsidRPr="00EA0E72">
        <w:rPr>
          <w:rFonts w:hint="eastAsia"/>
        </w:rPr>
        <w:t>に記載する。</w:t>
      </w:r>
    </w:p>
    <w:p w14:paraId="1ED96D20" w14:textId="77777777" w:rsidR="004B59DB" w:rsidRPr="00101B41" w:rsidRDefault="004B59DB" w:rsidP="004B59DB">
      <w:pPr>
        <w:ind w:leftChars="50" w:left="96" w:firstLineChars="250" w:firstLine="457"/>
        <w:rPr>
          <w:rFonts w:hint="eastAsia"/>
          <w:color w:val="00B0F0"/>
          <w:sz w:val="20"/>
          <w:szCs w:val="22"/>
        </w:rPr>
      </w:pPr>
      <w:r w:rsidRPr="00101B41">
        <w:rPr>
          <w:rFonts w:hint="eastAsia"/>
          <w:color w:val="00B0F0"/>
          <w:sz w:val="20"/>
          <w:szCs w:val="22"/>
        </w:rPr>
        <w:t xml:space="preserve">　</w:t>
      </w:r>
      <w:r w:rsidRPr="00101B41">
        <w:rPr>
          <w:rFonts w:hint="eastAsia"/>
          <w:color w:val="00B0F0"/>
          <w:sz w:val="20"/>
          <w:szCs w:val="22"/>
        </w:rPr>
        <w:t xml:space="preserve">Confirms availability information for </w:t>
      </w:r>
      <w:r w:rsidRPr="00101B41">
        <w:rPr>
          <w:color w:val="00B0F0"/>
          <w:sz w:val="20"/>
          <w:szCs w:val="22"/>
        </w:rPr>
        <w:t>each DMS mode</w:t>
      </w:r>
      <w:r w:rsidRPr="00101B41">
        <w:rPr>
          <w:rFonts w:hint="eastAsia"/>
          <w:color w:val="00B0F0"/>
          <w:sz w:val="20"/>
          <w:szCs w:val="22"/>
        </w:rPr>
        <w:t xml:space="preserve">. When detects one </w:t>
      </w:r>
      <w:r w:rsidRPr="00101B41">
        <w:rPr>
          <w:color w:val="00B0F0"/>
          <w:sz w:val="20"/>
          <w:szCs w:val="22"/>
        </w:rPr>
        <w:t>mode</w:t>
      </w:r>
    </w:p>
    <w:p w14:paraId="163C2B23" w14:textId="77777777" w:rsidR="004B59DB" w:rsidRPr="00101B41" w:rsidRDefault="004B59DB" w:rsidP="00245056">
      <w:pPr>
        <w:ind w:leftChars="400" w:left="771"/>
        <w:rPr>
          <w:color w:val="00B0F0"/>
          <w:sz w:val="20"/>
          <w:szCs w:val="22"/>
        </w:rPr>
      </w:pPr>
      <w:r w:rsidRPr="00101B41">
        <w:rPr>
          <w:rFonts w:hint="eastAsia"/>
          <w:color w:val="00B0F0"/>
          <w:sz w:val="20"/>
          <w:szCs w:val="22"/>
        </w:rPr>
        <w:t xml:space="preserve">status as </w:t>
      </w:r>
      <w:r w:rsidRPr="00101B41">
        <w:rPr>
          <w:color w:val="00B0F0"/>
          <w:sz w:val="20"/>
          <w:szCs w:val="22"/>
        </w:rPr>
        <w:t>“</w:t>
      </w:r>
      <w:r w:rsidRPr="00101B41">
        <w:rPr>
          <w:rFonts w:hint="eastAsia"/>
          <w:color w:val="00B0F0"/>
          <w:sz w:val="20"/>
          <w:szCs w:val="22"/>
        </w:rPr>
        <w:t>Available 1b</w:t>
      </w:r>
      <w:r w:rsidRPr="00101B41">
        <w:rPr>
          <w:color w:val="00B0F0"/>
          <w:sz w:val="20"/>
          <w:szCs w:val="22"/>
        </w:rPr>
        <w:t>”</w:t>
      </w:r>
      <w:r w:rsidRPr="00101B41">
        <w:rPr>
          <w:rFonts w:hint="eastAsia"/>
          <w:color w:val="00B0F0"/>
          <w:sz w:val="20"/>
          <w:szCs w:val="22"/>
        </w:rPr>
        <w:t xml:space="preserve">, </w:t>
      </w:r>
      <w:r w:rsidRPr="00101B41">
        <w:rPr>
          <w:color w:val="00B0F0"/>
          <w:sz w:val="20"/>
          <w:szCs w:val="22"/>
        </w:rPr>
        <w:t xml:space="preserve">sets </w:t>
      </w:r>
      <w:r w:rsidRPr="00101B41">
        <w:rPr>
          <w:rFonts w:hint="eastAsia"/>
          <w:color w:val="00B0F0"/>
          <w:sz w:val="20"/>
          <w:szCs w:val="22"/>
        </w:rPr>
        <w:t xml:space="preserve">the </w:t>
      </w:r>
      <w:r w:rsidRPr="00101B41">
        <w:rPr>
          <w:color w:val="00B0F0"/>
          <w:sz w:val="20"/>
          <w:szCs w:val="22"/>
        </w:rPr>
        <w:t>mode</w:t>
      </w:r>
      <w:r w:rsidRPr="00101B41">
        <w:rPr>
          <w:rFonts w:hint="eastAsia"/>
          <w:color w:val="00B0F0"/>
          <w:sz w:val="20"/>
          <w:szCs w:val="22"/>
        </w:rPr>
        <w:t xml:space="preserve"> capable of displaying</w:t>
      </w:r>
      <w:r w:rsidR="00BA71EB" w:rsidRPr="00101B41">
        <w:rPr>
          <w:rFonts w:hint="eastAsia"/>
          <w:color w:val="00B0F0"/>
          <w:sz w:val="20"/>
          <w:szCs w:val="22"/>
        </w:rPr>
        <w:t xml:space="preserve"> on software switch screen</w:t>
      </w:r>
      <w:r w:rsidRPr="00101B41">
        <w:rPr>
          <w:rFonts w:hint="eastAsia"/>
          <w:color w:val="00B0F0"/>
          <w:sz w:val="20"/>
          <w:szCs w:val="22"/>
        </w:rPr>
        <w:t>. Logic for display is described at sect</w:t>
      </w:r>
      <w:r w:rsidRPr="00D46F89">
        <w:rPr>
          <w:rFonts w:hint="eastAsia"/>
          <w:color w:val="00B0F0"/>
          <w:sz w:val="20"/>
          <w:szCs w:val="22"/>
        </w:rPr>
        <w:t>ion</w:t>
      </w:r>
      <w:r w:rsidR="00F67DFA" w:rsidRPr="00D46F89">
        <w:rPr>
          <w:color w:val="00B0F0"/>
        </w:rPr>
        <w:fldChar w:fldCharType="begin"/>
      </w:r>
      <w:r w:rsidR="00F67DFA" w:rsidRPr="00D46F89">
        <w:rPr>
          <w:color w:val="00B0F0"/>
        </w:rPr>
        <w:instrText xml:space="preserve"> </w:instrText>
      </w:r>
      <w:r w:rsidR="00F67DFA" w:rsidRPr="00D46F89">
        <w:rPr>
          <w:rFonts w:hint="eastAsia"/>
          <w:color w:val="00B0F0"/>
        </w:rPr>
        <w:instrText>REF _Ref198302998 \r \h</w:instrText>
      </w:r>
      <w:r w:rsidR="00F67DFA" w:rsidRPr="00D46F89">
        <w:rPr>
          <w:color w:val="00B0F0"/>
        </w:rPr>
        <w:instrText xml:space="preserve"> </w:instrText>
      </w:r>
      <w:r w:rsidR="00F67DFA" w:rsidRPr="00D46F89">
        <w:rPr>
          <w:color w:val="00B0F0"/>
        </w:rPr>
      </w:r>
      <w:r w:rsidR="00F67DFA" w:rsidRPr="00D46F89">
        <w:rPr>
          <w:color w:val="00B0F0"/>
        </w:rPr>
        <w:instrText xml:space="preserve"> \* MERGEFORMAT </w:instrText>
      </w:r>
      <w:r w:rsidR="00F67DFA" w:rsidRPr="00D46F89">
        <w:rPr>
          <w:color w:val="00B0F0"/>
        </w:rPr>
        <w:fldChar w:fldCharType="separate"/>
      </w:r>
      <w:r w:rsidR="00336074" w:rsidRPr="00D46F89">
        <w:rPr>
          <w:color w:val="00B0F0"/>
        </w:rPr>
        <w:t>3</w:t>
      </w:r>
      <w:r w:rsidR="00F67DFA" w:rsidRPr="00D46F89">
        <w:rPr>
          <w:color w:val="00B0F0"/>
        </w:rPr>
        <w:fldChar w:fldCharType="end"/>
      </w:r>
    </w:p>
    <w:p w14:paraId="1D4F8E45" w14:textId="77777777" w:rsidR="003530C9" w:rsidRPr="003530C9" w:rsidRDefault="003530C9" w:rsidP="00245056">
      <w:pPr>
        <w:ind w:leftChars="400" w:left="771"/>
      </w:pPr>
    </w:p>
    <w:p w14:paraId="1011BB85" w14:textId="77777777" w:rsidR="00E93703" w:rsidRPr="003530C9" w:rsidRDefault="00E93703">
      <w:pPr>
        <w:numPr>
          <w:ilvl w:val="0"/>
          <w:numId w:val="9"/>
        </w:numPr>
      </w:pPr>
      <w:r w:rsidRPr="003530C9">
        <w:rPr>
          <w:rFonts w:hint="eastAsia"/>
        </w:rPr>
        <w:t>ソフトスイッチ画面に入った場合は、現在選択されているモードに該当する釦を</w:t>
      </w:r>
      <w:r w:rsidR="00203FB5" w:rsidRPr="00A33C45">
        <w:fldChar w:fldCharType="begin"/>
      </w:r>
      <w:r w:rsidR="00203FB5" w:rsidRPr="00A33C45">
        <w:instrText xml:space="preserve"> REF _Ref100570988 \r \h </w:instrText>
      </w:r>
      <w:r w:rsidR="00203FB5" w:rsidRPr="00A33C45">
        <w:instrText xml:space="preserve"> \* MERGEFORMAT </w:instrText>
      </w:r>
      <w:r w:rsidR="00203FB5" w:rsidRPr="00A33C45">
        <w:fldChar w:fldCharType="separate"/>
      </w:r>
      <w:r w:rsidR="00336074" w:rsidRPr="00A33C45">
        <w:t>2.1.3</w:t>
      </w:r>
      <w:r w:rsidR="00203FB5" w:rsidRPr="00A33C45">
        <w:fldChar w:fldCharType="end"/>
      </w:r>
      <w:r w:rsidR="007809EF" w:rsidRPr="00A33C45">
        <w:rPr>
          <w:rFonts w:hint="eastAsia"/>
        </w:rPr>
        <w:t>項に記</w:t>
      </w:r>
      <w:r w:rsidR="007809EF" w:rsidRPr="003530C9">
        <w:rPr>
          <w:rFonts w:hint="eastAsia"/>
        </w:rPr>
        <w:t>載の</w:t>
      </w:r>
      <w:r w:rsidR="007809EF" w:rsidRPr="003530C9">
        <w:rPr>
          <w:rFonts w:hint="eastAsia"/>
        </w:rPr>
        <w:t>B_DMODE</w:t>
      </w:r>
      <w:r w:rsidR="007809EF" w:rsidRPr="003530C9">
        <w:rPr>
          <w:rFonts w:hint="eastAsia"/>
        </w:rPr>
        <w:t>にて確認し、</w:t>
      </w:r>
      <w:r w:rsidRPr="003530C9">
        <w:rPr>
          <w:rFonts w:hint="eastAsia"/>
        </w:rPr>
        <w:t>決定状態にセットする。</w:t>
      </w:r>
    </w:p>
    <w:p w14:paraId="1353979D" w14:textId="77777777" w:rsidR="00E93703" w:rsidRPr="00101B41" w:rsidRDefault="00E93703" w:rsidP="00245056">
      <w:pPr>
        <w:ind w:left="938"/>
        <w:rPr>
          <w:color w:val="00B0F0"/>
          <w:sz w:val="20"/>
          <w:szCs w:val="22"/>
        </w:rPr>
      </w:pPr>
      <w:r w:rsidRPr="00101B41">
        <w:rPr>
          <w:rFonts w:hint="eastAsia"/>
          <w:color w:val="00B0F0"/>
          <w:sz w:val="20"/>
          <w:szCs w:val="22"/>
        </w:rPr>
        <w:t>On the DMS software switch screen, AVN sets each mode select button decided according to B_DMODE value.</w:t>
      </w:r>
    </w:p>
    <w:p w14:paraId="08EC21A7" w14:textId="77777777" w:rsidR="003530C9" w:rsidRPr="003530C9" w:rsidRDefault="003530C9" w:rsidP="00245056">
      <w:pPr>
        <w:ind w:left="938"/>
        <w:rPr>
          <w:rFonts w:hint="eastAsia"/>
        </w:rPr>
      </w:pPr>
    </w:p>
    <w:p w14:paraId="65D3BF4F" w14:textId="77777777" w:rsidR="004B59DB" w:rsidRPr="003530C9" w:rsidRDefault="00CC30E1">
      <w:pPr>
        <w:numPr>
          <w:ilvl w:val="0"/>
          <w:numId w:val="9"/>
        </w:numPr>
        <w:rPr>
          <w:rFonts w:hint="eastAsia"/>
        </w:rPr>
      </w:pPr>
      <w:r w:rsidRPr="003530C9">
        <w:rPr>
          <w:rFonts w:hint="eastAsia"/>
        </w:rPr>
        <w:t>ソフトスイッチ</w:t>
      </w:r>
      <w:r w:rsidR="004B59DB" w:rsidRPr="003530C9">
        <w:rPr>
          <w:rFonts w:hint="eastAsia"/>
        </w:rPr>
        <w:t>画面において通信途絶時または時は、モード選択釦の表示をトーンダウンさせ、選択禁止とする。</w:t>
      </w:r>
    </w:p>
    <w:p w14:paraId="075F2A05" w14:textId="77777777" w:rsidR="004B59DB" w:rsidRPr="00101B41" w:rsidRDefault="004B59DB" w:rsidP="00245056">
      <w:pPr>
        <w:ind w:leftChars="400" w:left="771"/>
        <w:rPr>
          <w:color w:val="00B0F0"/>
          <w:sz w:val="20"/>
          <w:szCs w:val="22"/>
        </w:rPr>
      </w:pPr>
      <w:r w:rsidRPr="00101B41">
        <w:rPr>
          <w:rFonts w:hint="eastAsia"/>
          <w:color w:val="00B0F0"/>
          <w:sz w:val="20"/>
          <w:szCs w:val="22"/>
        </w:rPr>
        <w:t xml:space="preserve">On the DMS </w:t>
      </w:r>
      <w:r w:rsidR="00CC30E1" w:rsidRPr="00101B41">
        <w:rPr>
          <w:color w:val="00B0F0"/>
          <w:sz w:val="20"/>
          <w:szCs w:val="22"/>
        </w:rPr>
        <w:t>software switch</w:t>
      </w:r>
      <w:r w:rsidRPr="00101B41">
        <w:rPr>
          <w:rFonts w:hint="eastAsia"/>
          <w:color w:val="00B0F0"/>
          <w:sz w:val="20"/>
          <w:szCs w:val="22"/>
        </w:rPr>
        <w:t xml:space="preserve"> screen, when CAN communication is disrupted or power supply status is IG-OFF, AVN </w:t>
      </w:r>
      <w:r w:rsidRPr="00101B41">
        <w:rPr>
          <w:color w:val="00B0F0"/>
          <w:sz w:val="20"/>
          <w:szCs w:val="22"/>
        </w:rPr>
        <w:t xml:space="preserve">displays </w:t>
      </w:r>
      <w:r w:rsidRPr="00101B41">
        <w:rPr>
          <w:rFonts w:hint="eastAsia"/>
          <w:color w:val="00B0F0"/>
          <w:sz w:val="20"/>
          <w:szCs w:val="22"/>
        </w:rPr>
        <w:t xml:space="preserve">entering button for DMS </w:t>
      </w:r>
      <w:r w:rsidRPr="00101B41">
        <w:rPr>
          <w:color w:val="00B0F0"/>
          <w:sz w:val="20"/>
          <w:szCs w:val="22"/>
        </w:rPr>
        <w:t xml:space="preserve">mode select </w:t>
      </w:r>
      <w:r w:rsidRPr="00101B41">
        <w:rPr>
          <w:rFonts w:hint="eastAsia"/>
          <w:color w:val="00B0F0"/>
          <w:sz w:val="20"/>
          <w:szCs w:val="22"/>
        </w:rPr>
        <w:t>is displayed with tone down condition it does not permit user operation.</w:t>
      </w:r>
    </w:p>
    <w:p w14:paraId="68DBC001" w14:textId="77777777" w:rsidR="003530C9" w:rsidRPr="00EA0E72" w:rsidRDefault="003530C9" w:rsidP="00245056">
      <w:pPr>
        <w:ind w:leftChars="400" w:left="771"/>
        <w:rPr>
          <w:rFonts w:hint="eastAsia"/>
        </w:rPr>
      </w:pPr>
    </w:p>
    <w:p w14:paraId="5161DD6C" w14:textId="77777777" w:rsidR="004B59DB" w:rsidRPr="00EA0E72" w:rsidRDefault="004B59DB">
      <w:pPr>
        <w:numPr>
          <w:ilvl w:val="0"/>
          <w:numId w:val="9"/>
        </w:numPr>
        <w:rPr>
          <w:rFonts w:hint="eastAsia"/>
        </w:rPr>
      </w:pPr>
      <w:r w:rsidRPr="00EA0E72">
        <w:rPr>
          <w:rFonts w:hint="eastAsia"/>
        </w:rPr>
        <w:t>19</w:t>
      </w:r>
      <w:r w:rsidRPr="00EA0E72">
        <w:rPr>
          <w:rFonts w:hint="eastAsia"/>
        </w:rPr>
        <w:t>電子</w:t>
      </w:r>
      <w:r w:rsidRPr="00EA0E72">
        <w:rPr>
          <w:rFonts w:hint="eastAsia"/>
        </w:rPr>
        <w:t>PF</w:t>
      </w:r>
      <w:r w:rsidRPr="00EA0E72">
        <w:rPr>
          <w:rFonts w:hint="eastAsia"/>
        </w:rPr>
        <w:t>以降の動作について、</w:t>
      </w:r>
      <w:r w:rsidRPr="00EA0E72">
        <w:rPr>
          <w:rFonts w:hint="eastAsia"/>
        </w:rPr>
        <w:t>IG-P=OFF</w:t>
      </w:r>
      <w:r w:rsidR="00CC30E1" w:rsidRPr="00EA0E72">
        <w:rPr>
          <w:rFonts w:hint="eastAsia"/>
        </w:rPr>
        <w:t>の状態となった場合、モード選択釦</w:t>
      </w:r>
      <w:r w:rsidRPr="00EA0E72">
        <w:rPr>
          <w:rFonts w:hint="eastAsia"/>
        </w:rPr>
        <w:t>の表示をトーンダウンさせ、選択禁止とする。</w:t>
      </w:r>
    </w:p>
    <w:p w14:paraId="32786A20" w14:textId="77777777" w:rsidR="004B59DB" w:rsidRPr="00101B41" w:rsidRDefault="004B59DB" w:rsidP="00245056">
      <w:pPr>
        <w:ind w:leftChars="400" w:left="771"/>
        <w:rPr>
          <w:color w:val="00B0F0"/>
          <w:sz w:val="20"/>
          <w:szCs w:val="22"/>
        </w:rPr>
      </w:pPr>
      <w:r w:rsidRPr="00101B41">
        <w:rPr>
          <w:rFonts w:hint="eastAsia"/>
          <w:color w:val="00B0F0"/>
          <w:sz w:val="20"/>
          <w:szCs w:val="22"/>
        </w:rPr>
        <w:t>When power supply status is IG-P=OFF</w:t>
      </w:r>
      <w:r w:rsidR="00CD6422" w:rsidRPr="00101B41">
        <w:rPr>
          <w:rFonts w:hint="eastAsia"/>
          <w:color w:val="00B0F0"/>
          <w:sz w:val="20"/>
          <w:szCs w:val="22"/>
        </w:rPr>
        <w:t>,</w:t>
      </w:r>
      <w:r w:rsidR="00CD6422" w:rsidRPr="00101B41">
        <w:rPr>
          <w:color w:val="00B0F0"/>
          <w:sz w:val="20"/>
          <w:szCs w:val="22"/>
        </w:rPr>
        <w:t xml:space="preserve"> </w:t>
      </w:r>
      <w:r w:rsidRPr="00101B41">
        <w:rPr>
          <w:rFonts w:hint="eastAsia"/>
          <w:color w:val="00B0F0"/>
          <w:sz w:val="20"/>
          <w:szCs w:val="22"/>
        </w:rPr>
        <w:t xml:space="preserve">AVN </w:t>
      </w:r>
      <w:r w:rsidRPr="00101B41">
        <w:rPr>
          <w:color w:val="00B0F0"/>
          <w:sz w:val="20"/>
          <w:szCs w:val="22"/>
        </w:rPr>
        <w:t xml:space="preserve">displays </w:t>
      </w:r>
      <w:r w:rsidR="00CC30E1" w:rsidRPr="00101B41">
        <w:rPr>
          <w:color w:val="00B0F0"/>
          <w:sz w:val="20"/>
          <w:szCs w:val="22"/>
        </w:rPr>
        <w:t>mode select</w:t>
      </w:r>
      <w:r w:rsidR="00CC30E1" w:rsidRPr="00101B41">
        <w:rPr>
          <w:rFonts w:hint="eastAsia"/>
          <w:color w:val="00B0F0"/>
          <w:sz w:val="20"/>
          <w:szCs w:val="22"/>
        </w:rPr>
        <w:t xml:space="preserve"> button on</w:t>
      </w:r>
      <w:r w:rsidRPr="00101B41">
        <w:rPr>
          <w:rFonts w:hint="eastAsia"/>
          <w:color w:val="00B0F0"/>
          <w:sz w:val="20"/>
          <w:szCs w:val="22"/>
        </w:rPr>
        <w:t xml:space="preserve"> DMS </w:t>
      </w:r>
      <w:r w:rsidR="00CC30E1" w:rsidRPr="00101B41">
        <w:rPr>
          <w:color w:val="00B0F0"/>
          <w:sz w:val="20"/>
          <w:szCs w:val="22"/>
        </w:rPr>
        <w:t>software switch screen</w:t>
      </w:r>
      <w:r w:rsidRPr="00101B41">
        <w:rPr>
          <w:color w:val="00B0F0"/>
          <w:sz w:val="20"/>
          <w:szCs w:val="22"/>
        </w:rPr>
        <w:t xml:space="preserve"> </w:t>
      </w:r>
      <w:r w:rsidRPr="00101B41">
        <w:rPr>
          <w:rFonts w:hint="eastAsia"/>
          <w:color w:val="00B0F0"/>
          <w:sz w:val="20"/>
          <w:szCs w:val="22"/>
        </w:rPr>
        <w:t xml:space="preserve">is </w:t>
      </w:r>
      <w:r w:rsidRPr="00101B41">
        <w:rPr>
          <w:rFonts w:hint="eastAsia"/>
          <w:color w:val="00B0F0"/>
          <w:sz w:val="20"/>
          <w:szCs w:val="22"/>
        </w:rPr>
        <w:lastRenderedPageBreak/>
        <w:t>displayed with tone down condition which does not permit user operation, and this request applies only for vehicles with after 19ePF.</w:t>
      </w:r>
    </w:p>
    <w:p w14:paraId="508C2B0F" w14:textId="77777777" w:rsidR="00BE3282" w:rsidRPr="00EA0E72" w:rsidRDefault="00BE3282" w:rsidP="004B59DB"/>
    <w:p w14:paraId="2C5CCBB2" w14:textId="77777777" w:rsidR="00CD6422" w:rsidRPr="00EA0E72" w:rsidRDefault="00CD6422" w:rsidP="00CD6422">
      <w:pPr>
        <w:rPr>
          <w:rFonts w:hint="eastAsia"/>
        </w:rPr>
      </w:pPr>
    </w:p>
    <w:p w14:paraId="7EFF3F0E" w14:textId="77777777" w:rsidR="003530C9" w:rsidRPr="00ED5FE0" w:rsidRDefault="00A57805" w:rsidP="00233A8F">
      <w:pPr>
        <w:pStyle w:val="Heading3"/>
        <w:rPr>
          <w:rFonts w:hint="eastAsia"/>
        </w:rPr>
      </w:pPr>
      <w:bookmarkStart w:id="108" w:name="_Ref100571087"/>
      <w:bookmarkStart w:id="109" w:name="_Ref100571178"/>
      <w:bookmarkStart w:id="110" w:name="_Ref100588976"/>
      <w:bookmarkStart w:id="111" w:name="_Ref100589079"/>
      <w:bookmarkStart w:id="112" w:name="_Toc166748991"/>
      <w:bookmarkStart w:id="113" w:name="_Toc207119736"/>
      <w:r w:rsidRPr="00EA0E72">
        <w:rPr>
          <w:rFonts w:hint="eastAsia"/>
        </w:rPr>
        <w:t>CAN</w:t>
      </w:r>
      <w:r w:rsidRPr="00EA0E72">
        <w:rPr>
          <w:rFonts w:hint="eastAsia"/>
        </w:rPr>
        <w:t>入力信号（</w:t>
      </w:r>
      <w:r w:rsidRPr="00EA0E72">
        <w:rPr>
          <w:rFonts w:hint="eastAsia"/>
        </w:rPr>
        <w:t>D</w:t>
      </w:r>
      <w:r w:rsidRPr="00EA0E72">
        <w:t>MS</w:t>
      </w:r>
      <w:r w:rsidR="00003F6E" w:rsidRPr="00EA0E72">
        <w:rPr>
          <w:rFonts w:hint="eastAsia"/>
        </w:rPr>
        <w:t>ソフ</w:t>
      </w:r>
      <w:r w:rsidR="00003F6E" w:rsidRPr="00ED5FE0">
        <w:rPr>
          <w:rFonts w:hint="eastAsia"/>
        </w:rPr>
        <w:t>トスイ</w:t>
      </w:r>
      <w:r w:rsidR="00003F6E" w:rsidRPr="00F47DD7">
        <w:rPr>
          <w:rFonts w:hint="eastAsia"/>
        </w:rPr>
        <w:t>ッチ</w:t>
      </w:r>
      <w:r w:rsidRPr="00F47DD7">
        <w:rPr>
          <w:rFonts w:hint="eastAsia"/>
        </w:rPr>
        <w:t xml:space="preserve"> </w:t>
      </w:r>
      <w:r w:rsidR="0043545D" w:rsidRPr="00F47DD7">
        <w:t>19ePFv3</w:t>
      </w:r>
      <w:r w:rsidRPr="00ED5FE0">
        <w:rPr>
          <w:rFonts w:hint="eastAsia"/>
        </w:rPr>
        <w:t>）</w:t>
      </w:r>
      <w:r w:rsidRPr="00233A8F">
        <w:rPr>
          <w:rFonts w:hint="eastAsia"/>
          <w:color w:val="00B0F0"/>
          <w:sz w:val="20"/>
          <w:szCs w:val="22"/>
        </w:rPr>
        <w:t xml:space="preserve">/ CAN input signal (for </w:t>
      </w:r>
      <w:r w:rsidR="0043545D" w:rsidRPr="00233A8F">
        <w:rPr>
          <w:color w:val="00B0F0"/>
          <w:sz w:val="20"/>
          <w:szCs w:val="22"/>
        </w:rPr>
        <w:t>19ePFv3</w:t>
      </w:r>
      <w:r w:rsidR="00003F6E" w:rsidRPr="00233A8F">
        <w:rPr>
          <w:color w:val="00B0F0"/>
          <w:sz w:val="20"/>
          <w:szCs w:val="22"/>
        </w:rPr>
        <w:t xml:space="preserve"> </w:t>
      </w:r>
      <w:r w:rsidRPr="00233A8F">
        <w:rPr>
          <w:rFonts w:hint="eastAsia"/>
          <w:color w:val="00B0F0"/>
          <w:sz w:val="20"/>
          <w:szCs w:val="22"/>
        </w:rPr>
        <w:t>DMS</w:t>
      </w:r>
      <w:r w:rsidRPr="00233A8F">
        <w:rPr>
          <w:color w:val="00B0F0"/>
          <w:sz w:val="20"/>
          <w:szCs w:val="22"/>
        </w:rPr>
        <w:t xml:space="preserve"> software switc</w:t>
      </w:r>
      <w:r w:rsidR="00003F6E" w:rsidRPr="00233A8F">
        <w:rPr>
          <w:color w:val="00B0F0"/>
          <w:sz w:val="20"/>
          <w:szCs w:val="22"/>
        </w:rPr>
        <w:t>h</w:t>
      </w:r>
      <w:r w:rsidRPr="00233A8F">
        <w:rPr>
          <w:rFonts w:hint="eastAsia"/>
          <w:color w:val="00B0F0"/>
          <w:sz w:val="20"/>
          <w:szCs w:val="22"/>
        </w:rPr>
        <w:t>)</w:t>
      </w:r>
      <w:bookmarkEnd w:id="108"/>
      <w:bookmarkEnd w:id="109"/>
      <w:bookmarkEnd w:id="110"/>
      <w:bookmarkEnd w:id="111"/>
      <w:bookmarkEnd w:id="112"/>
      <w:bookmarkEnd w:id="113"/>
    </w:p>
    <w:p w14:paraId="212302A9" w14:textId="77777777" w:rsidR="00DC0658" w:rsidRPr="00ED5FE0" w:rsidRDefault="00DC0658" w:rsidP="00DC0658">
      <w:pPr>
        <w:ind w:firstLine="840"/>
        <w:rPr>
          <w:rFonts w:hint="eastAsia"/>
          <w:szCs w:val="21"/>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Msg.</w:t>
      </w:r>
      <w:r w:rsidRPr="00ED5FE0">
        <w:rPr>
          <w:rFonts w:hint="eastAsia"/>
          <w:color w:val="00B0F0"/>
          <w:sz w:val="20"/>
          <w:szCs w:val="20"/>
        </w:rPr>
        <w:t xml:space="preserve"> label</w:t>
      </w:r>
      <w:r w:rsidRPr="00ED5FE0">
        <w:rPr>
          <w:rFonts w:hint="eastAsia"/>
          <w:szCs w:val="21"/>
        </w:rPr>
        <w:t>】</w:t>
      </w:r>
      <w:r w:rsidR="005F2086" w:rsidRPr="00F47DD7">
        <w:rPr>
          <w:szCs w:val="21"/>
        </w:rPr>
        <w:t>ENG1S60</w:t>
      </w:r>
    </w:p>
    <w:p w14:paraId="5729C990" w14:textId="77777777" w:rsidR="00DC0658" w:rsidRPr="00ED5FE0" w:rsidRDefault="00DC0658" w:rsidP="00DC0658">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5F2086" w:rsidRPr="00F47DD7">
        <w:rPr>
          <w:szCs w:val="21"/>
        </w:rPr>
        <w:t>589</w:t>
      </w:r>
      <w:r w:rsidR="00D74FF4" w:rsidRPr="00AE2925">
        <w:rPr>
          <w:color w:val="000000"/>
          <w:szCs w:val="21"/>
        </w:rPr>
        <w:t>h</w:t>
      </w:r>
    </w:p>
    <w:p w14:paraId="79266DAE" w14:textId="77777777" w:rsidR="00DC0658" w:rsidRPr="00ED5FE0" w:rsidRDefault="00DC0658" w:rsidP="00DC0658">
      <w:pPr>
        <w:ind w:firstLine="840"/>
        <w:rPr>
          <w:szCs w:val="21"/>
        </w:rPr>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7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3118"/>
      </w:tblGrid>
      <w:tr w:rsidR="00DC0658" w:rsidRPr="00ED5FE0" w14:paraId="0A48F46F" w14:textId="77777777" w:rsidTr="00101B41">
        <w:trPr>
          <w:trHeight w:val="238"/>
          <w:jc w:val="center"/>
        </w:trPr>
        <w:tc>
          <w:tcPr>
            <w:tcW w:w="4028" w:type="dxa"/>
            <w:shd w:val="clear" w:color="auto" w:fill="auto"/>
            <w:tcMar>
              <w:top w:w="15" w:type="dxa"/>
              <w:left w:w="99" w:type="dxa"/>
              <w:bottom w:w="0" w:type="dxa"/>
              <w:right w:w="99" w:type="dxa"/>
            </w:tcMar>
            <w:hideMark/>
          </w:tcPr>
          <w:p w14:paraId="524A9A48" w14:textId="77777777" w:rsidR="00DC0658" w:rsidRPr="00ED5FE0" w:rsidRDefault="00DC0658" w:rsidP="005D0261">
            <w:pPr>
              <w:ind w:leftChars="200" w:left="386"/>
            </w:pPr>
            <w:r w:rsidRPr="00ED5FE0">
              <w:rPr>
                <w:rFonts w:hint="eastAsia"/>
                <w:b/>
                <w:bCs/>
              </w:rPr>
              <w:t>B_DMINF</w:t>
            </w:r>
            <w:r w:rsidRPr="00ED5FE0">
              <w:rPr>
                <w:b/>
                <w:bCs/>
              </w:rPr>
              <w:t>3</w:t>
            </w:r>
          </w:p>
        </w:tc>
        <w:tc>
          <w:tcPr>
            <w:tcW w:w="3118" w:type="dxa"/>
            <w:shd w:val="clear" w:color="auto" w:fill="auto"/>
            <w:tcMar>
              <w:top w:w="15" w:type="dxa"/>
              <w:left w:w="99" w:type="dxa"/>
              <w:bottom w:w="0" w:type="dxa"/>
              <w:right w:w="99" w:type="dxa"/>
            </w:tcMar>
            <w:hideMark/>
          </w:tcPr>
          <w:p w14:paraId="130D8F8E" w14:textId="77777777" w:rsidR="00DC0658" w:rsidRPr="00ED5FE0" w:rsidRDefault="00DC0658" w:rsidP="002925CC">
            <w:pPr>
              <w:ind w:leftChars="200" w:left="386"/>
            </w:pPr>
            <w:r w:rsidRPr="00ED5FE0">
              <w:rPr>
                <w:b/>
                <w:bCs/>
              </w:rPr>
              <w:t>状態</w:t>
            </w:r>
            <w:r w:rsidRPr="004C66D6">
              <w:rPr>
                <w:rFonts w:hint="eastAsia"/>
                <w:b/>
                <w:bCs/>
                <w:color w:val="00B0F0"/>
              </w:rPr>
              <w:t>/ Status</w:t>
            </w:r>
          </w:p>
        </w:tc>
      </w:tr>
      <w:tr w:rsidR="00DC0658" w:rsidRPr="00ED5FE0" w14:paraId="131D0327" w14:textId="77777777" w:rsidTr="00101B41">
        <w:trPr>
          <w:trHeight w:val="303"/>
          <w:jc w:val="center"/>
        </w:trPr>
        <w:tc>
          <w:tcPr>
            <w:tcW w:w="4028" w:type="dxa"/>
            <w:shd w:val="clear" w:color="auto" w:fill="auto"/>
            <w:tcMar>
              <w:top w:w="15" w:type="dxa"/>
              <w:left w:w="99" w:type="dxa"/>
              <w:bottom w:w="0" w:type="dxa"/>
              <w:right w:w="99" w:type="dxa"/>
            </w:tcMar>
            <w:hideMark/>
          </w:tcPr>
          <w:p w14:paraId="2BD6027E" w14:textId="77777777" w:rsidR="00DC0658" w:rsidRPr="00ED5FE0" w:rsidRDefault="00DC0658" w:rsidP="00DC0658">
            <w:pPr>
              <w:ind w:leftChars="200" w:left="386"/>
            </w:pPr>
            <w:r w:rsidRPr="00ED5FE0">
              <w:t>***************</w:t>
            </w:r>
            <w:r w:rsidRPr="00ED5FE0">
              <w:rPr>
                <w:rFonts w:hint="eastAsia"/>
              </w:rPr>
              <w:t>1</w:t>
            </w:r>
            <w:r w:rsidRPr="00ED5FE0">
              <w:t>b</w:t>
            </w:r>
          </w:p>
        </w:tc>
        <w:tc>
          <w:tcPr>
            <w:tcW w:w="3118" w:type="dxa"/>
            <w:shd w:val="clear" w:color="auto" w:fill="auto"/>
            <w:tcMar>
              <w:top w:w="15" w:type="dxa"/>
              <w:left w:w="99" w:type="dxa"/>
              <w:bottom w:w="0" w:type="dxa"/>
              <w:right w:w="99" w:type="dxa"/>
            </w:tcMar>
            <w:hideMark/>
          </w:tcPr>
          <w:p w14:paraId="4C2A7024" w14:textId="77777777" w:rsidR="00DC0658" w:rsidRPr="00ED5FE0" w:rsidRDefault="00DC0658" w:rsidP="002925CC">
            <w:pPr>
              <w:ind w:leftChars="200" w:left="386"/>
            </w:pPr>
            <w:r w:rsidRPr="00ED5FE0">
              <w:t>Normal</w:t>
            </w:r>
          </w:p>
        </w:tc>
      </w:tr>
      <w:tr w:rsidR="00DC0658" w:rsidRPr="00ED5FE0" w14:paraId="3A9314F0" w14:textId="77777777" w:rsidTr="00101B41">
        <w:trPr>
          <w:trHeight w:val="303"/>
          <w:jc w:val="center"/>
        </w:trPr>
        <w:tc>
          <w:tcPr>
            <w:tcW w:w="4028" w:type="dxa"/>
            <w:shd w:val="clear" w:color="auto" w:fill="auto"/>
            <w:tcMar>
              <w:top w:w="15" w:type="dxa"/>
              <w:left w:w="99" w:type="dxa"/>
              <w:bottom w:w="0" w:type="dxa"/>
              <w:right w:w="99" w:type="dxa"/>
            </w:tcMar>
          </w:tcPr>
          <w:p w14:paraId="5B0E9C20" w14:textId="77777777" w:rsidR="00DC0658" w:rsidRPr="00ED5FE0" w:rsidRDefault="00DC0658" w:rsidP="00DC0658">
            <w:pPr>
              <w:ind w:leftChars="200" w:left="386"/>
            </w:pPr>
            <w:r w:rsidRPr="00ED5FE0">
              <w:t>**************</w:t>
            </w:r>
            <w:r w:rsidRPr="00ED5FE0">
              <w:rPr>
                <w:rFonts w:hint="eastAsia"/>
              </w:rPr>
              <w:t>1</w:t>
            </w:r>
            <w:r w:rsidRPr="00ED5FE0">
              <w:t>*b</w:t>
            </w:r>
          </w:p>
        </w:tc>
        <w:tc>
          <w:tcPr>
            <w:tcW w:w="3118" w:type="dxa"/>
            <w:shd w:val="clear" w:color="auto" w:fill="auto"/>
            <w:tcMar>
              <w:top w:w="15" w:type="dxa"/>
              <w:left w:w="99" w:type="dxa"/>
              <w:bottom w:w="0" w:type="dxa"/>
              <w:right w:w="99" w:type="dxa"/>
            </w:tcMar>
          </w:tcPr>
          <w:p w14:paraId="5A8850DD" w14:textId="77777777" w:rsidR="00DC0658" w:rsidRPr="00ED5FE0" w:rsidRDefault="00DC0658" w:rsidP="00DC0658">
            <w:pPr>
              <w:ind w:leftChars="200" w:left="386"/>
            </w:pPr>
            <w:r w:rsidRPr="00ED5FE0">
              <w:rPr>
                <w:rFonts w:hint="eastAsia"/>
              </w:rPr>
              <w:t>Sport</w:t>
            </w:r>
          </w:p>
        </w:tc>
      </w:tr>
      <w:tr w:rsidR="00823813" w:rsidRPr="00ED5FE0" w14:paraId="3FBEF6E6" w14:textId="77777777" w:rsidTr="00101B41">
        <w:trPr>
          <w:trHeight w:val="281"/>
          <w:jc w:val="center"/>
        </w:trPr>
        <w:tc>
          <w:tcPr>
            <w:tcW w:w="4028" w:type="dxa"/>
            <w:shd w:val="clear" w:color="auto" w:fill="auto"/>
            <w:tcMar>
              <w:top w:w="15" w:type="dxa"/>
              <w:left w:w="99" w:type="dxa"/>
              <w:bottom w:w="0" w:type="dxa"/>
              <w:right w:w="99" w:type="dxa"/>
            </w:tcMar>
            <w:hideMark/>
          </w:tcPr>
          <w:p w14:paraId="37970F2F" w14:textId="77777777" w:rsidR="00823813" w:rsidRPr="00ED5FE0" w:rsidRDefault="00823813" w:rsidP="0082381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hideMark/>
          </w:tcPr>
          <w:p w14:paraId="392E494E" w14:textId="77777777" w:rsidR="00823813" w:rsidRPr="00ED5FE0" w:rsidRDefault="00823813" w:rsidP="00823813">
            <w:pPr>
              <w:ind w:leftChars="200" w:left="386"/>
            </w:pPr>
            <w:r w:rsidRPr="00ED5FE0">
              <w:rPr>
                <w:rFonts w:hint="eastAsia"/>
              </w:rPr>
              <w:t>Eco</w:t>
            </w:r>
          </w:p>
        </w:tc>
      </w:tr>
      <w:tr w:rsidR="00823813" w:rsidRPr="00ED5FE0" w14:paraId="4A452DC8" w14:textId="77777777" w:rsidTr="00101B41">
        <w:trPr>
          <w:trHeight w:val="336"/>
          <w:jc w:val="center"/>
        </w:trPr>
        <w:tc>
          <w:tcPr>
            <w:tcW w:w="4028" w:type="dxa"/>
            <w:shd w:val="clear" w:color="auto" w:fill="auto"/>
            <w:tcMar>
              <w:top w:w="15" w:type="dxa"/>
              <w:left w:w="99" w:type="dxa"/>
              <w:bottom w:w="0" w:type="dxa"/>
              <w:right w:w="99" w:type="dxa"/>
            </w:tcMar>
            <w:hideMark/>
          </w:tcPr>
          <w:p w14:paraId="1C12ACEC" w14:textId="77777777" w:rsidR="00823813" w:rsidRPr="00ED5FE0" w:rsidRDefault="00823813" w:rsidP="0082381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tcPr>
          <w:p w14:paraId="1380ABA2" w14:textId="77777777" w:rsidR="00823813" w:rsidRPr="00ED5FE0" w:rsidRDefault="00823813" w:rsidP="00823813">
            <w:pPr>
              <w:ind w:leftChars="200" w:left="386"/>
            </w:pPr>
            <w:r w:rsidRPr="00ED5FE0">
              <w:t>Custom</w:t>
            </w:r>
          </w:p>
        </w:tc>
      </w:tr>
      <w:tr w:rsidR="00823813" w:rsidRPr="00ED5FE0" w14:paraId="19EDE199" w14:textId="77777777" w:rsidTr="00101B41">
        <w:trPr>
          <w:trHeight w:val="141"/>
          <w:jc w:val="center"/>
        </w:trPr>
        <w:tc>
          <w:tcPr>
            <w:tcW w:w="4028" w:type="dxa"/>
            <w:shd w:val="clear" w:color="auto" w:fill="auto"/>
            <w:tcMar>
              <w:top w:w="15" w:type="dxa"/>
              <w:left w:w="99" w:type="dxa"/>
              <w:bottom w:w="0" w:type="dxa"/>
              <w:right w:w="99" w:type="dxa"/>
            </w:tcMar>
            <w:hideMark/>
          </w:tcPr>
          <w:p w14:paraId="5AFA39E1" w14:textId="77777777" w:rsidR="00823813" w:rsidRPr="00ED5FE0" w:rsidRDefault="00823813" w:rsidP="0082381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tcPr>
          <w:p w14:paraId="4C8B5FFA" w14:textId="77777777" w:rsidR="00823813" w:rsidRPr="00ED5FE0" w:rsidRDefault="00823813" w:rsidP="00823813">
            <w:pPr>
              <w:ind w:leftChars="200" w:left="386"/>
            </w:pPr>
            <w:r w:rsidRPr="00ED5FE0">
              <w:rPr>
                <w:rFonts w:cs="Arial"/>
                <w:kern w:val="24"/>
              </w:rPr>
              <w:t>Range</w:t>
            </w:r>
          </w:p>
        </w:tc>
      </w:tr>
      <w:tr w:rsidR="00823813" w:rsidRPr="00ED5FE0" w14:paraId="6AEBAB9D" w14:textId="77777777" w:rsidTr="00101B41">
        <w:trPr>
          <w:trHeight w:val="140"/>
          <w:jc w:val="center"/>
        </w:trPr>
        <w:tc>
          <w:tcPr>
            <w:tcW w:w="4028" w:type="dxa"/>
            <w:shd w:val="clear" w:color="auto" w:fill="auto"/>
            <w:tcMar>
              <w:top w:w="15" w:type="dxa"/>
              <w:left w:w="99" w:type="dxa"/>
              <w:bottom w:w="0" w:type="dxa"/>
              <w:right w:w="99" w:type="dxa"/>
            </w:tcMar>
            <w:hideMark/>
          </w:tcPr>
          <w:p w14:paraId="55F47403" w14:textId="77777777" w:rsidR="00823813" w:rsidRPr="00ED5FE0" w:rsidRDefault="00823813" w:rsidP="0082381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tcPr>
          <w:p w14:paraId="1E13713B" w14:textId="77777777" w:rsidR="00823813" w:rsidRPr="00ED5FE0" w:rsidRDefault="00823813" w:rsidP="00823813">
            <w:pPr>
              <w:ind w:leftChars="200" w:left="386"/>
            </w:pPr>
            <w:r w:rsidRPr="00ED5FE0">
              <w:rPr>
                <w:sz w:val="20"/>
                <w:szCs w:val="20"/>
              </w:rPr>
              <w:t>Rear Comfort</w:t>
            </w:r>
          </w:p>
        </w:tc>
      </w:tr>
      <w:tr w:rsidR="00823813" w:rsidRPr="00ED5FE0" w14:paraId="7FE9806C" w14:textId="77777777" w:rsidTr="00101B41">
        <w:trPr>
          <w:trHeight w:val="140"/>
          <w:jc w:val="center"/>
        </w:trPr>
        <w:tc>
          <w:tcPr>
            <w:tcW w:w="4028" w:type="dxa"/>
            <w:shd w:val="clear" w:color="auto" w:fill="auto"/>
            <w:tcMar>
              <w:top w:w="15" w:type="dxa"/>
              <w:left w:w="99" w:type="dxa"/>
              <w:bottom w:w="0" w:type="dxa"/>
              <w:right w:w="99" w:type="dxa"/>
            </w:tcMar>
            <w:hideMark/>
          </w:tcPr>
          <w:p w14:paraId="6E23954D" w14:textId="77777777" w:rsidR="00823813" w:rsidRPr="00ED5FE0" w:rsidRDefault="00823813" w:rsidP="0082381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tcPr>
          <w:p w14:paraId="6623A122" w14:textId="77777777" w:rsidR="00823813" w:rsidRPr="00ED5FE0" w:rsidRDefault="00823813" w:rsidP="00823813">
            <w:pPr>
              <w:ind w:leftChars="200" w:left="386"/>
              <w:rPr>
                <w:sz w:val="20"/>
                <w:szCs w:val="20"/>
              </w:rPr>
            </w:pPr>
            <w:r w:rsidRPr="00ED5FE0">
              <w:rPr>
                <w:sz w:val="20"/>
                <w:szCs w:val="20"/>
              </w:rPr>
              <w:t>Snow</w:t>
            </w:r>
          </w:p>
        </w:tc>
      </w:tr>
      <w:tr w:rsidR="003552C3" w:rsidRPr="00ED5FE0" w14:paraId="1C8DBE32" w14:textId="77777777" w:rsidTr="00101B41">
        <w:trPr>
          <w:trHeight w:val="119"/>
          <w:jc w:val="center"/>
        </w:trPr>
        <w:tc>
          <w:tcPr>
            <w:tcW w:w="4028" w:type="dxa"/>
            <w:shd w:val="clear" w:color="auto" w:fill="auto"/>
            <w:tcMar>
              <w:top w:w="15" w:type="dxa"/>
              <w:left w:w="99" w:type="dxa"/>
              <w:bottom w:w="0" w:type="dxa"/>
              <w:right w:w="99" w:type="dxa"/>
            </w:tcMar>
            <w:hideMark/>
          </w:tcPr>
          <w:p w14:paraId="3BF09EBA" w14:textId="77777777" w:rsidR="003552C3" w:rsidRPr="00ED5FE0" w:rsidRDefault="003552C3" w:rsidP="003552C3">
            <w:pPr>
              <w:ind w:leftChars="200" w:left="386"/>
            </w:pPr>
            <w:r w:rsidRPr="00ED5FE0">
              <w:t>********</w:t>
            </w:r>
            <w:r w:rsidRPr="00ED5FE0">
              <w:rPr>
                <w:rFonts w:hint="eastAsia"/>
              </w:rPr>
              <w:t>1</w:t>
            </w:r>
            <w:r w:rsidRPr="00ED5FE0">
              <w:t>*******</w:t>
            </w:r>
            <w:r w:rsidRPr="00ED5FE0">
              <w:rPr>
                <w:rFonts w:hint="eastAsia"/>
              </w:rPr>
              <w:t>b</w:t>
            </w:r>
          </w:p>
        </w:tc>
        <w:tc>
          <w:tcPr>
            <w:tcW w:w="3118" w:type="dxa"/>
            <w:shd w:val="clear" w:color="auto" w:fill="auto"/>
            <w:tcMar>
              <w:top w:w="15" w:type="dxa"/>
              <w:left w:w="99" w:type="dxa"/>
              <w:bottom w:w="0" w:type="dxa"/>
              <w:right w:w="99" w:type="dxa"/>
            </w:tcMar>
          </w:tcPr>
          <w:p w14:paraId="19062A34" w14:textId="77777777" w:rsidR="003552C3" w:rsidRPr="00ED5FE0" w:rsidRDefault="003552C3" w:rsidP="003552C3">
            <w:pPr>
              <w:ind w:leftChars="200" w:left="386"/>
              <w:rPr>
                <w:rFonts w:hint="eastAsia"/>
                <w:sz w:val="20"/>
                <w:szCs w:val="20"/>
              </w:rPr>
            </w:pPr>
            <w:r w:rsidRPr="00ED5FE0">
              <w:rPr>
                <w:rFonts w:hint="eastAsia"/>
              </w:rPr>
              <w:t>T</w:t>
            </w:r>
            <w:r w:rsidRPr="00ED5FE0">
              <w:t>rack</w:t>
            </w:r>
          </w:p>
        </w:tc>
      </w:tr>
      <w:tr w:rsidR="003552C3" w:rsidRPr="003530C9" w14:paraId="3910578E" w14:textId="77777777" w:rsidTr="00101B41">
        <w:trPr>
          <w:trHeight w:val="119"/>
          <w:jc w:val="center"/>
        </w:trPr>
        <w:tc>
          <w:tcPr>
            <w:tcW w:w="4028" w:type="dxa"/>
            <w:shd w:val="clear" w:color="auto" w:fill="auto"/>
            <w:tcMar>
              <w:top w:w="15" w:type="dxa"/>
              <w:left w:w="99" w:type="dxa"/>
              <w:bottom w:w="0" w:type="dxa"/>
              <w:right w:w="99" w:type="dxa"/>
            </w:tcMar>
          </w:tcPr>
          <w:p w14:paraId="04C64B93" w14:textId="77777777" w:rsidR="003552C3" w:rsidRPr="00ED5FE0" w:rsidRDefault="003552C3" w:rsidP="003552C3">
            <w:pPr>
              <w:ind w:leftChars="200" w:left="386"/>
              <w:rPr>
                <w:rFonts w:hint="eastAsia"/>
              </w:rPr>
            </w:pPr>
            <w:r w:rsidRPr="00ED5FE0">
              <w:rPr>
                <w:rFonts w:hint="eastAsia"/>
              </w:rPr>
              <w:t>*</w:t>
            </w:r>
            <w:r w:rsidRPr="00ED5FE0">
              <w:t>******1********b</w:t>
            </w:r>
          </w:p>
        </w:tc>
        <w:tc>
          <w:tcPr>
            <w:tcW w:w="3118" w:type="dxa"/>
            <w:shd w:val="clear" w:color="auto" w:fill="auto"/>
            <w:tcMar>
              <w:top w:w="15" w:type="dxa"/>
              <w:left w:w="99" w:type="dxa"/>
              <w:bottom w:w="0" w:type="dxa"/>
              <w:right w:w="99" w:type="dxa"/>
            </w:tcMar>
          </w:tcPr>
          <w:p w14:paraId="464DFDD9" w14:textId="77777777" w:rsidR="003552C3" w:rsidRPr="00530B49" w:rsidRDefault="003552C3" w:rsidP="003552C3">
            <w:pPr>
              <w:ind w:leftChars="200" w:left="386"/>
              <w:rPr>
                <w:rFonts w:hint="eastAsia"/>
              </w:rPr>
            </w:pPr>
            <w:r w:rsidRPr="00530B49">
              <w:t>Snow Extra</w:t>
            </w:r>
          </w:p>
        </w:tc>
      </w:tr>
      <w:tr w:rsidR="00DC0658" w:rsidRPr="003530C9" w14:paraId="09736CF3" w14:textId="77777777" w:rsidTr="00101B41">
        <w:trPr>
          <w:trHeight w:val="119"/>
          <w:jc w:val="center"/>
        </w:trPr>
        <w:tc>
          <w:tcPr>
            <w:tcW w:w="4028" w:type="dxa"/>
            <w:shd w:val="clear" w:color="auto" w:fill="auto"/>
            <w:tcMar>
              <w:top w:w="15" w:type="dxa"/>
              <w:left w:w="99" w:type="dxa"/>
              <w:bottom w:w="0" w:type="dxa"/>
              <w:right w:w="99" w:type="dxa"/>
            </w:tcMar>
          </w:tcPr>
          <w:p w14:paraId="42FBC7BD" w14:textId="77777777" w:rsidR="00DC0658" w:rsidRPr="003530C9" w:rsidRDefault="00823813" w:rsidP="00DC0658">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502A7FBE" w14:textId="77777777" w:rsidR="00DC0658" w:rsidRPr="003530C9" w:rsidRDefault="00EF272D" w:rsidP="00EF272D">
            <w:pPr>
              <w:ind w:firstLineChars="200" w:firstLine="386"/>
              <w:rPr>
                <w:rFonts w:cs="Arial" w:hint="eastAsia"/>
                <w:kern w:val="24"/>
              </w:rPr>
            </w:pPr>
            <w:r w:rsidRPr="003530C9">
              <w:rPr>
                <w:rFonts w:hint="eastAsia"/>
              </w:rPr>
              <w:t>予約</w:t>
            </w:r>
            <w:r w:rsidRPr="003530C9">
              <w:rPr>
                <w:rFonts w:hint="eastAsia"/>
              </w:rPr>
              <w:t>3</w:t>
            </w:r>
            <w:r w:rsidR="0093773A">
              <w:t xml:space="preserve"> </w:t>
            </w:r>
            <w:r w:rsidR="00101B41">
              <w:rPr>
                <w:rFonts w:hint="eastAsia"/>
              </w:rPr>
              <w:t>/</w:t>
            </w:r>
            <w:r w:rsidR="00101B41">
              <w:t xml:space="preserve"> Reserved3</w:t>
            </w:r>
          </w:p>
        </w:tc>
      </w:tr>
      <w:tr w:rsidR="00DC0658" w:rsidRPr="003530C9" w14:paraId="3230E8CA" w14:textId="77777777" w:rsidTr="00101B41">
        <w:trPr>
          <w:trHeight w:val="119"/>
          <w:jc w:val="center"/>
        </w:trPr>
        <w:tc>
          <w:tcPr>
            <w:tcW w:w="4028" w:type="dxa"/>
            <w:shd w:val="clear" w:color="auto" w:fill="auto"/>
            <w:tcMar>
              <w:top w:w="15" w:type="dxa"/>
              <w:left w:w="99" w:type="dxa"/>
              <w:bottom w:w="0" w:type="dxa"/>
              <w:right w:w="99" w:type="dxa"/>
            </w:tcMar>
          </w:tcPr>
          <w:p w14:paraId="2C276059" w14:textId="77777777" w:rsidR="00DC0658" w:rsidRPr="003530C9" w:rsidRDefault="00823813" w:rsidP="00DC0658">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7DA80767" w14:textId="77777777" w:rsidR="00DC0658" w:rsidRPr="003530C9" w:rsidRDefault="00EF272D" w:rsidP="00DC0658">
            <w:pPr>
              <w:ind w:leftChars="200" w:left="386"/>
            </w:pPr>
            <w:r w:rsidRPr="003530C9">
              <w:rPr>
                <w:rFonts w:hint="eastAsia"/>
              </w:rPr>
              <w:t>予約</w:t>
            </w:r>
            <w:r w:rsidRPr="003530C9">
              <w:t>4</w:t>
            </w:r>
            <w:r w:rsidR="0093773A">
              <w:t xml:space="preserve"> </w:t>
            </w:r>
            <w:r w:rsidR="00101B41">
              <w:rPr>
                <w:rFonts w:hint="eastAsia"/>
              </w:rPr>
              <w:t>/</w:t>
            </w:r>
            <w:r w:rsidR="00101B41">
              <w:t xml:space="preserve"> Reserved4</w:t>
            </w:r>
          </w:p>
        </w:tc>
      </w:tr>
      <w:tr w:rsidR="00EF272D" w:rsidRPr="003530C9" w14:paraId="774F3256" w14:textId="77777777" w:rsidTr="00101B41">
        <w:trPr>
          <w:trHeight w:val="119"/>
          <w:jc w:val="center"/>
        </w:trPr>
        <w:tc>
          <w:tcPr>
            <w:tcW w:w="4028" w:type="dxa"/>
            <w:shd w:val="clear" w:color="auto" w:fill="auto"/>
            <w:tcMar>
              <w:top w:w="15" w:type="dxa"/>
              <w:left w:w="99" w:type="dxa"/>
              <w:bottom w:w="0" w:type="dxa"/>
              <w:right w:w="99" w:type="dxa"/>
            </w:tcMar>
          </w:tcPr>
          <w:p w14:paraId="195F564A" w14:textId="77777777" w:rsidR="00EF272D" w:rsidRPr="003530C9" w:rsidRDefault="00EF272D" w:rsidP="00EF272D">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797E249A" w14:textId="77777777" w:rsidR="00EF272D" w:rsidRPr="003530C9" w:rsidRDefault="00EF272D" w:rsidP="00EF272D">
            <w:pPr>
              <w:ind w:leftChars="200" w:left="386"/>
              <w:rPr>
                <w:rFonts w:hint="eastAsia"/>
                <w:sz w:val="20"/>
                <w:szCs w:val="20"/>
              </w:rPr>
            </w:pPr>
            <w:r w:rsidRPr="003530C9">
              <w:rPr>
                <w:rFonts w:hint="eastAsia"/>
              </w:rPr>
              <w:t>予約</w:t>
            </w:r>
            <w:r w:rsidRPr="003530C9">
              <w:rPr>
                <w:rFonts w:hint="eastAsia"/>
              </w:rPr>
              <w:t>5</w:t>
            </w:r>
            <w:r w:rsidR="0093773A">
              <w:t xml:space="preserve"> </w:t>
            </w:r>
            <w:r w:rsidR="00101B41">
              <w:rPr>
                <w:rFonts w:hint="eastAsia"/>
              </w:rPr>
              <w:t>/</w:t>
            </w:r>
            <w:r w:rsidR="00101B41">
              <w:t xml:space="preserve"> Reserved5</w:t>
            </w:r>
          </w:p>
        </w:tc>
      </w:tr>
      <w:tr w:rsidR="00EF272D" w:rsidRPr="003530C9" w14:paraId="103C99AF" w14:textId="77777777" w:rsidTr="00101B41">
        <w:trPr>
          <w:trHeight w:val="119"/>
          <w:jc w:val="center"/>
        </w:trPr>
        <w:tc>
          <w:tcPr>
            <w:tcW w:w="4028" w:type="dxa"/>
            <w:shd w:val="clear" w:color="auto" w:fill="auto"/>
            <w:tcMar>
              <w:top w:w="15" w:type="dxa"/>
              <w:left w:w="99" w:type="dxa"/>
              <w:bottom w:w="0" w:type="dxa"/>
              <w:right w:w="99" w:type="dxa"/>
            </w:tcMar>
          </w:tcPr>
          <w:p w14:paraId="344AF9F7" w14:textId="77777777" w:rsidR="00EF272D" w:rsidRPr="003530C9" w:rsidRDefault="00EF272D" w:rsidP="00EF272D">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3B6441C9" w14:textId="77777777" w:rsidR="00EF272D" w:rsidRPr="003530C9" w:rsidRDefault="00EF272D" w:rsidP="00EF272D">
            <w:pPr>
              <w:ind w:leftChars="200" w:left="386"/>
              <w:rPr>
                <w:rFonts w:hint="eastAsia"/>
              </w:rPr>
            </w:pPr>
            <w:r w:rsidRPr="003530C9">
              <w:rPr>
                <w:rFonts w:hint="eastAsia"/>
              </w:rPr>
              <w:t>予約</w:t>
            </w:r>
            <w:r w:rsidRPr="003530C9">
              <w:t>6</w:t>
            </w:r>
            <w:r w:rsidR="0093773A">
              <w:t xml:space="preserve"> </w:t>
            </w:r>
            <w:r w:rsidR="00101B41">
              <w:rPr>
                <w:rFonts w:hint="eastAsia"/>
              </w:rPr>
              <w:t>/</w:t>
            </w:r>
            <w:r w:rsidR="00101B41">
              <w:t xml:space="preserve"> Reserved6</w:t>
            </w:r>
          </w:p>
        </w:tc>
      </w:tr>
      <w:tr w:rsidR="00EF272D" w:rsidRPr="003530C9" w14:paraId="78F8033C" w14:textId="77777777" w:rsidTr="00101B41">
        <w:trPr>
          <w:trHeight w:val="119"/>
          <w:jc w:val="center"/>
        </w:trPr>
        <w:tc>
          <w:tcPr>
            <w:tcW w:w="4028" w:type="dxa"/>
            <w:shd w:val="clear" w:color="auto" w:fill="auto"/>
            <w:tcMar>
              <w:top w:w="15" w:type="dxa"/>
              <w:left w:w="99" w:type="dxa"/>
              <w:bottom w:w="0" w:type="dxa"/>
              <w:right w:w="99" w:type="dxa"/>
            </w:tcMar>
          </w:tcPr>
          <w:p w14:paraId="7FE083FF" w14:textId="77777777" w:rsidR="00EF272D" w:rsidRPr="003530C9" w:rsidRDefault="00EF272D" w:rsidP="00EF272D">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6334BB08" w14:textId="77777777" w:rsidR="00EF272D" w:rsidRPr="003530C9" w:rsidRDefault="00EF272D" w:rsidP="00EF272D">
            <w:pPr>
              <w:ind w:firstLineChars="200" w:firstLine="386"/>
              <w:rPr>
                <w:rFonts w:cs="Arial" w:hint="eastAsia"/>
                <w:kern w:val="24"/>
              </w:rPr>
            </w:pPr>
            <w:r w:rsidRPr="003530C9">
              <w:rPr>
                <w:rFonts w:hint="eastAsia"/>
              </w:rPr>
              <w:t>予約</w:t>
            </w:r>
            <w:r w:rsidRPr="003530C9">
              <w:t>7</w:t>
            </w:r>
            <w:r w:rsidR="0093773A">
              <w:t xml:space="preserve"> </w:t>
            </w:r>
            <w:r w:rsidR="00101B41">
              <w:rPr>
                <w:rFonts w:hint="eastAsia"/>
              </w:rPr>
              <w:t>/</w:t>
            </w:r>
            <w:r w:rsidR="00101B41">
              <w:t xml:space="preserve"> Reserved7</w:t>
            </w:r>
          </w:p>
        </w:tc>
      </w:tr>
      <w:tr w:rsidR="00EF272D" w:rsidRPr="003530C9" w14:paraId="2BF4725A" w14:textId="77777777" w:rsidTr="00101B41">
        <w:trPr>
          <w:trHeight w:val="119"/>
          <w:jc w:val="center"/>
        </w:trPr>
        <w:tc>
          <w:tcPr>
            <w:tcW w:w="4028" w:type="dxa"/>
            <w:shd w:val="clear" w:color="auto" w:fill="auto"/>
            <w:tcMar>
              <w:top w:w="15" w:type="dxa"/>
              <w:left w:w="99" w:type="dxa"/>
              <w:bottom w:w="0" w:type="dxa"/>
              <w:right w:w="99" w:type="dxa"/>
            </w:tcMar>
          </w:tcPr>
          <w:p w14:paraId="5DA11320" w14:textId="77777777" w:rsidR="00EF272D" w:rsidRPr="003530C9" w:rsidRDefault="00EF272D" w:rsidP="00EF272D">
            <w:pPr>
              <w:ind w:leftChars="200" w:left="386"/>
              <w:rPr>
                <w:rFonts w:hint="eastAsia"/>
              </w:rPr>
            </w:pPr>
            <w:r w:rsidRPr="003530C9">
              <w:rPr>
                <w:rFonts w:hint="eastAsia"/>
              </w:rPr>
              <w:t>*</w:t>
            </w:r>
            <w:r w:rsidRPr="003530C9">
              <w:t>1**************b</w:t>
            </w:r>
          </w:p>
        </w:tc>
        <w:tc>
          <w:tcPr>
            <w:tcW w:w="3118" w:type="dxa"/>
            <w:shd w:val="clear" w:color="auto" w:fill="auto"/>
            <w:tcMar>
              <w:top w:w="15" w:type="dxa"/>
              <w:left w:w="99" w:type="dxa"/>
              <w:bottom w:w="0" w:type="dxa"/>
              <w:right w:w="99" w:type="dxa"/>
            </w:tcMar>
          </w:tcPr>
          <w:p w14:paraId="0767960F" w14:textId="77777777" w:rsidR="00EF272D" w:rsidRPr="003530C9" w:rsidRDefault="00EF272D" w:rsidP="00EF272D">
            <w:pPr>
              <w:ind w:leftChars="200" w:left="386"/>
            </w:pPr>
            <w:r w:rsidRPr="003530C9">
              <w:rPr>
                <w:rFonts w:hint="eastAsia"/>
              </w:rPr>
              <w:t>予約</w:t>
            </w:r>
            <w:r w:rsidRPr="003530C9">
              <w:t>8</w:t>
            </w:r>
            <w:r w:rsidR="0093773A">
              <w:t xml:space="preserve"> </w:t>
            </w:r>
            <w:r w:rsidR="00101B41">
              <w:rPr>
                <w:rFonts w:hint="eastAsia"/>
              </w:rPr>
              <w:t>/</w:t>
            </w:r>
            <w:r w:rsidR="00101B41">
              <w:t xml:space="preserve"> Reserved8</w:t>
            </w:r>
          </w:p>
        </w:tc>
      </w:tr>
      <w:tr w:rsidR="00DC0658" w:rsidRPr="003530C9" w14:paraId="182D8C16" w14:textId="77777777" w:rsidTr="00101B41">
        <w:trPr>
          <w:trHeight w:val="119"/>
          <w:jc w:val="center"/>
        </w:trPr>
        <w:tc>
          <w:tcPr>
            <w:tcW w:w="4028" w:type="dxa"/>
            <w:shd w:val="clear" w:color="auto" w:fill="auto"/>
            <w:tcMar>
              <w:top w:w="15" w:type="dxa"/>
              <w:left w:w="99" w:type="dxa"/>
              <w:bottom w:w="0" w:type="dxa"/>
              <w:right w:w="99" w:type="dxa"/>
            </w:tcMar>
          </w:tcPr>
          <w:p w14:paraId="5BD3A350" w14:textId="77777777" w:rsidR="00DC0658" w:rsidRPr="003530C9" w:rsidRDefault="00823813" w:rsidP="00DC0658">
            <w:pPr>
              <w:ind w:leftChars="200" w:left="386"/>
              <w:rPr>
                <w:rFonts w:hint="eastAsia"/>
              </w:rPr>
            </w:pPr>
            <w:r w:rsidRPr="003530C9">
              <w:t>1***************b</w:t>
            </w:r>
          </w:p>
        </w:tc>
        <w:tc>
          <w:tcPr>
            <w:tcW w:w="3118" w:type="dxa"/>
            <w:shd w:val="clear" w:color="auto" w:fill="auto"/>
            <w:tcMar>
              <w:top w:w="15" w:type="dxa"/>
              <w:left w:w="99" w:type="dxa"/>
              <w:bottom w:w="0" w:type="dxa"/>
              <w:right w:w="99" w:type="dxa"/>
            </w:tcMar>
          </w:tcPr>
          <w:p w14:paraId="612D0BE0" w14:textId="77777777" w:rsidR="00DC0658" w:rsidRPr="003530C9" w:rsidRDefault="00EF272D" w:rsidP="00DC0658">
            <w:pPr>
              <w:ind w:leftChars="200" w:left="386"/>
            </w:pPr>
            <w:r w:rsidRPr="003530C9">
              <w:rPr>
                <w:rFonts w:hint="eastAsia"/>
              </w:rPr>
              <w:t>予約</w:t>
            </w:r>
            <w:r w:rsidRPr="003530C9">
              <w:t>9</w:t>
            </w:r>
            <w:r w:rsidR="0093773A">
              <w:t xml:space="preserve"> </w:t>
            </w:r>
            <w:r w:rsidR="00101B41">
              <w:rPr>
                <w:rFonts w:hint="eastAsia"/>
              </w:rPr>
              <w:t>/</w:t>
            </w:r>
            <w:r w:rsidR="00101B41">
              <w:t xml:space="preserve"> Reserved9</w:t>
            </w:r>
          </w:p>
        </w:tc>
      </w:tr>
    </w:tbl>
    <w:p w14:paraId="2663D733" w14:textId="77777777" w:rsidR="00AD29FE" w:rsidRPr="0093773A" w:rsidRDefault="00AD29FE" w:rsidP="00AD29FE">
      <w:pPr>
        <w:ind w:firstLine="840"/>
        <w:rPr>
          <w:rFonts w:hint="eastAsia"/>
        </w:rPr>
      </w:pPr>
      <w:r w:rsidRPr="0093773A">
        <w:rPr>
          <w:rFonts w:hint="eastAsia"/>
        </w:rPr>
        <w:t>※</w:t>
      </w:r>
      <w:r w:rsidRPr="0093773A">
        <w:rPr>
          <w:rFonts w:hint="eastAsia"/>
        </w:rPr>
        <w:t>1.</w:t>
      </w:r>
      <w:r w:rsidRPr="0093773A">
        <w:rPr>
          <w:rFonts w:hint="eastAsia"/>
        </w:rPr>
        <w:t xml:space="preserve">　</w:t>
      </w:r>
      <w:r w:rsidRPr="0093773A">
        <w:rPr>
          <w:rFonts w:hint="eastAsia"/>
        </w:rPr>
        <w:t>Reserve</w:t>
      </w:r>
      <w:r w:rsidRPr="0093773A">
        <w:rPr>
          <w:rFonts w:hint="eastAsia"/>
        </w:rPr>
        <w:t>は未定義と同様、処置不要</w:t>
      </w:r>
    </w:p>
    <w:p w14:paraId="5F4383A3" w14:textId="77777777" w:rsidR="00DC0658" w:rsidRPr="007F2622" w:rsidRDefault="00AD29FE" w:rsidP="00AD29FE">
      <w:pPr>
        <w:ind w:firstLine="840"/>
        <w:rPr>
          <w:color w:val="00B0F0"/>
        </w:rPr>
      </w:pPr>
      <w:r w:rsidRPr="007F2622">
        <w:rPr>
          <w:color w:val="00B0F0"/>
        </w:rPr>
        <w:t>Reserve is the same as undefined, no action is required.</w:t>
      </w:r>
    </w:p>
    <w:p w14:paraId="3C1DE253" w14:textId="77777777" w:rsidR="00AD29FE" w:rsidRPr="003530C9" w:rsidRDefault="00AD29FE" w:rsidP="00AD29FE">
      <w:pPr>
        <w:ind w:firstLine="840"/>
      </w:pPr>
    </w:p>
    <w:p w14:paraId="61806962" w14:textId="77777777" w:rsidR="009113BB" w:rsidRPr="003530C9" w:rsidRDefault="009113BB" w:rsidP="009113BB">
      <w:pPr>
        <w:ind w:firstLineChars="435" w:firstLine="838"/>
      </w:pPr>
      <w:r w:rsidRPr="003530C9">
        <w:t>B_DMINF3</w:t>
      </w:r>
      <w:r w:rsidRPr="003530C9">
        <w:rPr>
          <w:rFonts w:hint="eastAsia"/>
        </w:rPr>
        <w:t>について、各モードの設定がある場合に、上記該当</w:t>
      </w:r>
      <w:r w:rsidRPr="003530C9">
        <w:rPr>
          <w:rFonts w:hint="eastAsia"/>
        </w:rPr>
        <w:t>bit</w:t>
      </w:r>
      <w:r w:rsidRPr="003530C9">
        <w:rPr>
          <w:rFonts w:hint="eastAsia"/>
        </w:rPr>
        <w:t>を</w:t>
      </w:r>
      <w:r w:rsidRPr="003530C9">
        <w:rPr>
          <w:rFonts w:hint="eastAsia"/>
        </w:rPr>
        <w:t>1</w:t>
      </w:r>
      <w:r w:rsidRPr="003530C9">
        <w:rPr>
          <w:rFonts w:hint="eastAsia"/>
        </w:rPr>
        <w:t>とする。</w:t>
      </w:r>
    </w:p>
    <w:p w14:paraId="1657CFA3" w14:textId="77777777" w:rsidR="009113BB" w:rsidRPr="00ED5FE0" w:rsidRDefault="009113BB" w:rsidP="009113BB">
      <w:pPr>
        <w:rPr>
          <w:color w:val="00B0F0"/>
          <w:sz w:val="20"/>
          <w:szCs w:val="22"/>
        </w:rPr>
      </w:pPr>
      <w:r w:rsidRPr="00101B41">
        <w:rPr>
          <w:rFonts w:hint="eastAsia"/>
          <w:color w:val="00B0F0"/>
          <w:sz w:val="20"/>
          <w:szCs w:val="22"/>
        </w:rPr>
        <w:t xml:space="preserve">　</w:t>
      </w:r>
      <w:r w:rsidRPr="00101B41">
        <w:rPr>
          <w:color w:val="00B0F0"/>
          <w:sz w:val="20"/>
          <w:szCs w:val="22"/>
        </w:rPr>
        <w:tab/>
        <w:t>If there is a setting for eac</w:t>
      </w:r>
      <w:r w:rsidRPr="00ED5FE0">
        <w:rPr>
          <w:color w:val="00B0F0"/>
          <w:sz w:val="20"/>
          <w:szCs w:val="22"/>
        </w:rPr>
        <w:t>h mode, set the corresponding bit to 1 on B_DMINF3</w:t>
      </w:r>
      <w:r w:rsidR="00101B41" w:rsidRPr="00ED5FE0">
        <w:rPr>
          <w:color w:val="00B0F0"/>
          <w:sz w:val="20"/>
          <w:szCs w:val="22"/>
        </w:rPr>
        <w:t>.</w:t>
      </w:r>
    </w:p>
    <w:p w14:paraId="41C55D6E" w14:textId="77777777" w:rsidR="009113BB" w:rsidRPr="00ED5FE0" w:rsidRDefault="009113BB" w:rsidP="009113BB">
      <w:pPr>
        <w:rPr>
          <w:rFonts w:hint="eastAsia"/>
        </w:rPr>
      </w:pPr>
    </w:p>
    <w:p w14:paraId="4B9E2E29" w14:textId="77777777" w:rsidR="009113BB" w:rsidRPr="00ED5FE0" w:rsidRDefault="009113BB" w:rsidP="009113BB">
      <w:pPr>
        <w:ind w:firstLine="840"/>
        <w:rPr>
          <w:rFonts w:hint="eastAsia"/>
          <w:szCs w:val="21"/>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5F2086" w:rsidRPr="00F47DD7">
        <w:rPr>
          <w:szCs w:val="21"/>
        </w:rPr>
        <w:t>ENG1G90</w:t>
      </w:r>
    </w:p>
    <w:p w14:paraId="0E5DB5A3" w14:textId="77777777" w:rsidR="009113BB" w:rsidRPr="00ED5FE0" w:rsidRDefault="009113BB" w:rsidP="009113BB">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5F2086" w:rsidRPr="00F47DD7">
        <w:rPr>
          <w:szCs w:val="21"/>
        </w:rPr>
        <w:t>51E</w:t>
      </w:r>
      <w:r w:rsidR="00D74FF4" w:rsidRPr="00AE2925">
        <w:rPr>
          <w:color w:val="000000"/>
          <w:szCs w:val="21"/>
        </w:rPr>
        <w:t>h</w:t>
      </w:r>
    </w:p>
    <w:p w14:paraId="3C0DE06B" w14:textId="77777777" w:rsidR="009113BB" w:rsidRPr="00ED5FE0" w:rsidRDefault="009113BB" w:rsidP="009113BB">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9113BB" w:rsidRPr="00ED5FE0" w14:paraId="7396989B" w14:textId="77777777" w:rsidTr="002925CC">
        <w:trPr>
          <w:trHeight w:val="238"/>
          <w:jc w:val="center"/>
        </w:trPr>
        <w:tc>
          <w:tcPr>
            <w:tcW w:w="3603" w:type="dxa"/>
            <w:shd w:val="clear" w:color="auto" w:fill="auto"/>
            <w:tcMar>
              <w:top w:w="15" w:type="dxa"/>
              <w:left w:w="99" w:type="dxa"/>
              <w:bottom w:w="0" w:type="dxa"/>
              <w:right w:w="99" w:type="dxa"/>
            </w:tcMar>
            <w:hideMark/>
          </w:tcPr>
          <w:p w14:paraId="7B67372B" w14:textId="77777777" w:rsidR="009113BB" w:rsidRPr="00ED5FE0" w:rsidRDefault="009113BB" w:rsidP="002925CC">
            <w:pPr>
              <w:ind w:leftChars="200" w:left="386"/>
            </w:pPr>
            <w:r w:rsidRPr="00ED5FE0">
              <w:rPr>
                <w:rFonts w:hint="eastAsia"/>
                <w:b/>
                <w:bCs/>
              </w:rPr>
              <w:t>B_DM</w:t>
            </w:r>
            <w:r w:rsidRPr="00ED5FE0">
              <w:rPr>
                <w:b/>
                <w:bCs/>
              </w:rPr>
              <w:t>SSFT</w:t>
            </w:r>
          </w:p>
        </w:tc>
        <w:tc>
          <w:tcPr>
            <w:tcW w:w="3317" w:type="dxa"/>
            <w:shd w:val="clear" w:color="auto" w:fill="auto"/>
            <w:tcMar>
              <w:top w:w="15" w:type="dxa"/>
              <w:left w:w="99" w:type="dxa"/>
              <w:bottom w:w="0" w:type="dxa"/>
              <w:right w:w="99" w:type="dxa"/>
            </w:tcMar>
            <w:hideMark/>
          </w:tcPr>
          <w:p w14:paraId="41BC65B5" w14:textId="77777777" w:rsidR="009113BB" w:rsidRPr="00ED5FE0" w:rsidRDefault="009113BB" w:rsidP="002925CC">
            <w:pPr>
              <w:ind w:leftChars="200" w:left="386"/>
            </w:pPr>
            <w:r w:rsidRPr="00ED5FE0">
              <w:rPr>
                <w:b/>
                <w:bCs/>
              </w:rPr>
              <w:t>状態</w:t>
            </w:r>
            <w:r w:rsidRPr="00ED5FE0">
              <w:rPr>
                <w:rFonts w:hint="eastAsia"/>
                <w:b/>
                <w:bCs/>
                <w:color w:val="00B0F0"/>
                <w:sz w:val="20"/>
                <w:szCs w:val="22"/>
              </w:rPr>
              <w:t>/ Status</w:t>
            </w:r>
          </w:p>
        </w:tc>
      </w:tr>
      <w:tr w:rsidR="009113BB" w:rsidRPr="00ED5FE0" w14:paraId="7127DFB8" w14:textId="77777777" w:rsidTr="002925CC">
        <w:trPr>
          <w:trHeight w:val="303"/>
          <w:jc w:val="center"/>
        </w:trPr>
        <w:tc>
          <w:tcPr>
            <w:tcW w:w="3603" w:type="dxa"/>
            <w:shd w:val="clear" w:color="auto" w:fill="auto"/>
            <w:tcMar>
              <w:top w:w="15" w:type="dxa"/>
              <w:left w:w="99" w:type="dxa"/>
              <w:bottom w:w="0" w:type="dxa"/>
              <w:right w:w="99" w:type="dxa"/>
            </w:tcMar>
            <w:hideMark/>
          </w:tcPr>
          <w:p w14:paraId="736979ED" w14:textId="77777777" w:rsidR="009113BB" w:rsidRPr="00ED5FE0" w:rsidRDefault="009113BB" w:rsidP="002925CC">
            <w:pPr>
              <w:ind w:leftChars="200" w:left="386"/>
            </w:pPr>
            <w:r w:rsidRPr="00ED5FE0">
              <w:t>0b</w:t>
            </w:r>
          </w:p>
        </w:tc>
        <w:tc>
          <w:tcPr>
            <w:tcW w:w="3317" w:type="dxa"/>
            <w:shd w:val="clear" w:color="auto" w:fill="auto"/>
            <w:tcMar>
              <w:top w:w="15" w:type="dxa"/>
              <w:left w:w="99" w:type="dxa"/>
              <w:bottom w:w="0" w:type="dxa"/>
              <w:right w:w="99" w:type="dxa"/>
            </w:tcMar>
            <w:hideMark/>
          </w:tcPr>
          <w:p w14:paraId="3077709C" w14:textId="77777777" w:rsidR="009113BB" w:rsidRPr="00ED5FE0" w:rsidRDefault="009113BB" w:rsidP="002925CC">
            <w:pPr>
              <w:jc w:val="center"/>
            </w:pPr>
            <w:r w:rsidRPr="00ED5FE0">
              <w:t>DMS</w:t>
            </w:r>
            <w:r w:rsidRPr="00ED5FE0">
              <w:rPr>
                <w:rFonts w:hint="eastAsia"/>
              </w:rPr>
              <w:t>ソフトスイッチ画面表示無し</w:t>
            </w:r>
            <w:r w:rsidRPr="00ED5FE0">
              <w:rPr>
                <w:rFonts w:hint="eastAsia"/>
                <w:color w:val="00B0F0"/>
                <w:sz w:val="20"/>
                <w:szCs w:val="22"/>
              </w:rPr>
              <w:t>/with</w:t>
            </w:r>
            <w:r w:rsidRPr="00ED5FE0">
              <w:rPr>
                <w:color w:val="00B0F0"/>
                <w:sz w:val="20"/>
                <w:szCs w:val="22"/>
              </w:rPr>
              <w:t>out</w:t>
            </w:r>
            <w:r w:rsidRPr="00ED5FE0">
              <w:rPr>
                <w:rFonts w:hint="eastAsia"/>
                <w:color w:val="00B0F0"/>
                <w:sz w:val="20"/>
                <w:szCs w:val="22"/>
              </w:rPr>
              <w:t xml:space="preserve"> DMS soft</w:t>
            </w:r>
            <w:r w:rsidRPr="00ED5FE0">
              <w:rPr>
                <w:color w:val="00B0F0"/>
                <w:sz w:val="20"/>
                <w:szCs w:val="22"/>
              </w:rPr>
              <w:t xml:space="preserve">ware </w:t>
            </w:r>
            <w:r w:rsidRPr="00ED5FE0">
              <w:rPr>
                <w:rFonts w:hint="eastAsia"/>
                <w:color w:val="00B0F0"/>
                <w:sz w:val="20"/>
                <w:szCs w:val="22"/>
              </w:rPr>
              <w:t>switch</w:t>
            </w:r>
            <w:r w:rsidRPr="00ED5FE0">
              <w:rPr>
                <w:color w:val="00B0F0"/>
                <w:sz w:val="20"/>
                <w:szCs w:val="22"/>
              </w:rPr>
              <w:t xml:space="preserve"> display</w:t>
            </w:r>
          </w:p>
        </w:tc>
      </w:tr>
      <w:tr w:rsidR="009113BB" w:rsidRPr="00ED5FE0" w14:paraId="4E3CCAB4" w14:textId="77777777" w:rsidTr="002925CC">
        <w:trPr>
          <w:trHeight w:val="281"/>
          <w:jc w:val="center"/>
        </w:trPr>
        <w:tc>
          <w:tcPr>
            <w:tcW w:w="3603" w:type="dxa"/>
            <w:shd w:val="clear" w:color="auto" w:fill="auto"/>
            <w:tcMar>
              <w:top w:w="15" w:type="dxa"/>
              <w:left w:w="99" w:type="dxa"/>
              <w:bottom w:w="0" w:type="dxa"/>
              <w:right w:w="99" w:type="dxa"/>
            </w:tcMar>
            <w:hideMark/>
          </w:tcPr>
          <w:p w14:paraId="21BE87E3" w14:textId="77777777" w:rsidR="009113BB" w:rsidRPr="00ED5FE0" w:rsidRDefault="009113BB" w:rsidP="002925CC">
            <w:pPr>
              <w:ind w:leftChars="200" w:left="386"/>
            </w:pPr>
            <w:r w:rsidRPr="00ED5FE0">
              <w:rPr>
                <w:rFonts w:hint="eastAsia"/>
              </w:rPr>
              <w:t>1b</w:t>
            </w:r>
          </w:p>
        </w:tc>
        <w:tc>
          <w:tcPr>
            <w:tcW w:w="3317" w:type="dxa"/>
            <w:shd w:val="clear" w:color="auto" w:fill="auto"/>
            <w:tcMar>
              <w:top w:w="15" w:type="dxa"/>
              <w:left w:w="99" w:type="dxa"/>
              <w:bottom w:w="0" w:type="dxa"/>
              <w:right w:w="99" w:type="dxa"/>
            </w:tcMar>
            <w:hideMark/>
          </w:tcPr>
          <w:p w14:paraId="256FD4A0" w14:textId="77777777" w:rsidR="009113BB" w:rsidRPr="00ED5FE0" w:rsidRDefault="009113BB" w:rsidP="002925CC">
            <w:pPr>
              <w:jc w:val="center"/>
            </w:pPr>
            <w:r w:rsidRPr="00ED5FE0">
              <w:t>DMS</w:t>
            </w:r>
            <w:r w:rsidRPr="00ED5FE0">
              <w:rPr>
                <w:rFonts w:hint="eastAsia"/>
              </w:rPr>
              <w:t>ソフトスイッチ画面表示有り</w:t>
            </w:r>
            <w:r w:rsidRPr="00ED5FE0">
              <w:rPr>
                <w:rFonts w:hint="eastAsia"/>
                <w:color w:val="00B0F0"/>
                <w:sz w:val="20"/>
                <w:szCs w:val="22"/>
              </w:rPr>
              <w:t>/with DMS soft</w:t>
            </w:r>
            <w:r w:rsidRPr="00ED5FE0">
              <w:rPr>
                <w:color w:val="00B0F0"/>
                <w:sz w:val="20"/>
                <w:szCs w:val="22"/>
              </w:rPr>
              <w:t xml:space="preserve">ware </w:t>
            </w:r>
            <w:r w:rsidRPr="00ED5FE0">
              <w:rPr>
                <w:rFonts w:hint="eastAsia"/>
                <w:color w:val="00B0F0"/>
                <w:sz w:val="20"/>
                <w:szCs w:val="22"/>
              </w:rPr>
              <w:t>switch</w:t>
            </w:r>
            <w:r w:rsidRPr="00ED5FE0">
              <w:rPr>
                <w:color w:val="00B0F0"/>
                <w:sz w:val="20"/>
                <w:szCs w:val="22"/>
              </w:rPr>
              <w:t xml:space="preserve"> display</w:t>
            </w:r>
          </w:p>
        </w:tc>
      </w:tr>
    </w:tbl>
    <w:p w14:paraId="0D39274C" w14:textId="77777777" w:rsidR="00FC20E0" w:rsidRDefault="00FC20E0" w:rsidP="00FC20E0"/>
    <w:p w14:paraId="64A54228" w14:textId="77777777" w:rsidR="00FC20E0" w:rsidRDefault="00FC20E0" w:rsidP="00FC20E0">
      <w:pPr>
        <w:ind w:leftChars="200" w:left="386" w:firstLine="454"/>
        <w:rPr>
          <w:color w:val="000000"/>
        </w:rPr>
      </w:pPr>
      <w:r>
        <w:rPr>
          <w:rFonts w:hint="eastAsia"/>
          <w:color w:val="000000"/>
          <w:szCs w:val="21"/>
        </w:rPr>
        <w:t>【メッセージラベル</w:t>
      </w:r>
      <w:r w:rsidRPr="00CB2C05">
        <w:rPr>
          <w:rFonts w:hint="eastAsia"/>
          <w:color w:val="00B0F0"/>
          <w:sz w:val="20"/>
          <w:szCs w:val="20"/>
        </w:rPr>
        <w:t xml:space="preserve">/ </w:t>
      </w:r>
      <w:r w:rsidRPr="00CB2C05">
        <w:rPr>
          <w:color w:val="00B0F0"/>
          <w:sz w:val="20"/>
          <w:szCs w:val="20"/>
        </w:rPr>
        <w:t xml:space="preserve">Msg. </w:t>
      </w:r>
      <w:r w:rsidRPr="00CB2C05">
        <w:rPr>
          <w:rFonts w:hint="eastAsia"/>
          <w:color w:val="00B0F0"/>
          <w:sz w:val="20"/>
          <w:szCs w:val="20"/>
        </w:rPr>
        <w:t>labe</w:t>
      </w:r>
      <w:r w:rsidRPr="00CB2C05">
        <w:rPr>
          <w:color w:val="00B0F0"/>
          <w:sz w:val="20"/>
          <w:szCs w:val="20"/>
        </w:rPr>
        <w:t>l</w:t>
      </w:r>
      <w:r>
        <w:rPr>
          <w:rFonts w:hint="eastAsia"/>
          <w:color w:val="000000"/>
          <w:szCs w:val="21"/>
        </w:rPr>
        <w:t>】</w:t>
      </w:r>
      <w:r>
        <w:rPr>
          <w:rFonts w:hint="eastAsia"/>
          <w:color w:val="000000"/>
        </w:rPr>
        <w:t>E</w:t>
      </w:r>
      <w:r>
        <w:rPr>
          <w:color w:val="000000"/>
        </w:rPr>
        <w:t>NG1G90</w:t>
      </w:r>
    </w:p>
    <w:p w14:paraId="32E7F789" w14:textId="77777777" w:rsidR="00FC20E0" w:rsidRDefault="00FC20E0" w:rsidP="00FC20E0">
      <w:pPr>
        <w:ind w:leftChars="200" w:left="386" w:firstLine="454"/>
        <w:rPr>
          <w:rFonts w:hint="eastAsia"/>
          <w:color w:val="000000"/>
        </w:rPr>
      </w:pPr>
      <w:r>
        <w:rPr>
          <w:rFonts w:hint="eastAsia"/>
          <w:color w:val="000000"/>
        </w:rPr>
        <w:t>【</w:t>
      </w:r>
      <w:r>
        <w:rPr>
          <w:rFonts w:hint="eastAsia"/>
          <w:color w:val="000000"/>
        </w:rPr>
        <w:t>CAN-ID</w:t>
      </w:r>
      <w:r>
        <w:rPr>
          <w:rFonts w:hint="eastAsia"/>
          <w:color w:val="000000"/>
        </w:rPr>
        <w:t>】</w:t>
      </w:r>
      <w:r>
        <w:rPr>
          <w:rFonts w:hint="eastAsia"/>
          <w:color w:val="000000"/>
        </w:rPr>
        <w:t xml:space="preserve"> 5</w:t>
      </w:r>
      <w:r>
        <w:rPr>
          <w:color w:val="000000"/>
        </w:rPr>
        <w:t>1E</w:t>
      </w:r>
      <w:r>
        <w:rPr>
          <w:color w:val="000000"/>
          <w:szCs w:val="21"/>
        </w:rPr>
        <w:t>h</w:t>
      </w:r>
    </w:p>
    <w:p w14:paraId="0810180B" w14:textId="77777777" w:rsidR="00FC20E0" w:rsidRDefault="00FC20E0" w:rsidP="00FC20E0">
      <w:pPr>
        <w:ind w:leftChars="200" w:left="386" w:firstLine="454"/>
        <w:rPr>
          <w:rFonts w:hint="eastAsia"/>
          <w:color w:val="000000"/>
        </w:rPr>
      </w:pPr>
      <w:r>
        <w:rPr>
          <w:rFonts w:hint="eastAsia"/>
          <w:color w:val="000000"/>
        </w:rPr>
        <w:t>【初期値</w:t>
      </w:r>
      <w:r>
        <w:rPr>
          <w:rFonts w:hint="eastAsia"/>
          <w:color w:val="000000"/>
        </w:rPr>
        <w:t xml:space="preserve"> </w:t>
      </w:r>
      <w:r w:rsidRPr="00CB2C05">
        <w:rPr>
          <w:rFonts w:hint="eastAsia"/>
          <w:color w:val="00B0F0"/>
          <w:sz w:val="20"/>
          <w:szCs w:val="22"/>
        </w:rPr>
        <w:t>Initial value</w:t>
      </w:r>
      <w:r>
        <w:rPr>
          <w:rFonts w:hint="eastAsia"/>
          <w:color w:val="000000"/>
        </w:rPr>
        <w:t>】</w:t>
      </w:r>
      <w:r>
        <w:rPr>
          <w:color w:val="000000"/>
        </w:rPr>
        <w:t>0000b</w:t>
      </w:r>
    </w:p>
    <w:p w14:paraId="6C77063B" w14:textId="77777777" w:rsidR="00FC20E0" w:rsidRDefault="00FC20E0" w:rsidP="00FC20E0">
      <w:pPr>
        <w:ind w:leftChars="200" w:left="386"/>
        <w:rPr>
          <w:rFonts w:hint="eastAsia"/>
          <w:color w:val="000000"/>
          <w:szCs w:val="21"/>
        </w:rPr>
      </w:pPr>
    </w:p>
    <w:p w14:paraId="2D36F407" w14:textId="77777777" w:rsidR="00FC20E0" w:rsidRDefault="00FC20E0" w:rsidP="00FC20E0">
      <w:pPr>
        <w:ind w:leftChars="200" w:left="386" w:firstLine="454"/>
        <w:rPr>
          <w:rFonts w:hint="eastAsia"/>
          <w:color w:val="000000"/>
          <w:szCs w:val="21"/>
        </w:rPr>
      </w:pPr>
      <w:r>
        <w:rPr>
          <w:rFonts w:hint="eastAsia"/>
          <w:color w:val="000000"/>
          <w:szCs w:val="21"/>
        </w:rPr>
        <w:t>B_DMODE</w:t>
      </w:r>
      <w:r>
        <w:rPr>
          <w:rFonts w:hint="eastAsia"/>
          <w:color w:val="000000"/>
          <w:szCs w:val="21"/>
        </w:rPr>
        <w:t>の状態とビット位置は以下の表を参照。</w:t>
      </w:r>
    </w:p>
    <w:p w14:paraId="303C8E48" w14:textId="77777777" w:rsidR="00FC20E0" w:rsidRPr="00CB2C05" w:rsidRDefault="00FC20E0" w:rsidP="00FC20E0">
      <w:pPr>
        <w:ind w:leftChars="200" w:left="386" w:firstLine="454"/>
        <w:rPr>
          <w:rFonts w:hint="eastAsia"/>
          <w:color w:val="00B0F0"/>
          <w:sz w:val="20"/>
          <w:szCs w:val="20"/>
        </w:rPr>
      </w:pPr>
      <w:r w:rsidRPr="00CB2C05">
        <w:rPr>
          <w:rFonts w:hint="eastAsia"/>
          <w:color w:val="00B0F0"/>
          <w:sz w:val="20"/>
          <w:szCs w:val="20"/>
        </w:rPr>
        <w:t>Signal status and bit position of B_DMODE is shown below.</w:t>
      </w:r>
    </w:p>
    <w:p w14:paraId="1E2B1C8D" w14:textId="77777777" w:rsidR="00FC20E0" w:rsidRDefault="00FC20E0" w:rsidP="00FC20E0">
      <w:pPr>
        <w:rPr>
          <w:rFonts w:hint="eastAsia"/>
          <w:color w:val="000000"/>
          <w:szCs w:val="21"/>
        </w:rPr>
      </w:pP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2892"/>
      </w:tblGrid>
      <w:tr w:rsidR="00FC20E0" w14:paraId="635A75E4" w14:textId="77777777">
        <w:trPr>
          <w:trHeight w:val="238"/>
          <w:jc w:val="center"/>
        </w:trPr>
        <w:tc>
          <w:tcPr>
            <w:tcW w:w="4028" w:type="dxa"/>
            <w:shd w:val="clear" w:color="auto" w:fill="auto"/>
            <w:tcMar>
              <w:top w:w="15" w:type="dxa"/>
              <w:left w:w="99" w:type="dxa"/>
              <w:bottom w:w="0" w:type="dxa"/>
              <w:right w:w="99" w:type="dxa"/>
            </w:tcMar>
            <w:hideMark/>
          </w:tcPr>
          <w:p w14:paraId="76F31021" w14:textId="77777777" w:rsidR="00FC20E0" w:rsidRDefault="00FC20E0">
            <w:pPr>
              <w:ind w:leftChars="200" w:left="386"/>
              <w:rPr>
                <w:color w:val="000000"/>
              </w:rPr>
            </w:pPr>
            <w:r>
              <w:rPr>
                <w:rFonts w:hint="eastAsia"/>
                <w:b/>
                <w:bCs/>
                <w:color w:val="000000"/>
              </w:rPr>
              <w:t>ENG1G90</w:t>
            </w:r>
            <w:r>
              <w:rPr>
                <w:rFonts w:hint="eastAsia"/>
                <w:b/>
                <w:bCs/>
                <w:color w:val="000000"/>
              </w:rPr>
              <w:t xml:space="preserve">　</w:t>
            </w:r>
            <w:r>
              <w:rPr>
                <w:rFonts w:hint="eastAsia"/>
                <w:b/>
                <w:bCs/>
                <w:color w:val="000000"/>
              </w:rPr>
              <w:t>[B_DMODE]</w:t>
            </w:r>
          </w:p>
        </w:tc>
        <w:tc>
          <w:tcPr>
            <w:tcW w:w="2892" w:type="dxa"/>
            <w:shd w:val="clear" w:color="auto" w:fill="auto"/>
            <w:tcMar>
              <w:top w:w="15" w:type="dxa"/>
              <w:left w:w="99" w:type="dxa"/>
              <w:bottom w:w="0" w:type="dxa"/>
              <w:right w:w="99" w:type="dxa"/>
            </w:tcMar>
            <w:hideMark/>
          </w:tcPr>
          <w:p w14:paraId="65BECA0E" w14:textId="77777777" w:rsidR="00FC20E0" w:rsidRDefault="00FC20E0">
            <w:pPr>
              <w:ind w:leftChars="200" w:left="386"/>
              <w:rPr>
                <w:color w:val="000000"/>
              </w:rPr>
            </w:pPr>
            <w:r>
              <w:rPr>
                <w:b/>
                <w:bCs/>
                <w:color w:val="000000"/>
              </w:rPr>
              <w:t>状態</w:t>
            </w:r>
            <w:r w:rsidRPr="00CB2C05">
              <w:rPr>
                <w:rFonts w:hint="eastAsia"/>
                <w:b/>
                <w:bCs/>
                <w:color w:val="00B0F0"/>
              </w:rPr>
              <w:t>/ Status</w:t>
            </w:r>
          </w:p>
        </w:tc>
      </w:tr>
      <w:tr w:rsidR="00FC20E0" w14:paraId="1FCAE573" w14:textId="77777777">
        <w:trPr>
          <w:trHeight w:val="303"/>
          <w:jc w:val="center"/>
        </w:trPr>
        <w:tc>
          <w:tcPr>
            <w:tcW w:w="4028" w:type="dxa"/>
            <w:shd w:val="clear" w:color="auto" w:fill="auto"/>
            <w:tcMar>
              <w:top w:w="15" w:type="dxa"/>
              <w:left w:w="99" w:type="dxa"/>
              <w:bottom w:w="0" w:type="dxa"/>
              <w:right w:w="99" w:type="dxa"/>
            </w:tcMar>
            <w:hideMark/>
          </w:tcPr>
          <w:p w14:paraId="2069A0DE" w14:textId="77777777" w:rsidR="00FC20E0" w:rsidRDefault="00FC20E0">
            <w:pPr>
              <w:ind w:leftChars="200" w:left="386"/>
              <w:rPr>
                <w:color w:val="000000"/>
              </w:rPr>
            </w:pPr>
            <w:r>
              <w:rPr>
                <w:color w:val="000000"/>
              </w:rPr>
              <w:t>0000b</w:t>
            </w:r>
          </w:p>
        </w:tc>
        <w:tc>
          <w:tcPr>
            <w:tcW w:w="2892" w:type="dxa"/>
            <w:tcBorders>
              <w:top w:val="single" w:sz="4" w:space="0" w:color="auto"/>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F4D33DA" w14:textId="77777777" w:rsidR="00FC20E0" w:rsidRDefault="00FC20E0">
            <w:pPr>
              <w:ind w:leftChars="200" w:left="386"/>
              <w:rPr>
                <w:color w:val="000000"/>
              </w:rPr>
            </w:pPr>
            <w:r>
              <w:rPr>
                <w:rFonts w:cs="Arial"/>
                <w:color w:val="000000"/>
                <w:kern w:val="24"/>
              </w:rPr>
              <w:t>Normal</w:t>
            </w:r>
          </w:p>
        </w:tc>
      </w:tr>
      <w:tr w:rsidR="00FC20E0" w14:paraId="4B71275A" w14:textId="77777777">
        <w:trPr>
          <w:trHeight w:val="281"/>
          <w:jc w:val="center"/>
        </w:trPr>
        <w:tc>
          <w:tcPr>
            <w:tcW w:w="4028" w:type="dxa"/>
            <w:shd w:val="clear" w:color="auto" w:fill="auto"/>
            <w:tcMar>
              <w:top w:w="15" w:type="dxa"/>
              <w:left w:w="99" w:type="dxa"/>
              <w:bottom w:w="0" w:type="dxa"/>
              <w:right w:w="99" w:type="dxa"/>
            </w:tcMar>
            <w:hideMark/>
          </w:tcPr>
          <w:p w14:paraId="45D1298B" w14:textId="77777777" w:rsidR="00FC20E0" w:rsidRDefault="00FC20E0">
            <w:pPr>
              <w:ind w:leftChars="200" w:left="386"/>
              <w:rPr>
                <w:color w:val="000000"/>
              </w:rPr>
            </w:pPr>
            <w:r>
              <w:rPr>
                <w:color w:val="000000"/>
              </w:rPr>
              <w:lastRenderedPageBreak/>
              <w:t>0001b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4339F41" w14:textId="77777777" w:rsidR="00FC20E0" w:rsidRDefault="00FC20E0">
            <w:pPr>
              <w:ind w:leftChars="200" w:left="386"/>
              <w:rPr>
                <w:rFonts w:hint="eastAsia"/>
                <w:color w:val="000000"/>
              </w:rPr>
            </w:pPr>
            <w:r>
              <w:rPr>
                <w:rFonts w:cs="Arial"/>
                <w:color w:val="000000"/>
                <w:kern w:val="24"/>
              </w:rPr>
              <w:t>Power</w:t>
            </w:r>
            <w:r>
              <w:rPr>
                <w:rFonts w:cs="Arial" w:hint="eastAsia"/>
                <w:color w:val="000000"/>
                <w:kern w:val="24"/>
              </w:rPr>
              <w:t xml:space="preserve"> (</w:t>
            </w:r>
            <w:r>
              <w:rPr>
                <w:rFonts w:cs="Arial" w:hint="eastAsia"/>
                <w:color w:val="000000"/>
                <w:kern w:val="24"/>
              </w:rPr>
              <w:t>※</w:t>
            </w:r>
            <w:r>
              <w:rPr>
                <w:rFonts w:cs="Arial" w:hint="eastAsia"/>
                <w:color w:val="000000"/>
                <w:kern w:val="24"/>
              </w:rPr>
              <w:t>1)</w:t>
            </w:r>
          </w:p>
        </w:tc>
      </w:tr>
      <w:tr w:rsidR="00FC20E0" w14:paraId="125CF595" w14:textId="77777777">
        <w:trPr>
          <w:trHeight w:val="336"/>
          <w:jc w:val="center"/>
        </w:trPr>
        <w:tc>
          <w:tcPr>
            <w:tcW w:w="4028" w:type="dxa"/>
            <w:shd w:val="clear" w:color="auto" w:fill="auto"/>
            <w:tcMar>
              <w:top w:w="15" w:type="dxa"/>
              <w:left w:w="99" w:type="dxa"/>
              <w:bottom w:w="0" w:type="dxa"/>
              <w:right w:w="99" w:type="dxa"/>
            </w:tcMar>
            <w:hideMark/>
          </w:tcPr>
          <w:p w14:paraId="4EFF7E03" w14:textId="77777777" w:rsidR="00FC20E0" w:rsidRDefault="00FC20E0">
            <w:pPr>
              <w:ind w:leftChars="200" w:left="386"/>
              <w:rPr>
                <w:color w:val="000000"/>
              </w:rPr>
            </w:pPr>
            <w:r>
              <w:rPr>
                <w:color w:val="000000"/>
              </w:rPr>
              <w:t>0010b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A921C85" w14:textId="77777777" w:rsidR="00FC20E0" w:rsidRDefault="00FC20E0">
            <w:pPr>
              <w:ind w:leftChars="200" w:left="386"/>
              <w:rPr>
                <w:color w:val="000000"/>
              </w:rPr>
            </w:pPr>
            <w:r>
              <w:rPr>
                <w:rFonts w:cs="Arial"/>
                <w:color w:val="000000"/>
                <w:kern w:val="24"/>
              </w:rPr>
              <w:t>Sport</w:t>
            </w:r>
          </w:p>
        </w:tc>
      </w:tr>
      <w:tr w:rsidR="00FC20E0" w14:paraId="2C5F343C" w14:textId="77777777">
        <w:trPr>
          <w:trHeight w:val="141"/>
          <w:jc w:val="center"/>
        </w:trPr>
        <w:tc>
          <w:tcPr>
            <w:tcW w:w="4028" w:type="dxa"/>
            <w:shd w:val="clear" w:color="auto" w:fill="auto"/>
            <w:tcMar>
              <w:top w:w="15" w:type="dxa"/>
              <w:left w:w="99" w:type="dxa"/>
              <w:bottom w:w="0" w:type="dxa"/>
              <w:right w:w="99" w:type="dxa"/>
            </w:tcMar>
            <w:hideMark/>
          </w:tcPr>
          <w:p w14:paraId="134611C0" w14:textId="77777777" w:rsidR="00FC20E0" w:rsidRDefault="00FC20E0">
            <w:pPr>
              <w:ind w:leftChars="200" w:left="386"/>
              <w:rPr>
                <w:color w:val="000000"/>
              </w:rPr>
            </w:pPr>
            <w:r>
              <w:rPr>
                <w:color w:val="000000"/>
              </w:rPr>
              <w:t>0011b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223A435" w14:textId="77777777" w:rsidR="00FC20E0" w:rsidRDefault="00FC20E0">
            <w:pPr>
              <w:ind w:leftChars="200" w:left="386"/>
              <w:rPr>
                <w:color w:val="000000"/>
              </w:rPr>
            </w:pPr>
            <w:r>
              <w:rPr>
                <w:rFonts w:cs="Arial"/>
                <w:color w:val="000000"/>
                <w:kern w:val="24"/>
              </w:rPr>
              <w:t xml:space="preserve">Sport S </w:t>
            </w:r>
            <w:r>
              <w:rPr>
                <w:rFonts w:cs="Arial" w:hint="eastAsia"/>
                <w:color w:val="000000"/>
                <w:kern w:val="24"/>
              </w:rPr>
              <w:t>(</w:t>
            </w:r>
            <w:r>
              <w:rPr>
                <w:rFonts w:cs="Arial" w:hint="eastAsia"/>
                <w:color w:val="000000"/>
                <w:kern w:val="24"/>
              </w:rPr>
              <w:t>※</w:t>
            </w:r>
            <w:r>
              <w:rPr>
                <w:rFonts w:cs="Arial" w:hint="eastAsia"/>
                <w:color w:val="000000"/>
                <w:kern w:val="24"/>
              </w:rPr>
              <w:t>2)</w:t>
            </w:r>
          </w:p>
        </w:tc>
      </w:tr>
      <w:tr w:rsidR="00FC20E0" w14:paraId="5C0C1B62" w14:textId="77777777">
        <w:trPr>
          <w:trHeight w:val="140"/>
          <w:jc w:val="center"/>
        </w:trPr>
        <w:tc>
          <w:tcPr>
            <w:tcW w:w="4028" w:type="dxa"/>
            <w:shd w:val="clear" w:color="auto" w:fill="auto"/>
            <w:tcMar>
              <w:top w:w="15" w:type="dxa"/>
              <w:left w:w="99" w:type="dxa"/>
              <w:bottom w:w="0" w:type="dxa"/>
              <w:right w:w="99" w:type="dxa"/>
            </w:tcMar>
            <w:hideMark/>
          </w:tcPr>
          <w:p w14:paraId="5B63B75E" w14:textId="77777777" w:rsidR="00FC20E0" w:rsidRDefault="00FC20E0">
            <w:pPr>
              <w:ind w:leftChars="200" w:left="386"/>
              <w:rPr>
                <w:color w:val="000000"/>
              </w:rPr>
            </w:pPr>
            <w:r>
              <w:rPr>
                <w:color w:val="000000"/>
              </w:rPr>
              <w:t>0100b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1B7E6C44" w14:textId="77777777" w:rsidR="00FC20E0" w:rsidRDefault="00FC20E0">
            <w:pPr>
              <w:ind w:leftChars="200" w:left="386"/>
              <w:rPr>
                <w:color w:val="000000"/>
              </w:rPr>
            </w:pPr>
            <w:r>
              <w:rPr>
                <w:rFonts w:cs="Arial"/>
                <w:color w:val="000000"/>
                <w:kern w:val="24"/>
              </w:rPr>
              <w:t xml:space="preserve">Sport S+ </w:t>
            </w:r>
            <w:r>
              <w:rPr>
                <w:rFonts w:cs="Arial" w:hint="eastAsia"/>
                <w:color w:val="000000"/>
                <w:kern w:val="24"/>
              </w:rPr>
              <w:t>(</w:t>
            </w:r>
            <w:r>
              <w:rPr>
                <w:rFonts w:cs="Arial" w:hint="eastAsia"/>
                <w:color w:val="000000"/>
                <w:kern w:val="24"/>
              </w:rPr>
              <w:t>※</w:t>
            </w:r>
            <w:r>
              <w:rPr>
                <w:rFonts w:cs="Arial" w:hint="eastAsia"/>
                <w:color w:val="000000"/>
                <w:kern w:val="24"/>
              </w:rPr>
              <w:t>2)</w:t>
            </w:r>
          </w:p>
        </w:tc>
      </w:tr>
      <w:tr w:rsidR="00FC20E0" w14:paraId="7663BF85" w14:textId="77777777">
        <w:trPr>
          <w:trHeight w:val="140"/>
          <w:jc w:val="center"/>
        </w:trPr>
        <w:tc>
          <w:tcPr>
            <w:tcW w:w="4028" w:type="dxa"/>
            <w:shd w:val="clear" w:color="auto" w:fill="auto"/>
            <w:tcMar>
              <w:top w:w="15" w:type="dxa"/>
              <w:left w:w="99" w:type="dxa"/>
              <w:bottom w:w="0" w:type="dxa"/>
              <w:right w:w="99" w:type="dxa"/>
            </w:tcMar>
            <w:hideMark/>
          </w:tcPr>
          <w:p w14:paraId="57835EA9" w14:textId="77777777" w:rsidR="00FC20E0" w:rsidRDefault="00FC20E0">
            <w:pPr>
              <w:ind w:leftChars="200" w:left="386"/>
              <w:rPr>
                <w:color w:val="000000"/>
              </w:rPr>
            </w:pPr>
            <w:r>
              <w:rPr>
                <w:color w:val="000000"/>
              </w:rPr>
              <w:t>0101b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65D34DFD" w14:textId="77777777" w:rsidR="00FC20E0" w:rsidRDefault="00FC20E0">
            <w:pPr>
              <w:ind w:leftChars="200" w:left="386"/>
              <w:rPr>
                <w:color w:val="000000"/>
              </w:rPr>
            </w:pPr>
            <w:r>
              <w:rPr>
                <w:rFonts w:cs="Arial"/>
                <w:color w:val="000000"/>
                <w:kern w:val="24"/>
              </w:rPr>
              <w:t xml:space="preserve">Comfort </w:t>
            </w:r>
            <w:r>
              <w:rPr>
                <w:rFonts w:cs="Arial" w:hint="eastAsia"/>
                <w:color w:val="000000"/>
                <w:kern w:val="24"/>
              </w:rPr>
              <w:t>(</w:t>
            </w:r>
            <w:r>
              <w:rPr>
                <w:rFonts w:cs="Arial" w:hint="eastAsia"/>
                <w:color w:val="000000"/>
                <w:kern w:val="24"/>
              </w:rPr>
              <w:t>※</w:t>
            </w:r>
            <w:r>
              <w:rPr>
                <w:rFonts w:cs="Arial" w:hint="eastAsia"/>
                <w:color w:val="000000"/>
                <w:kern w:val="24"/>
              </w:rPr>
              <w:t>2)</w:t>
            </w:r>
          </w:p>
        </w:tc>
      </w:tr>
      <w:tr w:rsidR="00FC20E0" w14:paraId="1DE062CD" w14:textId="77777777">
        <w:trPr>
          <w:trHeight w:val="119"/>
          <w:jc w:val="center"/>
        </w:trPr>
        <w:tc>
          <w:tcPr>
            <w:tcW w:w="4028" w:type="dxa"/>
            <w:shd w:val="clear" w:color="auto" w:fill="auto"/>
            <w:tcMar>
              <w:top w:w="15" w:type="dxa"/>
              <w:left w:w="99" w:type="dxa"/>
              <w:bottom w:w="0" w:type="dxa"/>
              <w:right w:w="99" w:type="dxa"/>
            </w:tcMar>
            <w:hideMark/>
          </w:tcPr>
          <w:p w14:paraId="6BB73EA2" w14:textId="77777777" w:rsidR="00FC20E0" w:rsidRDefault="00FC20E0">
            <w:pPr>
              <w:ind w:leftChars="200" w:left="386"/>
              <w:rPr>
                <w:color w:val="000000"/>
              </w:rPr>
            </w:pPr>
            <w:r>
              <w:rPr>
                <w:color w:val="000000"/>
              </w:rPr>
              <w:t>0110b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6FEACDA7" w14:textId="77777777" w:rsidR="00FC20E0" w:rsidRDefault="00FC20E0">
            <w:pPr>
              <w:ind w:leftChars="200" w:left="386"/>
              <w:rPr>
                <w:color w:val="000000"/>
              </w:rPr>
            </w:pPr>
            <w:r>
              <w:rPr>
                <w:rFonts w:cs="Arial"/>
                <w:color w:val="000000"/>
                <w:kern w:val="24"/>
              </w:rPr>
              <w:t>Eco</w:t>
            </w:r>
          </w:p>
        </w:tc>
      </w:tr>
      <w:tr w:rsidR="00FC20E0" w14:paraId="16DFCE2D" w14:textId="77777777">
        <w:trPr>
          <w:trHeight w:val="162"/>
          <w:jc w:val="center"/>
        </w:trPr>
        <w:tc>
          <w:tcPr>
            <w:tcW w:w="4028" w:type="dxa"/>
            <w:shd w:val="clear" w:color="auto" w:fill="auto"/>
            <w:tcMar>
              <w:top w:w="15" w:type="dxa"/>
              <w:left w:w="99" w:type="dxa"/>
              <w:bottom w:w="0" w:type="dxa"/>
              <w:right w:w="99" w:type="dxa"/>
            </w:tcMar>
            <w:hideMark/>
          </w:tcPr>
          <w:p w14:paraId="443B11F0" w14:textId="77777777" w:rsidR="00FC20E0" w:rsidRDefault="00FC20E0">
            <w:pPr>
              <w:ind w:leftChars="200" w:left="386"/>
              <w:rPr>
                <w:color w:val="000000"/>
              </w:rPr>
            </w:pPr>
            <w:r>
              <w:rPr>
                <w:color w:val="000000"/>
              </w:rPr>
              <w:t>0111b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92BF842" w14:textId="77777777" w:rsidR="00FC20E0" w:rsidRDefault="00FC20E0">
            <w:pPr>
              <w:ind w:leftChars="200" w:left="386"/>
              <w:rPr>
                <w:color w:val="000000"/>
              </w:rPr>
            </w:pPr>
            <w:r>
              <w:rPr>
                <w:rFonts w:cs="Arial"/>
                <w:color w:val="000000"/>
                <w:kern w:val="24"/>
              </w:rPr>
              <w:t>Custom</w:t>
            </w:r>
          </w:p>
        </w:tc>
      </w:tr>
      <w:tr w:rsidR="00FC20E0" w14:paraId="5E72BC00" w14:textId="77777777">
        <w:trPr>
          <w:trHeight w:val="162"/>
          <w:jc w:val="center"/>
        </w:trPr>
        <w:tc>
          <w:tcPr>
            <w:tcW w:w="4028" w:type="dxa"/>
            <w:shd w:val="clear" w:color="auto" w:fill="auto"/>
            <w:tcMar>
              <w:top w:w="15" w:type="dxa"/>
              <w:left w:w="99" w:type="dxa"/>
              <w:bottom w:w="0" w:type="dxa"/>
              <w:right w:w="99" w:type="dxa"/>
            </w:tcMar>
            <w:hideMark/>
          </w:tcPr>
          <w:p w14:paraId="22F551CA" w14:textId="77777777" w:rsidR="00FC20E0" w:rsidRDefault="00FC20E0">
            <w:pPr>
              <w:ind w:leftChars="200" w:left="386"/>
              <w:rPr>
                <w:color w:val="000000"/>
              </w:rPr>
            </w:pPr>
            <w:r>
              <w:rPr>
                <w:rFonts w:hint="eastAsia"/>
                <w:color w:val="000000"/>
              </w:rPr>
              <w:t>1000b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84F8A20" w14:textId="77777777" w:rsidR="00FC20E0" w:rsidRDefault="00FC20E0">
            <w:pPr>
              <w:ind w:leftChars="200" w:left="386"/>
              <w:rPr>
                <w:color w:val="000000"/>
              </w:rPr>
            </w:pPr>
            <w:r>
              <w:rPr>
                <w:rFonts w:cs="Arial"/>
                <w:color w:val="000000"/>
                <w:kern w:val="24"/>
              </w:rPr>
              <w:t>Fun</w:t>
            </w:r>
            <w:r>
              <w:rPr>
                <w:rFonts w:cs="Arial" w:hint="eastAsia"/>
                <w:color w:val="000000"/>
                <w:kern w:val="24"/>
              </w:rPr>
              <w:t xml:space="preserve"> (</w:t>
            </w:r>
            <w:r>
              <w:rPr>
                <w:rFonts w:cs="Arial" w:hint="eastAsia"/>
                <w:color w:val="000000"/>
                <w:kern w:val="24"/>
              </w:rPr>
              <w:t>※</w:t>
            </w:r>
            <w:r>
              <w:rPr>
                <w:rFonts w:cs="Arial" w:hint="eastAsia"/>
                <w:color w:val="000000"/>
                <w:kern w:val="24"/>
              </w:rPr>
              <w:t>1)</w:t>
            </w:r>
          </w:p>
        </w:tc>
      </w:tr>
      <w:tr w:rsidR="00FC20E0" w14:paraId="5CB929E6" w14:textId="77777777">
        <w:trPr>
          <w:trHeight w:val="162"/>
          <w:jc w:val="center"/>
        </w:trPr>
        <w:tc>
          <w:tcPr>
            <w:tcW w:w="4028" w:type="dxa"/>
            <w:shd w:val="clear" w:color="auto" w:fill="auto"/>
            <w:tcMar>
              <w:top w:w="15" w:type="dxa"/>
              <w:left w:w="99" w:type="dxa"/>
              <w:bottom w:w="0" w:type="dxa"/>
              <w:right w:w="99" w:type="dxa"/>
            </w:tcMar>
          </w:tcPr>
          <w:p w14:paraId="72A325B0" w14:textId="77777777" w:rsidR="00FC20E0" w:rsidRDefault="00FC20E0">
            <w:pPr>
              <w:ind w:leftChars="200" w:left="386"/>
              <w:rPr>
                <w:color w:val="000000"/>
              </w:rPr>
            </w:pPr>
            <w:r>
              <w:rPr>
                <w:rFonts w:hint="eastAsia"/>
                <w:color w:val="000000"/>
              </w:rPr>
              <w:t>1001b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77E9BB08" w14:textId="77777777" w:rsidR="00FC20E0" w:rsidRDefault="00FC20E0">
            <w:pPr>
              <w:ind w:firstLineChars="200" w:firstLine="386"/>
              <w:rPr>
                <w:rFonts w:cs="Arial" w:hint="eastAsia"/>
                <w:color w:val="000000"/>
                <w:kern w:val="24"/>
              </w:rPr>
            </w:pPr>
            <w:r>
              <w:rPr>
                <w:rFonts w:cs="Arial"/>
                <w:color w:val="000000"/>
                <w:kern w:val="24"/>
              </w:rPr>
              <w:t>Range</w:t>
            </w:r>
            <w:r w:rsidDel="005C290E">
              <w:rPr>
                <w:rFonts w:cs="Arial"/>
                <w:color w:val="000000"/>
                <w:kern w:val="24"/>
              </w:rPr>
              <w:t xml:space="preserve"> </w:t>
            </w:r>
          </w:p>
        </w:tc>
      </w:tr>
      <w:tr w:rsidR="00FC20E0" w14:paraId="7ACBC51F" w14:textId="77777777">
        <w:trPr>
          <w:trHeight w:val="162"/>
          <w:jc w:val="center"/>
        </w:trPr>
        <w:tc>
          <w:tcPr>
            <w:tcW w:w="4028" w:type="dxa"/>
            <w:shd w:val="clear" w:color="auto" w:fill="auto"/>
            <w:tcMar>
              <w:top w:w="15" w:type="dxa"/>
              <w:left w:w="99" w:type="dxa"/>
              <w:bottom w:w="0" w:type="dxa"/>
              <w:right w:w="99" w:type="dxa"/>
            </w:tcMar>
          </w:tcPr>
          <w:p w14:paraId="46895078" w14:textId="77777777" w:rsidR="00FC20E0" w:rsidRDefault="00FC20E0">
            <w:pPr>
              <w:ind w:leftChars="200" w:left="386"/>
              <w:rPr>
                <w:color w:val="000000"/>
              </w:rPr>
            </w:pPr>
            <w:r>
              <w:rPr>
                <w:rFonts w:hint="eastAsia"/>
                <w:color w:val="000000"/>
              </w:rPr>
              <w:t>1010b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1CE0E55C" w14:textId="77777777" w:rsidR="00FC20E0" w:rsidRDefault="00FC20E0">
            <w:pPr>
              <w:ind w:leftChars="200" w:left="386"/>
              <w:rPr>
                <w:color w:val="000000"/>
              </w:rPr>
            </w:pPr>
            <w:r>
              <w:rPr>
                <w:rFonts w:cs="Arial"/>
                <w:color w:val="000000"/>
                <w:kern w:val="24"/>
              </w:rPr>
              <w:t>Track</w:t>
            </w:r>
          </w:p>
        </w:tc>
      </w:tr>
      <w:tr w:rsidR="00FC20E0" w14:paraId="76FE7006" w14:textId="77777777">
        <w:trPr>
          <w:trHeight w:val="162"/>
          <w:jc w:val="center"/>
        </w:trPr>
        <w:tc>
          <w:tcPr>
            <w:tcW w:w="4028" w:type="dxa"/>
            <w:shd w:val="clear" w:color="auto" w:fill="auto"/>
            <w:tcMar>
              <w:top w:w="15" w:type="dxa"/>
              <w:left w:w="99" w:type="dxa"/>
              <w:bottom w:w="0" w:type="dxa"/>
              <w:right w:w="99" w:type="dxa"/>
            </w:tcMar>
          </w:tcPr>
          <w:p w14:paraId="76563A22" w14:textId="77777777" w:rsidR="00FC20E0" w:rsidRDefault="00FC20E0">
            <w:pPr>
              <w:ind w:leftChars="200" w:left="386"/>
              <w:rPr>
                <w:color w:val="000000"/>
              </w:rPr>
            </w:pPr>
            <w:r>
              <w:rPr>
                <w:rFonts w:hint="eastAsia"/>
                <w:color w:val="000000"/>
              </w:rPr>
              <w:t>1011b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65011E90" w14:textId="77777777" w:rsidR="00FC20E0" w:rsidRDefault="00FC20E0">
            <w:pPr>
              <w:ind w:leftChars="200" w:left="386"/>
              <w:rPr>
                <w:color w:val="000000"/>
              </w:rPr>
            </w:pPr>
            <w:r>
              <w:rPr>
                <w:color w:val="000000"/>
                <w:sz w:val="20"/>
                <w:szCs w:val="20"/>
              </w:rPr>
              <w:t>Rear Comfort</w:t>
            </w:r>
          </w:p>
        </w:tc>
      </w:tr>
      <w:tr w:rsidR="002B37E2" w14:paraId="55F2A388" w14:textId="77777777">
        <w:trPr>
          <w:trHeight w:val="162"/>
          <w:jc w:val="center"/>
        </w:trPr>
        <w:tc>
          <w:tcPr>
            <w:tcW w:w="4028" w:type="dxa"/>
            <w:shd w:val="clear" w:color="auto" w:fill="auto"/>
            <w:tcMar>
              <w:top w:w="15" w:type="dxa"/>
              <w:left w:w="99" w:type="dxa"/>
              <w:bottom w:w="0" w:type="dxa"/>
              <w:right w:w="99" w:type="dxa"/>
            </w:tcMar>
          </w:tcPr>
          <w:p w14:paraId="1A1C7DBC" w14:textId="77777777" w:rsidR="002B37E2" w:rsidRPr="002C191D" w:rsidRDefault="002B37E2" w:rsidP="003552C3">
            <w:pPr>
              <w:ind w:leftChars="200" w:left="386"/>
              <w:rPr>
                <w:rFonts w:hint="eastAsia"/>
              </w:rPr>
            </w:pPr>
            <w:r w:rsidRPr="002C191D">
              <w:rPr>
                <w:rFonts w:hint="eastAsia"/>
              </w:rPr>
              <w:t>1100b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521049F8" w14:textId="77777777" w:rsidR="002B37E2" w:rsidRPr="002C191D" w:rsidRDefault="002B37E2" w:rsidP="003552C3">
            <w:pPr>
              <w:ind w:leftChars="200" w:left="386"/>
              <w:rPr>
                <w:sz w:val="20"/>
                <w:szCs w:val="20"/>
              </w:rPr>
            </w:pPr>
            <w:r w:rsidRPr="002C191D">
              <w:rPr>
                <w:rFonts w:hint="eastAsia"/>
                <w:sz w:val="20"/>
                <w:szCs w:val="20"/>
              </w:rPr>
              <w:t>Snow</w:t>
            </w:r>
          </w:p>
        </w:tc>
      </w:tr>
      <w:tr w:rsidR="003552C3" w14:paraId="22B4D841" w14:textId="77777777">
        <w:trPr>
          <w:trHeight w:val="162"/>
          <w:jc w:val="center"/>
        </w:trPr>
        <w:tc>
          <w:tcPr>
            <w:tcW w:w="4028" w:type="dxa"/>
            <w:shd w:val="clear" w:color="auto" w:fill="auto"/>
            <w:tcMar>
              <w:top w:w="15" w:type="dxa"/>
              <w:left w:w="99" w:type="dxa"/>
              <w:bottom w:w="0" w:type="dxa"/>
              <w:right w:w="99" w:type="dxa"/>
            </w:tcMar>
          </w:tcPr>
          <w:p w14:paraId="58787C96" w14:textId="77777777" w:rsidR="003552C3" w:rsidRDefault="003552C3" w:rsidP="003552C3">
            <w:pPr>
              <w:ind w:leftChars="200" w:left="386"/>
              <w:rPr>
                <w:rFonts w:hint="eastAsia"/>
                <w:color w:val="000000"/>
              </w:rPr>
            </w:pPr>
            <w:r w:rsidRPr="00F47DD7">
              <w:rPr>
                <w:rFonts w:hint="eastAsia"/>
              </w:rPr>
              <w:t>1</w:t>
            </w:r>
            <w:r w:rsidRPr="00F47DD7">
              <w:t>101b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21505AB7" w14:textId="77777777" w:rsidR="003552C3" w:rsidRPr="00530B49" w:rsidRDefault="003552C3" w:rsidP="003552C3">
            <w:pPr>
              <w:ind w:leftChars="200" w:left="386"/>
              <w:rPr>
                <w:sz w:val="20"/>
                <w:szCs w:val="20"/>
              </w:rPr>
            </w:pPr>
            <w:r w:rsidRPr="00530B49">
              <w:rPr>
                <w:sz w:val="20"/>
                <w:szCs w:val="20"/>
              </w:rPr>
              <w:t>Snow Extra</w:t>
            </w:r>
          </w:p>
        </w:tc>
      </w:tr>
      <w:tr w:rsidR="00FC20E0" w14:paraId="65B60E6A" w14:textId="77777777">
        <w:trPr>
          <w:trHeight w:val="162"/>
          <w:jc w:val="center"/>
        </w:trPr>
        <w:tc>
          <w:tcPr>
            <w:tcW w:w="4028" w:type="dxa"/>
            <w:shd w:val="clear" w:color="auto" w:fill="auto"/>
            <w:tcMar>
              <w:top w:w="15" w:type="dxa"/>
              <w:left w:w="99" w:type="dxa"/>
              <w:bottom w:w="0" w:type="dxa"/>
              <w:right w:w="99" w:type="dxa"/>
            </w:tcMar>
          </w:tcPr>
          <w:p w14:paraId="0ED8EAD1" w14:textId="77777777" w:rsidR="00FC20E0" w:rsidRDefault="00FC20E0">
            <w:pPr>
              <w:ind w:leftChars="200" w:left="386"/>
              <w:rPr>
                <w:rFonts w:hint="eastAsia"/>
                <w:color w:val="000000"/>
              </w:rPr>
            </w:pPr>
            <w:r>
              <w:rPr>
                <w:rFonts w:hint="eastAsia"/>
                <w:color w:val="000000"/>
              </w:rPr>
              <w:t>1</w:t>
            </w:r>
            <w:r>
              <w:rPr>
                <w:color w:val="000000"/>
              </w:rPr>
              <w:t>110b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32B5060E" w14:textId="77777777" w:rsidR="00FC20E0" w:rsidRDefault="00FC20E0">
            <w:pPr>
              <w:ind w:leftChars="200" w:left="386"/>
              <w:rPr>
                <w:color w:val="000000"/>
                <w:sz w:val="20"/>
                <w:szCs w:val="20"/>
              </w:rPr>
            </w:pPr>
            <w:r>
              <w:rPr>
                <w:rFonts w:hint="eastAsia"/>
                <w:color w:val="000000"/>
                <w:sz w:val="20"/>
                <w:szCs w:val="20"/>
              </w:rPr>
              <w:t>R</w:t>
            </w:r>
            <w:r>
              <w:rPr>
                <w:color w:val="000000"/>
                <w:sz w:val="20"/>
                <w:szCs w:val="20"/>
              </w:rPr>
              <w:t>eserve</w:t>
            </w:r>
          </w:p>
        </w:tc>
      </w:tr>
      <w:tr w:rsidR="00FC20E0" w14:paraId="2D2AA626" w14:textId="77777777">
        <w:trPr>
          <w:trHeight w:val="45"/>
          <w:jc w:val="center"/>
        </w:trPr>
        <w:tc>
          <w:tcPr>
            <w:tcW w:w="4028" w:type="dxa"/>
            <w:shd w:val="clear" w:color="auto" w:fill="auto"/>
            <w:tcMar>
              <w:top w:w="15" w:type="dxa"/>
              <w:left w:w="99" w:type="dxa"/>
              <w:bottom w:w="0" w:type="dxa"/>
              <w:right w:w="99" w:type="dxa"/>
            </w:tcMar>
          </w:tcPr>
          <w:p w14:paraId="1453F5B7" w14:textId="77777777" w:rsidR="00FC20E0" w:rsidRDefault="00FC20E0">
            <w:pPr>
              <w:ind w:leftChars="200" w:left="386"/>
              <w:rPr>
                <w:rFonts w:hint="eastAsia"/>
                <w:color w:val="000000"/>
              </w:rPr>
            </w:pPr>
            <w:r>
              <w:rPr>
                <w:rFonts w:hint="eastAsia"/>
                <w:color w:val="000000"/>
              </w:rPr>
              <w:t>1</w:t>
            </w:r>
            <w:r>
              <w:rPr>
                <w:color w:val="000000"/>
              </w:rPr>
              <w:t>111b</w:t>
            </w:r>
          </w:p>
        </w:tc>
        <w:tc>
          <w:tcPr>
            <w:tcW w:w="2892"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740634F6" w14:textId="77777777" w:rsidR="00FC20E0" w:rsidRDefault="00FC20E0">
            <w:pPr>
              <w:ind w:leftChars="200" w:left="386"/>
              <w:rPr>
                <w:color w:val="000000"/>
                <w:sz w:val="20"/>
                <w:szCs w:val="20"/>
              </w:rPr>
            </w:pPr>
            <w:r>
              <w:rPr>
                <w:rFonts w:hint="eastAsia"/>
                <w:color w:val="000000"/>
                <w:sz w:val="20"/>
                <w:szCs w:val="20"/>
              </w:rPr>
              <w:t>R</w:t>
            </w:r>
            <w:r>
              <w:rPr>
                <w:color w:val="000000"/>
                <w:sz w:val="20"/>
                <w:szCs w:val="20"/>
              </w:rPr>
              <w:t>eserve</w:t>
            </w:r>
          </w:p>
        </w:tc>
      </w:tr>
    </w:tbl>
    <w:p w14:paraId="5834BF1E" w14:textId="77777777" w:rsidR="00FC20E0" w:rsidRDefault="00FC20E0" w:rsidP="00FC20E0">
      <w:pPr>
        <w:ind w:leftChars="200" w:left="386"/>
        <w:rPr>
          <w:rFonts w:hint="eastAsia"/>
          <w:color w:val="000000"/>
          <w:szCs w:val="21"/>
        </w:rPr>
      </w:pPr>
    </w:p>
    <w:p w14:paraId="7A94CE64" w14:textId="77777777" w:rsidR="00FC20E0" w:rsidRDefault="00FC20E0" w:rsidP="00FC20E0">
      <w:pPr>
        <w:ind w:firstLineChars="385" w:firstLine="742"/>
        <w:rPr>
          <w:color w:val="000000"/>
          <w:szCs w:val="21"/>
        </w:rPr>
      </w:pPr>
      <w:r>
        <w:rPr>
          <w:rFonts w:hint="eastAsia"/>
          <w:color w:val="000000"/>
          <w:szCs w:val="21"/>
        </w:rPr>
        <w:t>※</w:t>
      </w:r>
      <w:r>
        <w:rPr>
          <w:color w:val="000000"/>
          <w:szCs w:val="21"/>
        </w:rPr>
        <w:t>1. DMS</w:t>
      </w:r>
      <w:r>
        <w:rPr>
          <w:rFonts w:hint="eastAsia"/>
          <w:color w:val="000000"/>
          <w:szCs w:val="21"/>
        </w:rPr>
        <w:t>では、「</w:t>
      </w:r>
      <w:r>
        <w:rPr>
          <w:color w:val="000000"/>
          <w:szCs w:val="21"/>
        </w:rPr>
        <w:t>Power</w:t>
      </w:r>
      <w:r>
        <w:rPr>
          <w:rFonts w:hint="eastAsia"/>
          <w:color w:val="000000"/>
          <w:szCs w:val="21"/>
        </w:rPr>
        <w:t>」、「</w:t>
      </w:r>
      <w:r>
        <w:rPr>
          <w:color w:val="000000"/>
          <w:szCs w:val="21"/>
        </w:rPr>
        <w:t>Fun</w:t>
      </w:r>
      <w:r>
        <w:rPr>
          <w:rFonts w:hint="eastAsia"/>
          <w:color w:val="000000"/>
          <w:szCs w:val="21"/>
        </w:rPr>
        <w:t>」モードを使用しないため、本要求仕様書の要求範囲外。</w:t>
      </w:r>
    </w:p>
    <w:p w14:paraId="39BED321" w14:textId="77777777" w:rsidR="00FC20E0" w:rsidRPr="00CB2C05" w:rsidRDefault="00FC20E0" w:rsidP="00FC20E0">
      <w:pPr>
        <w:ind w:leftChars="386" w:left="744" w:firstLine="96"/>
        <w:rPr>
          <w:color w:val="00B0F0"/>
          <w:szCs w:val="21"/>
        </w:rPr>
      </w:pPr>
      <w:r w:rsidRPr="00CB2C05">
        <w:rPr>
          <w:color w:val="00B0F0"/>
          <w:szCs w:val="21"/>
        </w:rPr>
        <w:t>“</w:t>
      </w:r>
      <w:r w:rsidRPr="00CB2C05">
        <w:rPr>
          <w:rFonts w:hint="eastAsia"/>
          <w:color w:val="00B0F0"/>
          <w:szCs w:val="21"/>
        </w:rPr>
        <w:t>P</w:t>
      </w:r>
      <w:r w:rsidRPr="00CB2C05">
        <w:rPr>
          <w:color w:val="00B0F0"/>
          <w:szCs w:val="21"/>
        </w:rPr>
        <w:t>ower” and “Fun” mode are out of scope of this requirement because they are not in DMS.</w:t>
      </w:r>
    </w:p>
    <w:p w14:paraId="68B67C1E" w14:textId="77777777" w:rsidR="00FC20E0" w:rsidRDefault="00FC20E0" w:rsidP="00FC20E0">
      <w:pPr>
        <w:ind w:firstLineChars="385" w:firstLine="742"/>
        <w:rPr>
          <w:color w:val="000000"/>
          <w:szCs w:val="21"/>
        </w:rPr>
      </w:pPr>
      <w:r>
        <w:rPr>
          <w:rFonts w:hint="eastAsia"/>
          <w:color w:val="000000"/>
          <w:szCs w:val="21"/>
        </w:rPr>
        <w:t>※</w:t>
      </w:r>
      <w:r>
        <w:rPr>
          <w:color w:val="000000"/>
          <w:szCs w:val="21"/>
        </w:rPr>
        <w:t>2.</w:t>
      </w:r>
      <w:r>
        <w:rPr>
          <w:rFonts w:hint="eastAsia"/>
          <w:color w:val="000000"/>
          <w:szCs w:val="21"/>
        </w:rPr>
        <w:t xml:space="preserve">　</w:t>
      </w:r>
      <w:r>
        <w:rPr>
          <w:rFonts w:hint="eastAsia"/>
          <w:color w:val="000000"/>
          <w:szCs w:val="21"/>
        </w:rPr>
        <w:t>1</w:t>
      </w:r>
      <w:r>
        <w:rPr>
          <w:color w:val="000000"/>
          <w:szCs w:val="21"/>
        </w:rPr>
        <w:t>9v3</w:t>
      </w:r>
      <w:r>
        <w:rPr>
          <w:rFonts w:hint="eastAsia"/>
          <w:color w:val="000000"/>
          <w:szCs w:val="21"/>
        </w:rPr>
        <w:t>では、使用予定無し</w:t>
      </w:r>
    </w:p>
    <w:p w14:paraId="3BC470A7" w14:textId="77777777" w:rsidR="00FC20E0" w:rsidRPr="00CB2C05" w:rsidRDefault="00FC20E0" w:rsidP="00FC20E0">
      <w:pPr>
        <w:ind w:leftChars="386" w:left="744" w:firstLine="96"/>
        <w:rPr>
          <w:rFonts w:hint="eastAsia"/>
          <w:color w:val="00B0F0"/>
          <w:szCs w:val="21"/>
        </w:rPr>
      </w:pPr>
      <w:r w:rsidRPr="00CB2C05">
        <w:rPr>
          <w:rFonts w:hint="eastAsia"/>
          <w:color w:val="00B0F0"/>
          <w:szCs w:val="21"/>
        </w:rPr>
        <w:t>For</w:t>
      </w:r>
      <w:r w:rsidRPr="00CB2C05">
        <w:rPr>
          <w:color w:val="00B0F0"/>
          <w:szCs w:val="21"/>
        </w:rPr>
        <w:t xml:space="preserve"> 19v3, there are no plan to use these modes.</w:t>
      </w:r>
    </w:p>
    <w:p w14:paraId="7A2283C4" w14:textId="77777777" w:rsidR="00FC20E0" w:rsidRDefault="00FC20E0" w:rsidP="00FC20E0">
      <w:pPr>
        <w:ind w:firstLineChars="385" w:firstLine="742"/>
        <w:rPr>
          <w:rFonts w:hint="eastAsia"/>
          <w:color w:val="000000"/>
          <w:szCs w:val="21"/>
        </w:rPr>
      </w:pPr>
      <w:r>
        <w:rPr>
          <w:rFonts w:hint="eastAsia"/>
          <w:color w:val="000000"/>
          <w:szCs w:val="21"/>
        </w:rPr>
        <w:t>※</w:t>
      </w:r>
      <w:r>
        <w:rPr>
          <w:color w:val="000000"/>
          <w:szCs w:val="21"/>
        </w:rPr>
        <w:t>3.</w:t>
      </w:r>
      <w:r>
        <w:rPr>
          <w:rFonts w:hint="eastAsia"/>
          <w:color w:val="000000"/>
          <w:szCs w:val="21"/>
        </w:rPr>
        <w:t xml:space="preserve">　</w:t>
      </w:r>
      <w:r>
        <w:rPr>
          <w:color w:val="000000"/>
          <w:szCs w:val="21"/>
        </w:rPr>
        <w:t>Reserve</w:t>
      </w:r>
      <w:r>
        <w:rPr>
          <w:rFonts w:hint="eastAsia"/>
          <w:color w:val="000000"/>
          <w:szCs w:val="21"/>
        </w:rPr>
        <w:t>は未定義と同様、処置不要</w:t>
      </w:r>
    </w:p>
    <w:p w14:paraId="1925F2E3" w14:textId="77777777" w:rsidR="00FC20E0" w:rsidRPr="00CB2C05" w:rsidRDefault="00FC20E0" w:rsidP="00FC20E0">
      <w:pPr>
        <w:ind w:firstLine="840"/>
        <w:rPr>
          <w:color w:val="00B0F0"/>
        </w:rPr>
      </w:pPr>
      <w:r w:rsidRPr="00CB2C05">
        <w:rPr>
          <w:color w:val="00B0F0"/>
          <w:szCs w:val="21"/>
        </w:rPr>
        <w:t>Reserve is the same as undefined, no action is required.</w:t>
      </w:r>
    </w:p>
    <w:p w14:paraId="5FE3AB88" w14:textId="77777777" w:rsidR="009113BB" w:rsidRPr="00FC20E0" w:rsidRDefault="009113BB" w:rsidP="009113BB"/>
    <w:p w14:paraId="3C385BAB" w14:textId="77777777" w:rsidR="00577CE6" w:rsidRPr="00ED5FE0" w:rsidRDefault="00577CE6" w:rsidP="009113BB">
      <w:pPr>
        <w:rPr>
          <w:color w:val="00B0F0"/>
          <w:sz w:val="20"/>
          <w:szCs w:val="22"/>
          <w:u w:val="single"/>
        </w:rPr>
      </w:pPr>
      <w:r w:rsidRPr="00ED5FE0">
        <w:rPr>
          <w:rFonts w:hint="eastAsia"/>
        </w:rPr>
        <w:t xml:space="preserve">　</w:t>
      </w:r>
      <w:r w:rsidR="00BC027E" w:rsidRPr="00ED5FE0">
        <w:rPr>
          <w:rFonts w:hint="eastAsia"/>
          <w:b/>
        </w:rPr>
        <w:t>「</w:t>
      </w:r>
      <w:r w:rsidRPr="00ED5FE0">
        <w:rPr>
          <w:rFonts w:hint="eastAsia"/>
          <w:b/>
          <w:u w:val="single"/>
        </w:rPr>
        <w:t>S</w:t>
      </w:r>
      <w:r w:rsidRPr="00ED5FE0">
        <w:rPr>
          <w:b/>
          <w:u w:val="single"/>
        </w:rPr>
        <w:t>W</w:t>
      </w:r>
      <w:r w:rsidRPr="00ED5FE0">
        <w:rPr>
          <w:rFonts w:hint="eastAsia"/>
          <w:b/>
          <w:u w:val="single"/>
        </w:rPr>
        <w:t>操作信号</w:t>
      </w:r>
      <w:r w:rsidR="00BC027E" w:rsidRPr="00ED5FE0">
        <w:rPr>
          <w:rFonts w:hint="eastAsia"/>
          <w:b/>
          <w:u w:val="single"/>
        </w:rPr>
        <w:t>」</w:t>
      </w:r>
      <w:r w:rsidRPr="00ED5FE0">
        <w:rPr>
          <w:rFonts w:hint="eastAsia"/>
          <w:color w:val="00B0F0"/>
          <w:sz w:val="20"/>
          <w:szCs w:val="22"/>
          <w:u w:val="single"/>
        </w:rPr>
        <w:t>/</w:t>
      </w:r>
      <w:r w:rsidRPr="00ED5FE0">
        <w:rPr>
          <w:color w:val="00B0F0"/>
          <w:sz w:val="20"/>
          <w:szCs w:val="22"/>
          <w:u w:val="single"/>
        </w:rPr>
        <w:t>Switch operation signal</w:t>
      </w:r>
    </w:p>
    <w:p w14:paraId="5921921A" w14:textId="77777777" w:rsidR="00577CE6" w:rsidRPr="00ED5FE0" w:rsidRDefault="00577CE6" w:rsidP="009113BB">
      <w:pPr>
        <w:rPr>
          <w:rFonts w:hint="eastAsia"/>
        </w:rPr>
      </w:pPr>
    </w:p>
    <w:p w14:paraId="77EEC742" w14:textId="77777777" w:rsidR="00D14421" w:rsidRPr="00ED5FE0" w:rsidRDefault="009113BB" w:rsidP="00D152C7">
      <w:pPr>
        <w:ind w:leftChars="200" w:left="386" w:firstLineChars="240" w:firstLine="463"/>
        <w:rPr>
          <w:rFonts w:eastAsia="フレームラベル" w:hint="eastAsia"/>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6A58EC" w:rsidRPr="000274AB">
        <w:t>ZN11S26</w:t>
      </w:r>
    </w:p>
    <w:p w14:paraId="1E5F2AB0" w14:textId="77777777" w:rsidR="009113BB" w:rsidRPr="00ED5FE0" w:rsidRDefault="009113BB" w:rsidP="009113BB">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43F55138" w14:textId="77777777" w:rsidR="009113BB" w:rsidRPr="003530C9" w:rsidRDefault="009113BB" w:rsidP="009113BB">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9113BB" w:rsidRPr="003530C9" w14:paraId="7A5F2B50" w14:textId="77777777" w:rsidTr="002925CC">
        <w:trPr>
          <w:trHeight w:val="238"/>
          <w:jc w:val="center"/>
        </w:trPr>
        <w:tc>
          <w:tcPr>
            <w:tcW w:w="3603" w:type="dxa"/>
            <w:shd w:val="clear" w:color="auto" w:fill="auto"/>
            <w:tcMar>
              <w:top w:w="15" w:type="dxa"/>
              <w:left w:w="99" w:type="dxa"/>
              <w:bottom w:w="0" w:type="dxa"/>
              <w:right w:w="99" w:type="dxa"/>
            </w:tcMar>
            <w:hideMark/>
          </w:tcPr>
          <w:p w14:paraId="35399C6C" w14:textId="77777777" w:rsidR="009113BB" w:rsidRPr="000274AB" w:rsidRDefault="0043545D" w:rsidP="002925CC">
            <w:pPr>
              <w:ind w:leftChars="200" w:left="386"/>
            </w:pPr>
            <w:r w:rsidRPr="000274AB">
              <w:rPr>
                <w:b/>
                <w:bCs/>
              </w:rPr>
              <w:t>DM_SC_SW</w:t>
            </w:r>
          </w:p>
        </w:tc>
        <w:tc>
          <w:tcPr>
            <w:tcW w:w="3317" w:type="dxa"/>
            <w:shd w:val="clear" w:color="auto" w:fill="auto"/>
            <w:tcMar>
              <w:top w:w="15" w:type="dxa"/>
              <w:left w:w="99" w:type="dxa"/>
              <w:bottom w:w="0" w:type="dxa"/>
              <w:right w:w="99" w:type="dxa"/>
            </w:tcMar>
            <w:hideMark/>
          </w:tcPr>
          <w:p w14:paraId="7E32B538" w14:textId="77777777" w:rsidR="009113BB" w:rsidRPr="003530C9" w:rsidRDefault="009113BB" w:rsidP="002925CC">
            <w:pPr>
              <w:ind w:leftChars="200" w:left="386"/>
            </w:pPr>
            <w:r w:rsidRPr="003530C9">
              <w:rPr>
                <w:b/>
                <w:bCs/>
              </w:rPr>
              <w:t>状態</w:t>
            </w:r>
            <w:r w:rsidR="00101B41">
              <w:rPr>
                <w:rFonts w:hint="eastAsia"/>
                <w:b/>
                <w:bCs/>
              </w:rPr>
              <w:t xml:space="preserve"> </w:t>
            </w:r>
            <w:r w:rsidRPr="00101B41">
              <w:rPr>
                <w:rFonts w:hint="eastAsia"/>
                <w:b/>
                <w:bCs/>
                <w:color w:val="00B0F0"/>
                <w:sz w:val="20"/>
                <w:szCs w:val="22"/>
              </w:rPr>
              <w:t>/ Status</w:t>
            </w:r>
          </w:p>
        </w:tc>
      </w:tr>
      <w:tr w:rsidR="009113BB" w:rsidRPr="003530C9" w14:paraId="54447B4C" w14:textId="77777777" w:rsidTr="002925CC">
        <w:trPr>
          <w:trHeight w:val="303"/>
          <w:jc w:val="center"/>
        </w:trPr>
        <w:tc>
          <w:tcPr>
            <w:tcW w:w="3603" w:type="dxa"/>
            <w:shd w:val="clear" w:color="auto" w:fill="auto"/>
            <w:tcMar>
              <w:top w:w="15" w:type="dxa"/>
              <w:left w:w="99" w:type="dxa"/>
              <w:bottom w:w="0" w:type="dxa"/>
              <w:right w:w="99" w:type="dxa"/>
            </w:tcMar>
            <w:hideMark/>
          </w:tcPr>
          <w:p w14:paraId="300D9393" w14:textId="77777777" w:rsidR="009113BB" w:rsidRPr="003530C9" w:rsidRDefault="009113BB" w:rsidP="002925CC">
            <w:pPr>
              <w:ind w:leftChars="200" w:left="386"/>
            </w:pPr>
            <w:r w:rsidRPr="003530C9">
              <w:t>0b</w:t>
            </w:r>
          </w:p>
        </w:tc>
        <w:tc>
          <w:tcPr>
            <w:tcW w:w="3317" w:type="dxa"/>
            <w:shd w:val="clear" w:color="auto" w:fill="auto"/>
            <w:tcMar>
              <w:top w:w="15" w:type="dxa"/>
              <w:left w:w="99" w:type="dxa"/>
              <w:bottom w:w="0" w:type="dxa"/>
              <w:right w:w="99" w:type="dxa"/>
            </w:tcMar>
            <w:hideMark/>
          </w:tcPr>
          <w:p w14:paraId="13E33D74" w14:textId="77777777" w:rsidR="00882F15" w:rsidRPr="003530C9" w:rsidRDefault="009113BB" w:rsidP="00882F15">
            <w:pPr>
              <w:jc w:val="center"/>
            </w:pPr>
            <w:r w:rsidRPr="003530C9">
              <w:t>DMS</w:t>
            </w:r>
            <w:r w:rsidRPr="003530C9">
              <w:rPr>
                <w:rFonts w:hint="eastAsia"/>
              </w:rPr>
              <w:t>スイッチ</w:t>
            </w:r>
            <w:r w:rsidR="00515199" w:rsidRPr="003530C9">
              <w:rPr>
                <w:rFonts w:hint="eastAsia"/>
              </w:rPr>
              <w:t>操作</w:t>
            </w:r>
            <w:r w:rsidR="00515199" w:rsidRPr="003530C9">
              <w:rPr>
                <w:rFonts w:hint="eastAsia"/>
              </w:rPr>
              <w:t xml:space="preserve"> </w:t>
            </w:r>
            <w:r w:rsidR="00515199" w:rsidRPr="003530C9">
              <w:t>O</w:t>
            </w:r>
            <w:r w:rsidR="00882F15" w:rsidRPr="003530C9">
              <w:t>FF</w:t>
            </w:r>
          </w:p>
          <w:p w14:paraId="0FB956D2" w14:textId="77777777" w:rsidR="009113BB" w:rsidRPr="00101B41" w:rsidRDefault="009113BB" w:rsidP="00882F15">
            <w:pPr>
              <w:jc w:val="center"/>
              <w:rPr>
                <w:color w:val="00B0F0"/>
              </w:rPr>
            </w:pPr>
            <w:r w:rsidRPr="00101B41">
              <w:rPr>
                <w:rFonts w:hint="eastAsia"/>
                <w:color w:val="00B0F0"/>
                <w:sz w:val="20"/>
                <w:szCs w:val="22"/>
              </w:rPr>
              <w:t xml:space="preserve">/ DMS </w:t>
            </w:r>
            <w:r w:rsidR="00882F15" w:rsidRPr="00101B41">
              <w:rPr>
                <w:color w:val="00B0F0"/>
                <w:sz w:val="20"/>
                <w:szCs w:val="22"/>
              </w:rPr>
              <w:t>switch is not pushed</w:t>
            </w:r>
          </w:p>
        </w:tc>
      </w:tr>
      <w:tr w:rsidR="009113BB" w:rsidRPr="003530C9" w14:paraId="7C41600E" w14:textId="77777777" w:rsidTr="002925CC">
        <w:trPr>
          <w:trHeight w:val="281"/>
          <w:jc w:val="center"/>
        </w:trPr>
        <w:tc>
          <w:tcPr>
            <w:tcW w:w="3603" w:type="dxa"/>
            <w:shd w:val="clear" w:color="auto" w:fill="auto"/>
            <w:tcMar>
              <w:top w:w="15" w:type="dxa"/>
              <w:left w:w="99" w:type="dxa"/>
              <w:bottom w:w="0" w:type="dxa"/>
              <w:right w:w="99" w:type="dxa"/>
            </w:tcMar>
            <w:hideMark/>
          </w:tcPr>
          <w:p w14:paraId="623AF79C" w14:textId="77777777" w:rsidR="009113BB" w:rsidRPr="003530C9" w:rsidRDefault="009113BB" w:rsidP="002925CC">
            <w:pPr>
              <w:ind w:leftChars="200" w:left="386"/>
            </w:pPr>
            <w:r w:rsidRPr="003530C9">
              <w:rPr>
                <w:rFonts w:hint="eastAsia"/>
              </w:rPr>
              <w:t>1b</w:t>
            </w:r>
          </w:p>
        </w:tc>
        <w:tc>
          <w:tcPr>
            <w:tcW w:w="3317" w:type="dxa"/>
            <w:shd w:val="clear" w:color="auto" w:fill="auto"/>
            <w:tcMar>
              <w:top w:w="15" w:type="dxa"/>
              <w:left w:w="99" w:type="dxa"/>
              <w:bottom w:w="0" w:type="dxa"/>
              <w:right w:w="99" w:type="dxa"/>
            </w:tcMar>
            <w:hideMark/>
          </w:tcPr>
          <w:p w14:paraId="0B3A162F" w14:textId="77777777" w:rsidR="00882F15" w:rsidRPr="003530C9" w:rsidRDefault="009113BB" w:rsidP="00882F15">
            <w:pPr>
              <w:jc w:val="center"/>
            </w:pPr>
            <w:r w:rsidRPr="003530C9">
              <w:t>DMS</w:t>
            </w:r>
            <w:r w:rsidRPr="003530C9">
              <w:rPr>
                <w:rFonts w:hint="eastAsia"/>
              </w:rPr>
              <w:t>スイッチ</w:t>
            </w:r>
            <w:r w:rsidR="00515199" w:rsidRPr="003530C9">
              <w:rPr>
                <w:rFonts w:hint="eastAsia"/>
              </w:rPr>
              <w:t>操作</w:t>
            </w:r>
            <w:r w:rsidR="00515199" w:rsidRPr="003530C9">
              <w:rPr>
                <w:rFonts w:hint="eastAsia"/>
              </w:rPr>
              <w:t xml:space="preserve"> </w:t>
            </w:r>
            <w:r w:rsidR="00882F15" w:rsidRPr="003530C9">
              <w:rPr>
                <w:rFonts w:hint="eastAsia"/>
              </w:rPr>
              <w:t>O</w:t>
            </w:r>
            <w:r w:rsidR="00882F15" w:rsidRPr="003530C9">
              <w:t>N</w:t>
            </w:r>
          </w:p>
          <w:p w14:paraId="4E71BBE0" w14:textId="77777777" w:rsidR="009113BB" w:rsidRPr="00101B41" w:rsidRDefault="00882F15" w:rsidP="00882F15">
            <w:pPr>
              <w:jc w:val="center"/>
              <w:rPr>
                <w:color w:val="00B0F0"/>
              </w:rPr>
            </w:pPr>
            <w:r w:rsidRPr="00101B41">
              <w:rPr>
                <w:rFonts w:hint="eastAsia"/>
                <w:color w:val="00B0F0"/>
                <w:sz w:val="20"/>
                <w:szCs w:val="22"/>
              </w:rPr>
              <w:t>/</w:t>
            </w:r>
            <w:r w:rsidR="009113BB" w:rsidRPr="00101B41">
              <w:rPr>
                <w:rFonts w:hint="eastAsia"/>
                <w:color w:val="00B0F0"/>
                <w:sz w:val="20"/>
                <w:szCs w:val="22"/>
              </w:rPr>
              <w:t>DMS s</w:t>
            </w:r>
            <w:r w:rsidRPr="00101B41">
              <w:rPr>
                <w:color w:val="00B0F0"/>
                <w:sz w:val="20"/>
                <w:szCs w:val="22"/>
              </w:rPr>
              <w:t>witch is pushed</w:t>
            </w:r>
          </w:p>
        </w:tc>
      </w:tr>
    </w:tbl>
    <w:p w14:paraId="730EF790" w14:textId="77777777" w:rsidR="009113BB" w:rsidRPr="00AE2925" w:rsidRDefault="009113BB" w:rsidP="009113BB">
      <w:pPr>
        <w:ind w:firstLine="840"/>
        <w:rPr>
          <w:color w:val="000000"/>
        </w:rPr>
      </w:pPr>
    </w:p>
    <w:p w14:paraId="203C4088" w14:textId="77777777" w:rsidR="00046FA5" w:rsidRPr="003530C9" w:rsidRDefault="00046FA5" w:rsidP="00046FA5">
      <w:pPr>
        <w:rPr>
          <w:rFonts w:hint="eastAsia"/>
        </w:rPr>
      </w:pPr>
    </w:p>
    <w:p w14:paraId="42846691" w14:textId="77777777" w:rsidR="00046FA5" w:rsidRPr="000274AB" w:rsidRDefault="00046FA5" w:rsidP="00046FA5">
      <w:pPr>
        <w:ind w:firstLine="840"/>
        <w:rPr>
          <w:rFonts w:hint="eastAsia"/>
          <w:szCs w:val="21"/>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6A58EC" w:rsidRPr="000274AB">
        <w:t>ZN11S26</w:t>
      </w:r>
    </w:p>
    <w:p w14:paraId="6C5F9540" w14:textId="77777777" w:rsidR="006A58EC" w:rsidRPr="00AE2925" w:rsidRDefault="00046FA5" w:rsidP="00046FA5">
      <w:pPr>
        <w:ind w:firstLine="840"/>
        <w:rPr>
          <w:color w:val="000000"/>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29EDAA84" w14:textId="77777777" w:rsidR="00046FA5" w:rsidRPr="00ED5FE0" w:rsidRDefault="00046FA5" w:rsidP="00046FA5">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046FA5" w:rsidRPr="00ED5FE0" w14:paraId="605C9A0A" w14:textId="77777777" w:rsidTr="006B54AC">
        <w:trPr>
          <w:trHeight w:val="238"/>
          <w:jc w:val="center"/>
        </w:trPr>
        <w:tc>
          <w:tcPr>
            <w:tcW w:w="3603" w:type="dxa"/>
            <w:shd w:val="clear" w:color="auto" w:fill="auto"/>
            <w:tcMar>
              <w:top w:w="15" w:type="dxa"/>
              <w:left w:w="99" w:type="dxa"/>
              <w:bottom w:w="0" w:type="dxa"/>
              <w:right w:w="99" w:type="dxa"/>
            </w:tcMar>
            <w:hideMark/>
          </w:tcPr>
          <w:p w14:paraId="1DB363F2" w14:textId="77777777" w:rsidR="00046FA5" w:rsidRPr="000274AB" w:rsidRDefault="00C3351B" w:rsidP="006B54AC">
            <w:pPr>
              <w:ind w:leftChars="200" w:left="386"/>
            </w:pPr>
            <w:r w:rsidRPr="000274AB">
              <w:rPr>
                <w:b/>
                <w:bCs/>
              </w:rPr>
              <w:t>DM_P_SW</w:t>
            </w:r>
          </w:p>
        </w:tc>
        <w:tc>
          <w:tcPr>
            <w:tcW w:w="3317" w:type="dxa"/>
            <w:shd w:val="clear" w:color="auto" w:fill="auto"/>
            <w:tcMar>
              <w:top w:w="15" w:type="dxa"/>
              <w:left w:w="99" w:type="dxa"/>
              <w:bottom w:w="0" w:type="dxa"/>
              <w:right w:w="99" w:type="dxa"/>
            </w:tcMar>
            <w:hideMark/>
          </w:tcPr>
          <w:p w14:paraId="060DF42A" w14:textId="77777777" w:rsidR="00046FA5" w:rsidRPr="00ED5FE0" w:rsidRDefault="00101B41" w:rsidP="006B54AC">
            <w:pPr>
              <w:ind w:leftChars="200" w:left="386"/>
            </w:pPr>
            <w:r w:rsidRPr="00ED5FE0">
              <w:rPr>
                <w:b/>
                <w:bCs/>
              </w:rPr>
              <w:t>状態</w:t>
            </w:r>
            <w:r w:rsidRPr="00ED5FE0">
              <w:rPr>
                <w:rFonts w:hint="eastAsia"/>
                <w:b/>
                <w:bCs/>
              </w:rPr>
              <w:t xml:space="preserve"> </w:t>
            </w:r>
            <w:r w:rsidRPr="00ED5FE0">
              <w:rPr>
                <w:rFonts w:hint="eastAsia"/>
                <w:b/>
                <w:bCs/>
                <w:color w:val="00B0F0"/>
                <w:sz w:val="20"/>
                <w:szCs w:val="22"/>
              </w:rPr>
              <w:t>/ Status</w:t>
            </w:r>
          </w:p>
        </w:tc>
      </w:tr>
      <w:tr w:rsidR="00046FA5" w:rsidRPr="00ED5FE0" w14:paraId="660D3761" w14:textId="77777777" w:rsidTr="006B54AC">
        <w:trPr>
          <w:trHeight w:val="303"/>
          <w:jc w:val="center"/>
        </w:trPr>
        <w:tc>
          <w:tcPr>
            <w:tcW w:w="3603" w:type="dxa"/>
            <w:shd w:val="clear" w:color="auto" w:fill="auto"/>
            <w:tcMar>
              <w:top w:w="15" w:type="dxa"/>
              <w:left w:w="99" w:type="dxa"/>
              <w:bottom w:w="0" w:type="dxa"/>
              <w:right w:w="99" w:type="dxa"/>
            </w:tcMar>
            <w:hideMark/>
          </w:tcPr>
          <w:p w14:paraId="5B8E66F8" w14:textId="77777777" w:rsidR="00046FA5" w:rsidRPr="00ED5FE0" w:rsidRDefault="00046FA5" w:rsidP="006B54AC">
            <w:pPr>
              <w:ind w:leftChars="200" w:left="386"/>
            </w:pPr>
            <w:r w:rsidRPr="00ED5FE0">
              <w:t>0b</w:t>
            </w:r>
          </w:p>
        </w:tc>
        <w:tc>
          <w:tcPr>
            <w:tcW w:w="3317" w:type="dxa"/>
            <w:shd w:val="clear" w:color="auto" w:fill="auto"/>
            <w:tcMar>
              <w:top w:w="15" w:type="dxa"/>
              <w:left w:w="99" w:type="dxa"/>
              <w:bottom w:w="0" w:type="dxa"/>
              <w:right w:w="99" w:type="dxa"/>
            </w:tcMar>
            <w:hideMark/>
          </w:tcPr>
          <w:p w14:paraId="0111232C" w14:textId="77777777" w:rsidR="00046FA5" w:rsidRPr="00ED5FE0" w:rsidRDefault="00046FA5" w:rsidP="006B54AC">
            <w:pPr>
              <w:jc w:val="center"/>
            </w:pPr>
            <w:r w:rsidRPr="00ED5FE0">
              <w:t>DMS</w:t>
            </w:r>
            <w:r w:rsidRPr="00ED5FE0">
              <w:rPr>
                <w:rFonts w:hint="eastAsia"/>
              </w:rPr>
              <w:t>スイッチ操作</w:t>
            </w:r>
            <w:r w:rsidR="003C06F4" w:rsidRPr="00ED5FE0">
              <w:rPr>
                <w:rFonts w:hint="eastAsia"/>
              </w:rPr>
              <w:t>(</w:t>
            </w:r>
            <w:r w:rsidR="003C06F4" w:rsidRPr="00ED5FE0">
              <w:t>+)</w:t>
            </w:r>
            <w:r w:rsidRPr="00ED5FE0">
              <w:rPr>
                <w:rFonts w:hint="eastAsia"/>
              </w:rPr>
              <w:t xml:space="preserve"> </w:t>
            </w:r>
            <w:r w:rsidRPr="00ED5FE0">
              <w:t>OFF</w:t>
            </w:r>
          </w:p>
          <w:p w14:paraId="097EF1C1" w14:textId="77777777" w:rsidR="00046FA5" w:rsidRPr="00ED5FE0" w:rsidRDefault="00046FA5" w:rsidP="006B54AC">
            <w:pPr>
              <w:jc w:val="center"/>
              <w:rPr>
                <w:color w:val="00B0F0"/>
              </w:rPr>
            </w:pPr>
            <w:r w:rsidRPr="00ED5FE0">
              <w:rPr>
                <w:rFonts w:hint="eastAsia"/>
                <w:color w:val="00B0F0"/>
                <w:sz w:val="20"/>
                <w:szCs w:val="22"/>
              </w:rPr>
              <w:t xml:space="preserve">/ DMS </w:t>
            </w:r>
            <w:r w:rsidRPr="00ED5FE0">
              <w:rPr>
                <w:color w:val="00B0F0"/>
                <w:sz w:val="20"/>
                <w:szCs w:val="22"/>
              </w:rPr>
              <w:t>switch is not pushed</w:t>
            </w:r>
          </w:p>
        </w:tc>
      </w:tr>
      <w:tr w:rsidR="00046FA5" w:rsidRPr="00ED5FE0" w14:paraId="01FE7E5E" w14:textId="77777777" w:rsidTr="006B54AC">
        <w:trPr>
          <w:trHeight w:val="281"/>
          <w:jc w:val="center"/>
        </w:trPr>
        <w:tc>
          <w:tcPr>
            <w:tcW w:w="3603" w:type="dxa"/>
            <w:shd w:val="clear" w:color="auto" w:fill="auto"/>
            <w:tcMar>
              <w:top w:w="15" w:type="dxa"/>
              <w:left w:w="99" w:type="dxa"/>
              <w:bottom w:w="0" w:type="dxa"/>
              <w:right w:w="99" w:type="dxa"/>
            </w:tcMar>
            <w:hideMark/>
          </w:tcPr>
          <w:p w14:paraId="24126768" w14:textId="77777777" w:rsidR="00046FA5" w:rsidRPr="00ED5FE0" w:rsidRDefault="00046FA5" w:rsidP="006B54AC">
            <w:pPr>
              <w:ind w:leftChars="200" w:left="386"/>
            </w:pPr>
            <w:r w:rsidRPr="00ED5FE0">
              <w:rPr>
                <w:rFonts w:hint="eastAsia"/>
              </w:rPr>
              <w:t>1b</w:t>
            </w:r>
          </w:p>
        </w:tc>
        <w:tc>
          <w:tcPr>
            <w:tcW w:w="3317" w:type="dxa"/>
            <w:shd w:val="clear" w:color="auto" w:fill="auto"/>
            <w:tcMar>
              <w:top w:w="15" w:type="dxa"/>
              <w:left w:w="99" w:type="dxa"/>
              <w:bottom w:w="0" w:type="dxa"/>
              <w:right w:w="99" w:type="dxa"/>
            </w:tcMar>
            <w:hideMark/>
          </w:tcPr>
          <w:p w14:paraId="7115D6CC" w14:textId="77777777" w:rsidR="00046FA5" w:rsidRPr="00ED5FE0" w:rsidRDefault="00046FA5" w:rsidP="006B54AC">
            <w:pPr>
              <w:jc w:val="center"/>
            </w:pPr>
            <w:r w:rsidRPr="00ED5FE0">
              <w:t>DMS</w:t>
            </w:r>
            <w:r w:rsidRPr="00ED5FE0">
              <w:rPr>
                <w:rFonts w:hint="eastAsia"/>
              </w:rPr>
              <w:t>スイッチ操作</w:t>
            </w:r>
            <w:r w:rsidR="001C7369" w:rsidRPr="00ED5FE0">
              <w:rPr>
                <w:rFonts w:hint="eastAsia"/>
              </w:rPr>
              <w:t>（</w:t>
            </w:r>
            <w:r w:rsidR="001C7369" w:rsidRPr="00ED5FE0">
              <w:rPr>
                <w:rFonts w:hint="eastAsia"/>
              </w:rPr>
              <w:t>+</w:t>
            </w:r>
            <w:r w:rsidR="001C7369" w:rsidRPr="00ED5FE0">
              <w:rPr>
                <w:rFonts w:hint="eastAsia"/>
              </w:rPr>
              <w:t>）</w:t>
            </w:r>
            <w:r w:rsidRPr="00ED5FE0">
              <w:rPr>
                <w:rFonts w:hint="eastAsia"/>
              </w:rPr>
              <w:t xml:space="preserve"> O</w:t>
            </w:r>
            <w:r w:rsidRPr="00ED5FE0">
              <w:t>N</w:t>
            </w:r>
          </w:p>
          <w:p w14:paraId="6DDE3E07" w14:textId="77777777" w:rsidR="00046FA5" w:rsidRPr="00ED5FE0" w:rsidRDefault="00046FA5" w:rsidP="006B54AC">
            <w:pPr>
              <w:jc w:val="center"/>
              <w:rPr>
                <w:color w:val="00B0F0"/>
              </w:rPr>
            </w:pPr>
            <w:r w:rsidRPr="00ED5FE0">
              <w:rPr>
                <w:rFonts w:hint="eastAsia"/>
                <w:color w:val="00B0F0"/>
                <w:sz w:val="20"/>
                <w:szCs w:val="22"/>
              </w:rPr>
              <w:t>/DMS s</w:t>
            </w:r>
            <w:r w:rsidRPr="00ED5FE0">
              <w:rPr>
                <w:color w:val="00B0F0"/>
                <w:sz w:val="20"/>
                <w:szCs w:val="22"/>
              </w:rPr>
              <w:t>witch</w:t>
            </w:r>
            <w:r w:rsidR="001C7369" w:rsidRPr="00ED5FE0">
              <w:rPr>
                <w:rFonts w:hint="eastAsia"/>
                <w:color w:val="00B0F0"/>
                <w:sz w:val="20"/>
                <w:szCs w:val="22"/>
              </w:rPr>
              <w:t xml:space="preserve"> </w:t>
            </w:r>
            <w:r w:rsidR="001C7369" w:rsidRPr="00ED5FE0">
              <w:rPr>
                <w:color w:val="00B0F0"/>
                <w:sz w:val="20"/>
                <w:szCs w:val="22"/>
              </w:rPr>
              <w:t>(</w:t>
            </w:r>
            <w:r w:rsidR="001C7369" w:rsidRPr="00ED5FE0">
              <w:rPr>
                <w:rFonts w:hint="eastAsia"/>
                <w:color w:val="00B0F0"/>
                <w:sz w:val="20"/>
                <w:szCs w:val="22"/>
              </w:rPr>
              <w:t>+</w:t>
            </w:r>
            <w:r w:rsidR="001C7369" w:rsidRPr="00ED5FE0">
              <w:rPr>
                <w:color w:val="00B0F0"/>
                <w:sz w:val="20"/>
                <w:szCs w:val="22"/>
              </w:rPr>
              <w:t>)</w:t>
            </w:r>
            <w:r w:rsidRPr="00ED5FE0">
              <w:rPr>
                <w:color w:val="00B0F0"/>
                <w:sz w:val="20"/>
                <w:szCs w:val="22"/>
              </w:rPr>
              <w:t xml:space="preserve"> is pushed</w:t>
            </w:r>
          </w:p>
        </w:tc>
      </w:tr>
    </w:tbl>
    <w:p w14:paraId="1B429E50" w14:textId="77777777" w:rsidR="00046FA5" w:rsidRPr="00ED5FE0" w:rsidRDefault="00046FA5" w:rsidP="00046FA5">
      <w:pPr>
        <w:rPr>
          <w:rFonts w:hint="eastAsia"/>
        </w:rPr>
      </w:pPr>
    </w:p>
    <w:p w14:paraId="65C02573" w14:textId="77777777" w:rsidR="00046FA5" w:rsidRPr="00ED5FE0" w:rsidRDefault="00046FA5" w:rsidP="00046FA5">
      <w:pPr>
        <w:ind w:firstLine="840"/>
        <w:rPr>
          <w:rFonts w:hint="eastAsia"/>
          <w:szCs w:val="21"/>
        </w:rPr>
      </w:pPr>
      <w:r w:rsidRPr="00ED5FE0">
        <w:rPr>
          <w:rFonts w:hint="eastAsia"/>
          <w:szCs w:val="21"/>
        </w:rPr>
        <w:t>【メッセージラベル</w:t>
      </w:r>
      <w:r w:rsidRPr="00ED5FE0">
        <w:rPr>
          <w:rFonts w:hint="eastAsia"/>
          <w:szCs w:val="21"/>
        </w:rPr>
        <w:t xml:space="preserve">/ </w:t>
      </w:r>
      <w:r w:rsidRPr="00ED5FE0">
        <w:rPr>
          <w:szCs w:val="21"/>
        </w:rPr>
        <w:t xml:space="preserve">Msg. </w:t>
      </w:r>
      <w:r w:rsidRPr="00ED5FE0">
        <w:rPr>
          <w:rFonts w:hint="eastAsia"/>
          <w:szCs w:val="21"/>
        </w:rPr>
        <w:t>labe</w:t>
      </w:r>
      <w:r w:rsidRPr="00ED5FE0">
        <w:rPr>
          <w:szCs w:val="21"/>
        </w:rPr>
        <w:t>l</w:t>
      </w:r>
      <w:r w:rsidRPr="00ED5FE0">
        <w:rPr>
          <w:rFonts w:hint="eastAsia"/>
          <w:szCs w:val="21"/>
        </w:rPr>
        <w:t>】</w:t>
      </w:r>
      <w:r w:rsidR="006A58EC" w:rsidRPr="000274AB">
        <w:t>ZN11S26</w:t>
      </w:r>
    </w:p>
    <w:p w14:paraId="17699B13" w14:textId="77777777" w:rsidR="00046FA5" w:rsidRPr="000274AB" w:rsidRDefault="00046FA5" w:rsidP="00046FA5">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496EE9C4" w14:textId="77777777" w:rsidR="00046FA5" w:rsidRPr="00ED5FE0" w:rsidRDefault="00046FA5" w:rsidP="00046FA5">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046FA5" w:rsidRPr="00ED5FE0" w14:paraId="36EA736D" w14:textId="77777777" w:rsidTr="006B54AC">
        <w:trPr>
          <w:trHeight w:val="238"/>
          <w:jc w:val="center"/>
        </w:trPr>
        <w:tc>
          <w:tcPr>
            <w:tcW w:w="3603" w:type="dxa"/>
            <w:shd w:val="clear" w:color="auto" w:fill="auto"/>
            <w:tcMar>
              <w:top w:w="15" w:type="dxa"/>
              <w:left w:w="99" w:type="dxa"/>
              <w:bottom w:w="0" w:type="dxa"/>
              <w:right w:w="99" w:type="dxa"/>
            </w:tcMar>
            <w:hideMark/>
          </w:tcPr>
          <w:p w14:paraId="3F0AD114" w14:textId="77777777" w:rsidR="00046FA5" w:rsidRPr="000274AB" w:rsidRDefault="00C3351B" w:rsidP="006B54AC">
            <w:pPr>
              <w:ind w:leftChars="200" w:left="386"/>
            </w:pPr>
            <w:r w:rsidRPr="000274AB">
              <w:rPr>
                <w:b/>
                <w:bCs/>
              </w:rPr>
              <w:t>DM_M_SW</w:t>
            </w:r>
          </w:p>
        </w:tc>
        <w:tc>
          <w:tcPr>
            <w:tcW w:w="3317" w:type="dxa"/>
            <w:shd w:val="clear" w:color="auto" w:fill="auto"/>
            <w:tcMar>
              <w:top w:w="15" w:type="dxa"/>
              <w:left w:w="99" w:type="dxa"/>
              <w:bottom w:w="0" w:type="dxa"/>
              <w:right w:w="99" w:type="dxa"/>
            </w:tcMar>
            <w:hideMark/>
          </w:tcPr>
          <w:p w14:paraId="1D03D40B" w14:textId="77777777" w:rsidR="00046FA5" w:rsidRPr="00ED5FE0" w:rsidRDefault="00101B41" w:rsidP="006B54AC">
            <w:pPr>
              <w:ind w:leftChars="200" w:left="386"/>
            </w:pPr>
            <w:r w:rsidRPr="00ED5FE0">
              <w:rPr>
                <w:b/>
                <w:bCs/>
              </w:rPr>
              <w:t>状態</w:t>
            </w:r>
            <w:r w:rsidRPr="00ED5FE0">
              <w:rPr>
                <w:rFonts w:hint="eastAsia"/>
                <w:b/>
                <w:bCs/>
              </w:rPr>
              <w:t xml:space="preserve"> </w:t>
            </w:r>
            <w:r w:rsidRPr="00ED5FE0">
              <w:rPr>
                <w:rFonts w:hint="eastAsia"/>
                <w:b/>
                <w:bCs/>
                <w:color w:val="00B0F0"/>
                <w:sz w:val="20"/>
                <w:szCs w:val="22"/>
              </w:rPr>
              <w:t>/ Status</w:t>
            </w:r>
          </w:p>
        </w:tc>
      </w:tr>
      <w:tr w:rsidR="00046FA5" w:rsidRPr="00ED5FE0" w14:paraId="1AFCCC9A" w14:textId="77777777" w:rsidTr="006B54AC">
        <w:trPr>
          <w:trHeight w:val="303"/>
          <w:jc w:val="center"/>
        </w:trPr>
        <w:tc>
          <w:tcPr>
            <w:tcW w:w="3603" w:type="dxa"/>
            <w:shd w:val="clear" w:color="auto" w:fill="auto"/>
            <w:tcMar>
              <w:top w:w="15" w:type="dxa"/>
              <w:left w:w="99" w:type="dxa"/>
              <w:bottom w:w="0" w:type="dxa"/>
              <w:right w:w="99" w:type="dxa"/>
            </w:tcMar>
            <w:hideMark/>
          </w:tcPr>
          <w:p w14:paraId="5B5AF6BC" w14:textId="77777777" w:rsidR="00046FA5" w:rsidRPr="00ED5FE0" w:rsidRDefault="00046FA5" w:rsidP="006B54AC">
            <w:pPr>
              <w:ind w:leftChars="200" w:left="386"/>
            </w:pPr>
            <w:r w:rsidRPr="00ED5FE0">
              <w:t>0b</w:t>
            </w:r>
          </w:p>
        </w:tc>
        <w:tc>
          <w:tcPr>
            <w:tcW w:w="3317" w:type="dxa"/>
            <w:shd w:val="clear" w:color="auto" w:fill="auto"/>
            <w:tcMar>
              <w:top w:w="15" w:type="dxa"/>
              <w:left w:w="99" w:type="dxa"/>
              <w:bottom w:w="0" w:type="dxa"/>
              <w:right w:w="99" w:type="dxa"/>
            </w:tcMar>
            <w:hideMark/>
          </w:tcPr>
          <w:p w14:paraId="4BB877D7" w14:textId="77777777" w:rsidR="00046FA5" w:rsidRPr="00ED5FE0" w:rsidRDefault="00046FA5" w:rsidP="006B54AC">
            <w:pPr>
              <w:jc w:val="center"/>
            </w:pPr>
            <w:r w:rsidRPr="00ED5FE0">
              <w:t>DMS</w:t>
            </w:r>
            <w:r w:rsidRPr="00ED5FE0">
              <w:rPr>
                <w:rFonts w:hint="eastAsia"/>
              </w:rPr>
              <w:t>スイッチ操作</w:t>
            </w:r>
            <w:r w:rsidR="003C06F4" w:rsidRPr="00ED5FE0">
              <w:rPr>
                <w:rFonts w:hint="eastAsia"/>
              </w:rPr>
              <w:t>(</w:t>
            </w:r>
            <w:r w:rsidR="003C06F4" w:rsidRPr="00ED5FE0">
              <w:t>-)</w:t>
            </w:r>
            <w:r w:rsidRPr="00ED5FE0">
              <w:rPr>
                <w:rFonts w:hint="eastAsia"/>
              </w:rPr>
              <w:t xml:space="preserve"> </w:t>
            </w:r>
            <w:r w:rsidRPr="00ED5FE0">
              <w:t>OFF</w:t>
            </w:r>
          </w:p>
          <w:p w14:paraId="7EDA625F" w14:textId="77777777" w:rsidR="00046FA5" w:rsidRPr="00ED5FE0" w:rsidRDefault="00046FA5" w:rsidP="006B54AC">
            <w:pPr>
              <w:jc w:val="center"/>
              <w:rPr>
                <w:color w:val="00B0F0"/>
              </w:rPr>
            </w:pPr>
            <w:r w:rsidRPr="00ED5FE0">
              <w:rPr>
                <w:rFonts w:hint="eastAsia"/>
                <w:color w:val="00B0F0"/>
                <w:sz w:val="20"/>
                <w:szCs w:val="22"/>
              </w:rPr>
              <w:t xml:space="preserve">/ DMS </w:t>
            </w:r>
            <w:r w:rsidRPr="00ED5FE0">
              <w:rPr>
                <w:color w:val="00B0F0"/>
                <w:sz w:val="20"/>
                <w:szCs w:val="22"/>
              </w:rPr>
              <w:t>switch is not pushed</w:t>
            </w:r>
          </w:p>
        </w:tc>
      </w:tr>
      <w:tr w:rsidR="00046FA5" w:rsidRPr="00ED5FE0" w14:paraId="3EB76807" w14:textId="77777777" w:rsidTr="006B54AC">
        <w:trPr>
          <w:trHeight w:val="281"/>
          <w:jc w:val="center"/>
        </w:trPr>
        <w:tc>
          <w:tcPr>
            <w:tcW w:w="3603" w:type="dxa"/>
            <w:shd w:val="clear" w:color="auto" w:fill="auto"/>
            <w:tcMar>
              <w:top w:w="15" w:type="dxa"/>
              <w:left w:w="99" w:type="dxa"/>
              <w:bottom w:w="0" w:type="dxa"/>
              <w:right w:w="99" w:type="dxa"/>
            </w:tcMar>
            <w:hideMark/>
          </w:tcPr>
          <w:p w14:paraId="6F41ED9C" w14:textId="77777777" w:rsidR="00046FA5" w:rsidRPr="00ED5FE0" w:rsidRDefault="00046FA5" w:rsidP="006B54AC">
            <w:pPr>
              <w:ind w:leftChars="200" w:left="386"/>
            </w:pPr>
            <w:r w:rsidRPr="00ED5FE0">
              <w:rPr>
                <w:rFonts w:hint="eastAsia"/>
              </w:rPr>
              <w:lastRenderedPageBreak/>
              <w:t>1b</w:t>
            </w:r>
          </w:p>
        </w:tc>
        <w:tc>
          <w:tcPr>
            <w:tcW w:w="3317" w:type="dxa"/>
            <w:shd w:val="clear" w:color="auto" w:fill="auto"/>
            <w:tcMar>
              <w:top w:w="15" w:type="dxa"/>
              <w:left w:w="99" w:type="dxa"/>
              <w:bottom w:w="0" w:type="dxa"/>
              <w:right w:w="99" w:type="dxa"/>
            </w:tcMar>
            <w:hideMark/>
          </w:tcPr>
          <w:p w14:paraId="4F456651" w14:textId="77777777" w:rsidR="00046FA5" w:rsidRPr="00ED5FE0" w:rsidRDefault="00046FA5" w:rsidP="006B54AC">
            <w:pPr>
              <w:jc w:val="center"/>
            </w:pPr>
            <w:r w:rsidRPr="00ED5FE0">
              <w:t>DMS</w:t>
            </w:r>
            <w:r w:rsidRPr="00ED5FE0">
              <w:rPr>
                <w:rFonts w:hint="eastAsia"/>
              </w:rPr>
              <w:t>スイッチ操作</w:t>
            </w:r>
            <w:r w:rsidR="001C7369" w:rsidRPr="00ED5FE0">
              <w:rPr>
                <w:rFonts w:hint="eastAsia"/>
              </w:rPr>
              <w:t>（</w:t>
            </w:r>
            <w:r w:rsidR="001C7369" w:rsidRPr="00ED5FE0">
              <w:rPr>
                <w:rFonts w:hint="eastAsia"/>
              </w:rPr>
              <w:t>-</w:t>
            </w:r>
            <w:r w:rsidR="001C7369" w:rsidRPr="00ED5FE0">
              <w:rPr>
                <w:rFonts w:hint="eastAsia"/>
              </w:rPr>
              <w:t>）</w:t>
            </w:r>
            <w:r w:rsidRPr="00ED5FE0">
              <w:rPr>
                <w:rFonts w:hint="eastAsia"/>
              </w:rPr>
              <w:t xml:space="preserve"> O</w:t>
            </w:r>
            <w:r w:rsidRPr="00ED5FE0">
              <w:t>N</w:t>
            </w:r>
          </w:p>
          <w:p w14:paraId="347319F4" w14:textId="77777777" w:rsidR="00046FA5" w:rsidRPr="00ED5FE0" w:rsidRDefault="00046FA5" w:rsidP="006B54AC">
            <w:pPr>
              <w:jc w:val="center"/>
              <w:rPr>
                <w:color w:val="00B0F0"/>
              </w:rPr>
            </w:pPr>
            <w:r w:rsidRPr="00ED5FE0">
              <w:rPr>
                <w:rFonts w:hint="eastAsia"/>
                <w:color w:val="00B0F0"/>
                <w:sz w:val="20"/>
                <w:szCs w:val="22"/>
              </w:rPr>
              <w:t>/DMS s</w:t>
            </w:r>
            <w:r w:rsidRPr="00ED5FE0">
              <w:rPr>
                <w:color w:val="00B0F0"/>
                <w:sz w:val="20"/>
                <w:szCs w:val="22"/>
              </w:rPr>
              <w:t>witch</w:t>
            </w:r>
            <w:r w:rsidR="001C7369" w:rsidRPr="00ED5FE0">
              <w:rPr>
                <w:color w:val="00B0F0"/>
                <w:sz w:val="20"/>
                <w:szCs w:val="22"/>
              </w:rPr>
              <w:t xml:space="preserve"> (-)</w:t>
            </w:r>
            <w:r w:rsidRPr="00ED5FE0">
              <w:rPr>
                <w:color w:val="00B0F0"/>
                <w:sz w:val="20"/>
                <w:szCs w:val="22"/>
              </w:rPr>
              <w:t xml:space="preserve"> is pushed</w:t>
            </w:r>
          </w:p>
        </w:tc>
      </w:tr>
    </w:tbl>
    <w:p w14:paraId="1D1EABD6" w14:textId="77777777" w:rsidR="00046FA5" w:rsidRPr="00ED5FE0" w:rsidRDefault="00046FA5" w:rsidP="00046FA5"/>
    <w:p w14:paraId="3CB2FBAC" w14:textId="77777777" w:rsidR="00FE2C63" w:rsidRPr="00ED5FE0" w:rsidRDefault="00FE2C63" w:rsidP="00382513">
      <w:pPr>
        <w:ind w:firstLineChars="100" w:firstLine="194"/>
        <w:rPr>
          <w:rFonts w:hint="eastAsia"/>
          <w:color w:val="00B0F0"/>
          <w:sz w:val="20"/>
          <w:szCs w:val="22"/>
          <w:u w:val="single"/>
        </w:rPr>
      </w:pPr>
      <w:r w:rsidRPr="00ED5FE0">
        <w:rPr>
          <w:rFonts w:hint="eastAsia"/>
          <w:b/>
        </w:rPr>
        <w:t>「</w:t>
      </w:r>
      <w:r w:rsidRPr="00ED5FE0">
        <w:rPr>
          <w:rFonts w:hint="eastAsia"/>
          <w:b/>
          <w:u w:val="single"/>
        </w:rPr>
        <w:t>S</w:t>
      </w:r>
      <w:r w:rsidRPr="00ED5FE0">
        <w:rPr>
          <w:b/>
          <w:u w:val="single"/>
        </w:rPr>
        <w:t>W</w:t>
      </w:r>
      <w:r w:rsidRPr="00ED5FE0">
        <w:rPr>
          <w:rFonts w:hint="eastAsia"/>
          <w:b/>
          <w:u w:val="single"/>
        </w:rPr>
        <w:t>操作信号</w:t>
      </w:r>
      <w:r w:rsidRPr="00ED5FE0">
        <w:rPr>
          <w:rFonts w:hint="eastAsia"/>
          <w:b/>
          <w:u w:val="single"/>
        </w:rPr>
        <w:t xml:space="preserve"> </w:t>
      </w:r>
      <w:r w:rsidRPr="00ED5FE0">
        <w:rPr>
          <w:rFonts w:hint="eastAsia"/>
          <w:b/>
          <w:u w:val="single"/>
        </w:rPr>
        <w:t>確定情報」</w:t>
      </w:r>
      <w:r w:rsidRPr="00ED5FE0">
        <w:rPr>
          <w:rFonts w:hint="eastAsia"/>
          <w:color w:val="00B0F0"/>
          <w:sz w:val="20"/>
          <w:szCs w:val="22"/>
          <w:u w:val="single"/>
        </w:rPr>
        <w:t>/</w:t>
      </w:r>
      <w:r w:rsidRPr="00ED5FE0">
        <w:rPr>
          <w:color w:val="00B0F0"/>
          <w:sz w:val="20"/>
          <w:szCs w:val="22"/>
          <w:u w:val="single"/>
        </w:rPr>
        <w:t>Switch operation signal</w:t>
      </w:r>
      <w:r w:rsidRPr="00ED5FE0">
        <w:rPr>
          <w:rFonts w:hint="eastAsia"/>
          <w:color w:val="00B0F0"/>
          <w:sz w:val="20"/>
          <w:szCs w:val="22"/>
          <w:u w:val="single"/>
        </w:rPr>
        <w:t xml:space="preserve"> </w:t>
      </w:r>
      <w:r w:rsidRPr="00ED5FE0">
        <w:rPr>
          <w:color w:val="00B0F0"/>
          <w:sz w:val="20"/>
          <w:szCs w:val="22"/>
          <w:u w:val="single"/>
        </w:rPr>
        <w:t>valid information</w:t>
      </w:r>
    </w:p>
    <w:p w14:paraId="396DC18A" w14:textId="77777777" w:rsidR="00FE2C63" w:rsidRPr="00ED5FE0" w:rsidRDefault="00FE2C63" w:rsidP="00046FA5">
      <w:pPr>
        <w:rPr>
          <w:rFonts w:hint="eastAsia"/>
        </w:rPr>
      </w:pPr>
    </w:p>
    <w:p w14:paraId="42A68C9F" w14:textId="77777777" w:rsidR="006A58EC" w:rsidRPr="00AE2925" w:rsidRDefault="00FE2C63" w:rsidP="00FE2C63">
      <w:pPr>
        <w:ind w:firstLine="840"/>
        <w:rPr>
          <w:color w:val="000000"/>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6A58EC" w:rsidRPr="000274AB">
        <w:t>ZN11S26</w:t>
      </w:r>
    </w:p>
    <w:p w14:paraId="0A6D802A" w14:textId="77777777" w:rsidR="00FE2C63" w:rsidRPr="000274AB" w:rsidRDefault="00FE2C63" w:rsidP="00FE2C63">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25DA7AEA" w14:textId="77777777" w:rsidR="00FE2C63" w:rsidRPr="00ED5FE0" w:rsidRDefault="00FE2C63" w:rsidP="00FE2C63">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886"/>
        <w:gridCol w:w="3034"/>
      </w:tblGrid>
      <w:tr w:rsidR="00FE2C63" w:rsidRPr="00ED5FE0" w14:paraId="63349AEE" w14:textId="77777777" w:rsidTr="00C3351B">
        <w:trPr>
          <w:trHeight w:val="238"/>
          <w:jc w:val="center"/>
        </w:trPr>
        <w:tc>
          <w:tcPr>
            <w:tcW w:w="3886" w:type="dxa"/>
            <w:shd w:val="clear" w:color="auto" w:fill="auto"/>
            <w:tcMar>
              <w:top w:w="15" w:type="dxa"/>
              <w:left w:w="99" w:type="dxa"/>
              <w:bottom w:w="0" w:type="dxa"/>
              <w:right w:w="99" w:type="dxa"/>
            </w:tcMar>
            <w:hideMark/>
          </w:tcPr>
          <w:p w14:paraId="49AA2A90" w14:textId="77777777" w:rsidR="00FE2C63" w:rsidRPr="000274AB" w:rsidRDefault="00C3351B" w:rsidP="007270F3">
            <w:pPr>
              <w:ind w:leftChars="200" w:left="386"/>
            </w:pPr>
            <w:r w:rsidRPr="000274AB">
              <w:rPr>
                <w:b/>
                <w:bCs/>
              </w:rPr>
              <w:t>DM_SCVLD</w:t>
            </w:r>
          </w:p>
        </w:tc>
        <w:tc>
          <w:tcPr>
            <w:tcW w:w="3034" w:type="dxa"/>
            <w:shd w:val="clear" w:color="auto" w:fill="auto"/>
            <w:tcMar>
              <w:top w:w="15" w:type="dxa"/>
              <w:left w:w="99" w:type="dxa"/>
              <w:bottom w:w="0" w:type="dxa"/>
              <w:right w:w="99" w:type="dxa"/>
            </w:tcMar>
            <w:hideMark/>
          </w:tcPr>
          <w:p w14:paraId="202FC210" w14:textId="77777777" w:rsidR="00FE2C63" w:rsidRPr="00ED5FE0" w:rsidRDefault="00101B41" w:rsidP="007270F3">
            <w:pPr>
              <w:ind w:leftChars="200" w:left="386"/>
            </w:pPr>
            <w:r w:rsidRPr="00ED5FE0">
              <w:rPr>
                <w:b/>
                <w:bCs/>
              </w:rPr>
              <w:t>状態</w:t>
            </w:r>
            <w:r w:rsidRPr="00ED5FE0">
              <w:rPr>
                <w:rFonts w:hint="eastAsia"/>
                <w:b/>
                <w:bCs/>
              </w:rPr>
              <w:t xml:space="preserve"> </w:t>
            </w:r>
            <w:r w:rsidRPr="00ED5FE0">
              <w:rPr>
                <w:rFonts w:hint="eastAsia"/>
                <w:b/>
                <w:bCs/>
                <w:color w:val="00B0F0"/>
                <w:sz w:val="20"/>
                <w:szCs w:val="22"/>
              </w:rPr>
              <w:t>/ Status</w:t>
            </w:r>
          </w:p>
        </w:tc>
      </w:tr>
      <w:tr w:rsidR="00FE2C63" w:rsidRPr="00ED5FE0" w14:paraId="67DC039E" w14:textId="77777777" w:rsidTr="00C3351B">
        <w:trPr>
          <w:trHeight w:val="303"/>
          <w:jc w:val="center"/>
        </w:trPr>
        <w:tc>
          <w:tcPr>
            <w:tcW w:w="3886" w:type="dxa"/>
            <w:shd w:val="clear" w:color="auto" w:fill="auto"/>
            <w:tcMar>
              <w:top w:w="15" w:type="dxa"/>
              <w:left w:w="99" w:type="dxa"/>
              <w:bottom w:w="0" w:type="dxa"/>
              <w:right w:w="99" w:type="dxa"/>
            </w:tcMar>
            <w:hideMark/>
          </w:tcPr>
          <w:p w14:paraId="7428825C" w14:textId="77777777" w:rsidR="00FE2C63" w:rsidRPr="00ED5FE0" w:rsidRDefault="00FE2C63" w:rsidP="007270F3">
            <w:pPr>
              <w:ind w:leftChars="200" w:left="386"/>
            </w:pPr>
            <w:r w:rsidRPr="00ED5FE0">
              <w:t>0b</w:t>
            </w:r>
          </w:p>
        </w:tc>
        <w:tc>
          <w:tcPr>
            <w:tcW w:w="3034" w:type="dxa"/>
            <w:shd w:val="clear" w:color="auto" w:fill="auto"/>
            <w:tcMar>
              <w:top w:w="15" w:type="dxa"/>
              <w:left w:w="99" w:type="dxa"/>
              <w:bottom w:w="0" w:type="dxa"/>
              <w:right w:w="99" w:type="dxa"/>
            </w:tcMar>
            <w:hideMark/>
          </w:tcPr>
          <w:p w14:paraId="511E04D3" w14:textId="77777777" w:rsidR="003401CC" w:rsidRPr="00AE2925" w:rsidRDefault="001A4704" w:rsidP="003401CC">
            <w:pPr>
              <w:jc w:val="center"/>
              <w:rPr>
                <w:color w:val="000000"/>
              </w:rPr>
            </w:pPr>
            <w:r w:rsidRPr="00AE2925">
              <w:rPr>
                <w:rFonts w:hint="eastAsia"/>
                <w:color w:val="000000"/>
              </w:rPr>
              <w:t>無効</w:t>
            </w:r>
          </w:p>
          <w:p w14:paraId="07ABE0CE" w14:textId="77777777" w:rsidR="00FE2C63" w:rsidRPr="00AE2925" w:rsidRDefault="00FE2C63" w:rsidP="007270F3">
            <w:pPr>
              <w:jc w:val="center"/>
              <w:rPr>
                <w:color w:val="000000"/>
              </w:rPr>
            </w:pPr>
          </w:p>
        </w:tc>
      </w:tr>
      <w:tr w:rsidR="00FE2C63" w:rsidRPr="00CD09A9" w14:paraId="2493D601" w14:textId="77777777" w:rsidTr="00C3351B">
        <w:trPr>
          <w:trHeight w:val="281"/>
          <w:jc w:val="center"/>
        </w:trPr>
        <w:tc>
          <w:tcPr>
            <w:tcW w:w="3886" w:type="dxa"/>
            <w:shd w:val="clear" w:color="auto" w:fill="auto"/>
            <w:tcMar>
              <w:top w:w="15" w:type="dxa"/>
              <w:left w:w="99" w:type="dxa"/>
              <w:bottom w:w="0" w:type="dxa"/>
              <w:right w:w="99" w:type="dxa"/>
            </w:tcMar>
            <w:hideMark/>
          </w:tcPr>
          <w:p w14:paraId="7E83BADB" w14:textId="77777777" w:rsidR="00FE2C63" w:rsidRPr="00ED5FE0" w:rsidRDefault="00FE2C63" w:rsidP="007270F3">
            <w:pPr>
              <w:ind w:leftChars="200" w:left="386"/>
            </w:pPr>
            <w:r w:rsidRPr="00ED5FE0">
              <w:rPr>
                <w:rFonts w:hint="eastAsia"/>
              </w:rPr>
              <w:t>1b</w:t>
            </w:r>
          </w:p>
        </w:tc>
        <w:tc>
          <w:tcPr>
            <w:tcW w:w="3034" w:type="dxa"/>
            <w:shd w:val="clear" w:color="auto" w:fill="auto"/>
            <w:tcMar>
              <w:top w:w="15" w:type="dxa"/>
              <w:left w:w="99" w:type="dxa"/>
              <w:bottom w:w="0" w:type="dxa"/>
              <w:right w:w="99" w:type="dxa"/>
            </w:tcMar>
            <w:hideMark/>
          </w:tcPr>
          <w:p w14:paraId="1EA46A6F" w14:textId="77777777" w:rsidR="00FE2C63" w:rsidRPr="00AE2925" w:rsidRDefault="001A4704" w:rsidP="003401CC">
            <w:pPr>
              <w:jc w:val="center"/>
              <w:rPr>
                <w:rFonts w:hint="eastAsia"/>
                <w:color w:val="000000"/>
              </w:rPr>
            </w:pPr>
            <w:r w:rsidRPr="00AE2925">
              <w:rPr>
                <w:rFonts w:hint="eastAsia"/>
                <w:color w:val="000000"/>
              </w:rPr>
              <w:t>有効</w:t>
            </w:r>
          </w:p>
        </w:tc>
      </w:tr>
    </w:tbl>
    <w:p w14:paraId="5685A83F" w14:textId="77777777" w:rsidR="009113BB" w:rsidRPr="00CD09A9" w:rsidRDefault="009113BB" w:rsidP="00A57805">
      <w:pPr>
        <w:ind w:firstLine="840"/>
      </w:pPr>
    </w:p>
    <w:p w14:paraId="60946874" w14:textId="77777777" w:rsidR="00FE2C63" w:rsidRPr="000274AB" w:rsidRDefault="00FE2C63" w:rsidP="00FE2C63">
      <w:pPr>
        <w:ind w:firstLine="840"/>
        <w:rPr>
          <w:rFonts w:hint="eastAsia"/>
          <w:szCs w:val="21"/>
        </w:rPr>
      </w:pPr>
      <w:r w:rsidRPr="00CD09A9">
        <w:rPr>
          <w:rFonts w:hint="eastAsia"/>
          <w:szCs w:val="21"/>
        </w:rPr>
        <w:t>【メッセージラ</w:t>
      </w:r>
      <w:r w:rsidRPr="00CB5565">
        <w:rPr>
          <w:rFonts w:hint="eastAsia"/>
          <w:szCs w:val="21"/>
        </w:rPr>
        <w:t>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6A58EC" w:rsidRPr="000274AB">
        <w:t>ZN11S26</w:t>
      </w:r>
    </w:p>
    <w:p w14:paraId="387815BD" w14:textId="77777777" w:rsidR="00FE2C63" w:rsidRPr="000274AB" w:rsidRDefault="00FE2C63" w:rsidP="00FE2C63">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71E6C734" w14:textId="77777777" w:rsidR="00FE2C63" w:rsidRPr="00ED5FE0" w:rsidRDefault="00FE2C63" w:rsidP="00FE2C63">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886"/>
        <w:gridCol w:w="3034"/>
      </w:tblGrid>
      <w:tr w:rsidR="00FE2C63" w:rsidRPr="00ED5FE0" w14:paraId="2BB6ADD0" w14:textId="77777777" w:rsidTr="00C3351B">
        <w:trPr>
          <w:trHeight w:val="238"/>
          <w:jc w:val="center"/>
        </w:trPr>
        <w:tc>
          <w:tcPr>
            <w:tcW w:w="3886" w:type="dxa"/>
            <w:shd w:val="clear" w:color="auto" w:fill="auto"/>
            <w:tcMar>
              <w:top w:w="15" w:type="dxa"/>
              <w:left w:w="99" w:type="dxa"/>
              <w:bottom w:w="0" w:type="dxa"/>
              <w:right w:w="99" w:type="dxa"/>
            </w:tcMar>
            <w:hideMark/>
          </w:tcPr>
          <w:p w14:paraId="3D750409" w14:textId="77777777" w:rsidR="00FE2C63" w:rsidRPr="000274AB" w:rsidRDefault="00C3351B" w:rsidP="007270F3">
            <w:pPr>
              <w:ind w:leftChars="200" w:left="386"/>
            </w:pPr>
            <w:r w:rsidRPr="000274AB">
              <w:rPr>
                <w:b/>
                <w:bCs/>
              </w:rPr>
              <w:t>DM_PVLD</w:t>
            </w:r>
          </w:p>
        </w:tc>
        <w:tc>
          <w:tcPr>
            <w:tcW w:w="3034" w:type="dxa"/>
            <w:shd w:val="clear" w:color="auto" w:fill="auto"/>
            <w:tcMar>
              <w:top w:w="15" w:type="dxa"/>
              <w:left w:w="99" w:type="dxa"/>
              <w:bottom w:w="0" w:type="dxa"/>
              <w:right w:w="99" w:type="dxa"/>
            </w:tcMar>
            <w:hideMark/>
          </w:tcPr>
          <w:p w14:paraId="4D28A7B5" w14:textId="77777777" w:rsidR="00FE2C63" w:rsidRPr="00ED5FE0" w:rsidRDefault="00101B41" w:rsidP="007270F3">
            <w:pPr>
              <w:ind w:leftChars="200" w:left="386"/>
            </w:pPr>
            <w:r w:rsidRPr="00ED5FE0">
              <w:rPr>
                <w:b/>
                <w:bCs/>
              </w:rPr>
              <w:t>状態</w:t>
            </w:r>
            <w:r w:rsidRPr="00ED5FE0">
              <w:rPr>
                <w:rFonts w:hint="eastAsia"/>
                <w:b/>
                <w:bCs/>
              </w:rPr>
              <w:t xml:space="preserve"> </w:t>
            </w:r>
            <w:r w:rsidRPr="00ED5FE0">
              <w:rPr>
                <w:rFonts w:hint="eastAsia"/>
                <w:b/>
                <w:bCs/>
                <w:color w:val="00B0F0"/>
                <w:sz w:val="20"/>
                <w:szCs w:val="22"/>
              </w:rPr>
              <w:t>/ Status</w:t>
            </w:r>
          </w:p>
        </w:tc>
      </w:tr>
      <w:tr w:rsidR="00FE2C63" w:rsidRPr="00ED5FE0" w14:paraId="1AF1512E" w14:textId="77777777" w:rsidTr="00C3351B">
        <w:trPr>
          <w:trHeight w:val="303"/>
          <w:jc w:val="center"/>
        </w:trPr>
        <w:tc>
          <w:tcPr>
            <w:tcW w:w="3886" w:type="dxa"/>
            <w:shd w:val="clear" w:color="auto" w:fill="auto"/>
            <w:tcMar>
              <w:top w:w="15" w:type="dxa"/>
              <w:left w:w="99" w:type="dxa"/>
              <w:bottom w:w="0" w:type="dxa"/>
              <w:right w:w="99" w:type="dxa"/>
            </w:tcMar>
            <w:hideMark/>
          </w:tcPr>
          <w:p w14:paraId="1A36BCFC" w14:textId="77777777" w:rsidR="00FE2C63" w:rsidRPr="00ED5FE0" w:rsidRDefault="00FE2C63" w:rsidP="007270F3">
            <w:pPr>
              <w:ind w:leftChars="200" w:left="386"/>
            </w:pPr>
            <w:r w:rsidRPr="00ED5FE0">
              <w:t>0b</w:t>
            </w:r>
          </w:p>
        </w:tc>
        <w:tc>
          <w:tcPr>
            <w:tcW w:w="3034" w:type="dxa"/>
            <w:shd w:val="clear" w:color="auto" w:fill="auto"/>
            <w:tcMar>
              <w:top w:w="15" w:type="dxa"/>
              <w:left w:w="99" w:type="dxa"/>
              <w:bottom w:w="0" w:type="dxa"/>
              <w:right w:w="99" w:type="dxa"/>
            </w:tcMar>
            <w:hideMark/>
          </w:tcPr>
          <w:p w14:paraId="40FCE0C5" w14:textId="77777777" w:rsidR="003401CC" w:rsidRPr="00AE2925" w:rsidRDefault="001A4704" w:rsidP="003401CC">
            <w:pPr>
              <w:jc w:val="center"/>
              <w:rPr>
                <w:color w:val="000000"/>
              </w:rPr>
            </w:pPr>
            <w:r w:rsidRPr="00AE2925">
              <w:rPr>
                <w:rFonts w:hint="eastAsia"/>
                <w:color w:val="000000"/>
              </w:rPr>
              <w:t>無効</w:t>
            </w:r>
          </w:p>
          <w:p w14:paraId="4047BB82" w14:textId="77777777" w:rsidR="00FE2C63" w:rsidRPr="00AE2925" w:rsidRDefault="00FE2C63" w:rsidP="007270F3">
            <w:pPr>
              <w:jc w:val="center"/>
              <w:rPr>
                <w:color w:val="000000"/>
              </w:rPr>
            </w:pPr>
          </w:p>
        </w:tc>
      </w:tr>
      <w:tr w:rsidR="00FE2C63" w:rsidRPr="00ED5FE0" w14:paraId="013EAB6C" w14:textId="77777777" w:rsidTr="00C3351B">
        <w:trPr>
          <w:trHeight w:val="281"/>
          <w:jc w:val="center"/>
        </w:trPr>
        <w:tc>
          <w:tcPr>
            <w:tcW w:w="3886" w:type="dxa"/>
            <w:shd w:val="clear" w:color="auto" w:fill="auto"/>
            <w:tcMar>
              <w:top w:w="15" w:type="dxa"/>
              <w:left w:w="99" w:type="dxa"/>
              <w:bottom w:w="0" w:type="dxa"/>
              <w:right w:w="99" w:type="dxa"/>
            </w:tcMar>
            <w:hideMark/>
          </w:tcPr>
          <w:p w14:paraId="36C41B37" w14:textId="77777777" w:rsidR="00FE2C63" w:rsidRPr="00ED5FE0" w:rsidRDefault="00FE2C63" w:rsidP="007270F3">
            <w:pPr>
              <w:ind w:leftChars="200" w:left="386"/>
            </w:pPr>
            <w:r w:rsidRPr="00ED5FE0">
              <w:rPr>
                <w:rFonts w:hint="eastAsia"/>
              </w:rPr>
              <w:t>1b</w:t>
            </w:r>
          </w:p>
        </w:tc>
        <w:tc>
          <w:tcPr>
            <w:tcW w:w="3034" w:type="dxa"/>
            <w:shd w:val="clear" w:color="auto" w:fill="auto"/>
            <w:tcMar>
              <w:top w:w="15" w:type="dxa"/>
              <w:left w:w="99" w:type="dxa"/>
              <w:bottom w:w="0" w:type="dxa"/>
              <w:right w:w="99" w:type="dxa"/>
            </w:tcMar>
            <w:hideMark/>
          </w:tcPr>
          <w:p w14:paraId="1C54EE17" w14:textId="77777777" w:rsidR="00FE2C63" w:rsidRPr="00AE2925" w:rsidRDefault="001A4704" w:rsidP="003401CC">
            <w:pPr>
              <w:jc w:val="center"/>
              <w:rPr>
                <w:color w:val="000000"/>
              </w:rPr>
            </w:pPr>
            <w:r w:rsidRPr="00AE2925">
              <w:rPr>
                <w:rFonts w:hint="eastAsia"/>
                <w:color w:val="000000"/>
              </w:rPr>
              <w:t>有効</w:t>
            </w:r>
          </w:p>
        </w:tc>
      </w:tr>
    </w:tbl>
    <w:p w14:paraId="5C42F126" w14:textId="77777777" w:rsidR="00FE2C63" w:rsidRPr="00ED5FE0" w:rsidRDefault="00FE2C63" w:rsidP="00A57805">
      <w:pPr>
        <w:ind w:firstLine="840"/>
      </w:pPr>
    </w:p>
    <w:p w14:paraId="0F2A3160" w14:textId="77777777" w:rsidR="00FE2C63" w:rsidRPr="00ED5FE0" w:rsidRDefault="00FE2C63" w:rsidP="00FE2C63">
      <w:pPr>
        <w:ind w:firstLine="840"/>
        <w:rPr>
          <w:rFonts w:hint="eastAsia"/>
          <w:szCs w:val="21"/>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szCs w:val="21"/>
        </w:rPr>
        <w:t>】</w:t>
      </w:r>
      <w:r w:rsidR="006A58EC" w:rsidRPr="000274AB">
        <w:t>ZN11S26</w:t>
      </w:r>
    </w:p>
    <w:p w14:paraId="60B4E466" w14:textId="77777777" w:rsidR="00FE2C63" w:rsidRPr="000274AB" w:rsidRDefault="00FE2C63" w:rsidP="00FE2C63">
      <w:pPr>
        <w:ind w:firstLine="840"/>
        <w:rPr>
          <w:rFonts w:hint="eastAsia"/>
          <w:szCs w:val="21"/>
        </w:rPr>
      </w:pPr>
      <w:r w:rsidRPr="00ED5FE0">
        <w:rPr>
          <w:rFonts w:hint="eastAsia"/>
          <w:szCs w:val="21"/>
        </w:rPr>
        <w:t>【</w:t>
      </w:r>
      <w:r w:rsidRPr="00ED5FE0">
        <w:rPr>
          <w:rFonts w:hint="eastAsia"/>
          <w:szCs w:val="21"/>
        </w:rPr>
        <w:t>CAN-ID</w:t>
      </w:r>
      <w:r w:rsidRPr="00ED5FE0">
        <w:rPr>
          <w:rFonts w:hint="eastAsia"/>
          <w:szCs w:val="21"/>
        </w:rPr>
        <w:t>】</w:t>
      </w:r>
      <w:r w:rsidR="006A58EC" w:rsidRPr="000274AB">
        <w:t>36A</w:t>
      </w:r>
      <w:r w:rsidR="00D74FF4" w:rsidRPr="00AE2925">
        <w:rPr>
          <w:color w:val="000000"/>
          <w:szCs w:val="21"/>
        </w:rPr>
        <w:t>h</w:t>
      </w:r>
    </w:p>
    <w:p w14:paraId="16AB038F" w14:textId="77777777" w:rsidR="00FE2C63" w:rsidRPr="00ED5FE0" w:rsidRDefault="00FE2C63" w:rsidP="00FE2C63">
      <w:pPr>
        <w:ind w:firstLine="840"/>
      </w:pPr>
      <w:r w:rsidRPr="00ED5FE0">
        <w:rPr>
          <w:rFonts w:hint="eastAsia"/>
          <w:szCs w:val="21"/>
        </w:rPr>
        <w:t>【初期値</w:t>
      </w:r>
      <w:r w:rsidRPr="00ED5FE0">
        <w:rPr>
          <w:rFonts w:hint="eastAsia"/>
          <w:color w:val="00B0F0"/>
          <w:sz w:val="20"/>
          <w:szCs w:val="20"/>
        </w:rPr>
        <w:t>Initial value</w:t>
      </w:r>
      <w:r w:rsidRPr="00ED5FE0">
        <w:rPr>
          <w:rFonts w:hint="eastAsia"/>
          <w:szCs w:val="21"/>
        </w:rPr>
        <w:t>】</w:t>
      </w:r>
      <w:r w:rsidRPr="00ED5FE0">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2892"/>
      </w:tblGrid>
      <w:tr w:rsidR="00FE2C63" w:rsidRPr="00ED5FE0" w14:paraId="4086E857" w14:textId="77777777" w:rsidTr="005B07F6">
        <w:trPr>
          <w:trHeight w:val="238"/>
          <w:jc w:val="center"/>
        </w:trPr>
        <w:tc>
          <w:tcPr>
            <w:tcW w:w="4028" w:type="dxa"/>
            <w:shd w:val="clear" w:color="auto" w:fill="auto"/>
            <w:tcMar>
              <w:top w:w="15" w:type="dxa"/>
              <w:left w:w="99" w:type="dxa"/>
              <w:bottom w:w="0" w:type="dxa"/>
              <w:right w:w="99" w:type="dxa"/>
            </w:tcMar>
            <w:hideMark/>
          </w:tcPr>
          <w:p w14:paraId="39B44B02" w14:textId="77777777" w:rsidR="00FE2C63" w:rsidRPr="000274AB" w:rsidRDefault="005B07F6" w:rsidP="007270F3">
            <w:pPr>
              <w:ind w:leftChars="200" w:left="386"/>
            </w:pPr>
            <w:r w:rsidRPr="000274AB">
              <w:rPr>
                <w:b/>
                <w:bCs/>
              </w:rPr>
              <w:t>D</w:t>
            </w:r>
            <w:r w:rsidR="00C3351B" w:rsidRPr="000274AB">
              <w:rPr>
                <w:b/>
                <w:bCs/>
              </w:rPr>
              <w:t>M_MVLD</w:t>
            </w:r>
          </w:p>
        </w:tc>
        <w:tc>
          <w:tcPr>
            <w:tcW w:w="2892" w:type="dxa"/>
            <w:shd w:val="clear" w:color="auto" w:fill="auto"/>
            <w:tcMar>
              <w:top w:w="15" w:type="dxa"/>
              <w:left w:w="99" w:type="dxa"/>
              <w:bottom w:w="0" w:type="dxa"/>
              <w:right w:w="99" w:type="dxa"/>
            </w:tcMar>
            <w:hideMark/>
          </w:tcPr>
          <w:p w14:paraId="54AE5F32" w14:textId="77777777" w:rsidR="00FE2C63" w:rsidRPr="00ED5FE0" w:rsidRDefault="00101B41" w:rsidP="007270F3">
            <w:pPr>
              <w:ind w:leftChars="200" w:left="386"/>
            </w:pPr>
            <w:r w:rsidRPr="00ED5FE0">
              <w:rPr>
                <w:b/>
                <w:bCs/>
              </w:rPr>
              <w:t>状態</w:t>
            </w:r>
            <w:r w:rsidRPr="00ED5FE0">
              <w:rPr>
                <w:rFonts w:hint="eastAsia"/>
                <w:b/>
                <w:bCs/>
              </w:rPr>
              <w:t xml:space="preserve"> </w:t>
            </w:r>
            <w:r w:rsidRPr="00ED5FE0">
              <w:rPr>
                <w:rFonts w:hint="eastAsia"/>
                <w:b/>
                <w:bCs/>
                <w:color w:val="00B0F0"/>
                <w:sz w:val="20"/>
                <w:szCs w:val="22"/>
              </w:rPr>
              <w:t>/ Status</w:t>
            </w:r>
          </w:p>
        </w:tc>
      </w:tr>
      <w:tr w:rsidR="00FE2C63" w:rsidRPr="00ED5FE0" w14:paraId="25004133" w14:textId="77777777" w:rsidTr="005B07F6">
        <w:trPr>
          <w:trHeight w:val="303"/>
          <w:jc w:val="center"/>
        </w:trPr>
        <w:tc>
          <w:tcPr>
            <w:tcW w:w="4028" w:type="dxa"/>
            <w:shd w:val="clear" w:color="auto" w:fill="auto"/>
            <w:tcMar>
              <w:top w:w="15" w:type="dxa"/>
              <w:left w:w="99" w:type="dxa"/>
              <w:bottom w:w="0" w:type="dxa"/>
              <w:right w:w="99" w:type="dxa"/>
            </w:tcMar>
            <w:hideMark/>
          </w:tcPr>
          <w:p w14:paraId="128C3005" w14:textId="77777777" w:rsidR="00FE2C63" w:rsidRPr="00ED5FE0" w:rsidRDefault="00FE2C63" w:rsidP="007270F3">
            <w:pPr>
              <w:ind w:leftChars="200" w:left="386"/>
            </w:pPr>
            <w:r w:rsidRPr="00ED5FE0">
              <w:t>0b</w:t>
            </w:r>
          </w:p>
        </w:tc>
        <w:tc>
          <w:tcPr>
            <w:tcW w:w="2892" w:type="dxa"/>
            <w:shd w:val="clear" w:color="auto" w:fill="auto"/>
            <w:tcMar>
              <w:top w:w="15" w:type="dxa"/>
              <w:left w:w="99" w:type="dxa"/>
              <w:bottom w:w="0" w:type="dxa"/>
              <w:right w:w="99" w:type="dxa"/>
            </w:tcMar>
            <w:hideMark/>
          </w:tcPr>
          <w:p w14:paraId="271ADE33" w14:textId="77777777" w:rsidR="003401CC" w:rsidRPr="00AE2925" w:rsidRDefault="001A4704" w:rsidP="003401CC">
            <w:pPr>
              <w:jc w:val="center"/>
              <w:rPr>
                <w:color w:val="000000"/>
              </w:rPr>
            </w:pPr>
            <w:r w:rsidRPr="00AE2925">
              <w:rPr>
                <w:rFonts w:hint="eastAsia"/>
                <w:color w:val="000000"/>
              </w:rPr>
              <w:t>無効</w:t>
            </w:r>
          </w:p>
          <w:p w14:paraId="4CCB0EB6" w14:textId="77777777" w:rsidR="00FE2C63" w:rsidRPr="00AE2925" w:rsidRDefault="00FE2C63" w:rsidP="007270F3">
            <w:pPr>
              <w:jc w:val="center"/>
              <w:rPr>
                <w:color w:val="000000"/>
              </w:rPr>
            </w:pPr>
          </w:p>
        </w:tc>
      </w:tr>
      <w:tr w:rsidR="00FE2C63" w:rsidRPr="00CD09A9" w14:paraId="7E942010" w14:textId="77777777" w:rsidTr="005B07F6">
        <w:trPr>
          <w:trHeight w:val="281"/>
          <w:jc w:val="center"/>
        </w:trPr>
        <w:tc>
          <w:tcPr>
            <w:tcW w:w="4028" w:type="dxa"/>
            <w:shd w:val="clear" w:color="auto" w:fill="auto"/>
            <w:tcMar>
              <w:top w:w="15" w:type="dxa"/>
              <w:left w:w="99" w:type="dxa"/>
              <w:bottom w:w="0" w:type="dxa"/>
              <w:right w:w="99" w:type="dxa"/>
            </w:tcMar>
            <w:hideMark/>
          </w:tcPr>
          <w:p w14:paraId="15D1F648" w14:textId="77777777" w:rsidR="00FE2C63" w:rsidRPr="00ED5FE0" w:rsidRDefault="00FE2C63" w:rsidP="007270F3">
            <w:pPr>
              <w:ind w:leftChars="200" w:left="386"/>
            </w:pPr>
            <w:r w:rsidRPr="00ED5FE0">
              <w:rPr>
                <w:rFonts w:hint="eastAsia"/>
              </w:rPr>
              <w:t>1b</w:t>
            </w:r>
          </w:p>
        </w:tc>
        <w:tc>
          <w:tcPr>
            <w:tcW w:w="2892" w:type="dxa"/>
            <w:shd w:val="clear" w:color="auto" w:fill="auto"/>
            <w:tcMar>
              <w:top w:w="15" w:type="dxa"/>
              <w:left w:w="99" w:type="dxa"/>
              <w:bottom w:w="0" w:type="dxa"/>
              <w:right w:w="99" w:type="dxa"/>
            </w:tcMar>
            <w:hideMark/>
          </w:tcPr>
          <w:p w14:paraId="32E1D6D6" w14:textId="77777777" w:rsidR="003401CC" w:rsidRPr="00AE2925" w:rsidRDefault="001A4704" w:rsidP="003401CC">
            <w:pPr>
              <w:jc w:val="center"/>
              <w:rPr>
                <w:color w:val="000000"/>
              </w:rPr>
            </w:pPr>
            <w:r w:rsidRPr="00AE2925">
              <w:rPr>
                <w:rFonts w:hint="eastAsia"/>
                <w:color w:val="000000"/>
              </w:rPr>
              <w:t>有効</w:t>
            </w:r>
          </w:p>
          <w:p w14:paraId="1CFBAFCD" w14:textId="77777777" w:rsidR="00FE2C63" w:rsidRPr="00AE2925" w:rsidRDefault="00FE2C63" w:rsidP="007270F3">
            <w:pPr>
              <w:jc w:val="center"/>
              <w:rPr>
                <w:color w:val="000000"/>
              </w:rPr>
            </w:pPr>
          </w:p>
        </w:tc>
      </w:tr>
    </w:tbl>
    <w:p w14:paraId="139F08CA" w14:textId="77777777" w:rsidR="00FE2C63" w:rsidRPr="00CD09A9" w:rsidRDefault="00FE2C63" w:rsidP="00A57805">
      <w:pPr>
        <w:ind w:firstLine="840"/>
      </w:pPr>
    </w:p>
    <w:p w14:paraId="5720F457" w14:textId="77777777" w:rsidR="00FE2C63" w:rsidRPr="00CD09A9" w:rsidRDefault="00FE2C63" w:rsidP="00A57805">
      <w:pPr>
        <w:ind w:firstLine="840"/>
        <w:rPr>
          <w:rFonts w:hint="eastAsia"/>
        </w:rPr>
      </w:pPr>
    </w:p>
    <w:p w14:paraId="264A87F9" w14:textId="77777777" w:rsidR="00CD6422" w:rsidRPr="00710CD0" w:rsidRDefault="00CD6422" w:rsidP="00CC17EE">
      <w:pPr>
        <w:pStyle w:val="Heading3"/>
        <w:rPr>
          <w:rFonts w:hint="eastAsia"/>
          <w:sz w:val="20"/>
          <w:szCs w:val="22"/>
        </w:rPr>
      </w:pPr>
      <w:bookmarkStart w:id="114" w:name="_Ref166745783"/>
      <w:bookmarkStart w:id="115" w:name="_Toc166748992"/>
      <w:bookmarkStart w:id="116" w:name="_Toc207119737"/>
      <w:r w:rsidRPr="00CD09A9">
        <w:rPr>
          <w:rFonts w:hint="eastAsia"/>
        </w:rPr>
        <w:t>CAN</w:t>
      </w:r>
      <w:r w:rsidRPr="00CD09A9">
        <w:rPr>
          <w:rFonts w:hint="eastAsia"/>
        </w:rPr>
        <w:t>入力信号処理（</w:t>
      </w:r>
      <w:r w:rsidRPr="00CD09A9">
        <w:rPr>
          <w:rFonts w:hint="eastAsia"/>
        </w:rPr>
        <w:t>D</w:t>
      </w:r>
      <w:r w:rsidRPr="00CD09A9">
        <w:t>MS</w:t>
      </w:r>
      <w:r w:rsidR="00003F6E" w:rsidRPr="00CD09A9">
        <w:rPr>
          <w:rFonts w:hint="eastAsia"/>
        </w:rPr>
        <w:t>ソフトスイッ</w:t>
      </w:r>
      <w:r w:rsidR="00003F6E" w:rsidRPr="000274AB">
        <w:rPr>
          <w:rFonts w:hint="eastAsia"/>
        </w:rPr>
        <w:t>チ</w:t>
      </w:r>
      <w:r w:rsidR="00A57805" w:rsidRPr="000274AB">
        <w:rPr>
          <w:rFonts w:hint="eastAsia"/>
        </w:rPr>
        <w:t xml:space="preserve"> </w:t>
      </w:r>
      <w:r w:rsidR="00DC324D" w:rsidRPr="000274AB">
        <w:t>19ePFv3</w:t>
      </w:r>
      <w:r w:rsidRPr="00CD09A9">
        <w:rPr>
          <w:rFonts w:hint="eastAsia"/>
        </w:rPr>
        <w:t>）</w:t>
      </w:r>
      <w:r w:rsidRPr="00710CD0">
        <w:rPr>
          <w:rFonts w:hint="eastAsia"/>
          <w:color w:val="00B0F0"/>
          <w:sz w:val="20"/>
          <w:szCs w:val="22"/>
        </w:rPr>
        <w:t>/ P</w:t>
      </w:r>
      <w:r w:rsidRPr="00710CD0">
        <w:rPr>
          <w:rFonts w:hint="eastAsia"/>
          <w:noProof/>
          <w:color w:val="00B0F0"/>
          <w:sz w:val="20"/>
          <w:szCs w:val="22"/>
        </w:rPr>
        <w:t>rocess order of CAN input signals (</w:t>
      </w:r>
      <w:r w:rsidRPr="00710CD0">
        <w:rPr>
          <w:rFonts w:hint="eastAsia"/>
          <w:color w:val="00B0F0"/>
          <w:sz w:val="20"/>
          <w:szCs w:val="22"/>
        </w:rPr>
        <w:t>for DMS</w:t>
      </w:r>
      <w:r w:rsidRPr="00710CD0">
        <w:rPr>
          <w:color w:val="00B0F0"/>
          <w:sz w:val="20"/>
          <w:szCs w:val="22"/>
        </w:rPr>
        <w:t xml:space="preserve"> software switc</w:t>
      </w:r>
      <w:r w:rsidRPr="000D218D">
        <w:rPr>
          <w:color w:val="00B0F0"/>
          <w:sz w:val="20"/>
          <w:szCs w:val="22"/>
        </w:rPr>
        <w:t>h</w:t>
      </w:r>
      <w:r w:rsidR="00A57805" w:rsidRPr="000D218D">
        <w:rPr>
          <w:color w:val="00B0F0"/>
          <w:sz w:val="20"/>
          <w:szCs w:val="22"/>
        </w:rPr>
        <w:t xml:space="preserve"> </w:t>
      </w:r>
      <w:r w:rsidR="00DC324D" w:rsidRPr="000D218D">
        <w:rPr>
          <w:color w:val="00B0F0"/>
          <w:sz w:val="20"/>
          <w:szCs w:val="22"/>
        </w:rPr>
        <w:t>19ePFv3</w:t>
      </w:r>
      <w:r w:rsidRPr="000D218D">
        <w:rPr>
          <w:rFonts w:hint="eastAsia"/>
          <w:color w:val="00B0F0"/>
          <w:sz w:val="20"/>
          <w:szCs w:val="22"/>
        </w:rPr>
        <w:t>)</w:t>
      </w:r>
      <w:bookmarkEnd w:id="114"/>
      <w:bookmarkEnd w:id="115"/>
      <w:bookmarkEnd w:id="116"/>
    </w:p>
    <w:p w14:paraId="144F112F" w14:textId="77777777" w:rsidR="00CD6422" w:rsidRPr="00CD09A9" w:rsidRDefault="00CD6422" w:rsidP="004B59DB"/>
    <w:p w14:paraId="3852F49E" w14:textId="77777777" w:rsidR="009113BB" w:rsidRPr="00CD09A9" w:rsidRDefault="009113BB" w:rsidP="00FE2C63">
      <w:pPr>
        <w:ind w:leftChars="200" w:left="581" w:hangingChars="101" w:hanging="195"/>
        <w:rPr>
          <w:rFonts w:hint="eastAsia"/>
          <w:b/>
        </w:rPr>
      </w:pPr>
      <w:r w:rsidRPr="00CD09A9">
        <w:rPr>
          <w:rFonts w:hint="eastAsia"/>
        </w:rPr>
        <w:t>・</w:t>
      </w:r>
      <w:r w:rsidR="00DF7293" w:rsidRPr="00A33C45">
        <w:fldChar w:fldCharType="begin"/>
      </w:r>
      <w:r w:rsidR="00DF7293" w:rsidRPr="00A33C45">
        <w:instrText xml:space="preserve"> REF _Ref100571087 \r \h </w:instrText>
      </w:r>
      <w:r w:rsidR="00DF7293" w:rsidRPr="00A33C45">
        <w:instrText xml:space="preserve"> \* MERGEFORMAT </w:instrText>
      </w:r>
      <w:r w:rsidR="00DF7293" w:rsidRPr="00A33C45">
        <w:fldChar w:fldCharType="separate"/>
      </w:r>
      <w:r w:rsidR="00336074" w:rsidRPr="00A33C45">
        <w:t>2.1.5</w:t>
      </w:r>
      <w:r w:rsidR="00DF7293" w:rsidRPr="00A33C45">
        <w:fldChar w:fldCharType="end"/>
      </w:r>
      <w:r w:rsidR="00683CF0" w:rsidRPr="00A33C45">
        <w:rPr>
          <w:rFonts w:hint="eastAsia"/>
        </w:rPr>
        <w:t>に記載</w:t>
      </w:r>
      <w:r w:rsidR="00683CF0" w:rsidRPr="00CD09A9">
        <w:rPr>
          <w:rFonts w:hint="eastAsia"/>
        </w:rPr>
        <w:t>の</w:t>
      </w:r>
      <w:r w:rsidR="00683CF0" w:rsidRPr="00CD09A9">
        <w:rPr>
          <w:rFonts w:hint="eastAsia"/>
          <w:bCs/>
        </w:rPr>
        <w:t>B_DMINF</w:t>
      </w:r>
      <w:r w:rsidR="00683CF0" w:rsidRPr="00CD09A9">
        <w:rPr>
          <w:bCs/>
        </w:rPr>
        <w:t>3</w:t>
      </w:r>
      <w:r w:rsidR="00683CF0" w:rsidRPr="00CD09A9">
        <w:rPr>
          <w:rFonts w:hint="eastAsia"/>
          <w:bCs/>
        </w:rPr>
        <w:t>および</w:t>
      </w:r>
      <w:r w:rsidR="00683CF0" w:rsidRPr="00CD09A9">
        <w:rPr>
          <w:rFonts w:hint="eastAsia"/>
          <w:bCs/>
        </w:rPr>
        <w:t>B_DM</w:t>
      </w:r>
      <w:r w:rsidR="00683CF0" w:rsidRPr="00CD09A9">
        <w:rPr>
          <w:bCs/>
        </w:rPr>
        <w:t>SSFT</w:t>
      </w:r>
      <w:r w:rsidR="00683CF0" w:rsidRPr="00CD09A9">
        <w:rPr>
          <w:rFonts w:hint="eastAsia"/>
          <w:bCs/>
        </w:rPr>
        <w:t>は</w:t>
      </w:r>
      <w:r w:rsidRPr="00CD09A9">
        <w:rPr>
          <w:rFonts w:hint="eastAsia"/>
        </w:rPr>
        <w:t>、パワトレ</w:t>
      </w:r>
      <w:r w:rsidRPr="00CD09A9">
        <w:rPr>
          <w:rFonts w:hint="eastAsia"/>
        </w:rPr>
        <w:t>ECU</w:t>
      </w:r>
      <w:r w:rsidRPr="00CD09A9">
        <w:rPr>
          <w:rFonts w:hint="eastAsia"/>
        </w:rPr>
        <w:t>から</w:t>
      </w:r>
      <w:r w:rsidRPr="00CD09A9">
        <w:rPr>
          <w:rFonts w:hint="eastAsia"/>
        </w:rPr>
        <w:t>IG ON</w:t>
      </w:r>
      <w:r w:rsidRPr="00CD09A9">
        <w:rPr>
          <w:rFonts w:hint="eastAsia"/>
        </w:rPr>
        <w:t>以降定期送信が行われる。</w:t>
      </w:r>
      <w:r w:rsidR="00683CF0" w:rsidRPr="00CD09A9">
        <w:rPr>
          <w:rFonts w:hint="eastAsia"/>
        </w:rPr>
        <w:t>また</w:t>
      </w:r>
      <w:r w:rsidR="007809EF" w:rsidRPr="00CD09A9">
        <w:rPr>
          <w:rFonts w:hint="eastAsia"/>
        </w:rPr>
        <w:t>、</w:t>
      </w:r>
      <w:r w:rsidR="00BC027E" w:rsidRPr="00CD09A9">
        <w:rPr>
          <w:rFonts w:hint="eastAsia"/>
          <w:b/>
        </w:rPr>
        <w:t>「</w:t>
      </w:r>
      <w:r w:rsidR="000C4EE3" w:rsidRPr="00CD09A9">
        <w:rPr>
          <w:b/>
        </w:rPr>
        <w:t>SW</w:t>
      </w:r>
      <w:r w:rsidR="000C4EE3" w:rsidRPr="00CD09A9">
        <w:rPr>
          <w:rFonts w:hint="eastAsia"/>
          <w:b/>
        </w:rPr>
        <w:t>操作信号</w:t>
      </w:r>
      <w:r w:rsidR="00BC027E" w:rsidRPr="00CD09A9">
        <w:rPr>
          <w:rFonts w:hint="eastAsia"/>
          <w:b/>
        </w:rPr>
        <w:t>」</w:t>
      </w:r>
      <w:r w:rsidR="00382513" w:rsidRPr="00CD09A9">
        <w:rPr>
          <w:rFonts w:hint="eastAsia"/>
          <w:b/>
        </w:rPr>
        <w:t>および「</w:t>
      </w:r>
      <w:r w:rsidR="00FE2C63" w:rsidRPr="00CD09A9">
        <w:rPr>
          <w:rFonts w:hint="eastAsia"/>
          <w:b/>
        </w:rPr>
        <w:t>S</w:t>
      </w:r>
      <w:r w:rsidR="00FE2C63" w:rsidRPr="00CD09A9">
        <w:rPr>
          <w:b/>
        </w:rPr>
        <w:t>W</w:t>
      </w:r>
      <w:r w:rsidR="00FE2C63" w:rsidRPr="00CD09A9">
        <w:rPr>
          <w:rFonts w:hint="eastAsia"/>
          <w:b/>
        </w:rPr>
        <w:t>操作信号</w:t>
      </w:r>
      <w:r w:rsidR="00FE2C63" w:rsidRPr="00CD09A9">
        <w:rPr>
          <w:rFonts w:hint="eastAsia"/>
          <w:b/>
        </w:rPr>
        <w:t xml:space="preserve"> </w:t>
      </w:r>
      <w:r w:rsidR="00FE2C63" w:rsidRPr="00CD09A9">
        <w:rPr>
          <w:rFonts w:hint="eastAsia"/>
          <w:b/>
        </w:rPr>
        <w:t>確定情報」</w:t>
      </w:r>
      <w:r w:rsidR="007809EF" w:rsidRPr="00CD09A9">
        <w:rPr>
          <w:rFonts w:hint="eastAsia"/>
        </w:rPr>
        <w:t>は</w:t>
      </w:r>
      <w:r w:rsidR="00683CF0" w:rsidRPr="00CD09A9">
        <w:rPr>
          <w:rFonts w:hint="eastAsia"/>
        </w:rPr>
        <w:t>、</w:t>
      </w:r>
      <w:r w:rsidR="00BB42B8" w:rsidRPr="000274AB">
        <w:rPr>
          <w:rFonts w:hint="eastAsia"/>
        </w:rPr>
        <w:t>拡張ボデー</w:t>
      </w:r>
      <w:r w:rsidR="00683CF0" w:rsidRPr="00CD09A9">
        <w:t>ECU</w:t>
      </w:r>
      <w:r w:rsidR="00683CF0" w:rsidRPr="00CD09A9">
        <w:rPr>
          <w:rFonts w:hint="eastAsia"/>
        </w:rPr>
        <w:t>から</w:t>
      </w:r>
      <w:r w:rsidR="00683CF0" w:rsidRPr="00CD09A9">
        <w:rPr>
          <w:rFonts w:hint="eastAsia"/>
        </w:rPr>
        <w:t>I</w:t>
      </w:r>
      <w:r w:rsidR="00683CF0" w:rsidRPr="00CD09A9">
        <w:t>G ON</w:t>
      </w:r>
      <w:r w:rsidR="00683CF0" w:rsidRPr="00CD09A9">
        <w:rPr>
          <w:rFonts w:hint="eastAsia"/>
        </w:rPr>
        <w:t>以降定期送信が行われる。</w:t>
      </w:r>
      <w:r w:rsidRPr="00CD09A9">
        <w:rPr>
          <w:rFonts w:hint="eastAsia"/>
        </w:rPr>
        <w:t>IG OFF</w:t>
      </w:r>
      <w:r w:rsidRPr="00CD09A9">
        <w:rPr>
          <w:rFonts w:hint="eastAsia"/>
        </w:rPr>
        <w:t>状態の時は、送信されないため、受信を待たない事。</w:t>
      </w:r>
    </w:p>
    <w:p w14:paraId="617F223F" w14:textId="77777777" w:rsidR="009113BB" w:rsidRPr="00710CD0" w:rsidRDefault="009113BB" w:rsidP="009113BB">
      <w:pPr>
        <w:ind w:leftChars="200" w:left="571" w:hangingChars="101" w:hanging="185"/>
        <w:rPr>
          <w:rFonts w:hint="eastAsia"/>
          <w:color w:val="00B0F0"/>
          <w:sz w:val="20"/>
          <w:szCs w:val="22"/>
        </w:rPr>
      </w:pPr>
      <w:r w:rsidRPr="00710CD0">
        <w:rPr>
          <w:rFonts w:hint="eastAsia"/>
          <w:sz w:val="20"/>
          <w:szCs w:val="22"/>
        </w:rPr>
        <w:t xml:space="preserve"> </w:t>
      </w:r>
      <w:r w:rsidRPr="00710CD0">
        <w:rPr>
          <w:rFonts w:hint="eastAsia"/>
          <w:color w:val="00B0F0"/>
          <w:sz w:val="20"/>
          <w:szCs w:val="22"/>
        </w:rPr>
        <w:t xml:space="preserve"> After IG-ON, </w:t>
      </w:r>
      <w:r w:rsidR="005D0261" w:rsidRPr="00710CD0">
        <w:rPr>
          <w:color w:val="00B0F0"/>
          <w:sz w:val="20"/>
          <w:szCs w:val="22"/>
        </w:rPr>
        <w:t xml:space="preserve">B_DMINF3 and B_DMSSFT is sent by </w:t>
      </w:r>
      <w:r w:rsidRPr="00710CD0">
        <w:rPr>
          <w:color w:val="00B0F0"/>
          <w:sz w:val="20"/>
          <w:szCs w:val="22"/>
        </w:rPr>
        <w:t xml:space="preserve">powertrain </w:t>
      </w:r>
      <w:r w:rsidRPr="00710CD0">
        <w:rPr>
          <w:rFonts w:hint="eastAsia"/>
          <w:color w:val="00B0F0"/>
          <w:sz w:val="20"/>
          <w:szCs w:val="22"/>
        </w:rPr>
        <w:t>ECU cyclically</w:t>
      </w:r>
      <w:r w:rsidR="005D0261" w:rsidRPr="00710CD0">
        <w:rPr>
          <w:color w:val="00B0F0"/>
          <w:sz w:val="20"/>
          <w:szCs w:val="22"/>
        </w:rPr>
        <w:t xml:space="preserve">, and </w:t>
      </w:r>
      <w:r w:rsidR="000C4EE3" w:rsidRPr="00710CD0">
        <w:rPr>
          <w:color w:val="00B0F0"/>
          <w:sz w:val="20"/>
          <w:szCs w:val="22"/>
        </w:rPr>
        <w:t>switch operation signal</w:t>
      </w:r>
      <w:r w:rsidR="005D0261" w:rsidRPr="00710CD0">
        <w:rPr>
          <w:color w:val="00B0F0"/>
          <w:sz w:val="20"/>
          <w:szCs w:val="22"/>
        </w:rPr>
        <w:t xml:space="preserve"> </w:t>
      </w:r>
      <w:r w:rsidR="00382513" w:rsidRPr="00710CD0">
        <w:rPr>
          <w:rFonts w:hint="eastAsia"/>
          <w:color w:val="00B0F0"/>
          <w:sz w:val="20"/>
          <w:szCs w:val="22"/>
        </w:rPr>
        <w:t>a</w:t>
      </w:r>
      <w:r w:rsidR="00382513" w:rsidRPr="00710CD0">
        <w:rPr>
          <w:color w:val="00B0F0"/>
          <w:sz w:val="20"/>
          <w:szCs w:val="22"/>
        </w:rPr>
        <w:t>nd switch operation signal valid information are</w:t>
      </w:r>
      <w:r w:rsidR="005D0261" w:rsidRPr="00710CD0">
        <w:rPr>
          <w:color w:val="00B0F0"/>
          <w:sz w:val="20"/>
          <w:szCs w:val="22"/>
        </w:rPr>
        <w:t xml:space="preserve"> sent </w:t>
      </w:r>
      <w:r w:rsidR="005D0261" w:rsidRPr="000D218D">
        <w:rPr>
          <w:color w:val="00B0F0"/>
          <w:sz w:val="20"/>
          <w:szCs w:val="22"/>
        </w:rPr>
        <w:t xml:space="preserve">by </w:t>
      </w:r>
      <w:r w:rsidR="00BB42B8" w:rsidRPr="000D218D">
        <w:rPr>
          <w:rFonts w:hint="eastAsia"/>
          <w:color w:val="00B0F0"/>
          <w:sz w:val="20"/>
          <w:szCs w:val="22"/>
        </w:rPr>
        <w:t>e</w:t>
      </w:r>
      <w:r w:rsidR="00BB42B8" w:rsidRPr="000D218D">
        <w:rPr>
          <w:color w:val="00B0F0"/>
          <w:sz w:val="20"/>
          <w:szCs w:val="22"/>
        </w:rPr>
        <w:t xml:space="preserve">xpanded body </w:t>
      </w:r>
      <w:r w:rsidR="005D0261" w:rsidRPr="000D218D">
        <w:rPr>
          <w:color w:val="00B0F0"/>
          <w:sz w:val="20"/>
          <w:szCs w:val="22"/>
        </w:rPr>
        <w:t>E</w:t>
      </w:r>
      <w:r w:rsidR="005D0261" w:rsidRPr="00710CD0">
        <w:rPr>
          <w:color w:val="00B0F0"/>
          <w:sz w:val="20"/>
          <w:szCs w:val="22"/>
        </w:rPr>
        <w:t>CU cyclically</w:t>
      </w:r>
      <w:r w:rsidRPr="00710CD0">
        <w:rPr>
          <w:rFonts w:hint="eastAsia"/>
          <w:color w:val="00B0F0"/>
          <w:sz w:val="20"/>
          <w:szCs w:val="22"/>
        </w:rPr>
        <w:t>. When power supply status is IG-OFF, no signal is transmitted and no need to wait.</w:t>
      </w:r>
    </w:p>
    <w:p w14:paraId="6551A459" w14:textId="77777777" w:rsidR="009113BB" w:rsidRPr="00CD09A9" w:rsidRDefault="009113BB" w:rsidP="009113BB">
      <w:pPr>
        <w:ind w:leftChars="200" w:left="581" w:hangingChars="101" w:hanging="195"/>
        <w:rPr>
          <w:rFonts w:hint="eastAsia"/>
        </w:rPr>
      </w:pPr>
      <w:r w:rsidRPr="00CD09A9">
        <w:rPr>
          <w:rFonts w:hint="eastAsia"/>
        </w:rPr>
        <w:t>・未受信時の処理：</w:t>
      </w:r>
      <w:r w:rsidRPr="00CD09A9">
        <w:rPr>
          <w:rFonts w:hint="eastAsia"/>
        </w:rPr>
        <w:t>IG ON</w:t>
      </w:r>
      <w:r w:rsidRPr="00A33C45">
        <w:rPr>
          <w:rFonts w:hint="eastAsia"/>
        </w:rPr>
        <w:t>以降、</w:t>
      </w:r>
      <w:r w:rsidR="00DF7293" w:rsidRPr="00A33C45">
        <w:fldChar w:fldCharType="begin"/>
      </w:r>
      <w:r w:rsidR="00DF7293" w:rsidRPr="00A33C45">
        <w:instrText xml:space="preserve"> </w:instrText>
      </w:r>
      <w:r w:rsidR="00DF7293" w:rsidRPr="00A33C45">
        <w:rPr>
          <w:rFonts w:hint="eastAsia"/>
        </w:rPr>
        <w:instrText>REF _Ref100571178 \r \h</w:instrText>
      </w:r>
      <w:r w:rsidR="00DF7293" w:rsidRPr="00A33C45">
        <w:instrText xml:space="preserve"> </w:instrText>
      </w:r>
      <w:r w:rsidR="00DF7293" w:rsidRPr="00A33C45">
        <w:instrText xml:space="preserve"> \* MERGEFORMAT </w:instrText>
      </w:r>
      <w:r w:rsidR="00DF7293" w:rsidRPr="00A33C45">
        <w:fldChar w:fldCharType="separate"/>
      </w:r>
      <w:r w:rsidR="00336074" w:rsidRPr="00A33C45">
        <w:t>2.1.5</w:t>
      </w:r>
      <w:r w:rsidR="00DF7293" w:rsidRPr="00A33C45">
        <w:fldChar w:fldCharType="end"/>
      </w:r>
      <w:r w:rsidRPr="00CD09A9">
        <w:rPr>
          <w:rFonts w:hint="eastAsia"/>
        </w:rPr>
        <w:t>に記載の</w:t>
      </w:r>
      <w:r w:rsidRPr="00CD09A9">
        <w:rPr>
          <w:rFonts w:hint="eastAsia"/>
        </w:rPr>
        <w:t>B_DMINF</w:t>
      </w:r>
      <w:r w:rsidRPr="00CD09A9">
        <w:t>3</w:t>
      </w:r>
      <w:r w:rsidRPr="00CD09A9">
        <w:rPr>
          <w:rFonts w:hint="eastAsia"/>
        </w:rPr>
        <w:t>及び</w:t>
      </w:r>
      <w:r w:rsidRPr="00CD09A9">
        <w:rPr>
          <w:rFonts w:hint="eastAsia"/>
        </w:rPr>
        <w:t>B_DMSSFT</w:t>
      </w:r>
      <w:r w:rsidRPr="00CD09A9">
        <w:rPr>
          <w:rFonts w:hint="eastAsia"/>
        </w:rPr>
        <w:t>信号のいずれかを一度も受信出来ない場合は、</w:t>
      </w:r>
      <w:r w:rsidRPr="00CD09A9">
        <w:rPr>
          <w:rFonts w:hint="eastAsia"/>
        </w:rPr>
        <w:t>DMS</w:t>
      </w:r>
      <w:r w:rsidRPr="00CD09A9">
        <w:rPr>
          <w:rFonts w:hint="eastAsia"/>
        </w:rPr>
        <w:t>ソフトスイッチ画面を表示させない。</w:t>
      </w:r>
    </w:p>
    <w:p w14:paraId="081AE5E4" w14:textId="77777777" w:rsidR="009113BB" w:rsidRPr="00710CD0" w:rsidRDefault="009113BB" w:rsidP="009113BB">
      <w:pPr>
        <w:ind w:leftChars="200" w:left="571" w:hangingChars="101" w:hanging="185"/>
        <w:rPr>
          <w:rFonts w:hint="eastAsia"/>
          <w:noProof/>
          <w:color w:val="00B0F0"/>
          <w:sz w:val="20"/>
          <w:szCs w:val="22"/>
        </w:rPr>
      </w:pPr>
      <w:r w:rsidRPr="00710CD0">
        <w:rPr>
          <w:rFonts w:hint="eastAsia"/>
          <w:color w:val="00B0F0"/>
          <w:sz w:val="20"/>
          <w:szCs w:val="22"/>
        </w:rPr>
        <w:t xml:space="preserve">  Process order at error condition: AVN does not display </w:t>
      </w:r>
      <w:r w:rsidRPr="00710CD0">
        <w:rPr>
          <w:color w:val="00B0F0"/>
          <w:sz w:val="20"/>
          <w:szCs w:val="22"/>
        </w:rPr>
        <w:t xml:space="preserve">DMS </w:t>
      </w:r>
      <w:r w:rsidRPr="00710CD0">
        <w:rPr>
          <w:noProof/>
          <w:color w:val="00B0F0"/>
          <w:sz w:val="20"/>
          <w:szCs w:val="22"/>
        </w:rPr>
        <w:t>software switch screen</w:t>
      </w:r>
      <w:r w:rsidRPr="00710CD0">
        <w:rPr>
          <w:rFonts w:hint="eastAsia"/>
          <w:noProof/>
          <w:color w:val="00B0F0"/>
          <w:sz w:val="20"/>
          <w:szCs w:val="22"/>
        </w:rPr>
        <w:t>, when AVN does not signals written i</w:t>
      </w:r>
      <w:r w:rsidRPr="00A33C45">
        <w:rPr>
          <w:rFonts w:hint="eastAsia"/>
          <w:noProof/>
          <w:color w:val="00B0F0"/>
          <w:sz w:val="20"/>
          <w:szCs w:val="22"/>
        </w:rPr>
        <w:t>n</w:t>
      </w:r>
      <w:r w:rsidRPr="00A33C45">
        <w:rPr>
          <w:rFonts w:hint="eastAsia"/>
          <w:i/>
          <w:noProof/>
          <w:color w:val="00B0F0"/>
          <w:sz w:val="20"/>
          <w:szCs w:val="22"/>
        </w:rPr>
        <w:t xml:space="preserve"> </w:t>
      </w:r>
      <w:r w:rsidR="00DF7293" w:rsidRPr="00A33C45">
        <w:rPr>
          <w:color w:val="00B0F0"/>
          <w:sz w:val="20"/>
          <w:szCs w:val="22"/>
        </w:rPr>
        <w:fldChar w:fldCharType="begin"/>
      </w:r>
      <w:r w:rsidR="00DF7293" w:rsidRPr="00A33C45">
        <w:rPr>
          <w:color w:val="00B0F0"/>
          <w:sz w:val="20"/>
          <w:szCs w:val="22"/>
        </w:rPr>
        <w:instrText xml:space="preserve"> </w:instrText>
      </w:r>
      <w:r w:rsidR="00DF7293" w:rsidRPr="00A33C45">
        <w:rPr>
          <w:rFonts w:hint="eastAsia"/>
          <w:color w:val="00B0F0"/>
          <w:sz w:val="20"/>
          <w:szCs w:val="22"/>
        </w:rPr>
        <w:instrText>REF _Ref100571178 \r \h</w:instrText>
      </w:r>
      <w:r w:rsidR="00DF7293" w:rsidRPr="00A33C45">
        <w:rPr>
          <w:color w:val="00B0F0"/>
          <w:sz w:val="20"/>
          <w:szCs w:val="22"/>
        </w:rPr>
        <w:instrText xml:space="preserve"> </w:instrText>
      </w:r>
      <w:r w:rsidR="00DF7293" w:rsidRPr="00A33C45">
        <w:rPr>
          <w:color w:val="00B0F0"/>
          <w:sz w:val="20"/>
          <w:szCs w:val="22"/>
        </w:rPr>
      </w:r>
      <w:r w:rsidR="00DF7293" w:rsidRPr="00A33C45">
        <w:rPr>
          <w:color w:val="00B0F0"/>
          <w:sz w:val="20"/>
          <w:szCs w:val="22"/>
        </w:rPr>
        <w:instrText xml:space="preserve"> \* MERGEFORMAT </w:instrText>
      </w:r>
      <w:r w:rsidR="00DF7293" w:rsidRPr="00A33C45">
        <w:rPr>
          <w:color w:val="00B0F0"/>
          <w:sz w:val="20"/>
          <w:szCs w:val="22"/>
        </w:rPr>
        <w:fldChar w:fldCharType="separate"/>
      </w:r>
      <w:r w:rsidR="00336074" w:rsidRPr="00A33C45">
        <w:rPr>
          <w:color w:val="00B0F0"/>
          <w:sz w:val="20"/>
          <w:szCs w:val="22"/>
        </w:rPr>
        <w:t>2.1.5</w:t>
      </w:r>
      <w:r w:rsidR="00DF7293" w:rsidRPr="00A33C45">
        <w:rPr>
          <w:color w:val="00B0F0"/>
          <w:sz w:val="20"/>
          <w:szCs w:val="22"/>
        </w:rPr>
        <w:fldChar w:fldCharType="end"/>
      </w:r>
      <w:r w:rsidRPr="00A33C45">
        <w:rPr>
          <w:rFonts w:hint="eastAsia"/>
          <w:noProof/>
          <w:color w:val="00B0F0"/>
          <w:sz w:val="20"/>
          <w:szCs w:val="22"/>
        </w:rPr>
        <w:t xml:space="preserve"> </w:t>
      </w:r>
      <w:r w:rsidR="00311B87" w:rsidRPr="00A33C45">
        <w:rPr>
          <w:rFonts w:hint="eastAsia"/>
          <w:noProof/>
          <w:color w:val="00B0F0"/>
          <w:sz w:val="20"/>
          <w:szCs w:val="22"/>
        </w:rPr>
        <w:t xml:space="preserve"> </w:t>
      </w:r>
      <w:r w:rsidRPr="00A33C45">
        <w:rPr>
          <w:rFonts w:hint="eastAsia"/>
          <w:noProof/>
          <w:color w:val="00B0F0"/>
          <w:sz w:val="20"/>
          <w:szCs w:val="22"/>
        </w:rPr>
        <w:t>on</w:t>
      </w:r>
      <w:r w:rsidRPr="00710CD0">
        <w:rPr>
          <w:rFonts w:hint="eastAsia"/>
          <w:noProof/>
          <w:color w:val="00B0F0"/>
          <w:sz w:val="20"/>
          <w:szCs w:val="22"/>
        </w:rPr>
        <w:t xml:space="preserve">e time after </w:t>
      </w:r>
    </w:p>
    <w:p w14:paraId="0AF22377" w14:textId="77777777" w:rsidR="009113BB" w:rsidRPr="00CD09A9" w:rsidRDefault="009113BB" w:rsidP="009113BB">
      <w:pPr>
        <w:ind w:leftChars="200" w:left="581" w:hangingChars="101" w:hanging="195"/>
      </w:pPr>
    </w:p>
    <w:p w14:paraId="06473239" w14:textId="77777777" w:rsidR="009113BB" w:rsidRPr="00CD09A9" w:rsidRDefault="009113BB">
      <w:pPr>
        <w:numPr>
          <w:ilvl w:val="0"/>
          <w:numId w:val="11"/>
        </w:numPr>
      </w:pPr>
      <w:r w:rsidRPr="00CD09A9">
        <w:rPr>
          <w:rFonts w:hint="eastAsia"/>
        </w:rPr>
        <w:t>D</w:t>
      </w:r>
      <w:r w:rsidRPr="00CD09A9">
        <w:t>MS</w:t>
      </w:r>
      <w:r w:rsidRPr="00CD09A9">
        <w:rPr>
          <w:rFonts w:hint="eastAsia"/>
        </w:rPr>
        <w:t>ソフトスイッチ画面表示有無情報を</w:t>
      </w:r>
      <w:r w:rsidRPr="00CD09A9">
        <w:rPr>
          <w:rFonts w:hint="eastAsia"/>
        </w:rPr>
        <w:t>B_</w:t>
      </w:r>
      <w:r w:rsidRPr="00CD09A9">
        <w:t>DMSSFT</w:t>
      </w:r>
      <w:r w:rsidRPr="00CD09A9">
        <w:rPr>
          <w:rFonts w:hint="eastAsia"/>
        </w:rPr>
        <w:t>で確認し、</w:t>
      </w:r>
      <w:r w:rsidRPr="00CD09A9">
        <w:rPr>
          <w:rFonts w:hint="eastAsia"/>
        </w:rPr>
        <w:t>D</w:t>
      </w:r>
      <w:r w:rsidRPr="00CD09A9">
        <w:t>MS</w:t>
      </w:r>
      <w:r w:rsidRPr="00CD09A9">
        <w:rPr>
          <w:rFonts w:hint="eastAsia"/>
        </w:rPr>
        <w:t>ソフトスイッチ画面を有効にする。</w:t>
      </w:r>
      <w:r w:rsidRPr="00CD09A9">
        <w:rPr>
          <w:rFonts w:hint="eastAsia"/>
        </w:rPr>
        <w:t>DMS</w:t>
      </w:r>
      <w:r w:rsidRPr="00CD09A9">
        <w:rPr>
          <w:rFonts w:hint="eastAsia"/>
        </w:rPr>
        <w:t>ソフトスイッチ画面表示無し時の画面レイアウトは、</w:t>
      </w:r>
      <w:r w:rsidRPr="00CD09A9">
        <w:t>24MM</w:t>
      </w:r>
      <w:r w:rsidRPr="00CD09A9">
        <w:rPr>
          <w:rFonts w:hint="eastAsia"/>
        </w:rPr>
        <w:t>向け</w:t>
      </w:r>
      <w:r w:rsidRPr="00CD09A9">
        <w:rPr>
          <w:rFonts w:hint="eastAsia"/>
        </w:rPr>
        <w:t>H</w:t>
      </w:r>
      <w:r w:rsidRPr="00CD09A9">
        <w:t>MI</w:t>
      </w:r>
      <w:r w:rsidRPr="00CD09A9">
        <w:rPr>
          <w:rFonts w:hint="eastAsia"/>
        </w:rPr>
        <w:t>仕様書を参照。</w:t>
      </w:r>
    </w:p>
    <w:p w14:paraId="745E6BB4" w14:textId="77777777" w:rsidR="009113BB" w:rsidRPr="00CD09A9" w:rsidRDefault="009113BB" w:rsidP="009113BB">
      <w:pPr>
        <w:ind w:left="578" w:firstLineChars="150" w:firstLine="289"/>
        <w:rPr>
          <w:rFonts w:hint="eastAsia"/>
        </w:rPr>
      </w:pPr>
      <w:r w:rsidRPr="00CD09A9">
        <w:rPr>
          <w:rFonts w:hint="eastAsia"/>
        </w:rPr>
        <w:t>表示ロジックは、</w:t>
      </w:r>
      <w:bookmarkStart w:id="117" w:name="_Hlk198305259"/>
      <w:r w:rsidR="00C80AA4" w:rsidRPr="00D46F89">
        <w:fldChar w:fldCharType="begin"/>
      </w:r>
      <w:r w:rsidR="00C80AA4" w:rsidRPr="00D46F89">
        <w:instrText xml:space="preserve"> </w:instrText>
      </w:r>
      <w:r w:rsidR="00C80AA4" w:rsidRPr="00D46F89">
        <w:rPr>
          <w:rFonts w:hint="eastAsia"/>
        </w:rPr>
        <w:instrText>REF _Ref198302998 \r \h</w:instrText>
      </w:r>
      <w:r w:rsidR="00C80AA4" w:rsidRPr="00D46F89">
        <w:instrText xml:space="preserve"> </w:instrText>
      </w:r>
      <w:r w:rsidR="00C80AA4" w:rsidRPr="00D46F89">
        <w:instrText xml:space="preserve"> \* MERGEFORMAT </w:instrText>
      </w:r>
      <w:r w:rsidR="00C80AA4" w:rsidRPr="00D46F89">
        <w:fldChar w:fldCharType="separate"/>
      </w:r>
      <w:r w:rsidR="00336074" w:rsidRPr="00D46F89">
        <w:t>3</w:t>
      </w:r>
      <w:r w:rsidR="00C80AA4" w:rsidRPr="00D46F89">
        <w:fldChar w:fldCharType="end"/>
      </w:r>
      <w:bookmarkEnd w:id="117"/>
      <w:r w:rsidRPr="00CD09A9">
        <w:rPr>
          <w:rFonts w:hint="eastAsia"/>
        </w:rPr>
        <w:t>章に記載する。</w:t>
      </w:r>
    </w:p>
    <w:p w14:paraId="6556BEAA" w14:textId="77777777" w:rsidR="009113BB" w:rsidRDefault="009113BB" w:rsidP="009113BB">
      <w:pPr>
        <w:ind w:leftChars="300" w:left="761" w:hangingChars="100" w:hanging="183"/>
        <w:rPr>
          <w:color w:val="000000"/>
          <w:sz w:val="20"/>
          <w:szCs w:val="22"/>
        </w:rPr>
      </w:pPr>
      <w:r w:rsidRPr="00710CD0">
        <w:rPr>
          <w:rFonts w:hint="eastAsia"/>
          <w:color w:val="00B0F0"/>
          <w:sz w:val="20"/>
          <w:szCs w:val="22"/>
        </w:rPr>
        <w:t xml:space="preserve">　</w:t>
      </w:r>
      <w:r w:rsidRPr="00710CD0">
        <w:rPr>
          <w:rFonts w:hint="eastAsia"/>
          <w:color w:val="00B0F0"/>
          <w:sz w:val="20"/>
          <w:szCs w:val="22"/>
        </w:rPr>
        <w:t>Confirms availability information for DMS</w:t>
      </w:r>
      <w:r w:rsidRPr="00710CD0">
        <w:rPr>
          <w:color w:val="00B0F0"/>
          <w:sz w:val="20"/>
          <w:szCs w:val="22"/>
        </w:rPr>
        <w:t xml:space="preserve"> software switch</w:t>
      </w:r>
      <w:r w:rsidR="00967448" w:rsidRPr="00710CD0">
        <w:rPr>
          <w:color w:val="00B0F0"/>
          <w:sz w:val="20"/>
          <w:szCs w:val="22"/>
        </w:rPr>
        <w:t>:</w:t>
      </w:r>
      <w:r w:rsidRPr="00710CD0">
        <w:rPr>
          <w:color w:val="00B0F0"/>
          <w:sz w:val="20"/>
          <w:szCs w:val="22"/>
        </w:rPr>
        <w:t>B_DMSSFT</w:t>
      </w:r>
      <w:r w:rsidRPr="00710CD0">
        <w:rPr>
          <w:rFonts w:hint="eastAsia"/>
          <w:color w:val="00B0F0"/>
          <w:sz w:val="20"/>
          <w:szCs w:val="22"/>
        </w:rPr>
        <w:t xml:space="preserve">. </w:t>
      </w:r>
      <w:r w:rsidRPr="00710CD0">
        <w:rPr>
          <w:color w:val="00B0F0"/>
          <w:sz w:val="20"/>
          <w:szCs w:val="22"/>
        </w:rPr>
        <w:t xml:space="preserve">And </w:t>
      </w:r>
      <w:r w:rsidRPr="00710CD0">
        <w:rPr>
          <w:rFonts w:hint="eastAsia"/>
          <w:color w:val="00B0F0"/>
          <w:sz w:val="20"/>
          <w:szCs w:val="22"/>
        </w:rPr>
        <w:t xml:space="preserve">set </w:t>
      </w:r>
      <w:r w:rsidRPr="00710CD0">
        <w:rPr>
          <w:color w:val="00B0F0"/>
          <w:sz w:val="20"/>
          <w:szCs w:val="22"/>
        </w:rPr>
        <w:t>DMS software switch</w:t>
      </w:r>
      <w:r w:rsidRPr="00710CD0">
        <w:rPr>
          <w:rFonts w:hint="eastAsia"/>
          <w:color w:val="00B0F0"/>
          <w:sz w:val="20"/>
          <w:szCs w:val="22"/>
        </w:rPr>
        <w:t xml:space="preserve"> </w:t>
      </w:r>
      <w:r w:rsidRPr="00710CD0">
        <w:rPr>
          <w:color w:val="00B0F0"/>
          <w:sz w:val="20"/>
          <w:szCs w:val="22"/>
        </w:rPr>
        <w:t>screen</w:t>
      </w:r>
      <w:r w:rsidRPr="00710CD0">
        <w:rPr>
          <w:rFonts w:hint="eastAsia"/>
          <w:color w:val="00B0F0"/>
          <w:sz w:val="20"/>
          <w:szCs w:val="22"/>
        </w:rPr>
        <w:t xml:space="preserve"> </w:t>
      </w:r>
      <w:r w:rsidRPr="00710CD0">
        <w:rPr>
          <w:color w:val="00B0F0"/>
          <w:sz w:val="20"/>
          <w:szCs w:val="22"/>
        </w:rPr>
        <w:t>available</w:t>
      </w:r>
      <w:r w:rsidRPr="00710CD0">
        <w:rPr>
          <w:rFonts w:hint="eastAsia"/>
          <w:color w:val="00B0F0"/>
          <w:sz w:val="20"/>
          <w:szCs w:val="22"/>
        </w:rPr>
        <w:t xml:space="preserve">. </w:t>
      </w:r>
      <w:r w:rsidRPr="00710CD0">
        <w:rPr>
          <w:color w:val="00B0F0"/>
          <w:sz w:val="20"/>
          <w:szCs w:val="22"/>
        </w:rPr>
        <w:t xml:space="preserve">Refer to </w:t>
      </w:r>
      <w:r w:rsidRPr="00710CD0">
        <w:rPr>
          <w:rFonts w:hint="eastAsia"/>
          <w:color w:val="00B0F0"/>
          <w:sz w:val="20"/>
          <w:szCs w:val="22"/>
        </w:rPr>
        <w:t>HMI specification</w:t>
      </w:r>
      <w:r w:rsidRPr="00710CD0">
        <w:rPr>
          <w:color w:val="00B0F0"/>
          <w:sz w:val="20"/>
          <w:szCs w:val="22"/>
        </w:rPr>
        <w:t xml:space="preserve"> of 24MM for the screen layout when there is not the software switch screen</w:t>
      </w:r>
      <w:r w:rsidRPr="00710CD0">
        <w:rPr>
          <w:rFonts w:hint="eastAsia"/>
          <w:color w:val="00B0F0"/>
          <w:sz w:val="20"/>
          <w:szCs w:val="22"/>
        </w:rPr>
        <w:t>. Logic for display is described at secti</w:t>
      </w:r>
      <w:r w:rsidRPr="00D46F89">
        <w:rPr>
          <w:rFonts w:hint="eastAsia"/>
          <w:color w:val="00B0F0"/>
          <w:sz w:val="20"/>
          <w:szCs w:val="22"/>
        </w:rPr>
        <w:t>on</w:t>
      </w:r>
      <w:r w:rsidR="00C80AA4" w:rsidRPr="00D46F89">
        <w:rPr>
          <w:color w:val="00B0F0"/>
        </w:rPr>
        <w:fldChar w:fldCharType="begin"/>
      </w:r>
      <w:r w:rsidR="00C80AA4" w:rsidRPr="00D46F89">
        <w:rPr>
          <w:color w:val="00B0F0"/>
        </w:rPr>
        <w:instrText xml:space="preserve"> </w:instrText>
      </w:r>
      <w:r w:rsidR="00C80AA4" w:rsidRPr="00D46F89">
        <w:rPr>
          <w:rFonts w:hint="eastAsia"/>
          <w:color w:val="00B0F0"/>
        </w:rPr>
        <w:instrText>REF _Ref198302998 \r \h</w:instrText>
      </w:r>
      <w:r w:rsidR="00C80AA4" w:rsidRPr="00D46F89">
        <w:rPr>
          <w:color w:val="00B0F0"/>
        </w:rPr>
        <w:instrText xml:space="preserve"> </w:instrText>
      </w:r>
      <w:r w:rsidR="00C80AA4" w:rsidRPr="00D46F89">
        <w:rPr>
          <w:color w:val="00B0F0"/>
        </w:rPr>
      </w:r>
      <w:r w:rsidR="00C80AA4" w:rsidRPr="00D46F89">
        <w:rPr>
          <w:color w:val="00B0F0"/>
        </w:rPr>
        <w:instrText xml:space="preserve"> \* MERGEFORMAT </w:instrText>
      </w:r>
      <w:r w:rsidR="00C80AA4" w:rsidRPr="00D46F89">
        <w:rPr>
          <w:color w:val="00B0F0"/>
        </w:rPr>
        <w:fldChar w:fldCharType="separate"/>
      </w:r>
      <w:r w:rsidR="00336074" w:rsidRPr="00D46F89">
        <w:rPr>
          <w:color w:val="00B0F0"/>
        </w:rPr>
        <w:t>3</w:t>
      </w:r>
      <w:r w:rsidR="00C80AA4" w:rsidRPr="00D46F89">
        <w:rPr>
          <w:color w:val="00B0F0"/>
        </w:rPr>
        <w:fldChar w:fldCharType="end"/>
      </w:r>
      <w:r w:rsidRPr="00710CD0">
        <w:rPr>
          <w:rFonts w:hint="eastAsia"/>
          <w:color w:val="00B0F0"/>
          <w:sz w:val="20"/>
          <w:szCs w:val="22"/>
        </w:rPr>
        <w:t>.</w:t>
      </w:r>
    </w:p>
    <w:p w14:paraId="4BDD7DB6" w14:textId="77777777" w:rsidR="009113BB" w:rsidRPr="00D46F89" w:rsidRDefault="009113BB">
      <w:pPr>
        <w:numPr>
          <w:ilvl w:val="0"/>
          <w:numId w:val="11"/>
        </w:numPr>
        <w:rPr>
          <w:color w:val="00B0F0"/>
        </w:rPr>
      </w:pPr>
      <w:r>
        <w:rPr>
          <w:rFonts w:hint="eastAsia"/>
          <w:color w:val="000000"/>
        </w:rPr>
        <w:t>各</w:t>
      </w:r>
      <w:r w:rsidRPr="00CD09A9">
        <w:rPr>
          <w:rFonts w:hint="eastAsia"/>
        </w:rPr>
        <w:t>モードの設定有無情報を</w:t>
      </w:r>
      <w:r w:rsidRPr="00CD09A9">
        <w:rPr>
          <w:rFonts w:hint="eastAsia"/>
          <w:bCs/>
        </w:rPr>
        <w:t>B_DMINF</w:t>
      </w:r>
      <w:r w:rsidRPr="00CD09A9">
        <w:rPr>
          <w:bCs/>
        </w:rPr>
        <w:t>3</w:t>
      </w:r>
      <w:r w:rsidRPr="00CD09A9">
        <w:rPr>
          <w:rFonts w:hint="eastAsia"/>
          <w:bCs/>
        </w:rPr>
        <w:t>にて</w:t>
      </w:r>
      <w:r w:rsidRPr="00CD09A9">
        <w:rPr>
          <w:rFonts w:hint="eastAsia"/>
        </w:rPr>
        <w:t>確認し、有り［</w:t>
      </w:r>
      <w:r w:rsidRPr="00CD09A9">
        <w:rPr>
          <w:rFonts w:hint="eastAsia"/>
        </w:rPr>
        <w:t>1b</w:t>
      </w:r>
      <w:r w:rsidRPr="00CD09A9">
        <w:rPr>
          <w:rFonts w:hint="eastAsia"/>
        </w:rPr>
        <w:t>］に該当するモード釦をソフトスイッチ画面に表示可能にセットする。表示ロジックは</w:t>
      </w:r>
      <w:r w:rsidRPr="00D46F89">
        <w:rPr>
          <w:rFonts w:hint="eastAsia"/>
        </w:rPr>
        <w:t>、</w:t>
      </w:r>
      <w:r w:rsidR="00C80AA4" w:rsidRPr="00D46F89">
        <w:fldChar w:fldCharType="begin"/>
      </w:r>
      <w:r w:rsidR="00C80AA4" w:rsidRPr="00D46F89">
        <w:instrText xml:space="preserve"> </w:instrText>
      </w:r>
      <w:r w:rsidR="00C80AA4" w:rsidRPr="00D46F89">
        <w:rPr>
          <w:rFonts w:hint="eastAsia"/>
        </w:rPr>
        <w:instrText>REF _Ref198302998 \r \h</w:instrText>
      </w:r>
      <w:r w:rsidR="00C80AA4" w:rsidRPr="00D46F89">
        <w:instrText xml:space="preserve"> </w:instrText>
      </w:r>
      <w:r w:rsidR="00C80AA4" w:rsidRPr="00D46F89">
        <w:instrText xml:space="preserve"> \* MERGEFORMAT </w:instrText>
      </w:r>
      <w:r w:rsidR="00C80AA4" w:rsidRPr="00D46F89">
        <w:fldChar w:fldCharType="separate"/>
      </w:r>
      <w:r w:rsidR="00336074" w:rsidRPr="00D46F89">
        <w:t>3</w:t>
      </w:r>
      <w:r w:rsidR="00C80AA4" w:rsidRPr="00D46F89">
        <w:fldChar w:fldCharType="end"/>
      </w:r>
      <w:r w:rsidRPr="00D46F89">
        <w:rPr>
          <w:rFonts w:hint="eastAsia"/>
        </w:rPr>
        <w:t>章</w:t>
      </w:r>
      <w:r w:rsidRPr="00CD09A9">
        <w:rPr>
          <w:rFonts w:hint="eastAsia"/>
        </w:rPr>
        <w:t>に記載する。</w:t>
      </w:r>
      <w:r w:rsidR="00B52186">
        <w:br/>
      </w:r>
      <w:r w:rsidR="00B52186" w:rsidRPr="003401CC">
        <w:rPr>
          <w:color w:val="00B0F0"/>
        </w:rPr>
        <w:lastRenderedPageBreak/>
        <w:t xml:space="preserve">Check the B_DMINF3 information on whether or not each mode is set, and set the mode button corresponding to Yes [1b] so that it can be displayed on the soft switch screen. The display logic is described in Chapter </w:t>
      </w:r>
      <w:bookmarkStart w:id="118" w:name="_Hlk198304842"/>
      <w:r w:rsidR="00C80AA4" w:rsidRPr="00D46F89">
        <w:rPr>
          <w:color w:val="00B0F0"/>
        </w:rPr>
        <w:fldChar w:fldCharType="begin"/>
      </w:r>
      <w:r w:rsidR="00C80AA4" w:rsidRPr="00D46F89">
        <w:rPr>
          <w:color w:val="00B0F0"/>
        </w:rPr>
        <w:instrText xml:space="preserve"> </w:instrText>
      </w:r>
      <w:r w:rsidR="00C80AA4" w:rsidRPr="00D46F89">
        <w:rPr>
          <w:rFonts w:hint="eastAsia"/>
          <w:color w:val="00B0F0"/>
        </w:rPr>
        <w:instrText>REF _Ref198302998 \r \h</w:instrText>
      </w:r>
      <w:r w:rsidR="00C80AA4" w:rsidRPr="00D46F89">
        <w:rPr>
          <w:color w:val="00B0F0"/>
        </w:rPr>
        <w:instrText xml:space="preserve"> </w:instrText>
      </w:r>
      <w:r w:rsidR="00C80AA4" w:rsidRPr="00D46F89">
        <w:rPr>
          <w:color w:val="00B0F0"/>
        </w:rPr>
      </w:r>
      <w:r w:rsidR="00C80AA4" w:rsidRPr="00D46F89">
        <w:rPr>
          <w:color w:val="00B0F0"/>
        </w:rPr>
        <w:instrText xml:space="preserve"> \* MERGEFORMAT </w:instrText>
      </w:r>
      <w:r w:rsidR="00C80AA4" w:rsidRPr="00D46F89">
        <w:rPr>
          <w:color w:val="00B0F0"/>
        </w:rPr>
        <w:fldChar w:fldCharType="separate"/>
      </w:r>
      <w:r w:rsidR="00336074" w:rsidRPr="00D46F89">
        <w:rPr>
          <w:color w:val="00B0F0"/>
        </w:rPr>
        <w:t>3</w:t>
      </w:r>
      <w:r w:rsidR="00C80AA4" w:rsidRPr="00D46F89">
        <w:rPr>
          <w:color w:val="00B0F0"/>
        </w:rPr>
        <w:fldChar w:fldCharType="end"/>
      </w:r>
      <w:bookmarkEnd w:id="118"/>
      <w:r w:rsidR="00B52186" w:rsidRPr="00D46F89">
        <w:rPr>
          <w:color w:val="00B0F0"/>
        </w:rPr>
        <w:t>.</w:t>
      </w:r>
    </w:p>
    <w:p w14:paraId="0B2C95EC" w14:textId="77777777" w:rsidR="00967448" w:rsidRPr="00CD09A9" w:rsidRDefault="00BC027E">
      <w:pPr>
        <w:numPr>
          <w:ilvl w:val="0"/>
          <w:numId w:val="11"/>
        </w:numPr>
        <w:rPr>
          <w:rFonts w:hint="eastAsia"/>
        </w:rPr>
      </w:pPr>
      <w:r w:rsidRPr="00CD09A9">
        <w:rPr>
          <w:rFonts w:hint="eastAsia"/>
          <w:b/>
        </w:rPr>
        <w:t>「</w:t>
      </w:r>
      <w:r w:rsidR="000C4EE3" w:rsidRPr="00CD09A9">
        <w:rPr>
          <w:b/>
        </w:rPr>
        <w:t>SW</w:t>
      </w:r>
      <w:r w:rsidR="000C4EE3" w:rsidRPr="00CD09A9">
        <w:rPr>
          <w:rFonts w:hint="eastAsia"/>
          <w:b/>
        </w:rPr>
        <w:t>操作信号</w:t>
      </w:r>
      <w:r w:rsidRPr="00CD09A9">
        <w:rPr>
          <w:rFonts w:hint="eastAsia"/>
          <w:b/>
        </w:rPr>
        <w:t>」</w:t>
      </w:r>
      <w:r w:rsidR="00382513" w:rsidRPr="00CD09A9">
        <w:rPr>
          <w:rFonts w:hint="eastAsia"/>
          <w:b/>
        </w:rPr>
        <w:t>および「</w:t>
      </w:r>
      <w:r w:rsidR="00FE2C63" w:rsidRPr="00CD09A9">
        <w:rPr>
          <w:rFonts w:hint="eastAsia"/>
          <w:b/>
        </w:rPr>
        <w:t>S</w:t>
      </w:r>
      <w:r w:rsidR="00FE2C63" w:rsidRPr="00CD09A9">
        <w:rPr>
          <w:b/>
        </w:rPr>
        <w:t>W</w:t>
      </w:r>
      <w:r w:rsidR="00FE2C63" w:rsidRPr="00CD09A9">
        <w:rPr>
          <w:rFonts w:hint="eastAsia"/>
          <w:b/>
        </w:rPr>
        <w:t>操作信号</w:t>
      </w:r>
      <w:r w:rsidR="00FE2C63" w:rsidRPr="00CD09A9">
        <w:rPr>
          <w:rFonts w:hint="eastAsia"/>
          <w:b/>
        </w:rPr>
        <w:t xml:space="preserve"> </w:t>
      </w:r>
      <w:r w:rsidR="00FE2C63" w:rsidRPr="00CD09A9">
        <w:rPr>
          <w:rFonts w:hint="eastAsia"/>
          <w:b/>
        </w:rPr>
        <w:t>確定情報」</w:t>
      </w:r>
      <w:r w:rsidR="00967448" w:rsidRPr="00CD09A9">
        <w:rPr>
          <w:rFonts w:hint="eastAsia"/>
          <w:bCs/>
        </w:rPr>
        <w:t>を</w:t>
      </w:r>
      <w:r w:rsidR="00352454" w:rsidRPr="00CD09A9">
        <w:rPr>
          <w:rFonts w:hint="eastAsia"/>
          <w:bCs/>
        </w:rPr>
        <w:t>参照し、</w:t>
      </w:r>
      <w:r w:rsidR="00967448" w:rsidRPr="00CD09A9">
        <w:rPr>
          <w:rFonts w:hint="eastAsia"/>
          <w:bCs/>
        </w:rPr>
        <w:t>ソフトスイッチ画面を表示させる。表示ロジック詳細は</w:t>
      </w:r>
      <w:r w:rsidR="00967448" w:rsidRPr="00D46F89">
        <w:rPr>
          <w:rFonts w:hint="eastAsia"/>
          <w:bCs/>
        </w:rPr>
        <w:t>、</w:t>
      </w:r>
      <w:r w:rsidR="00C80AA4" w:rsidRPr="00D46F89">
        <w:fldChar w:fldCharType="begin"/>
      </w:r>
      <w:r w:rsidR="00C80AA4" w:rsidRPr="00D46F89">
        <w:instrText xml:space="preserve"> </w:instrText>
      </w:r>
      <w:r w:rsidR="00C80AA4" w:rsidRPr="00D46F89">
        <w:rPr>
          <w:rFonts w:hint="eastAsia"/>
        </w:rPr>
        <w:instrText>REF _Ref198302998 \r \h</w:instrText>
      </w:r>
      <w:r w:rsidR="00C80AA4" w:rsidRPr="00D46F89">
        <w:instrText xml:space="preserve"> </w:instrText>
      </w:r>
      <w:r w:rsidR="00C80AA4" w:rsidRPr="00D46F89">
        <w:instrText xml:space="preserve"> \* MERGEFORMAT </w:instrText>
      </w:r>
      <w:r w:rsidR="00C80AA4" w:rsidRPr="00D46F89">
        <w:fldChar w:fldCharType="separate"/>
      </w:r>
      <w:r w:rsidR="00336074" w:rsidRPr="00D46F89">
        <w:t>3</w:t>
      </w:r>
      <w:r w:rsidR="00C80AA4" w:rsidRPr="00D46F89">
        <w:fldChar w:fldCharType="end"/>
      </w:r>
      <w:r w:rsidR="00967448" w:rsidRPr="00D46F89">
        <w:rPr>
          <w:rFonts w:hint="eastAsia"/>
          <w:bCs/>
        </w:rPr>
        <w:t>章に記載する</w:t>
      </w:r>
      <w:r w:rsidR="00967448" w:rsidRPr="00CD09A9">
        <w:rPr>
          <w:rFonts w:hint="eastAsia"/>
          <w:bCs/>
        </w:rPr>
        <w:t>。</w:t>
      </w:r>
    </w:p>
    <w:p w14:paraId="48803A4D" w14:textId="77777777" w:rsidR="00967448" w:rsidRPr="00710CD0" w:rsidRDefault="009113BB" w:rsidP="00967448">
      <w:pPr>
        <w:ind w:leftChars="299" w:left="834" w:hangingChars="141" w:hanging="258"/>
        <w:rPr>
          <w:rFonts w:hint="eastAsia"/>
          <w:color w:val="00B0F0"/>
          <w:sz w:val="20"/>
          <w:szCs w:val="22"/>
        </w:rPr>
      </w:pPr>
      <w:r w:rsidRPr="00710CD0">
        <w:rPr>
          <w:rFonts w:hint="eastAsia"/>
          <w:color w:val="00B0F0"/>
          <w:sz w:val="20"/>
          <w:szCs w:val="22"/>
        </w:rPr>
        <w:t xml:space="preserve">　</w:t>
      </w:r>
      <w:r w:rsidR="000C4EE3" w:rsidRPr="00710CD0">
        <w:rPr>
          <w:rFonts w:hint="eastAsia"/>
          <w:color w:val="00B0F0"/>
          <w:sz w:val="20"/>
          <w:szCs w:val="22"/>
        </w:rPr>
        <w:t>Confirms</w:t>
      </w:r>
      <w:r w:rsidR="000C4EE3" w:rsidRPr="00710CD0">
        <w:rPr>
          <w:color w:val="00B0F0"/>
          <w:sz w:val="20"/>
          <w:szCs w:val="22"/>
        </w:rPr>
        <w:t xml:space="preserve"> switch operation signal</w:t>
      </w:r>
      <w:r w:rsidR="007809EF" w:rsidRPr="00710CD0">
        <w:rPr>
          <w:color w:val="00B0F0"/>
          <w:sz w:val="20"/>
          <w:szCs w:val="22"/>
        </w:rPr>
        <w:t xml:space="preserve"> </w:t>
      </w:r>
      <w:r w:rsidR="00967448" w:rsidRPr="00710CD0">
        <w:rPr>
          <w:color w:val="00B0F0"/>
          <w:sz w:val="20"/>
          <w:szCs w:val="22"/>
        </w:rPr>
        <w:t>information</w:t>
      </w:r>
      <w:r w:rsidR="00382513" w:rsidRPr="00710CD0">
        <w:rPr>
          <w:color w:val="00B0F0"/>
          <w:sz w:val="20"/>
          <w:szCs w:val="22"/>
        </w:rPr>
        <w:t xml:space="preserve"> </w:t>
      </w:r>
      <w:r w:rsidR="00382513" w:rsidRPr="00710CD0">
        <w:rPr>
          <w:rFonts w:hint="eastAsia"/>
          <w:color w:val="00B0F0"/>
          <w:sz w:val="20"/>
          <w:szCs w:val="22"/>
        </w:rPr>
        <w:t>a</w:t>
      </w:r>
      <w:r w:rsidR="00382513" w:rsidRPr="00710CD0">
        <w:rPr>
          <w:color w:val="00B0F0"/>
          <w:sz w:val="20"/>
          <w:szCs w:val="22"/>
        </w:rPr>
        <w:t>nd switch operation signal valid information</w:t>
      </w:r>
      <w:r w:rsidR="00006380" w:rsidRPr="00710CD0">
        <w:rPr>
          <w:rFonts w:hint="eastAsia"/>
          <w:color w:val="00B0F0"/>
          <w:sz w:val="20"/>
          <w:szCs w:val="22"/>
        </w:rPr>
        <w:t>,</w:t>
      </w:r>
      <w:r w:rsidR="00382513" w:rsidRPr="00710CD0">
        <w:rPr>
          <w:color w:val="00B0F0"/>
          <w:sz w:val="20"/>
          <w:szCs w:val="22"/>
        </w:rPr>
        <w:t xml:space="preserve"> </w:t>
      </w:r>
      <w:r w:rsidR="00967448" w:rsidRPr="00710CD0">
        <w:rPr>
          <w:color w:val="00B0F0"/>
          <w:sz w:val="20"/>
          <w:szCs w:val="22"/>
        </w:rPr>
        <w:t>and show DMS software switch display</w:t>
      </w:r>
      <w:r w:rsidRPr="00710CD0">
        <w:rPr>
          <w:rFonts w:hint="eastAsia"/>
          <w:color w:val="00B0F0"/>
          <w:sz w:val="20"/>
          <w:szCs w:val="22"/>
        </w:rPr>
        <w:t>.</w:t>
      </w:r>
      <w:r w:rsidR="00967448" w:rsidRPr="00710CD0">
        <w:rPr>
          <w:color w:val="00B0F0"/>
          <w:sz w:val="20"/>
          <w:szCs w:val="22"/>
        </w:rPr>
        <w:t xml:space="preserve"> </w:t>
      </w:r>
      <w:r w:rsidRPr="00710CD0">
        <w:rPr>
          <w:rFonts w:hint="eastAsia"/>
          <w:color w:val="00B0F0"/>
          <w:sz w:val="20"/>
          <w:szCs w:val="22"/>
        </w:rPr>
        <w:t>Logic for display is described at secti</w:t>
      </w:r>
      <w:r w:rsidRPr="00D46F89">
        <w:rPr>
          <w:rFonts w:hint="eastAsia"/>
          <w:color w:val="00B0F0"/>
          <w:sz w:val="20"/>
          <w:szCs w:val="22"/>
        </w:rPr>
        <w:t>on</w:t>
      </w:r>
      <w:r w:rsidR="00C80AA4" w:rsidRPr="00D46F89">
        <w:rPr>
          <w:color w:val="00B0F0"/>
        </w:rPr>
        <w:fldChar w:fldCharType="begin"/>
      </w:r>
      <w:r w:rsidR="00C80AA4" w:rsidRPr="00D46F89">
        <w:rPr>
          <w:color w:val="00B0F0"/>
        </w:rPr>
        <w:instrText xml:space="preserve"> </w:instrText>
      </w:r>
      <w:r w:rsidR="00C80AA4" w:rsidRPr="00D46F89">
        <w:rPr>
          <w:rFonts w:hint="eastAsia"/>
          <w:color w:val="00B0F0"/>
        </w:rPr>
        <w:instrText>REF _Ref198302998 \r \h</w:instrText>
      </w:r>
      <w:r w:rsidR="00C80AA4" w:rsidRPr="00D46F89">
        <w:rPr>
          <w:color w:val="00B0F0"/>
        </w:rPr>
        <w:instrText xml:space="preserve"> </w:instrText>
      </w:r>
      <w:r w:rsidR="00C80AA4" w:rsidRPr="00D46F89">
        <w:rPr>
          <w:color w:val="00B0F0"/>
        </w:rPr>
      </w:r>
      <w:r w:rsidR="00C80AA4" w:rsidRPr="00D46F89">
        <w:rPr>
          <w:color w:val="00B0F0"/>
        </w:rPr>
        <w:instrText xml:space="preserve"> \* MERGEFORMAT </w:instrText>
      </w:r>
      <w:r w:rsidR="00C80AA4" w:rsidRPr="00D46F89">
        <w:rPr>
          <w:color w:val="00B0F0"/>
        </w:rPr>
        <w:fldChar w:fldCharType="separate"/>
      </w:r>
      <w:r w:rsidR="00336074" w:rsidRPr="00D46F89">
        <w:rPr>
          <w:color w:val="00B0F0"/>
        </w:rPr>
        <w:t>3</w:t>
      </w:r>
      <w:r w:rsidR="00C80AA4" w:rsidRPr="00D46F89">
        <w:rPr>
          <w:color w:val="00B0F0"/>
        </w:rPr>
        <w:fldChar w:fldCharType="end"/>
      </w:r>
      <w:r w:rsidRPr="00710CD0">
        <w:rPr>
          <w:rFonts w:hint="eastAsia"/>
          <w:color w:val="00B0F0"/>
          <w:sz w:val="20"/>
          <w:szCs w:val="22"/>
        </w:rPr>
        <w:t>.</w:t>
      </w:r>
    </w:p>
    <w:p w14:paraId="7A498552" w14:textId="77777777" w:rsidR="009113BB" w:rsidRDefault="009113BB">
      <w:pPr>
        <w:numPr>
          <w:ilvl w:val="0"/>
          <w:numId w:val="11"/>
        </w:numPr>
      </w:pPr>
      <w:bookmarkStart w:id="119" w:name="_Ref206610001"/>
      <w:r w:rsidRPr="003530C9">
        <w:rPr>
          <w:rFonts w:hint="eastAsia"/>
        </w:rPr>
        <w:t>ソフトスイッチ画面に入った場合は、現在選択されているモードに該当する釦を</w:t>
      </w:r>
      <w:r w:rsidRPr="00A33C45">
        <w:rPr>
          <w:rFonts w:hint="eastAsia"/>
        </w:rPr>
        <w:t>、</w:t>
      </w:r>
      <w:r w:rsidR="00DF7293" w:rsidRPr="00A33C45">
        <w:fldChar w:fldCharType="begin"/>
      </w:r>
      <w:r w:rsidR="00DF7293" w:rsidRPr="00A33C45">
        <w:instrText xml:space="preserve"> </w:instrText>
      </w:r>
      <w:r w:rsidR="00DF7293" w:rsidRPr="00A33C45">
        <w:rPr>
          <w:rFonts w:hint="eastAsia"/>
        </w:rPr>
        <w:instrText>REF _Ref100571087 \r \h</w:instrText>
      </w:r>
      <w:r w:rsidR="00DF7293" w:rsidRPr="00A33C45">
        <w:instrText xml:space="preserve"> </w:instrText>
      </w:r>
      <w:r w:rsidR="00DF7293" w:rsidRPr="00A33C45">
        <w:instrText xml:space="preserve"> \* MERGEFORMAT </w:instrText>
      </w:r>
      <w:r w:rsidR="00DF7293" w:rsidRPr="00A33C45">
        <w:fldChar w:fldCharType="separate"/>
      </w:r>
      <w:r w:rsidR="00336074" w:rsidRPr="00A33C45">
        <w:t>2.1.5</w:t>
      </w:r>
      <w:r w:rsidR="00DF7293" w:rsidRPr="00A33C45">
        <w:fldChar w:fldCharType="end"/>
      </w:r>
      <w:r w:rsidRPr="00A33C45">
        <w:rPr>
          <w:rFonts w:hint="eastAsia"/>
        </w:rPr>
        <w:t>項</w:t>
      </w:r>
      <w:r w:rsidRPr="003530C9">
        <w:rPr>
          <w:rFonts w:hint="eastAsia"/>
        </w:rPr>
        <w:t>に記載</w:t>
      </w:r>
      <w:r w:rsidRPr="000274AB">
        <w:rPr>
          <w:rFonts w:hint="eastAsia"/>
        </w:rPr>
        <w:t>の</w:t>
      </w:r>
      <w:r w:rsidR="00885DB7" w:rsidRPr="000274AB">
        <w:t>B_DMODE</w:t>
      </w:r>
      <w:r w:rsidRPr="003530C9">
        <w:rPr>
          <w:rFonts w:hint="eastAsia"/>
        </w:rPr>
        <w:t>にて確認し、決定状態にセットする。</w:t>
      </w:r>
      <w:bookmarkEnd w:id="119"/>
    </w:p>
    <w:p w14:paraId="718C8376" w14:textId="4B50CFA0" w:rsidR="00C770AD" w:rsidRPr="00CF14CE" w:rsidRDefault="00FB37A0" w:rsidP="00C770AD">
      <w:pPr>
        <w:ind w:left="938"/>
        <w:rPr>
          <w:rFonts w:hint="eastAsia"/>
          <w:color w:val="FF0000"/>
        </w:rPr>
      </w:pPr>
      <w:r w:rsidRPr="00CF14CE">
        <w:rPr>
          <w:noProof/>
          <w:color w:val="FF0000"/>
        </w:rPr>
        <mc:AlternateContent>
          <mc:Choice Requires="wpg">
            <w:drawing>
              <wp:anchor distT="0" distB="0" distL="114300" distR="114300" simplePos="0" relativeHeight="251871744" behindDoc="0" locked="0" layoutInCell="1" allowOverlap="1" wp14:anchorId="2003FCEA" wp14:editId="5FC608EA">
                <wp:simplePos x="0" y="0"/>
                <wp:positionH relativeFrom="column">
                  <wp:posOffset>173355</wp:posOffset>
                </wp:positionH>
                <wp:positionV relativeFrom="paragraph">
                  <wp:posOffset>30480</wp:posOffset>
                </wp:positionV>
                <wp:extent cx="313055" cy="316865"/>
                <wp:effectExtent l="17145" t="22860" r="3175" b="3175"/>
                <wp:wrapNone/>
                <wp:docPr id="8515" name="Group 8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055" cy="316865"/>
                          <a:chOff x="1927" y="4941"/>
                          <a:chExt cx="493" cy="499"/>
                        </a:xfrm>
                      </wpg:grpSpPr>
                      <wps:wsp>
                        <wps:cNvPr id="8516" name="AutoShape 8540"/>
                        <wps:cNvSpPr>
                          <a:spLocks noChangeArrowheads="1"/>
                        </wps:cNvSpPr>
                        <wps:spPr bwMode="auto">
                          <a:xfrm>
                            <a:off x="1927" y="4941"/>
                            <a:ext cx="436" cy="377"/>
                          </a:xfrm>
                          <a:prstGeom prst="triangle">
                            <a:avLst>
                              <a:gd name="adj" fmla="val 50000"/>
                            </a:avLst>
                          </a:prstGeom>
                          <a:solidFill>
                            <a:srgbClr val="FFFFFF"/>
                          </a:solidFill>
                          <a:ln w="9525"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8517" name="Text Box 8541"/>
                        <wps:cNvSpPr txBox="1">
                          <a:spLocks noChangeArrowheads="1"/>
                        </wps:cNvSpPr>
                        <wps:spPr bwMode="auto">
                          <a:xfrm>
                            <a:off x="1942" y="5001"/>
                            <a:ext cx="478" cy="4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0000"/>
                                </a:solidFill>
                                <a:miter lim="800000"/>
                                <a:headEnd/>
                                <a:tailEnd/>
                              </a14:hiddenLine>
                            </a:ext>
                            <a:ext uri="{AF507438-7753-43E0-B8FC-AC1667EBCBE1}">
                              <a14:hiddenEffects xmlns:a14="http://schemas.microsoft.com/office/drawing/2010/main">
                                <a:effectLst/>
                              </a14:hiddenEffects>
                            </a:ext>
                          </a:extLst>
                        </wps:spPr>
                        <wps:txbx>
                          <w:txbxContent>
                            <w:p w14:paraId="107B9681" w14:textId="77777777" w:rsidR="003666E6" w:rsidRPr="00CF14CE" w:rsidRDefault="003666E6" w:rsidP="003666E6">
                              <w:pPr>
                                <w:rPr>
                                  <w:color w:val="FF0000"/>
                                </w:rPr>
                              </w:pPr>
                              <w:r w:rsidRPr="00CF14CE">
                                <w:rPr>
                                  <w:rFonts w:hint="eastAsia"/>
                                  <w:color w:val="FF0000"/>
                                </w:rPr>
                                <w:t>A</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03FCEA" id="Group 8543" o:spid="_x0000_s1026" style="position:absolute;left:0;text-align:left;margin-left:13.65pt;margin-top:2.4pt;width:24.65pt;height:24.95pt;z-index:251871744" coordorigin="1927,4941" coordsize="493,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8540" o:spid="_x0000_s1027" type="#_x0000_t5" style="position:absolute;left:1927;top:4941;width:436;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" strokecolor="red">
                  <v:textbox inset="5.85pt,.7pt,5.85pt,.7pt"/>
                </v:shape>
                <v:shapetype id="_x0000_t202" coordsize="21600,21600" o:spt="202" path="m,l,21600r21600,l21600,xe">
                  <v:stroke joinstyle="miter"/>
                  <v:path gradientshapeok="t" o:connecttype="rect"/>
                </v:shapetype>
                <v:shape id="Text Box 8541" o:spid="_x0000_s1028" type="#_x0000_t202" style="position:absolute;left:1942;top:5001;width:47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" filled="f" stroked="f" strokecolor="red">
                  <v:textbox inset="5.85pt,.7pt,5.85pt,.7pt">
                    <w:txbxContent>
                      <w:p w14:paraId="107B9681" w14:textId="77777777" w:rsidR="003666E6" w:rsidRPr="00CF14CE" w:rsidRDefault="003666E6" w:rsidP="003666E6">
                        <w:pPr>
                          <w:rPr>
                            <w:color w:val="FF0000"/>
                          </w:rPr>
                        </w:pPr>
                        <w:r w:rsidRPr="00CF14CE">
                          <w:rPr>
                            <w:rFonts w:hint="eastAsia"/>
                            <w:color w:val="FF0000"/>
                          </w:rPr>
                          <w:t>A</w:t>
                        </w:r>
                      </w:p>
                    </w:txbxContent>
                  </v:textbox>
                </v:shape>
              </v:group>
            </w:pict>
          </mc:Fallback>
        </mc:AlternateContent>
      </w:r>
      <w:r w:rsidR="00C770AD" w:rsidRPr="00CF14CE">
        <w:rPr>
          <w:rFonts w:hint="eastAsia"/>
          <w:color w:val="FF0000"/>
        </w:rPr>
        <w:t>ただし、</w:t>
      </w:r>
      <w:r w:rsidR="00C770AD" w:rsidRPr="00CF14CE">
        <w:rPr>
          <w:rFonts w:hint="eastAsia"/>
          <w:color w:val="FF0000"/>
        </w:rPr>
        <w:t>B_DMODE</w:t>
      </w:r>
      <w:r w:rsidR="007A709F" w:rsidRPr="00CF14CE">
        <w:rPr>
          <w:rFonts w:hint="eastAsia"/>
          <w:color w:val="FF0000"/>
        </w:rPr>
        <w:t>が</w:t>
      </w:r>
      <w:r w:rsidR="00C770AD" w:rsidRPr="00CF14CE">
        <w:rPr>
          <w:rFonts w:hint="eastAsia"/>
          <w:color w:val="FF0000"/>
        </w:rPr>
        <w:t>NORMAL</w:t>
      </w:r>
      <w:r w:rsidR="00C770AD" w:rsidRPr="00CF14CE">
        <w:rPr>
          <w:rFonts w:hint="eastAsia"/>
          <w:color w:val="FF0000"/>
        </w:rPr>
        <w:t>であっても、</w:t>
      </w:r>
      <w:r w:rsidR="00C770AD" w:rsidRPr="00CF14CE">
        <w:rPr>
          <w:rFonts w:hint="eastAsia"/>
          <w:color w:val="FF0000"/>
        </w:rPr>
        <w:t>TRAIL</w:t>
      </w:r>
      <w:r w:rsidR="00C770AD" w:rsidRPr="00CF14CE">
        <w:rPr>
          <w:rFonts w:hint="eastAsia"/>
          <w:color w:val="FF0000"/>
        </w:rPr>
        <w:t>モードや</w:t>
      </w:r>
      <w:r w:rsidR="003666E6" w:rsidRPr="00CF14CE">
        <w:rPr>
          <w:rFonts w:hint="eastAsia"/>
          <w:color w:val="FF0000"/>
        </w:rPr>
        <w:t>トーイング</w:t>
      </w:r>
      <w:r w:rsidR="00C770AD" w:rsidRPr="00CF14CE">
        <w:rPr>
          <w:rFonts w:hint="eastAsia"/>
          <w:color w:val="FF0000"/>
        </w:rPr>
        <w:t>モードが</w:t>
      </w:r>
      <w:r w:rsidR="00C770AD" w:rsidRPr="00CF14CE">
        <w:rPr>
          <w:rFonts w:hint="eastAsia"/>
          <w:color w:val="FF0000"/>
        </w:rPr>
        <w:t>ON</w:t>
      </w:r>
      <w:r w:rsidR="00C770AD" w:rsidRPr="00CF14CE">
        <w:rPr>
          <w:rFonts w:hint="eastAsia"/>
          <w:color w:val="FF0000"/>
        </w:rPr>
        <w:t>となっている時には、</w:t>
      </w:r>
      <w:r w:rsidR="00C770AD" w:rsidRPr="00CF14CE">
        <w:rPr>
          <w:rFonts w:hint="eastAsia"/>
          <w:color w:val="FF0000"/>
        </w:rPr>
        <w:t>NORMAL</w:t>
      </w:r>
      <w:r w:rsidR="00C770AD" w:rsidRPr="00CF14CE">
        <w:rPr>
          <w:rFonts w:hint="eastAsia"/>
          <w:color w:val="FF0000"/>
        </w:rPr>
        <w:t>モードの釦を非決定状態にセットする。</w:t>
      </w:r>
    </w:p>
    <w:p w14:paraId="369C3CA1" w14:textId="77777777" w:rsidR="00C770AD" w:rsidRPr="00CF14CE" w:rsidRDefault="00C770AD" w:rsidP="00C770AD">
      <w:pPr>
        <w:ind w:left="938"/>
        <w:rPr>
          <w:rFonts w:hint="eastAsia"/>
          <w:color w:val="FF0000"/>
        </w:rPr>
      </w:pPr>
      <w:r w:rsidRPr="00CF14CE">
        <w:rPr>
          <w:rFonts w:hint="eastAsia"/>
          <w:color w:val="FF0000"/>
        </w:rPr>
        <w:t>これは、車両としてドライブモードセレクト以外の走行モードが選択された結果、</w:t>
      </w:r>
      <w:r w:rsidRPr="00CF14CE">
        <w:rPr>
          <w:rFonts w:hint="eastAsia"/>
          <w:color w:val="FF0000"/>
        </w:rPr>
        <w:t>B_DMODE</w:t>
      </w:r>
      <w:r w:rsidRPr="00CF14CE">
        <w:rPr>
          <w:rFonts w:hint="eastAsia"/>
          <w:color w:val="FF0000"/>
        </w:rPr>
        <w:t>が</w:t>
      </w:r>
      <w:r w:rsidRPr="00CF14CE">
        <w:rPr>
          <w:rFonts w:hint="eastAsia"/>
          <w:color w:val="FF0000"/>
        </w:rPr>
        <w:t>NORMAL</w:t>
      </w:r>
      <w:r w:rsidRPr="00CF14CE">
        <w:rPr>
          <w:rFonts w:hint="eastAsia"/>
          <w:color w:val="FF0000"/>
        </w:rPr>
        <w:t>となっているためである。</w:t>
      </w:r>
    </w:p>
    <w:p w14:paraId="22CEC295" w14:textId="77777777" w:rsidR="00C770AD" w:rsidRPr="00CF14CE" w:rsidRDefault="00C770AD" w:rsidP="00C770AD">
      <w:pPr>
        <w:ind w:left="938"/>
        <w:rPr>
          <w:rFonts w:hint="eastAsia"/>
          <w:color w:val="FF0000"/>
        </w:rPr>
      </w:pPr>
      <w:r w:rsidRPr="00CF14CE">
        <w:rPr>
          <w:rFonts w:hint="eastAsia"/>
          <w:color w:val="FF0000"/>
        </w:rPr>
        <w:t>TRAIL</w:t>
      </w:r>
      <w:r w:rsidRPr="00CF14CE">
        <w:rPr>
          <w:rFonts w:hint="eastAsia"/>
          <w:color w:val="FF0000"/>
        </w:rPr>
        <w:t>モードや</w:t>
      </w:r>
      <w:r w:rsidR="003666E6" w:rsidRPr="00CF14CE">
        <w:rPr>
          <w:rFonts w:hint="eastAsia"/>
          <w:color w:val="FF0000"/>
        </w:rPr>
        <w:t>トーイング</w:t>
      </w:r>
      <w:r w:rsidRPr="00CF14CE">
        <w:rPr>
          <w:rFonts w:hint="eastAsia"/>
          <w:color w:val="FF0000"/>
        </w:rPr>
        <w:t>モードの詳細情報については、それぞれ対応する機能要求仕様書を参照のこと。</w:t>
      </w:r>
    </w:p>
    <w:p w14:paraId="710B9CA7" w14:textId="77777777" w:rsidR="00C770AD" w:rsidRPr="00CF14CE" w:rsidRDefault="00C770AD" w:rsidP="00C770AD">
      <w:pPr>
        <w:ind w:left="938"/>
        <w:rPr>
          <w:rFonts w:hint="eastAsia"/>
          <w:color w:val="FF0000"/>
        </w:rPr>
      </w:pPr>
      <w:r w:rsidRPr="00CF14CE">
        <w:rPr>
          <w:rFonts w:hint="eastAsia"/>
          <w:color w:val="FF0000"/>
        </w:rPr>
        <w:t>・</w:t>
      </w:r>
      <w:r w:rsidRPr="00CF14CE">
        <w:rPr>
          <w:rFonts w:hint="eastAsia"/>
          <w:color w:val="FF0000"/>
        </w:rPr>
        <w:t>TRAIL</w:t>
      </w:r>
      <w:r w:rsidRPr="00CF14CE">
        <w:rPr>
          <w:rFonts w:hint="eastAsia"/>
          <w:color w:val="FF0000"/>
        </w:rPr>
        <w:t>モード：</w:t>
      </w:r>
      <w:r w:rsidRPr="00CF14CE">
        <w:rPr>
          <w:rFonts w:hint="eastAsia"/>
          <w:color w:val="FF0000"/>
        </w:rPr>
        <w:t>563_</w:t>
      </w:r>
      <w:r w:rsidRPr="00CF14CE">
        <w:rPr>
          <w:rFonts w:hint="eastAsia"/>
          <w:color w:val="FF0000"/>
        </w:rPr>
        <w:t>オフロード制御ソフトスイッチ要求仕様書</w:t>
      </w:r>
    </w:p>
    <w:p w14:paraId="65859A4B" w14:textId="77777777" w:rsidR="00C770AD" w:rsidRPr="00CF14CE" w:rsidRDefault="00C770AD" w:rsidP="00C770AD">
      <w:pPr>
        <w:ind w:left="938"/>
        <w:rPr>
          <w:color w:val="FF0000"/>
        </w:rPr>
      </w:pPr>
      <w:r w:rsidRPr="00CF14CE">
        <w:rPr>
          <w:rFonts w:hint="eastAsia"/>
          <w:color w:val="FF0000"/>
        </w:rPr>
        <w:t>・</w:t>
      </w:r>
      <w:r w:rsidR="003666E6" w:rsidRPr="00CF14CE">
        <w:rPr>
          <w:rFonts w:hint="eastAsia"/>
          <w:color w:val="FF0000"/>
        </w:rPr>
        <w:t>トーイング</w:t>
      </w:r>
      <w:r w:rsidRPr="00CF14CE">
        <w:rPr>
          <w:rFonts w:hint="eastAsia"/>
          <w:color w:val="FF0000"/>
        </w:rPr>
        <w:t>モード：</w:t>
      </w:r>
      <w:r w:rsidRPr="00CF14CE">
        <w:rPr>
          <w:rFonts w:hint="eastAsia"/>
          <w:color w:val="FF0000"/>
        </w:rPr>
        <w:t>562_</w:t>
      </w:r>
      <w:r w:rsidR="003666E6" w:rsidRPr="00CF14CE">
        <w:rPr>
          <w:rFonts w:hint="eastAsia"/>
          <w:color w:val="FF0000"/>
        </w:rPr>
        <w:t>トーイング</w:t>
      </w:r>
      <w:r w:rsidRPr="00CF14CE">
        <w:rPr>
          <w:rFonts w:hint="eastAsia"/>
          <w:color w:val="FF0000"/>
        </w:rPr>
        <w:t>モード</w:t>
      </w:r>
      <w:r w:rsidR="003666E6" w:rsidRPr="00CF14CE">
        <w:rPr>
          <w:rFonts w:hint="eastAsia"/>
          <w:color w:val="FF0000"/>
        </w:rPr>
        <w:t>MM</w:t>
      </w:r>
      <w:r w:rsidR="003666E6" w:rsidRPr="00CF14CE">
        <w:rPr>
          <w:rFonts w:hint="eastAsia"/>
          <w:color w:val="FF0000"/>
        </w:rPr>
        <w:t>機能要求仕様書</w:t>
      </w:r>
    </w:p>
    <w:p w14:paraId="517D112D" w14:textId="77777777" w:rsidR="007A709F" w:rsidRPr="00CF14CE" w:rsidRDefault="007A709F" w:rsidP="007A709F">
      <w:pPr>
        <w:ind w:left="938"/>
        <w:rPr>
          <w:rFonts w:hint="eastAsia"/>
          <w:color w:val="FF0000"/>
        </w:rPr>
      </w:pPr>
      <w:r w:rsidRPr="00CF14CE">
        <w:rPr>
          <w:rFonts w:hint="eastAsia"/>
          <w:color w:val="FF0000"/>
        </w:rPr>
        <w:t>※注：将来的に</w:t>
      </w:r>
      <w:r w:rsidRPr="00CF14CE">
        <w:rPr>
          <w:rFonts w:hint="eastAsia"/>
          <w:color w:val="FF0000"/>
        </w:rPr>
        <w:t>TRAIL</w:t>
      </w:r>
      <w:r w:rsidRPr="00CF14CE">
        <w:rPr>
          <w:rFonts w:hint="eastAsia"/>
          <w:color w:val="FF0000"/>
        </w:rPr>
        <w:t>およびトーイング以外に</w:t>
      </w:r>
      <w:r w:rsidRPr="00CF14CE">
        <w:rPr>
          <w:rFonts w:hint="eastAsia"/>
          <w:color w:val="FF0000"/>
        </w:rPr>
        <w:t>ON</w:t>
      </w:r>
      <w:r w:rsidRPr="00CF14CE">
        <w:rPr>
          <w:rFonts w:hint="eastAsia"/>
          <w:color w:val="FF0000"/>
        </w:rPr>
        <w:t>となることでドライブモードセレクトを</w:t>
      </w:r>
      <w:r w:rsidRPr="00CF14CE">
        <w:rPr>
          <w:rFonts w:hint="eastAsia"/>
          <w:color w:val="FF0000"/>
        </w:rPr>
        <w:t>NORMAL</w:t>
      </w:r>
      <w:r w:rsidRPr="00CF14CE">
        <w:rPr>
          <w:rFonts w:hint="eastAsia"/>
          <w:color w:val="FF0000"/>
        </w:rPr>
        <w:t>へ切り替える機能が追加された際には</w:t>
      </w:r>
      <w:r w:rsidRPr="00CF14CE">
        <w:rPr>
          <w:rFonts w:hint="eastAsia"/>
          <w:color w:val="FF0000"/>
        </w:rPr>
        <w:t>NORMAL</w:t>
      </w:r>
      <w:r w:rsidRPr="00CF14CE">
        <w:rPr>
          <w:rFonts w:hint="eastAsia"/>
          <w:color w:val="FF0000"/>
        </w:rPr>
        <w:t>非選択条件への追加要否を議論すること</w:t>
      </w:r>
    </w:p>
    <w:p w14:paraId="4608D4B2" w14:textId="77777777" w:rsidR="009113BB" w:rsidRDefault="009113BB" w:rsidP="009113BB">
      <w:pPr>
        <w:ind w:left="938"/>
        <w:rPr>
          <w:color w:val="00B0F0"/>
          <w:sz w:val="20"/>
          <w:szCs w:val="22"/>
        </w:rPr>
      </w:pPr>
      <w:r w:rsidRPr="00710CD0">
        <w:rPr>
          <w:rFonts w:hint="eastAsia"/>
          <w:color w:val="00B0F0"/>
          <w:sz w:val="20"/>
          <w:szCs w:val="22"/>
        </w:rPr>
        <w:t xml:space="preserve">On the DMS software switch screen, AVN sets each mode select button decided according to </w:t>
      </w:r>
      <w:r w:rsidR="00885DB7" w:rsidRPr="000D218D">
        <w:rPr>
          <w:color w:val="00B0F0"/>
          <w:sz w:val="20"/>
          <w:szCs w:val="22"/>
        </w:rPr>
        <w:t>B_DMODE</w:t>
      </w:r>
      <w:r w:rsidR="00885DB7" w:rsidRPr="00710CD0">
        <w:rPr>
          <w:rFonts w:hint="eastAsia"/>
          <w:color w:val="00B0F0"/>
          <w:sz w:val="20"/>
          <w:szCs w:val="22"/>
        </w:rPr>
        <w:t xml:space="preserve"> </w:t>
      </w:r>
      <w:r w:rsidRPr="00710CD0">
        <w:rPr>
          <w:rFonts w:hint="eastAsia"/>
          <w:color w:val="00B0F0"/>
          <w:sz w:val="20"/>
          <w:szCs w:val="22"/>
        </w:rPr>
        <w:t>value s</w:t>
      </w:r>
      <w:r w:rsidRPr="00710CD0">
        <w:rPr>
          <w:color w:val="00B0F0"/>
          <w:sz w:val="20"/>
          <w:szCs w:val="22"/>
        </w:rPr>
        <w:t>hown in sec</w:t>
      </w:r>
      <w:r w:rsidRPr="00A33C45">
        <w:rPr>
          <w:color w:val="00B0F0"/>
          <w:sz w:val="20"/>
          <w:szCs w:val="22"/>
        </w:rPr>
        <w:t>tion</w:t>
      </w:r>
      <w:r w:rsidR="007809EF" w:rsidRPr="00A33C45">
        <w:rPr>
          <w:color w:val="00B0F0"/>
          <w:sz w:val="20"/>
          <w:szCs w:val="22"/>
        </w:rPr>
        <w:t xml:space="preserve"> </w:t>
      </w:r>
      <w:r w:rsidR="00DF7293" w:rsidRPr="00A33C45">
        <w:rPr>
          <w:color w:val="00B0F0"/>
          <w:sz w:val="20"/>
          <w:szCs w:val="20"/>
        </w:rPr>
        <w:fldChar w:fldCharType="begin"/>
      </w:r>
      <w:r w:rsidR="00DF7293" w:rsidRPr="00A33C45">
        <w:rPr>
          <w:color w:val="00B0F0"/>
          <w:sz w:val="20"/>
          <w:szCs w:val="20"/>
        </w:rPr>
        <w:instrText xml:space="preserve"> REF _Ref100571087 \r \h </w:instrText>
      </w:r>
      <w:r w:rsidR="00DF7293" w:rsidRPr="00A33C45">
        <w:rPr>
          <w:color w:val="00B0F0"/>
          <w:sz w:val="20"/>
          <w:szCs w:val="20"/>
        </w:rPr>
      </w:r>
      <w:r w:rsidR="00DF7293" w:rsidRPr="00A33C45">
        <w:rPr>
          <w:color w:val="00B0F0"/>
          <w:sz w:val="20"/>
          <w:szCs w:val="20"/>
        </w:rPr>
        <w:instrText xml:space="preserve"> \* MERGEFORMAT </w:instrText>
      </w:r>
      <w:r w:rsidR="00DF7293" w:rsidRPr="00A33C45">
        <w:rPr>
          <w:color w:val="00B0F0"/>
          <w:sz w:val="20"/>
          <w:szCs w:val="20"/>
        </w:rPr>
        <w:fldChar w:fldCharType="separate"/>
      </w:r>
      <w:r w:rsidR="00336074" w:rsidRPr="00A33C45">
        <w:rPr>
          <w:color w:val="00B0F0"/>
          <w:sz w:val="20"/>
          <w:szCs w:val="20"/>
        </w:rPr>
        <w:t>2.1.5</w:t>
      </w:r>
      <w:r w:rsidR="00DF7293" w:rsidRPr="00A33C45">
        <w:rPr>
          <w:color w:val="00B0F0"/>
          <w:sz w:val="20"/>
          <w:szCs w:val="20"/>
        </w:rPr>
        <w:fldChar w:fldCharType="end"/>
      </w:r>
      <w:r w:rsidRPr="00A33C45">
        <w:rPr>
          <w:rFonts w:hint="eastAsia"/>
          <w:color w:val="00B0F0"/>
          <w:sz w:val="20"/>
          <w:szCs w:val="22"/>
        </w:rPr>
        <w:t>.</w:t>
      </w:r>
    </w:p>
    <w:p w14:paraId="5BD49956" w14:textId="77777777" w:rsidR="00D85776" w:rsidRPr="00CF14CE" w:rsidRDefault="00D85776" w:rsidP="00D85776">
      <w:pPr>
        <w:ind w:left="938"/>
        <w:rPr>
          <w:color w:val="FF0000"/>
          <w:sz w:val="20"/>
          <w:szCs w:val="22"/>
        </w:rPr>
      </w:pPr>
      <w:r w:rsidRPr="00CF14CE">
        <w:rPr>
          <w:color w:val="FF0000"/>
          <w:sz w:val="20"/>
          <w:szCs w:val="22"/>
        </w:rPr>
        <w:t>However, even if B_DMODE is set to NORMAL, the NORMAL mode button will be set to an unconfirmed state when either the TRAIL mode or the TOWING mode is ON.</w:t>
      </w:r>
    </w:p>
    <w:p w14:paraId="060B6EEF" w14:textId="77777777" w:rsidR="00D85776" w:rsidRPr="00CF14CE" w:rsidRDefault="00D85776" w:rsidP="00D85776">
      <w:pPr>
        <w:ind w:left="938"/>
        <w:rPr>
          <w:color w:val="FF0000"/>
          <w:sz w:val="20"/>
          <w:szCs w:val="22"/>
        </w:rPr>
      </w:pPr>
      <w:r w:rsidRPr="00CF14CE">
        <w:rPr>
          <w:color w:val="FF0000"/>
          <w:sz w:val="20"/>
          <w:szCs w:val="22"/>
        </w:rPr>
        <w:t>This is because, as a result of selecting a driving mode other than the drive mode select on the vehicle, B_DMODE remains NORMAL.</w:t>
      </w:r>
    </w:p>
    <w:p w14:paraId="7FAB6F82" w14:textId="77777777" w:rsidR="00594B76" w:rsidRPr="00CF14CE" w:rsidRDefault="00D85776" w:rsidP="00594B76">
      <w:pPr>
        <w:ind w:left="938"/>
        <w:rPr>
          <w:color w:val="FF0000"/>
          <w:sz w:val="20"/>
          <w:szCs w:val="22"/>
        </w:rPr>
      </w:pPr>
      <w:r w:rsidRPr="00CF14CE">
        <w:rPr>
          <w:color w:val="FF0000"/>
          <w:sz w:val="20"/>
          <w:szCs w:val="22"/>
        </w:rPr>
        <w:t>For detailed information about TRAIL mode and TOWING mode, please refer to their respective functional requirement specifications.</w:t>
      </w:r>
      <w:r w:rsidR="00594B76" w:rsidRPr="00CF14CE">
        <w:rPr>
          <w:rFonts w:hint="eastAsia"/>
          <w:color w:val="FF0000"/>
          <w:sz w:val="20"/>
          <w:szCs w:val="22"/>
        </w:rPr>
        <w:t xml:space="preserve"> </w:t>
      </w:r>
    </w:p>
    <w:p w14:paraId="6EE1C044" w14:textId="77777777" w:rsidR="00594B76" w:rsidRPr="00CF14CE" w:rsidRDefault="00594B76" w:rsidP="00594B76">
      <w:pPr>
        <w:ind w:left="938"/>
        <w:rPr>
          <w:rFonts w:hint="eastAsia"/>
          <w:color w:val="FF0000"/>
          <w:sz w:val="20"/>
          <w:szCs w:val="22"/>
        </w:rPr>
      </w:pPr>
      <w:r w:rsidRPr="00CF14CE">
        <w:rPr>
          <w:rFonts w:hint="eastAsia"/>
          <w:color w:val="FF0000"/>
          <w:sz w:val="20"/>
          <w:szCs w:val="22"/>
        </w:rPr>
        <w:t>・</w:t>
      </w:r>
      <w:r w:rsidRPr="00CF14CE">
        <w:rPr>
          <w:rFonts w:hint="eastAsia"/>
          <w:color w:val="FF0000"/>
          <w:sz w:val="20"/>
          <w:szCs w:val="22"/>
        </w:rPr>
        <w:t>TRAIL mode : Offroad control system soft-switch requirement spec</w:t>
      </w:r>
    </w:p>
    <w:p w14:paraId="6599DC39" w14:textId="77777777" w:rsidR="00594B76" w:rsidRPr="00CF14CE" w:rsidRDefault="00594B76" w:rsidP="00594B76">
      <w:pPr>
        <w:ind w:left="938"/>
        <w:rPr>
          <w:color w:val="FF0000"/>
          <w:sz w:val="20"/>
          <w:szCs w:val="22"/>
        </w:rPr>
      </w:pPr>
      <w:r w:rsidRPr="00CF14CE">
        <w:rPr>
          <w:rFonts w:hint="eastAsia"/>
          <w:color w:val="FF0000"/>
          <w:sz w:val="20"/>
          <w:szCs w:val="22"/>
        </w:rPr>
        <w:t>・</w:t>
      </w:r>
      <w:r w:rsidRPr="00CF14CE">
        <w:rPr>
          <w:rFonts w:hint="eastAsia"/>
          <w:color w:val="FF0000"/>
          <w:sz w:val="20"/>
          <w:szCs w:val="22"/>
        </w:rPr>
        <w:t xml:space="preserve">TOWING mode : </w:t>
      </w:r>
      <w:r w:rsidRPr="00CF14CE">
        <w:rPr>
          <w:color w:val="FF0000"/>
          <w:sz w:val="20"/>
          <w:szCs w:val="22"/>
        </w:rPr>
        <w:t>Towing mode MM function spec request sheet</w:t>
      </w:r>
    </w:p>
    <w:p w14:paraId="5AA269B8" w14:textId="77777777" w:rsidR="00594B76" w:rsidRPr="00CF14CE" w:rsidRDefault="00594B76" w:rsidP="00594B76">
      <w:pPr>
        <w:ind w:left="938"/>
        <w:rPr>
          <w:rFonts w:hint="eastAsia"/>
          <w:color w:val="FF0000"/>
          <w:sz w:val="20"/>
          <w:szCs w:val="22"/>
        </w:rPr>
      </w:pPr>
      <w:r w:rsidRPr="00CF14CE">
        <w:rPr>
          <w:color w:val="FF0000"/>
          <w:sz w:val="20"/>
          <w:szCs w:val="22"/>
        </w:rPr>
        <w:t>*Note: In the future, if a function is added that switches the drive mode select to NORMAL when modes other than TRAIL and TOWING are turned ON, the necessity of adding this to the conditions for not selecting NORMAL should be discussed.</w:t>
      </w:r>
    </w:p>
    <w:p w14:paraId="23BEB114" w14:textId="77777777" w:rsidR="00594B76" w:rsidRPr="00594B76" w:rsidRDefault="00594B76" w:rsidP="009113BB">
      <w:pPr>
        <w:ind w:left="938"/>
        <w:rPr>
          <w:rFonts w:hint="eastAsia"/>
          <w:color w:val="00B0F0"/>
          <w:sz w:val="20"/>
          <w:szCs w:val="22"/>
        </w:rPr>
      </w:pPr>
    </w:p>
    <w:p w14:paraId="659C220E" w14:textId="77777777" w:rsidR="009113BB" w:rsidRPr="004C66D6" w:rsidRDefault="009113BB">
      <w:pPr>
        <w:numPr>
          <w:ilvl w:val="0"/>
          <w:numId w:val="11"/>
        </w:numPr>
        <w:rPr>
          <w:rFonts w:hint="eastAsia"/>
        </w:rPr>
      </w:pPr>
      <w:r w:rsidRPr="003530C9">
        <w:rPr>
          <w:rFonts w:hint="eastAsia"/>
        </w:rPr>
        <w:t>ソフトスイッチ画面において通信途絶時または</w:t>
      </w:r>
      <w:r w:rsidRPr="003530C9">
        <w:rPr>
          <w:rFonts w:hint="eastAsia"/>
        </w:rPr>
        <w:t>IG</w:t>
      </w:r>
      <w:r w:rsidR="00B82F7A" w:rsidRPr="00FC7797">
        <w:rPr>
          <w:rFonts w:hint="eastAsia"/>
        </w:rPr>
        <w:t>-P</w:t>
      </w:r>
      <w:r w:rsidRPr="003530C9">
        <w:rPr>
          <w:rFonts w:hint="eastAsia"/>
        </w:rPr>
        <w:t xml:space="preserve"> OFF</w:t>
      </w:r>
      <w:r w:rsidRPr="003530C9">
        <w:rPr>
          <w:rFonts w:hint="eastAsia"/>
        </w:rPr>
        <w:t>時は、モード選択釦の表示をトーンダウンさせ、選択禁止とする。</w:t>
      </w:r>
      <w:r w:rsidR="002E1271" w:rsidRPr="004C66D6">
        <w:rPr>
          <w:rFonts w:hint="eastAsia"/>
        </w:rPr>
        <w:t>通信途絶判定の対象</w:t>
      </w:r>
      <w:r w:rsidR="002E1271" w:rsidRPr="004C66D6">
        <w:rPr>
          <w:rFonts w:hint="eastAsia"/>
        </w:rPr>
        <w:t>CAN</w:t>
      </w:r>
      <w:r w:rsidR="002E1271" w:rsidRPr="004C66D6">
        <w:rPr>
          <w:rFonts w:hint="eastAsia"/>
        </w:rPr>
        <w:t>は</w:t>
      </w:r>
      <w:r w:rsidR="002E1271" w:rsidRPr="00A33C45">
        <w:rPr>
          <w:rFonts w:hint="eastAsia"/>
        </w:rPr>
        <w:t>、</w:t>
      </w:r>
      <w:r w:rsidR="00DF7293" w:rsidRPr="00A33C45">
        <w:fldChar w:fldCharType="begin"/>
      </w:r>
      <w:r w:rsidR="00DF7293" w:rsidRPr="00A33C45">
        <w:instrText xml:space="preserve"> </w:instrText>
      </w:r>
      <w:r w:rsidR="00DF7293" w:rsidRPr="00A33C45">
        <w:rPr>
          <w:rFonts w:hint="eastAsia"/>
        </w:rPr>
        <w:instrText>REF _Ref100571087 \r \h</w:instrText>
      </w:r>
      <w:r w:rsidR="00DF7293" w:rsidRPr="00A33C45">
        <w:instrText xml:space="preserve"> </w:instrText>
      </w:r>
      <w:r w:rsidR="00DF7293" w:rsidRPr="00A33C45">
        <w:instrText xml:space="preserve"> \* MERGEFORMAT </w:instrText>
      </w:r>
      <w:r w:rsidR="00DF7293" w:rsidRPr="00A33C45">
        <w:fldChar w:fldCharType="separate"/>
      </w:r>
      <w:r w:rsidR="00336074" w:rsidRPr="00A33C45">
        <w:t>2.1.5</w:t>
      </w:r>
      <w:r w:rsidR="00DF7293" w:rsidRPr="00A33C45">
        <w:fldChar w:fldCharType="end"/>
      </w:r>
      <w:r w:rsidR="002E1271" w:rsidRPr="004C66D6">
        <w:rPr>
          <w:rFonts w:hint="eastAsia"/>
        </w:rPr>
        <w:t>に記載の</w:t>
      </w:r>
      <w:r w:rsidR="002E1271" w:rsidRPr="004C66D6">
        <w:rPr>
          <w:rFonts w:hint="eastAsia"/>
        </w:rPr>
        <w:t>ENG1G90</w:t>
      </w:r>
      <w:r w:rsidR="002E1271" w:rsidRPr="004C66D6">
        <w:rPr>
          <w:rFonts w:hint="eastAsia"/>
        </w:rPr>
        <w:t>および</w:t>
      </w:r>
      <w:r w:rsidR="002E1271" w:rsidRPr="004C66D6">
        <w:rPr>
          <w:rFonts w:hint="eastAsia"/>
        </w:rPr>
        <w:t>ENG1S60</w:t>
      </w:r>
      <w:r w:rsidR="002E1271" w:rsidRPr="004C66D6">
        <w:rPr>
          <w:rFonts w:hint="eastAsia"/>
        </w:rPr>
        <w:t>とする。</w:t>
      </w:r>
      <w:r w:rsidR="00B82F7A" w:rsidRPr="00FC7797">
        <w:rPr>
          <w:rFonts w:hint="eastAsia"/>
        </w:rPr>
        <w:t>シーン別電源によるトーンダウン条件は</w:t>
      </w:r>
      <w:r w:rsidR="00B82F7A" w:rsidRPr="00FC7797">
        <w:fldChar w:fldCharType="begin"/>
      </w:r>
      <w:r w:rsidR="00B82F7A" w:rsidRPr="00FC7797">
        <w:instrText xml:space="preserve"> </w:instrText>
      </w:r>
      <w:r w:rsidR="00B82F7A" w:rsidRPr="00FC7797">
        <w:rPr>
          <w:rFonts w:hint="eastAsia"/>
        </w:rPr>
        <w:instrText>REF _Ref197715657 \r \h</w:instrText>
      </w:r>
      <w:r w:rsidR="00B82F7A" w:rsidRPr="00FC7797">
        <w:instrText xml:space="preserve"> </w:instrText>
      </w:r>
      <w:r w:rsidR="00B82F7A" w:rsidRPr="00FC7797">
        <w:instrText xml:space="preserve"> \* MERGEFORMAT </w:instrText>
      </w:r>
      <w:r w:rsidR="00B82F7A" w:rsidRPr="00FC7797">
        <w:fldChar w:fldCharType="separate"/>
      </w:r>
      <w:r w:rsidR="00336074" w:rsidRPr="00FC7797">
        <w:t>3.9</w:t>
      </w:r>
      <w:r w:rsidR="00B82F7A" w:rsidRPr="00FC7797">
        <w:fldChar w:fldCharType="end"/>
      </w:r>
      <w:r w:rsidR="00B82F7A" w:rsidRPr="00FC7797">
        <w:rPr>
          <w:rFonts w:hint="eastAsia"/>
        </w:rPr>
        <w:t>に記載する。</w:t>
      </w:r>
    </w:p>
    <w:p w14:paraId="31D37277" w14:textId="77777777" w:rsidR="009113BB" w:rsidRDefault="009113BB" w:rsidP="009113BB">
      <w:pPr>
        <w:ind w:leftChars="400" w:left="771"/>
        <w:rPr>
          <w:color w:val="00B0F0"/>
        </w:rPr>
      </w:pPr>
      <w:r w:rsidRPr="00710CD0">
        <w:rPr>
          <w:rFonts w:hint="eastAsia"/>
          <w:color w:val="00B0F0"/>
          <w:sz w:val="20"/>
          <w:szCs w:val="22"/>
        </w:rPr>
        <w:t xml:space="preserve">On the DMS </w:t>
      </w:r>
      <w:r w:rsidRPr="00710CD0">
        <w:rPr>
          <w:color w:val="00B0F0"/>
          <w:sz w:val="20"/>
          <w:szCs w:val="22"/>
        </w:rPr>
        <w:t>software switch</w:t>
      </w:r>
      <w:r w:rsidRPr="00710CD0">
        <w:rPr>
          <w:rFonts w:hint="eastAsia"/>
          <w:color w:val="00B0F0"/>
          <w:sz w:val="20"/>
          <w:szCs w:val="22"/>
        </w:rPr>
        <w:t xml:space="preserve"> screen, when CAN communication is disrupted or power supply status is </w:t>
      </w:r>
      <w:r w:rsidRPr="00FC7797">
        <w:rPr>
          <w:rFonts w:hint="eastAsia"/>
          <w:color w:val="00B0F0"/>
          <w:sz w:val="20"/>
          <w:szCs w:val="22"/>
        </w:rPr>
        <w:t>IG</w:t>
      </w:r>
      <w:r w:rsidR="00B82F7A" w:rsidRPr="00FC7797">
        <w:rPr>
          <w:rFonts w:hint="eastAsia"/>
          <w:color w:val="00B0F0"/>
          <w:sz w:val="20"/>
          <w:szCs w:val="22"/>
        </w:rPr>
        <w:t>-P</w:t>
      </w:r>
      <w:r w:rsidRPr="00FC7797">
        <w:rPr>
          <w:rFonts w:hint="eastAsia"/>
          <w:color w:val="00B0F0"/>
          <w:sz w:val="20"/>
          <w:szCs w:val="22"/>
        </w:rPr>
        <w:t>-</w:t>
      </w:r>
      <w:r w:rsidRPr="00710CD0">
        <w:rPr>
          <w:rFonts w:hint="eastAsia"/>
          <w:color w:val="00B0F0"/>
          <w:sz w:val="20"/>
          <w:szCs w:val="22"/>
        </w:rPr>
        <w:t xml:space="preserve">OFF, AVN </w:t>
      </w:r>
      <w:r w:rsidRPr="00710CD0">
        <w:rPr>
          <w:color w:val="00B0F0"/>
          <w:sz w:val="20"/>
          <w:szCs w:val="22"/>
        </w:rPr>
        <w:t xml:space="preserve">displays </w:t>
      </w:r>
      <w:r w:rsidRPr="00710CD0">
        <w:rPr>
          <w:rFonts w:hint="eastAsia"/>
          <w:color w:val="00B0F0"/>
          <w:sz w:val="20"/>
          <w:szCs w:val="22"/>
        </w:rPr>
        <w:t xml:space="preserve">entering button for DMS </w:t>
      </w:r>
      <w:r w:rsidRPr="00710CD0">
        <w:rPr>
          <w:color w:val="00B0F0"/>
          <w:sz w:val="20"/>
          <w:szCs w:val="22"/>
        </w:rPr>
        <w:t xml:space="preserve">mode select </w:t>
      </w:r>
      <w:r w:rsidRPr="00710CD0">
        <w:rPr>
          <w:rFonts w:hint="eastAsia"/>
          <w:color w:val="00B0F0"/>
          <w:sz w:val="20"/>
          <w:szCs w:val="22"/>
        </w:rPr>
        <w:t>is displayed with tone down condition it does not permit user operation.</w:t>
      </w:r>
      <w:r w:rsidR="002E1271" w:rsidRPr="002E1271">
        <w:rPr>
          <w:color w:val="00B050"/>
          <w:sz w:val="20"/>
          <w:szCs w:val="22"/>
        </w:rPr>
        <w:t xml:space="preserve"> </w:t>
      </w:r>
      <w:r w:rsidR="002E1271" w:rsidRPr="004C66D6">
        <w:rPr>
          <w:color w:val="00B0F0"/>
          <w:sz w:val="20"/>
          <w:szCs w:val="22"/>
        </w:rPr>
        <w:t>The CAN frames subject to communication interruption determination are ENG1G90 and ENG1S60 as describe</w:t>
      </w:r>
      <w:r w:rsidR="002E1271" w:rsidRPr="00A33C45">
        <w:rPr>
          <w:color w:val="00B0F0"/>
          <w:sz w:val="20"/>
          <w:szCs w:val="22"/>
        </w:rPr>
        <w:t xml:space="preserve">d in </w:t>
      </w:r>
      <w:r w:rsidR="00DF7293" w:rsidRPr="00A33C45">
        <w:rPr>
          <w:color w:val="00B0F0"/>
        </w:rPr>
        <w:fldChar w:fldCharType="begin"/>
      </w:r>
      <w:r w:rsidR="00DF7293" w:rsidRPr="00A33C45">
        <w:rPr>
          <w:color w:val="00B0F0"/>
        </w:rPr>
        <w:instrText xml:space="preserve"> </w:instrText>
      </w:r>
      <w:r w:rsidR="00DF7293" w:rsidRPr="00A33C45">
        <w:rPr>
          <w:rFonts w:hint="eastAsia"/>
          <w:color w:val="00B0F0"/>
        </w:rPr>
        <w:instrText>REF _Ref100571087 \r \h</w:instrText>
      </w:r>
      <w:r w:rsidR="00DF7293" w:rsidRPr="00A33C45">
        <w:rPr>
          <w:color w:val="00B0F0"/>
        </w:rPr>
        <w:instrText xml:space="preserve"> </w:instrText>
      </w:r>
      <w:r w:rsidR="00DF7293" w:rsidRPr="00A33C45">
        <w:rPr>
          <w:color w:val="00B0F0"/>
        </w:rPr>
      </w:r>
      <w:r w:rsidR="00DF7293" w:rsidRPr="00A33C45">
        <w:rPr>
          <w:color w:val="00B0F0"/>
        </w:rPr>
        <w:instrText xml:space="preserve"> \* MERGEFORMAT </w:instrText>
      </w:r>
      <w:r w:rsidR="00DF7293" w:rsidRPr="00A33C45">
        <w:rPr>
          <w:color w:val="00B0F0"/>
        </w:rPr>
        <w:fldChar w:fldCharType="separate"/>
      </w:r>
      <w:r w:rsidR="00336074" w:rsidRPr="00A33C45">
        <w:rPr>
          <w:color w:val="00B0F0"/>
        </w:rPr>
        <w:t>2.1.5</w:t>
      </w:r>
      <w:r w:rsidR="00DF7293" w:rsidRPr="00A33C45">
        <w:rPr>
          <w:color w:val="00B0F0"/>
        </w:rPr>
        <w:fldChar w:fldCharType="end"/>
      </w:r>
      <w:r w:rsidR="002E1271" w:rsidRPr="004C66D6">
        <w:rPr>
          <w:rFonts w:hint="eastAsia"/>
          <w:color w:val="00B0F0"/>
        </w:rPr>
        <w:t>.</w:t>
      </w:r>
      <w:r w:rsidR="00B82F7A" w:rsidRPr="00FC7797">
        <w:rPr>
          <w:rFonts w:hint="eastAsia"/>
          <w:color w:val="00B0F0"/>
        </w:rPr>
        <w:t xml:space="preserve"> </w:t>
      </w:r>
      <w:r w:rsidR="00B82F7A" w:rsidRPr="00FC7797">
        <w:rPr>
          <w:color w:val="00B0F0"/>
        </w:rPr>
        <w:t xml:space="preserve">The display condition of the tone down for each power state as described </w:t>
      </w:r>
      <w:r w:rsidR="00B82F7A" w:rsidRPr="00FC7797">
        <w:rPr>
          <w:color w:val="00B0F0"/>
        </w:rPr>
        <w:fldChar w:fldCharType="begin"/>
      </w:r>
      <w:r w:rsidR="00B82F7A" w:rsidRPr="00FC7797">
        <w:rPr>
          <w:color w:val="00B0F0"/>
        </w:rPr>
        <w:instrText xml:space="preserve"> </w:instrText>
      </w:r>
      <w:r w:rsidR="00B82F7A" w:rsidRPr="00FC7797">
        <w:rPr>
          <w:rFonts w:hint="eastAsia"/>
          <w:color w:val="00B0F0"/>
        </w:rPr>
        <w:instrText>REF _Ref197715657 \r \h</w:instrText>
      </w:r>
      <w:r w:rsidR="00B82F7A" w:rsidRPr="00FC7797">
        <w:rPr>
          <w:color w:val="00B0F0"/>
        </w:rPr>
        <w:instrText xml:space="preserve"> </w:instrText>
      </w:r>
      <w:r w:rsidR="00B82F7A" w:rsidRPr="00FC7797">
        <w:rPr>
          <w:color w:val="00B0F0"/>
        </w:rPr>
      </w:r>
      <w:r w:rsidR="00B82F7A" w:rsidRPr="00FC7797">
        <w:rPr>
          <w:color w:val="00B0F0"/>
        </w:rPr>
        <w:instrText xml:space="preserve"> \* MERGEFORMAT </w:instrText>
      </w:r>
      <w:r w:rsidR="00B82F7A" w:rsidRPr="00FC7797">
        <w:rPr>
          <w:color w:val="00B0F0"/>
        </w:rPr>
        <w:fldChar w:fldCharType="separate"/>
      </w:r>
      <w:r w:rsidR="00336074" w:rsidRPr="00FC7797">
        <w:rPr>
          <w:color w:val="00B0F0"/>
        </w:rPr>
        <w:t>3.9</w:t>
      </w:r>
      <w:r w:rsidR="00B82F7A" w:rsidRPr="00FC7797">
        <w:rPr>
          <w:color w:val="00B0F0"/>
        </w:rPr>
        <w:fldChar w:fldCharType="end"/>
      </w:r>
      <w:r w:rsidR="00B82F7A" w:rsidRPr="00FC7797">
        <w:rPr>
          <w:color w:val="00B0F0"/>
        </w:rPr>
        <w:t>.</w:t>
      </w:r>
    </w:p>
    <w:p w14:paraId="17DB10FB" w14:textId="77777777" w:rsidR="00F704FD" w:rsidRDefault="00F704FD" w:rsidP="001435A0">
      <w:pPr>
        <w:rPr>
          <w:color w:val="00B0F0"/>
          <w:sz w:val="20"/>
          <w:szCs w:val="22"/>
        </w:rPr>
      </w:pPr>
    </w:p>
    <w:p w14:paraId="4A27272E" w14:textId="77777777" w:rsidR="00F704FD" w:rsidRPr="007F2622" w:rsidRDefault="00F704FD" w:rsidP="00233A8F">
      <w:pPr>
        <w:pStyle w:val="Heading3"/>
        <w:rPr>
          <w:rFonts w:hint="eastAsia"/>
          <w:color w:val="00B0F0"/>
          <w:sz w:val="20"/>
          <w:szCs w:val="22"/>
        </w:rPr>
      </w:pPr>
      <w:bookmarkStart w:id="120" w:name="_Ref166744094"/>
      <w:bookmarkStart w:id="121" w:name="_Ref166744103"/>
      <w:bookmarkStart w:id="122" w:name="_Ref166744162"/>
      <w:bookmarkStart w:id="123" w:name="_Ref166745968"/>
      <w:bookmarkStart w:id="124" w:name="_Ref166746347"/>
      <w:bookmarkStart w:id="125" w:name="_Ref166746380"/>
      <w:bookmarkStart w:id="126" w:name="_Ref166746839"/>
      <w:bookmarkStart w:id="127" w:name="_Ref166746862"/>
      <w:bookmarkStart w:id="128" w:name="_Ref166748195"/>
      <w:bookmarkStart w:id="129" w:name="_Ref166748224"/>
      <w:bookmarkStart w:id="130" w:name="_Ref166748340"/>
      <w:bookmarkStart w:id="131" w:name="_Toc166748993"/>
      <w:bookmarkStart w:id="132" w:name="_Ref188895719"/>
      <w:bookmarkStart w:id="133" w:name="_Toc207119738"/>
      <w:r w:rsidRPr="0093773A">
        <w:rPr>
          <w:rFonts w:hint="eastAsia"/>
        </w:rPr>
        <w:t>CAN</w:t>
      </w:r>
      <w:r w:rsidRPr="0093773A">
        <w:rPr>
          <w:rFonts w:hint="eastAsia"/>
        </w:rPr>
        <w:t>入力信号（</w:t>
      </w:r>
      <w:r w:rsidRPr="0093773A">
        <w:rPr>
          <w:rFonts w:hint="eastAsia"/>
        </w:rPr>
        <w:t>D</w:t>
      </w:r>
      <w:r w:rsidRPr="0093773A">
        <w:t>MS</w:t>
      </w:r>
      <w:r w:rsidRPr="0093773A">
        <w:rPr>
          <w:rFonts w:hint="eastAsia"/>
        </w:rPr>
        <w:t>ソフトスイッチ</w:t>
      </w:r>
      <w:r w:rsidRPr="0093773A">
        <w:rPr>
          <w:rFonts w:hint="eastAsia"/>
        </w:rPr>
        <w:t xml:space="preserve"> </w:t>
      </w:r>
      <w:r w:rsidRPr="0093773A">
        <w:t>BEV Step3</w:t>
      </w:r>
      <w:r w:rsidRPr="0093773A">
        <w:rPr>
          <w:rFonts w:hint="eastAsia"/>
        </w:rPr>
        <w:t>）</w:t>
      </w:r>
      <w:bookmarkEnd w:id="120"/>
      <w:bookmarkEnd w:id="121"/>
      <w:bookmarkEnd w:id="122"/>
      <w:bookmarkEnd w:id="123"/>
      <w:bookmarkEnd w:id="124"/>
      <w:bookmarkEnd w:id="125"/>
      <w:bookmarkEnd w:id="126"/>
      <w:bookmarkEnd w:id="127"/>
      <w:bookmarkEnd w:id="128"/>
      <w:bookmarkEnd w:id="129"/>
      <w:bookmarkEnd w:id="130"/>
      <w:bookmarkEnd w:id="131"/>
      <w:r w:rsidR="0024787A" w:rsidRPr="007F2622">
        <w:rPr>
          <w:noProof/>
          <w:color w:val="00B0F0"/>
        </w:rPr>
        <w:t>/ CAN input signal (for BEV Step3 DMS software switch)</w:t>
      </w:r>
      <w:bookmarkEnd w:id="132"/>
      <w:bookmarkEnd w:id="133"/>
    </w:p>
    <w:p w14:paraId="5B16D9D0" w14:textId="77777777" w:rsidR="00F704FD" w:rsidRPr="00AE2925" w:rsidRDefault="00F704FD" w:rsidP="00F704FD">
      <w:pPr>
        <w:ind w:firstLine="840"/>
        <w:rPr>
          <w:rFonts w:hint="eastAsia"/>
          <w:color w:val="000000"/>
          <w:szCs w:val="21"/>
        </w:rPr>
      </w:pPr>
      <w:r w:rsidRPr="0093773A">
        <w:rPr>
          <w:rFonts w:hint="eastAsia"/>
          <w:szCs w:val="21"/>
        </w:rPr>
        <w:t>【メッセージラベル</w:t>
      </w:r>
      <w:r w:rsidR="007F2622">
        <w:rPr>
          <w:rFonts w:hint="eastAsia"/>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3773A">
        <w:rPr>
          <w:rFonts w:hint="eastAsia"/>
          <w:szCs w:val="21"/>
        </w:rPr>
        <w:t>】</w:t>
      </w:r>
      <w:r w:rsidR="009B62BA" w:rsidRPr="0093773A">
        <w:rPr>
          <w:rFonts w:hint="eastAsia"/>
          <w:szCs w:val="21"/>
        </w:rPr>
        <w:t>ENG1S60</w:t>
      </w:r>
    </w:p>
    <w:p w14:paraId="16AEF30E" w14:textId="77777777" w:rsidR="00F704FD" w:rsidRPr="0093773A" w:rsidRDefault="00F704FD" w:rsidP="00F704FD">
      <w:pPr>
        <w:ind w:firstLine="840"/>
        <w:rPr>
          <w:rFonts w:hint="eastAsia"/>
          <w:szCs w:val="21"/>
        </w:rPr>
      </w:pPr>
      <w:r w:rsidRPr="0093773A">
        <w:rPr>
          <w:rFonts w:hint="eastAsia"/>
          <w:szCs w:val="21"/>
        </w:rPr>
        <w:t>【</w:t>
      </w:r>
      <w:r w:rsidRPr="0093773A">
        <w:rPr>
          <w:rFonts w:hint="eastAsia"/>
          <w:szCs w:val="21"/>
        </w:rPr>
        <w:t>CAN-ID</w:t>
      </w:r>
      <w:r w:rsidRPr="0093773A">
        <w:rPr>
          <w:rFonts w:hint="eastAsia"/>
          <w:szCs w:val="21"/>
        </w:rPr>
        <w:t>】</w:t>
      </w:r>
      <w:r w:rsidR="009B62BA" w:rsidRPr="0093773A">
        <w:rPr>
          <w:rFonts w:hint="eastAsia"/>
          <w:szCs w:val="21"/>
        </w:rPr>
        <w:t>589</w:t>
      </w:r>
      <w:r w:rsidR="00D74FF4" w:rsidRPr="00AE2925">
        <w:rPr>
          <w:color w:val="000000"/>
          <w:szCs w:val="21"/>
        </w:rPr>
        <w:t>h</w:t>
      </w:r>
    </w:p>
    <w:p w14:paraId="50AF288A" w14:textId="77777777" w:rsidR="00F704FD" w:rsidRPr="0093773A" w:rsidRDefault="00F704FD" w:rsidP="00F704FD">
      <w:pPr>
        <w:ind w:firstLine="840"/>
        <w:rPr>
          <w:szCs w:val="21"/>
        </w:rPr>
      </w:pPr>
      <w:r w:rsidRPr="0093773A">
        <w:rPr>
          <w:rFonts w:hint="eastAsia"/>
          <w:szCs w:val="21"/>
        </w:rPr>
        <w:t>【初期値</w:t>
      </w:r>
      <w:r w:rsidR="007F2622">
        <w:rPr>
          <w:rFonts w:hint="eastAsia"/>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3773A">
        <w:rPr>
          <w:rFonts w:hint="eastAsia"/>
          <w:szCs w:val="21"/>
        </w:rPr>
        <w:t>】</w:t>
      </w:r>
      <w:r w:rsidRPr="0093773A">
        <w:rPr>
          <w:rFonts w:hint="eastAsia"/>
          <w:szCs w:val="21"/>
        </w:rPr>
        <w:t>0</w:t>
      </w:r>
    </w:p>
    <w:tbl>
      <w:tblPr>
        <w:tblW w:w="7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3118"/>
      </w:tblGrid>
      <w:tr w:rsidR="00F704FD" w:rsidRPr="00ED5FE0" w14:paraId="2C08D630" w14:textId="77777777" w:rsidTr="00D73F64">
        <w:trPr>
          <w:trHeight w:val="238"/>
          <w:jc w:val="center"/>
        </w:trPr>
        <w:tc>
          <w:tcPr>
            <w:tcW w:w="4028" w:type="dxa"/>
            <w:shd w:val="clear" w:color="auto" w:fill="auto"/>
            <w:tcMar>
              <w:top w:w="15" w:type="dxa"/>
              <w:left w:w="99" w:type="dxa"/>
              <w:bottom w:w="0" w:type="dxa"/>
              <w:right w:w="99" w:type="dxa"/>
            </w:tcMar>
            <w:hideMark/>
          </w:tcPr>
          <w:p w14:paraId="6AB328C5" w14:textId="77777777" w:rsidR="00F704FD" w:rsidRPr="0093773A" w:rsidRDefault="00F704FD" w:rsidP="00D73F64">
            <w:pPr>
              <w:ind w:leftChars="200" w:left="386"/>
            </w:pPr>
            <w:bookmarkStart w:id="134" w:name="_Hlk166674806"/>
            <w:r w:rsidRPr="0093773A">
              <w:rPr>
                <w:rFonts w:hint="eastAsia"/>
                <w:b/>
                <w:bCs/>
              </w:rPr>
              <w:t>B_DMINF</w:t>
            </w:r>
            <w:r w:rsidRPr="0093773A">
              <w:rPr>
                <w:b/>
                <w:bCs/>
              </w:rPr>
              <w:t>3</w:t>
            </w:r>
          </w:p>
        </w:tc>
        <w:tc>
          <w:tcPr>
            <w:tcW w:w="3118" w:type="dxa"/>
            <w:shd w:val="clear" w:color="auto" w:fill="auto"/>
            <w:tcMar>
              <w:top w:w="15" w:type="dxa"/>
              <w:left w:w="99" w:type="dxa"/>
              <w:bottom w:w="0" w:type="dxa"/>
              <w:right w:w="99" w:type="dxa"/>
            </w:tcMar>
            <w:hideMark/>
          </w:tcPr>
          <w:p w14:paraId="76300A52" w14:textId="77777777" w:rsidR="00F704FD" w:rsidRPr="00AE2925" w:rsidRDefault="00F704FD" w:rsidP="00D73F64">
            <w:pPr>
              <w:ind w:leftChars="200" w:left="386"/>
              <w:rPr>
                <w:color w:val="000000"/>
              </w:rPr>
            </w:pPr>
            <w:r w:rsidRPr="0093773A">
              <w:rPr>
                <w:b/>
                <w:bCs/>
              </w:rPr>
              <w:t>状態</w:t>
            </w:r>
            <w:r w:rsidR="007F2622" w:rsidRPr="007F2622">
              <w:rPr>
                <w:rFonts w:hint="eastAsia"/>
                <w:b/>
                <w:bCs/>
                <w:color w:val="00B0F0"/>
              </w:rPr>
              <w:t xml:space="preserve"> </w:t>
            </w:r>
            <w:r w:rsidRPr="007F2622">
              <w:rPr>
                <w:rFonts w:hint="eastAsia"/>
                <w:b/>
                <w:bCs/>
                <w:color w:val="00B0F0"/>
              </w:rPr>
              <w:t>/ Status</w:t>
            </w:r>
          </w:p>
        </w:tc>
      </w:tr>
      <w:tr w:rsidR="00F704FD" w:rsidRPr="00ED5FE0" w14:paraId="55531C8E" w14:textId="77777777" w:rsidTr="00D73F64">
        <w:trPr>
          <w:trHeight w:val="303"/>
          <w:jc w:val="center"/>
        </w:trPr>
        <w:tc>
          <w:tcPr>
            <w:tcW w:w="4028" w:type="dxa"/>
            <w:shd w:val="clear" w:color="auto" w:fill="auto"/>
            <w:tcMar>
              <w:top w:w="15" w:type="dxa"/>
              <w:left w:w="99" w:type="dxa"/>
              <w:bottom w:w="0" w:type="dxa"/>
              <w:right w:w="99" w:type="dxa"/>
            </w:tcMar>
            <w:hideMark/>
          </w:tcPr>
          <w:p w14:paraId="6A0DC694" w14:textId="77777777" w:rsidR="00F704FD" w:rsidRPr="0093773A" w:rsidRDefault="00F704FD" w:rsidP="00D73F64">
            <w:pPr>
              <w:ind w:leftChars="200" w:left="386"/>
            </w:pPr>
            <w:r w:rsidRPr="0093773A">
              <w:t>***************</w:t>
            </w:r>
            <w:r w:rsidRPr="0093773A">
              <w:rPr>
                <w:rFonts w:hint="eastAsia"/>
              </w:rPr>
              <w:t>1</w:t>
            </w:r>
            <w:r w:rsidRPr="0093773A">
              <w:t>b</w:t>
            </w:r>
          </w:p>
        </w:tc>
        <w:tc>
          <w:tcPr>
            <w:tcW w:w="3118" w:type="dxa"/>
            <w:shd w:val="clear" w:color="auto" w:fill="auto"/>
            <w:tcMar>
              <w:top w:w="15" w:type="dxa"/>
              <w:left w:w="99" w:type="dxa"/>
              <w:bottom w:w="0" w:type="dxa"/>
              <w:right w:w="99" w:type="dxa"/>
            </w:tcMar>
            <w:hideMark/>
          </w:tcPr>
          <w:p w14:paraId="2D87FF1F" w14:textId="77777777" w:rsidR="00F704FD" w:rsidRPr="0093773A" w:rsidRDefault="00F704FD" w:rsidP="00D73F64">
            <w:pPr>
              <w:ind w:leftChars="200" w:left="386"/>
            </w:pPr>
            <w:r w:rsidRPr="0093773A">
              <w:t>Normal</w:t>
            </w:r>
          </w:p>
        </w:tc>
      </w:tr>
      <w:tr w:rsidR="00F704FD" w:rsidRPr="00ED5FE0" w14:paraId="52D0072D" w14:textId="77777777" w:rsidTr="00D73F64">
        <w:trPr>
          <w:trHeight w:val="303"/>
          <w:jc w:val="center"/>
        </w:trPr>
        <w:tc>
          <w:tcPr>
            <w:tcW w:w="4028" w:type="dxa"/>
            <w:shd w:val="clear" w:color="auto" w:fill="auto"/>
            <w:tcMar>
              <w:top w:w="15" w:type="dxa"/>
              <w:left w:w="99" w:type="dxa"/>
              <w:bottom w:w="0" w:type="dxa"/>
              <w:right w:w="99" w:type="dxa"/>
            </w:tcMar>
          </w:tcPr>
          <w:p w14:paraId="707B5AAF" w14:textId="77777777" w:rsidR="00F704FD" w:rsidRPr="0093773A" w:rsidRDefault="00F704FD" w:rsidP="00D73F64">
            <w:pPr>
              <w:ind w:leftChars="200" w:left="386"/>
            </w:pPr>
            <w:r w:rsidRPr="0093773A">
              <w:t>**************</w:t>
            </w:r>
            <w:r w:rsidRPr="0093773A">
              <w:rPr>
                <w:rFonts w:hint="eastAsia"/>
              </w:rPr>
              <w:t>1</w:t>
            </w:r>
            <w:r w:rsidRPr="0093773A">
              <w:t>*b</w:t>
            </w:r>
          </w:p>
        </w:tc>
        <w:tc>
          <w:tcPr>
            <w:tcW w:w="3118" w:type="dxa"/>
            <w:shd w:val="clear" w:color="auto" w:fill="auto"/>
            <w:tcMar>
              <w:top w:w="15" w:type="dxa"/>
              <w:left w:w="99" w:type="dxa"/>
              <w:bottom w:w="0" w:type="dxa"/>
              <w:right w:w="99" w:type="dxa"/>
            </w:tcMar>
          </w:tcPr>
          <w:p w14:paraId="4752E961" w14:textId="77777777" w:rsidR="00F704FD" w:rsidRPr="0093773A" w:rsidRDefault="00F704FD" w:rsidP="00D73F64">
            <w:pPr>
              <w:ind w:leftChars="200" w:left="386"/>
            </w:pPr>
            <w:r w:rsidRPr="0093773A">
              <w:rPr>
                <w:rFonts w:hint="eastAsia"/>
              </w:rPr>
              <w:t>Sport</w:t>
            </w:r>
          </w:p>
        </w:tc>
      </w:tr>
      <w:tr w:rsidR="00F704FD" w:rsidRPr="00ED5FE0" w14:paraId="6B75418E" w14:textId="77777777" w:rsidTr="00D73F64">
        <w:trPr>
          <w:trHeight w:val="281"/>
          <w:jc w:val="center"/>
        </w:trPr>
        <w:tc>
          <w:tcPr>
            <w:tcW w:w="4028" w:type="dxa"/>
            <w:shd w:val="clear" w:color="auto" w:fill="auto"/>
            <w:tcMar>
              <w:top w:w="15" w:type="dxa"/>
              <w:left w:w="99" w:type="dxa"/>
              <w:bottom w:w="0" w:type="dxa"/>
              <w:right w:w="99" w:type="dxa"/>
            </w:tcMar>
            <w:hideMark/>
          </w:tcPr>
          <w:p w14:paraId="11B03A7E" w14:textId="77777777" w:rsidR="00F704FD" w:rsidRPr="0093773A" w:rsidRDefault="00F704FD"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hideMark/>
          </w:tcPr>
          <w:p w14:paraId="30C0B1E4" w14:textId="77777777" w:rsidR="00F704FD" w:rsidRPr="0093773A" w:rsidRDefault="00F704FD" w:rsidP="00D73F64">
            <w:pPr>
              <w:ind w:leftChars="200" w:left="386"/>
            </w:pPr>
            <w:r w:rsidRPr="0093773A">
              <w:rPr>
                <w:rFonts w:hint="eastAsia"/>
              </w:rPr>
              <w:t>Eco</w:t>
            </w:r>
          </w:p>
        </w:tc>
      </w:tr>
      <w:tr w:rsidR="00F704FD" w:rsidRPr="00ED5FE0" w14:paraId="2621F038" w14:textId="77777777" w:rsidTr="00D73F64">
        <w:trPr>
          <w:trHeight w:val="336"/>
          <w:jc w:val="center"/>
        </w:trPr>
        <w:tc>
          <w:tcPr>
            <w:tcW w:w="4028" w:type="dxa"/>
            <w:shd w:val="clear" w:color="auto" w:fill="auto"/>
            <w:tcMar>
              <w:top w:w="15" w:type="dxa"/>
              <w:left w:w="99" w:type="dxa"/>
              <w:bottom w:w="0" w:type="dxa"/>
              <w:right w:w="99" w:type="dxa"/>
            </w:tcMar>
            <w:hideMark/>
          </w:tcPr>
          <w:p w14:paraId="0C60DA9A" w14:textId="77777777" w:rsidR="00F704FD" w:rsidRPr="0093773A" w:rsidRDefault="00F704FD" w:rsidP="00D73F64">
            <w:pPr>
              <w:ind w:leftChars="200" w:left="386"/>
            </w:pPr>
            <w:r w:rsidRPr="0093773A">
              <w:lastRenderedPageBreak/>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7AAEFCB7" w14:textId="77777777" w:rsidR="00F704FD" w:rsidRPr="0093773A" w:rsidRDefault="00F704FD" w:rsidP="00D73F64">
            <w:pPr>
              <w:ind w:leftChars="200" w:left="386"/>
            </w:pPr>
            <w:r w:rsidRPr="0093773A">
              <w:t>Custom</w:t>
            </w:r>
          </w:p>
        </w:tc>
      </w:tr>
      <w:bookmarkEnd w:id="134"/>
      <w:tr w:rsidR="00F704FD" w:rsidRPr="00ED5FE0" w14:paraId="333A3C0A" w14:textId="77777777" w:rsidTr="00D73F64">
        <w:trPr>
          <w:trHeight w:val="141"/>
          <w:jc w:val="center"/>
        </w:trPr>
        <w:tc>
          <w:tcPr>
            <w:tcW w:w="4028" w:type="dxa"/>
            <w:shd w:val="clear" w:color="auto" w:fill="auto"/>
            <w:tcMar>
              <w:top w:w="15" w:type="dxa"/>
              <w:left w:w="99" w:type="dxa"/>
              <w:bottom w:w="0" w:type="dxa"/>
              <w:right w:w="99" w:type="dxa"/>
            </w:tcMar>
            <w:hideMark/>
          </w:tcPr>
          <w:p w14:paraId="7F095202" w14:textId="77777777" w:rsidR="00F704FD" w:rsidRPr="0093773A" w:rsidRDefault="00F704FD"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239C0360" w14:textId="77777777" w:rsidR="00F704FD" w:rsidRPr="0093773A" w:rsidRDefault="00F704FD" w:rsidP="00D73F64">
            <w:pPr>
              <w:ind w:leftChars="200" w:left="386"/>
            </w:pPr>
            <w:r w:rsidRPr="0093773A">
              <w:rPr>
                <w:rFonts w:cs="Arial"/>
                <w:kern w:val="24"/>
              </w:rPr>
              <w:t>Range</w:t>
            </w:r>
          </w:p>
        </w:tc>
      </w:tr>
      <w:tr w:rsidR="00F704FD" w:rsidRPr="00ED5FE0" w14:paraId="6959D619" w14:textId="77777777" w:rsidTr="00D73F64">
        <w:trPr>
          <w:trHeight w:val="140"/>
          <w:jc w:val="center"/>
        </w:trPr>
        <w:tc>
          <w:tcPr>
            <w:tcW w:w="4028" w:type="dxa"/>
            <w:shd w:val="clear" w:color="auto" w:fill="auto"/>
            <w:tcMar>
              <w:top w:w="15" w:type="dxa"/>
              <w:left w:w="99" w:type="dxa"/>
              <w:bottom w:w="0" w:type="dxa"/>
              <w:right w:w="99" w:type="dxa"/>
            </w:tcMar>
            <w:hideMark/>
          </w:tcPr>
          <w:p w14:paraId="5C1E0E05" w14:textId="77777777" w:rsidR="00F704FD" w:rsidRPr="0093773A" w:rsidRDefault="00F704FD"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080CAD1D" w14:textId="77777777" w:rsidR="00F704FD" w:rsidRPr="0093773A" w:rsidRDefault="00F704FD" w:rsidP="00D73F64">
            <w:pPr>
              <w:ind w:leftChars="200" w:left="386"/>
            </w:pPr>
            <w:r w:rsidRPr="0093773A">
              <w:rPr>
                <w:sz w:val="20"/>
                <w:szCs w:val="20"/>
              </w:rPr>
              <w:t>Rear Comfort</w:t>
            </w:r>
          </w:p>
        </w:tc>
      </w:tr>
      <w:tr w:rsidR="00F704FD" w:rsidRPr="00ED5FE0" w14:paraId="74FFB44E" w14:textId="77777777" w:rsidTr="00D73F64">
        <w:trPr>
          <w:trHeight w:val="140"/>
          <w:jc w:val="center"/>
        </w:trPr>
        <w:tc>
          <w:tcPr>
            <w:tcW w:w="4028" w:type="dxa"/>
            <w:shd w:val="clear" w:color="auto" w:fill="auto"/>
            <w:tcMar>
              <w:top w:w="15" w:type="dxa"/>
              <w:left w:w="99" w:type="dxa"/>
              <w:bottom w:w="0" w:type="dxa"/>
              <w:right w:w="99" w:type="dxa"/>
            </w:tcMar>
            <w:hideMark/>
          </w:tcPr>
          <w:p w14:paraId="36776F80" w14:textId="77777777" w:rsidR="00F704FD" w:rsidRPr="0093773A" w:rsidRDefault="00F704FD"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1EFD42FD" w14:textId="77777777" w:rsidR="00F704FD" w:rsidRPr="0093773A" w:rsidRDefault="00F704FD" w:rsidP="00D73F64">
            <w:pPr>
              <w:ind w:leftChars="200" w:left="386"/>
              <w:rPr>
                <w:sz w:val="20"/>
                <w:szCs w:val="20"/>
              </w:rPr>
            </w:pPr>
            <w:r w:rsidRPr="0093773A">
              <w:rPr>
                <w:sz w:val="20"/>
                <w:szCs w:val="20"/>
              </w:rPr>
              <w:t>Snow</w:t>
            </w:r>
          </w:p>
        </w:tc>
      </w:tr>
      <w:tr w:rsidR="00F704FD" w:rsidRPr="00ED5FE0" w14:paraId="311A76CE" w14:textId="77777777" w:rsidTr="00D73F64">
        <w:trPr>
          <w:trHeight w:val="119"/>
          <w:jc w:val="center"/>
        </w:trPr>
        <w:tc>
          <w:tcPr>
            <w:tcW w:w="4028" w:type="dxa"/>
            <w:shd w:val="clear" w:color="auto" w:fill="auto"/>
            <w:tcMar>
              <w:top w:w="15" w:type="dxa"/>
              <w:left w:w="99" w:type="dxa"/>
              <w:bottom w:w="0" w:type="dxa"/>
              <w:right w:w="99" w:type="dxa"/>
            </w:tcMar>
            <w:hideMark/>
          </w:tcPr>
          <w:p w14:paraId="10B510B8" w14:textId="77777777" w:rsidR="00F704FD" w:rsidRPr="0093773A" w:rsidRDefault="00F704FD"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0D4F2A67" w14:textId="77777777" w:rsidR="00F704FD" w:rsidRPr="0093773A" w:rsidRDefault="00F704FD" w:rsidP="00D73F64">
            <w:pPr>
              <w:ind w:leftChars="200" w:left="386"/>
              <w:rPr>
                <w:rFonts w:hint="eastAsia"/>
                <w:sz w:val="20"/>
                <w:szCs w:val="20"/>
              </w:rPr>
            </w:pPr>
            <w:r w:rsidRPr="0093773A">
              <w:rPr>
                <w:rFonts w:hint="eastAsia"/>
              </w:rPr>
              <w:t>T</w:t>
            </w:r>
            <w:r w:rsidRPr="0093773A">
              <w:t>rack</w:t>
            </w:r>
          </w:p>
        </w:tc>
      </w:tr>
      <w:tr w:rsidR="00F704FD" w:rsidRPr="003530C9" w14:paraId="6381FC88" w14:textId="77777777" w:rsidTr="00D73F64">
        <w:trPr>
          <w:trHeight w:val="119"/>
          <w:jc w:val="center"/>
        </w:trPr>
        <w:tc>
          <w:tcPr>
            <w:tcW w:w="4028" w:type="dxa"/>
            <w:shd w:val="clear" w:color="auto" w:fill="auto"/>
            <w:tcMar>
              <w:top w:w="15" w:type="dxa"/>
              <w:left w:w="99" w:type="dxa"/>
              <w:bottom w:w="0" w:type="dxa"/>
              <w:right w:w="99" w:type="dxa"/>
            </w:tcMar>
          </w:tcPr>
          <w:p w14:paraId="5F4C77F4"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13A2B18C" w14:textId="77777777" w:rsidR="00F704FD" w:rsidRPr="00AE2925" w:rsidRDefault="00F704FD" w:rsidP="00D73F64">
            <w:pPr>
              <w:ind w:leftChars="200" w:left="386"/>
              <w:rPr>
                <w:rFonts w:hint="eastAsia"/>
                <w:color w:val="000000"/>
              </w:rPr>
            </w:pPr>
            <w:r w:rsidRPr="0093773A">
              <w:rPr>
                <w:rFonts w:hint="eastAsia"/>
              </w:rPr>
              <w:t>予約</w:t>
            </w:r>
            <w:r w:rsidRPr="0093773A">
              <w:rPr>
                <w:rFonts w:hint="eastAsia"/>
              </w:rPr>
              <w:t>2</w:t>
            </w:r>
            <w:r w:rsidR="00AD29FE" w:rsidRPr="0093773A">
              <w:rPr>
                <w:rFonts w:hint="eastAsia"/>
              </w:rPr>
              <w:t xml:space="preserve"> </w:t>
            </w:r>
            <w:r w:rsidRPr="007F2622">
              <w:rPr>
                <w:rFonts w:hint="eastAsia"/>
                <w:color w:val="00B0F0"/>
              </w:rPr>
              <w:t>/</w:t>
            </w:r>
            <w:r w:rsidRPr="007F2622">
              <w:rPr>
                <w:color w:val="00B0F0"/>
              </w:rPr>
              <w:t xml:space="preserve"> Reserved2</w:t>
            </w:r>
          </w:p>
        </w:tc>
      </w:tr>
      <w:tr w:rsidR="00F704FD" w:rsidRPr="003530C9" w14:paraId="38B95786" w14:textId="77777777" w:rsidTr="00D73F64">
        <w:trPr>
          <w:trHeight w:val="119"/>
          <w:jc w:val="center"/>
        </w:trPr>
        <w:tc>
          <w:tcPr>
            <w:tcW w:w="4028" w:type="dxa"/>
            <w:shd w:val="clear" w:color="auto" w:fill="auto"/>
            <w:tcMar>
              <w:top w:w="15" w:type="dxa"/>
              <w:left w:w="99" w:type="dxa"/>
              <w:bottom w:w="0" w:type="dxa"/>
              <w:right w:w="99" w:type="dxa"/>
            </w:tcMar>
          </w:tcPr>
          <w:p w14:paraId="0CC1E1D9"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0501FFA7" w14:textId="77777777" w:rsidR="00F704FD" w:rsidRPr="00AE2925" w:rsidRDefault="00F704FD" w:rsidP="00D73F64">
            <w:pPr>
              <w:ind w:firstLineChars="200" w:firstLine="386"/>
              <w:rPr>
                <w:rFonts w:cs="Arial" w:hint="eastAsia"/>
                <w:color w:val="000000"/>
                <w:kern w:val="24"/>
              </w:rPr>
            </w:pPr>
            <w:r w:rsidRPr="0093773A">
              <w:rPr>
                <w:rFonts w:hint="eastAsia"/>
              </w:rPr>
              <w:t>予約</w:t>
            </w:r>
            <w:r w:rsidRPr="0093773A">
              <w:rPr>
                <w:rFonts w:hint="eastAsia"/>
              </w:rPr>
              <w:t>3</w:t>
            </w:r>
            <w:r w:rsidR="00AD29FE" w:rsidRPr="007F2622">
              <w:rPr>
                <w:rFonts w:hint="eastAsia"/>
                <w:color w:val="00B0F0"/>
              </w:rPr>
              <w:t xml:space="preserve"> </w:t>
            </w:r>
            <w:r w:rsidRPr="007F2622">
              <w:rPr>
                <w:rFonts w:hint="eastAsia"/>
                <w:color w:val="00B0F0"/>
              </w:rPr>
              <w:t>/</w:t>
            </w:r>
            <w:r w:rsidRPr="007F2622">
              <w:rPr>
                <w:color w:val="00B0F0"/>
              </w:rPr>
              <w:t xml:space="preserve"> Reserved3</w:t>
            </w:r>
          </w:p>
        </w:tc>
      </w:tr>
      <w:tr w:rsidR="00F704FD" w:rsidRPr="003530C9" w14:paraId="4CB4761D" w14:textId="77777777" w:rsidTr="00D73F64">
        <w:trPr>
          <w:trHeight w:val="119"/>
          <w:jc w:val="center"/>
        </w:trPr>
        <w:tc>
          <w:tcPr>
            <w:tcW w:w="4028" w:type="dxa"/>
            <w:shd w:val="clear" w:color="auto" w:fill="auto"/>
            <w:tcMar>
              <w:top w:w="15" w:type="dxa"/>
              <w:left w:w="99" w:type="dxa"/>
              <w:bottom w:w="0" w:type="dxa"/>
              <w:right w:w="99" w:type="dxa"/>
            </w:tcMar>
          </w:tcPr>
          <w:p w14:paraId="395F8FD0"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221CFA21" w14:textId="77777777" w:rsidR="00F704FD" w:rsidRPr="00AE2925" w:rsidRDefault="00F704FD" w:rsidP="00D73F64">
            <w:pPr>
              <w:ind w:leftChars="200" w:left="386"/>
              <w:rPr>
                <w:color w:val="000000"/>
              </w:rPr>
            </w:pPr>
            <w:r w:rsidRPr="0093773A">
              <w:rPr>
                <w:rFonts w:hint="eastAsia"/>
              </w:rPr>
              <w:t>予約</w:t>
            </w:r>
            <w:r w:rsidRPr="0093773A">
              <w:t>4</w:t>
            </w:r>
            <w:r w:rsidR="00AD29FE" w:rsidRPr="007F2622">
              <w:rPr>
                <w:rFonts w:hint="eastAsia"/>
                <w:color w:val="00B0F0"/>
              </w:rPr>
              <w:t xml:space="preserve"> </w:t>
            </w:r>
            <w:r w:rsidRPr="007F2622">
              <w:rPr>
                <w:rFonts w:hint="eastAsia"/>
                <w:color w:val="00B0F0"/>
              </w:rPr>
              <w:t>/</w:t>
            </w:r>
            <w:r w:rsidRPr="007F2622">
              <w:rPr>
                <w:color w:val="00B0F0"/>
              </w:rPr>
              <w:t xml:space="preserve"> Reserved4</w:t>
            </w:r>
          </w:p>
        </w:tc>
      </w:tr>
      <w:tr w:rsidR="00F704FD" w:rsidRPr="003530C9" w14:paraId="22BFE547" w14:textId="77777777" w:rsidTr="00D73F64">
        <w:trPr>
          <w:trHeight w:val="119"/>
          <w:jc w:val="center"/>
        </w:trPr>
        <w:tc>
          <w:tcPr>
            <w:tcW w:w="4028" w:type="dxa"/>
            <w:shd w:val="clear" w:color="auto" w:fill="auto"/>
            <w:tcMar>
              <w:top w:w="15" w:type="dxa"/>
              <w:left w:w="99" w:type="dxa"/>
              <w:bottom w:w="0" w:type="dxa"/>
              <w:right w:w="99" w:type="dxa"/>
            </w:tcMar>
          </w:tcPr>
          <w:p w14:paraId="4224243B"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7F8EC246" w14:textId="77777777" w:rsidR="00F704FD" w:rsidRPr="00AE2925" w:rsidRDefault="00F704FD" w:rsidP="00D73F64">
            <w:pPr>
              <w:ind w:leftChars="200" w:left="386"/>
              <w:rPr>
                <w:rFonts w:hint="eastAsia"/>
                <w:color w:val="000000"/>
                <w:sz w:val="20"/>
                <w:szCs w:val="20"/>
              </w:rPr>
            </w:pPr>
            <w:r w:rsidRPr="0093773A">
              <w:rPr>
                <w:rFonts w:hint="eastAsia"/>
              </w:rPr>
              <w:t>予約</w:t>
            </w:r>
            <w:r w:rsidRPr="0093773A">
              <w:rPr>
                <w:rFonts w:hint="eastAsia"/>
              </w:rPr>
              <w:t>5</w:t>
            </w:r>
            <w:r w:rsidR="00AD29FE" w:rsidRPr="007F2622">
              <w:rPr>
                <w:rFonts w:hint="eastAsia"/>
                <w:color w:val="00B0F0"/>
              </w:rPr>
              <w:t xml:space="preserve"> </w:t>
            </w:r>
            <w:r w:rsidRPr="007F2622">
              <w:rPr>
                <w:rFonts w:hint="eastAsia"/>
                <w:color w:val="00B0F0"/>
              </w:rPr>
              <w:t>/</w:t>
            </w:r>
            <w:r w:rsidRPr="007F2622">
              <w:rPr>
                <w:color w:val="00B0F0"/>
              </w:rPr>
              <w:t xml:space="preserve"> Reserved5</w:t>
            </w:r>
          </w:p>
        </w:tc>
      </w:tr>
      <w:tr w:rsidR="00F704FD" w:rsidRPr="003530C9" w14:paraId="646DB3DE" w14:textId="77777777" w:rsidTr="00D73F64">
        <w:trPr>
          <w:trHeight w:val="119"/>
          <w:jc w:val="center"/>
        </w:trPr>
        <w:tc>
          <w:tcPr>
            <w:tcW w:w="4028" w:type="dxa"/>
            <w:shd w:val="clear" w:color="auto" w:fill="auto"/>
            <w:tcMar>
              <w:top w:w="15" w:type="dxa"/>
              <w:left w:w="99" w:type="dxa"/>
              <w:bottom w:w="0" w:type="dxa"/>
              <w:right w:w="99" w:type="dxa"/>
            </w:tcMar>
          </w:tcPr>
          <w:p w14:paraId="36CB935C"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3AE0FD99" w14:textId="77777777" w:rsidR="00F704FD" w:rsidRPr="00AE2925" w:rsidRDefault="00F704FD" w:rsidP="00D73F64">
            <w:pPr>
              <w:ind w:leftChars="200" w:left="386"/>
              <w:rPr>
                <w:rFonts w:hint="eastAsia"/>
                <w:color w:val="000000"/>
              </w:rPr>
            </w:pPr>
            <w:r w:rsidRPr="0093773A">
              <w:rPr>
                <w:rFonts w:hint="eastAsia"/>
              </w:rPr>
              <w:t>予約</w:t>
            </w:r>
            <w:r w:rsidRPr="0093773A">
              <w:t>6</w:t>
            </w:r>
            <w:r w:rsidR="00AD29FE" w:rsidRPr="007F2622">
              <w:rPr>
                <w:rFonts w:hint="eastAsia"/>
                <w:color w:val="00B0F0"/>
              </w:rPr>
              <w:t xml:space="preserve"> </w:t>
            </w:r>
            <w:r w:rsidRPr="007F2622">
              <w:rPr>
                <w:rFonts w:hint="eastAsia"/>
                <w:color w:val="00B0F0"/>
              </w:rPr>
              <w:t>/</w:t>
            </w:r>
            <w:r w:rsidRPr="007F2622">
              <w:rPr>
                <w:color w:val="00B0F0"/>
              </w:rPr>
              <w:t xml:space="preserve"> Reserved6</w:t>
            </w:r>
          </w:p>
        </w:tc>
      </w:tr>
      <w:tr w:rsidR="00F704FD" w:rsidRPr="003530C9" w14:paraId="0EE0770A" w14:textId="77777777" w:rsidTr="00D73F64">
        <w:trPr>
          <w:trHeight w:val="119"/>
          <w:jc w:val="center"/>
        </w:trPr>
        <w:tc>
          <w:tcPr>
            <w:tcW w:w="4028" w:type="dxa"/>
            <w:shd w:val="clear" w:color="auto" w:fill="auto"/>
            <w:tcMar>
              <w:top w:w="15" w:type="dxa"/>
              <w:left w:w="99" w:type="dxa"/>
              <w:bottom w:w="0" w:type="dxa"/>
              <w:right w:w="99" w:type="dxa"/>
            </w:tcMar>
          </w:tcPr>
          <w:p w14:paraId="5F9A2AF5"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386ED4A4" w14:textId="77777777" w:rsidR="00F704FD" w:rsidRPr="00AE2925" w:rsidRDefault="00F704FD" w:rsidP="00D73F64">
            <w:pPr>
              <w:ind w:firstLineChars="200" w:firstLine="386"/>
              <w:rPr>
                <w:rFonts w:cs="Arial" w:hint="eastAsia"/>
                <w:color w:val="000000"/>
                <w:kern w:val="24"/>
              </w:rPr>
            </w:pPr>
            <w:r w:rsidRPr="0093773A">
              <w:rPr>
                <w:rFonts w:hint="eastAsia"/>
              </w:rPr>
              <w:t>予約</w:t>
            </w:r>
            <w:r w:rsidRPr="0093773A">
              <w:t>7</w:t>
            </w:r>
            <w:r w:rsidR="00AD29FE" w:rsidRPr="007F2622">
              <w:rPr>
                <w:rFonts w:hint="eastAsia"/>
                <w:color w:val="00B0F0"/>
              </w:rPr>
              <w:t xml:space="preserve"> </w:t>
            </w:r>
            <w:r w:rsidRPr="007F2622">
              <w:rPr>
                <w:rFonts w:hint="eastAsia"/>
                <w:color w:val="00B0F0"/>
              </w:rPr>
              <w:t>/</w:t>
            </w:r>
            <w:r w:rsidRPr="007F2622">
              <w:rPr>
                <w:color w:val="00B0F0"/>
              </w:rPr>
              <w:t xml:space="preserve"> Reserved7</w:t>
            </w:r>
          </w:p>
        </w:tc>
      </w:tr>
      <w:tr w:rsidR="00F704FD" w:rsidRPr="003530C9" w14:paraId="6FB789E5" w14:textId="77777777" w:rsidTr="00D73F64">
        <w:trPr>
          <w:trHeight w:val="119"/>
          <w:jc w:val="center"/>
        </w:trPr>
        <w:tc>
          <w:tcPr>
            <w:tcW w:w="4028" w:type="dxa"/>
            <w:shd w:val="clear" w:color="auto" w:fill="auto"/>
            <w:tcMar>
              <w:top w:w="15" w:type="dxa"/>
              <w:left w:w="99" w:type="dxa"/>
              <w:bottom w:w="0" w:type="dxa"/>
              <w:right w:w="99" w:type="dxa"/>
            </w:tcMar>
          </w:tcPr>
          <w:p w14:paraId="54437DD8" w14:textId="77777777" w:rsidR="00F704FD" w:rsidRPr="0093773A" w:rsidRDefault="00F704FD"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3C3F9EB0" w14:textId="77777777" w:rsidR="00F704FD" w:rsidRPr="00AE2925" w:rsidRDefault="00F704FD" w:rsidP="00D73F64">
            <w:pPr>
              <w:ind w:leftChars="200" w:left="386"/>
              <w:rPr>
                <w:color w:val="000000"/>
              </w:rPr>
            </w:pPr>
            <w:r w:rsidRPr="0093773A">
              <w:rPr>
                <w:rFonts w:hint="eastAsia"/>
              </w:rPr>
              <w:t>予約</w:t>
            </w:r>
            <w:r w:rsidRPr="0093773A">
              <w:t>8</w:t>
            </w:r>
            <w:r w:rsidR="00AD29FE" w:rsidRPr="007F2622">
              <w:rPr>
                <w:rFonts w:hint="eastAsia"/>
                <w:color w:val="00B0F0"/>
              </w:rPr>
              <w:t xml:space="preserve"> </w:t>
            </w:r>
            <w:r w:rsidRPr="007F2622">
              <w:rPr>
                <w:rFonts w:hint="eastAsia"/>
                <w:color w:val="00B0F0"/>
              </w:rPr>
              <w:t>/</w:t>
            </w:r>
            <w:r w:rsidRPr="007F2622">
              <w:rPr>
                <w:color w:val="00B0F0"/>
              </w:rPr>
              <w:t xml:space="preserve"> Reserved8</w:t>
            </w:r>
          </w:p>
        </w:tc>
      </w:tr>
      <w:tr w:rsidR="00F704FD" w:rsidRPr="003530C9" w14:paraId="3B961719" w14:textId="77777777" w:rsidTr="00D73F64">
        <w:trPr>
          <w:trHeight w:val="119"/>
          <w:jc w:val="center"/>
        </w:trPr>
        <w:tc>
          <w:tcPr>
            <w:tcW w:w="4028" w:type="dxa"/>
            <w:shd w:val="clear" w:color="auto" w:fill="auto"/>
            <w:tcMar>
              <w:top w:w="15" w:type="dxa"/>
              <w:left w:w="99" w:type="dxa"/>
              <w:bottom w:w="0" w:type="dxa"/>
              <w:right w:w="99" w:type="dxa"/>
            </w:tcMar>
          </w:tcPr>
          <w:p w14:paraId="6F320CBA" w14:textId="77777777" w:rsidR="00F704FD" w:rsidRPr="0093773A" w:rsidRDefault="00F704FD" w:rsidP="00D73F64">
            <w:pPr>
              <w:ind w:leftChars="200" w:left="386"/>
              <w:rPr>
                <w:rFonts w:hint="eastAsia"/>
              </w:rPr>
            </w:pPr>
            <w:r w:rsidRPr="0093773A">
              <w:t>1***************b</w:t>
            </w:r>
          </w:p>
        </w:tc>
        <w:tc>
          <w:tcPr>
            <w:tcW w:w="3118" w:type="dxa"/>
            <w:shd w:val="clear" w:color="auto" w:fill="auto"/>
            <w:tcMar>
              <w:top w:w="15" w:type="dxa"/>
              <w:left w:w="99" w:type="dxa"/>
              <w:bottom w:w="0" w:type="dxa"/>
              <w:right w:w="99" w:type="dxa"/>
            </w:tcMar>
          </w:tcPr>
          <w:p w14:paraId="6E1F2332" w14:textId="77777777" w:rsidR="00F704FD" w:rsidRPr="0093773A" w:rsidRDefault="00F704FD" w:rsidP="00D73F64">
            <w:pPr>
              <w:ind w:leftChars="200" w:left="386"/>
              <w:rPr>
                <w:rFonts w:hint="eastAsia"/>
              </w:rPr>
            </w:pPr>
            <w:r w:rsidRPr="0093773A">
              <w:rPr>
                <w:rFonts w:hint="eastAsia"/>
              </w:rPr>
              <w:t>拡張情報あり、</w:t>
            </w:r>
            <w:r w:rsidRPr="0093773A">
              <w:t>B_DMINF4</w:t>
            </w:r>
            <w:r w:rsidRPr="0093773A">
              <w:rPr>
                <w:rFonts w:hint="eastAsia"/>
              </w:rPr>
              <w:t>参照</w:t>
            </w:r>
            <w:r w:rsidRPr="0093773A">
              <w:t>(</w:t>
            </w:r>
            <w:r w:rsidR="00AD29FE" w:rsidRPr="0093773A">
              <w:rPr>
                <w:rFonts w:hint="eastAsia"/>
              </w:rPr>
              <w:t>※</w:t>
            </w:r>
            <w:r w:rsidR="00AD29FE" w:rsidRPr="0093773A">
              <w:t>2</w:t>
            </w:r>
            <w:r w:rsidRPr="0093773A">
              <w:t>)</w:t>
            </w:r>
            <w:r w:rsidR="00B52186">
              <w:br/>
            </w:r>
            <w:r w:rsidR="00B52186" w:rsidRPr="00C4600D">
              <w:rPr>
                <w:color w:val="00B0F0"/>
              </w:rPr>
              <w:t>Extended</w:t>
            </w:r>
            <w:r w:rsidR="00B52186" w:rsidRPr="00C4600D">
              <w:rPr>
                <w:rFonts w:hint="eastAsia"/>
                <w:color w:val="00B0F0"/>
              </w:rPr>
              <w:t xml:space="preserve">　</w:t>
            </w:r>
            <w:r w:rsidR="00B52186" w:rsidRPr="00C4600D">
              <w:rPr>
                <w:color w:val="00B0F0"/>
              </w:rPr>
              <w:t>information available, see B_DMINF4 (*2)</w:t>
            </w:r>
          </w:p>
        </w:tc>
      </w:tr>
    </w:tbl>
    <w:p w14:paraId="0800DD26" w14:textId="77777777" w:rsidR="00AD29FE" w:rsidRPr="0093773A" w:rsidRDefault="00AD29FE" w:rsidP="00AD29FE">
      <w:pPr>
        <w:ind w:firstLine="840"/>
        <w:rPr>
          <w:rFonts w:hint="eastAsia"/>
        </w:rPr>
      </w:pPr>
      <w:r w:rsidRPr="0093773A">
        <w:rPr>
          <w:rFonts w:hint="eastAsia"/>
        </w:rPr>
        <w:t>※</w:t>
      </w:r>
      <w:r w:rsidRPr="0093773A">
        <w:rPr>
          <w:rFonts w:hint="eastAsia"/>
        </w:rPr>
        <w:t>1.</w:t>
      </w:r>
      <w:r w:rsidRPr="0093773A">
        <w:rPr>
          <w:rFonts w:hint="eastAsia"/>
        </w:rPr>
        <w:t xml:space="preserve">　</w:t>
      </w:r>
      <w:r w:rsidRPr="0093773A">
        <w:rPr>
          <w:rFonts w:hint="eastAsia"/>
        </w:rPr>
        <w:t>Reserve</w:t>
      </w:r>
      <w:r w:rsidRPr="0093773A">
        <w:rPr>
          <w:rFonts w:hint="eastAsia"/>
        </w:rPr>
        <w:t>は未定義と同様、処置不要</w:t>
      </w:r>
    </w:p>
    <w:p w14:paraId="24309DB9" w14:textId="77777777" w:rsidR="00AD29FE" w:rsidRPr="007F2622" w:rsidRDefault="00AD29FE" w:rsidP="00AD29FE">
      <w:pPr>
        <w:ind w:firstLine="840"/>
        <w:rPr>
          <w:color w:val="00B0F0"/>
        </w:rPr>
      </w:pPr>
      <w:r w:rsidRPr="007F2622">
        <w:rPr>
          <w:color w:val="00B0F0"/>
        </w:rPr>
        <w:t>Reserve is the same as undefined, no action is required.</w:t>
      </w:r>
    </w:p>
    <w:p w14:paraId="781F8E68" w14:textId="77777777" w:rsidR="00AD29FE" w:rsidRPr="00AE2925" w:rsidRDefault="00AD29FE" w:rsidP="00F704FD">
      <w:pPr>
        <w:ind w:firstLine="840"/>
        <w:rPr>
          <w:color w:val="000000"/>
        </w:rPr>
      </w:pPr>
    </w:p>
    <w:p w14:paraId="6DA72191" w14:textId="77777777" w:rsidR="00F704FD" w:rsidRPr="0093773A" w:rsidRDefault="00AD29FE" w:rsidP="00F704FD">
      <w:pPr>
        <w:ind w:firstLine="840"/>
      </w:pPr>
      <w:r w:rsidRPr="0093773A">
        <w:rPr>
          <w:rFonts w:hint="eastAsia"/>
        </w:rPr>
        <w:t>※</w:t>
      </w:r>
      <w:r w:rsidRPr="0093773A">
        <w:t>2.</w:t>
      </w:r>
      <w:r w:rsidRPr="0093773A">
        <w:rPr>
          <w:rFonts w:hint="eastAsia"/>
        </w:rPr>
        <w:t xml:space="preserve">　</w:t>
      </w:r>
      <w:r w:rsidR="00F704FD" w:rsidRPr="0093773A">
        <w:t>1</w:t>
      </w:r>
      <w:r w:rsidR="00F704FD" w:rsidRPr="0093773A">
        <w:rPr>
          <w:rFonts w:hint="eastAsia"/>
        </w:rPr>
        <w:t>＊＊＊＊＊＊＊＊＊＊＊＊＊＊＊</w:t>
      </w:r>
      <w:r w:rsidR="00F704FD" w:rsidRPr="0093773A">
        <w:t>b</w:t>
      </w:r>
      <w:r w:rsidR="00F704FD" w:rsidRPr="0093773A">
        <w:rPr>
          <w:rFonts w:hint="eastAsia"/>
        </w:rPr>
        <w:t>時は</w:t>
      </w:r>
      <w:r w:rsidR="00F704FD" w:rsidRPr="0093773A">
        <w:t>B_DMINF4</w:t>
      </w:r>
      <w:r w:rsidR="00F704FD" w:rsidRPr="0093773A">
        <w:rPr>
          <w:rFonts w:hint="eastAsia"/>
        </w:rPr>
        <w:t>の情報も加え表示のこと</w:t>
      </w:r>
    </w:p>
    <w:p w14:paraId="3FBFA632" w14:textId="77777777" w:rsidR="00F704FD" w:rsidRPr="007F2622" w:rsidRDefault="00F704FD" w:rsidP="00F704FD">
      <w:pPr>
        <w:ind w:firstLine="840"/>
        <w:rPr>
          <w:rFonts w:hint="eastAsia"/>
          <w:color w:val="00B0F0"/>
        </w:rPr>
      </w:pPr>
      <w:r w:rsidRPr="007F2622">
        <w:rPr>
          <w:color w:val="00B0F0"/>
        </w:rPr>
        <w:t>O</w:t>
      </w:r>
      <w:r w:rsidRPr="007F2622">
        <w:rPr>
          <w:rFonts w:hint="eastAsia"/>
          <w:color w:val="00B0F0"/>
        </w:rPr>
        <w:t>n 1***************b, include the information from B_DMINF4 and display it.</w:t>
      </w:r>
    </w:p>
    <w:p w14:paraId="3657A302" w14:textId="77777777" w:rsidR="00AD29FE" w:rsidRPr="00F0043E" w:rsidRDefault="00AD29FE" w:rsidP="00F704FD">
      <w:pPr>
        <w:ind w:firstLine="840"/>
        <w:rPr>
          <w:rFonts w:hint="eastAsia"/>
        </w:rPr>
      </w:pPr>
    </w:p>
    <w:p w14:paraId="5B154B35" w14:textId="77777777" w:rsidR="00F704FD" w:rsidRPr="0093773A" w:rsidRDefault="00F704FD" w:rsidP="00F704FD">
      <w:pPr>
        <w:ind w:firstLineChars="435" w:firstLine="838"/>
      </w:pPr>
      <w:r w:rsidRPr="0093773A">
        <w:t>B_DMINF3</w:t>
      </w:r>
      <w:r w:rsidRPr="0093773A">
        <w:rPr>
          <w:rFonts w:hint="eastAsia"/>
        </w:rPr>
        <w:t>について、各モードの設定がある場合に、上記該当</w:t>
      </w:r>
      <w:r w:rsidRPr="0093773A">
        <w:rPr>
          <w:rFonts w:hint="eastAsia"/>
        </w:rPr>
        <w:t>bit</w:t>
      </w:r>
      <w:r w:rsidRPr="0093773A">
        <w:rPr>
          <w:rFonts w:hint="eastAsia"/>
        </w:rPr>
        <w:t>を</w:t>
      </w:r>
      <w:r w:rsidRPr="0093773A">
        <w:rPr>
          <w:rFonts w:hint="eastAsia"/>
        </w:rPr>
        <w:t>1</w:t>
      </w:r>
      <w:r w:rsidRPr="0093773A">
        <w:rPr>
          <w:rFonts w:hint="eastAsia"/>
        </w:rPr>
        <w:t>とする。</w:t>
      </w:r>
    </w:p>
    <w:p w14:paraId="5AF31508" w14:textId="77777777" w:rsidR="00F704FD" w:rsidRPr="007F2622" w:rsidRDefault="00F704FD" w:rsidP="00F704FD">
      <w:pPr>
        <w:rPr>
          <w:color w:val="00B0F0"/>
          <w:sz w:val="20"/>
          <w:szCs w:val="22"/>
        </w:rPr>
      </w:pPr>
      <w:r w:rsidRPr="00AE2925">
        <w:rPr>
          <w:rFonts w:hint="eastAsia"/>
          <w:color w:val="000000"/>
          <w:sz w:val="20"/>
          <w:szCs w:val="22"/>
        </w:rPr>
        <w:t xml:space="preserve">　</w:t>
      </w:r>
      <w:r w:rsidRPr="00AE2925">
        <w:rPr>
          <w:color w:val="000000"/>
          <w:sz w:val="20"/>
          <w:szCs w:val="22"/>
        </w:rPr>
        <w:tab/>
      </w:r>
      <w:r w:rsidRPr="007F2622">
        <w:rPr>
          <w:color w:val="00B0F0"/>
          <w:sz w:val="20"/>
          <w:szCs w:val="22"/>
        </w:rPr>
        <w:t>If there is a setting for each mode, set the corresponding bit to 1 on B_DMINF3.</w:t>
      </w:r>
    </w:p>
    <w:p w14:paraId="3A7AB982" w14:textId="77777777" w:rsidR="00F704FD" w:rsidRPr="00F704FD" w:rsidRDefault="00F704FD" w:rsidP="0031701D">
      <w:pPr>
        <w:ind w:firstLine="840"/>
        <w:rPr>
          <w:color w:val="00B0F0"/>
          <w:sz w:val="20"/>
          <w:szCs w:val="20"/>
        </w:rPr>
      </w:pPr>
    </w:p>
    <w:p w14:paraId="112B95C2" w14:textId="77777777" w:rsidR="00773365" w:rsidRPr="0093773A" w:rsidRDefault="00773365" w:rsidP="00773365">
      <w:pPr>
        <w:ind w:firstLine="840"/>
        <w:rPr>
          <w:rFonts w:hint="eastAsia"/>
          <w:szCs w:val="21"/>
        </w:rPr>
      </w:pPr>
      <w:r w:rsidRPr="0093773A">
        <w:rPr>
          <w:rFonts w:hint="eastAsia"/>
          <w:szCs w:val="21"/>
        </w:rPr>
        <w:t>【メッセージラベル</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3773A">
        <w:rPr>
          <w:rFonts w:hint="eastAsia"/>
          <w:szCs w:val="21"/>
        </w:rPr>
        <w:t>】</w:t>
      </w:r>
      <w:r w:rsidR="009B62BA" w:rsidRPr="0093773A">
        <w:rPr>
          <w:rFonts w:hint="eastAsia"/>
          <w:szCs w:val="21"/>
        </w:rPr>
        <w:t>ENG1S60</w:t>
      </w:r>
    </w:p>
    <w:p w14:paraId="501CEBAC" w14:textId="77777777" w:rsidR="00773365" w:rsidRPr="0093773A" w:rsidRDefault="00773365" w:rsidP="00773365">
      <w:pPr>
        <w:ind w:firstLine="840"/>
        <w:rPr>
          <w:rFonts w:hint="eastAsia"/>
          <w:szCs w:val="21"/>
        </w:rPr>
      </w:pPr>
      <w:r w:rsidRPr="0093773A">
        <w:rPr>
          <w:rFonts w:hint="eastAsia"/>
          <w:szCs w:val="21"/>
        </w:rPr>
        <w:t>【</w:t>
      </w:r>
      <w:r w:rsidRPr="0093773A">
        <w:rPr>
          <w:rFonts w:hint="eastAsia"/>
          <w:szCs w:val="21"/>
        </w:rPr>
        <w:t>CAN-ID</w:t>
      </w:r>
      <w:r w:rsidR="00003D40" w:rsidRPr="0093773A">
        <w:rPr>
          <w:rFonts w:hint="eastAsia"/>
          <w:szCs w:val="21"/>
        </w:rPr>
        <w:t>】</w:t>
      </w:r>
      <w:r w:rsidR="009B62BA" w:rsidRPr="0093773A">
        <w:rPr>
          <w:rFonts w:hint="eastAsia"/>
          <w:szCs w:val="21"/>
        </w:rPr>
        <w:t xml:space="preserve"> </w:t>
      </w:r>
      <w:r w:rsidR="009B62BA" w:rsidRPr="0093773A">
        <w:rPr>
          <w:szCs w:val="21"/>
        </w:rPr>
        <w:t>589</w:t>
      </w:r>
      <w:r w:rsidR="00D74FF4" w:rsidRPr="00AE2925">
        <w:rPr>
          <w:color w:val="000000"/>
          <w:szCs w:val="21"/>
        </w:rPr>
        <w:t>h</w:t>
      </w:r>
    </w:p>
    <w:p w14:paraId="008A082B" w14:textId="77777777" w:rsidR="00773365" w:rsidRPr="0093773A" w:rsidRDefault="00773365" w:rsidP="00773365">
      <w:pPr>
        <w:ind w:firstLine="840"/>
        <w:rPr>
          <w:szCs w:val="21"/>
        </w:rPr>
      </w:pPr>
      <w:r w:rsidRPr="0093773A">
        <w:rPr>
          <w:rFonts w:hint="eastAsia"/>
          <w:szCs w:val="21"/>
        </w:rPr>
        <w:t>【初期値</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3773A">
        <w:rPr>
          <w:rFonts w:hint="eastAsia"/>
          <w:szCs w:val="21"/>
        </w:rPr>
        <w:t>】</w:t>
      </w:r>
      <w:r w:rsidRPr="0093773A">
        <w:rPr>
          <w:rFonts w:hint="eastAsia"/>
          <w:szCs w:val="21"/>
        </w:rPr>
        <w:t>0</w:t>
      </w:r>
    </w:p>
    <w:tbl>
      <w:tblPr>
        <w:tblW w:w="7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4028"/>
        <w:gridCol w:w="3118"/>
      </w:tblGrid>
      <w:tr w:rsidR="00773365" w:rsidRPr="00F14058" w14:paraId="02EE139E" w14:textId="77777777" w:rsidTr="00D73F64">
        <w:trPr>
          <w:trHeight w:val="238"/>
          <w:jc w:val="center"/>
        </w:trPr>
        <w:tc>
          <w:tcPr>
            <w:tcW w:w="4028" w:type="dxa"/>
            <w:shd w:val="clear" w:color="auto" w:fill="auto"/>
            <w:tcMar>
              <w:top w:w="15" w:type="dxa"/>
              <w:left w:w="99" w:type="dxa"/>
              <w:bottom w:w="0" w:type="dxa"/>
              <w:right w:w="99" w:type="dxa"/>
            </w:tcMar>
            <w:hideMark/>
          </w:tcPr>
          <w:p w14:paraId="4A681590" w14:textId="77777777" w:rsidR="00773365" w:rsidRPr="0093773A" w:rsidRDefault="00773365" w:rsidP="00D73F64">
            <w:pPr>
              <w:ind w:leftChars="200" w:left="386"/>
            </w:pPr>
            <w:r w:rsidRPr="0093773A">
              <w:rPr>
                <w:rFonts w:hint="eastAsia"/>
                <w:b/>
                <w:bCs/>
              </w:rPr>
              <w:t>B_DMINF</w:t>
            </w:r>
            <w:r w:rsidRPr="0093773A">
              <w:rPr>
                <w:b/>
                <w:bCs/>
              </w:rPr>
              <w:t>4</w:t>
            </w:r>
          </w:p>
        </w:tc>
        <w:tc>
          <w:tcPr>
            <w:tcW w:w="3118" w:type="dxa"/>
            <w:shd w:val="clear" w:color="auto" w:fill="auto"/>
            <w:tcMar>
              <w:top w:w="15" w:type="dxa"/>
              <w:left w:w="99" w:type="dxa"/>
              <w:bottom w:w="0" w:type="dxa"/>
              <w:right w:w="99" w:type="dxa"/>
            </w:tcMar>
            <w:hideMark/>
          </w:tcPr>
          <w:p w14:paraId="16101B25" w14:textId="77777777" w:rsidR="00773365" w:rsidRPr="00AE2925" w:rsidRDefault="00773365" w:rsidP="00D73F64">
            <w:pPr>
              <w:ind w:leftChars="200" w:left="386"/>
              <w:rPr>
                <w:color w:val="000000"/>
              </w:rPr>
            </w:pPr>
            <w:r w:rsidRPr="0093773A">
              <w:rPr>
                <w:b/>
                <w:bCs/>
              </w:rPr>
              <w:t>状態</w:t>
            </w:r>
            <w:r w:rsidRPr="007F2622">
              <w:rPr>
                <w:rFonts w:hint="eastAsia"/>
                <w:b/>
                <w:bCs/>
                <w:color w:val="00B0F0"/>
              </w:rPr>
              <w:t>/ Status</w:t>
            </w:r>
          </w:p>
        </w:tc>
      </w:tr>
      <w:tr w:rsidR="00773365" w:rsidRPr="00AE2925" w14:paraId="570BFF99" w14:textId="77777777" w:rsidTr="00D73F64">
        <w:trPr>
          <w:trHeight w:val="303"/>
          <w:jc w:val="center"/>
        </w:trPr>
        <w:tc>
          <w:tcPr>
            <w:tcW w:w="4028" w:type="dxa"/>
            <w:shd w:val="clear" w:color="auto" w:fill="auto"/>
            <w:tcMar>
              <w:top w:w="15" w:type="dxa"/>
              <w:left w:w="99" w:type="dxa"/>
              <w:bottom w:w="0" w:type="dxa"/>
              <w:right w:w="99" w:type="dxa"/>
            </w:tcMar>
            <w:hideMark/>
          </w:tcPr>
          <w:p w14:paraId="02733838"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b</w:t>
            </w:r>
          </w:p>
        </w:tc>
        <w:tc>
          <w:tcPr>
            <w:tcW w:w="3118" w:type="dxa"/>
            <w:shd w:val="clear" w:color="auto" w:fill="auto"/>
            <w:tcMar>
              <w:top w:w="15" w:type="dxa"/>
              <w:left w:w="99" w:type="dxa"/>
              <w:bottom w:w="0" w:type="dxa"/>
              <w:right w:w="99" w:type="dxa"/>
            </w:tcMar>
            <w:hideMark/>
          </w:tcPr>
          <w:p w14:paraId="19406915"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9</w:t>
            </w:r>
            <w:r w:rsidR="00AD29FE" w:rsidRPr="00AE2925">
              <w:rPr>
                <w:color w:val="000000"/>
              </w:rPr>
              <w:t xml:space="preserve"> </w:t>
            </w:r>
            <w:r w:rsidRPr="003401CC">
              <w:rPr>
                <w:rFonts w:hint="eastAsia"/>
                <w:color w:val="00B0F0"/>
              </w:rPr>
              <w:t>/</w:t>
            </w:r>
            <w:r w:rsidRPr="003401CC">
              <w:rPr>
                <w:color w:val="00B0F0"/>
              </w:rPr>
              <w:t xml:space="preserve"> Reserved9</w:t>
            </w:r>
          </w:p>
        </w:tc>
      </w:tr>
      <w:tr w:rsidR="00773365" w:rsidRPr="00AE2925" w14:paraId="7CD477D2" w14:textId="77777777" w:rsidTr="00D73F64">
        <w:trPr>
          <w:trHeight w:val="303"/>
          <w:jc w:val="center"/>
        </w:trPr>
        <w:tc>
          <w:tcPr>
            <w:tcW w:w="4028" w:type="dxa"/>
            <w:shd w:val="clear" w:color="auto" w:fill="auto"/>
            <w:tcMar>
              <w:top w:w="15" w:type="dxa"/>
              <w:left w:w="99" w:type="dxa"/>
              <w:bottom w:w="0" w:type="dxa"/>
              <w:right w:w="99" w:type="dxa"/>
            </w:tcMar>
          </w:tcPr>
          <w:p w14:paraId="025972E9"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*b</w:t>
            </w:r>
          </w:p>
        </w:tc>
        <w:tc>
          <w:tcPr>
            <w:tcW w:w="3118" w:type="dxa"/>
            <w:shd w:val="clear" w:color="auto" w:fill="auto"/>
            <w:tcMar>
              <w:top w:w="15" w:type="dxa"/>
              <w:left w:w="99" w:type="dxa"/>
              <w:bottom w:w="0" w:type="dxa"/>
              <w:right w:w="99" w:type="dxa"/>
            </w:tcMar>
          </w:tcPr>
          <w:p w14:paraId="3C9A0C3E"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1</w:t>
            </w:r>
            <w:r w:rsidRPr="00AE2925">
              <w:rPr>
                <w:color w:val="000000"/>
              </w:rPr>
              <w:t>0</w:t>
            </w:r>
            <w:r w:rsidR="00AD29FE" w:rsidRPr="003401CC">
              <w:rPr>
                <w:color w:val="00B0F0"/>
              </w:rPr>
              <w:t xml:space="preserve"> </w:t>
            </w:r>
            <w:r w:rsidRPr="003401CC">
              <w:rPr>
                <w:rFonts w:hint="eastAsia"/>
                <w:color w:val="00B0F0"/>
              </w:rPr>
              <w:t>/</w:t>
            </w:r>
            <w:r w:rsidRPr="003401CC">
              <w:rPr>
                <w:color w:val="00B0F0"/>
              </w:rPr>
              <w:t xml:space="preserve"> Reserved10</w:t>
            </w:r>
          </w:p>
        </w:tc>
      </w:tr>
      <w:tr w:rsidR="00773365" w:rsidRPr="00AE2925" w14:paraId="39BB8AAE" w14:textId="77777777" w:rsidTr="00D73F64">
        <w:trPr>
          <w:trHeight w:val="281"/>
          <w:jc w:val="center"/>
        </w:trPr>
        <w:tc>
          <w:tcPr>
            <w:tcW w:w="4028" w:type="dxa"/>
            <w:shd w:val="clear" w:color="auto" w:fill="auto"/>
            <w:tcMar>
              <w:top w:w="15" w:type="dxa"/>
              <w:left w:w="99" w:type="dxa"/>
              <w:bottom w:w="0" w:type="dxa"/>
              <w:right w:w="99" w:type="dxa"/>
            </w:tcMar>
            <w:hideMark/>
          </w:tcPr>
          <w:p w14:paraId="7E05A733"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w:t>
            </w:r>
            <w:r w:rsidRPr="00AE2925">
              <w:rPr>
                <w:rFonts w:hint="eastAsia"/>
                <w:color w:val="000000"/>
              </w:rPr>
              <w:t>b</w:t>
            </w:r>
          </w:p>
        </w:tc>
        <w:tc>
          <w:tcPr>
            <w:tcW w:w="3118" w:type="dxa"/>
            <w:shd w:val="clear" w:color="auto" w:fill="auto"/>
            <w:tcMar>
              <w:top w:w="15" w:type="dxa"/>
              <w:left w:w="99" w:type="dxa"/>
              <w:bottom w:w="0" w:type="dxa"/>
              <w:right w:w="99" w:type="dxa"/>
            </w:tcMar>
            <w:hideMark/>
          </w:tcPr>
          <w:p w14:paraId="39EC4FBB"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1</w:t>
            </w:r>
            <w:r w:rsidRPr="00AE2925">
              <w:rPr>
                <w:color w:val="000000"/>
              </w:rPr>
              <w:t>1</w:t>
            </w:r>
            <w:r w:rsidR="00AD29FE" w:rsidRPr="00AE2925">
              <w:rPr>
                <w:color w:val="000000"/>
              </w:rPr>
              <w:t xml:space="preserve"> </w:t>
            </w:r>
            <w:r w:rsidRPr="003401CC">
              <w:rPr>
                <w:rFonts w:hint="eastAsia"/>
                <w:color w:val="00B0F0"/>
              </w:rPr>
              <w:t>/</w:t>
            </w:r>
            <w:r w:rsidRPr="003401CC">
              <w:rPr>
                <w:color w:val="00B0F0"/>
              </w:rPr>
              <w:t xml:space="preserve"> Reserved11</w:t>
            </w:r>
          </w:p>
        </w:tc>
      </w:tr>
      <w:tr w:rsidR="00773365" w:rsidRPr="00AE2925" w14:paraId="5E81F391" w14:textId="77777777" w:rsidTr="00D73F64">
        <w:trPr>
          <w:trHeight w:val="336"/>
          <w:jc w:val="center"/>
        </w:trPr>
        <w:tc>
          <w:tcPr>
            <w:tcW w:w="4028" w:type="dxa"/>
            <w:shd w:val="clear" w:color="auto" w:fill="auto"/>
            <w:tcMar>
              <w:top w:w="15" w:type="dxa"/>
              <w:left w:w="99" w:type="dxa"/>
              <w:bottom w:w="0" w:type="dxa"/>
              <w:right w:w="99" w:type="dxa"/>
            </w:tcMar>
            <w:hideMark/>
          </w:tcPr>
          <w:p w14:paraId="6AC41591"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w:t>
            </w:r>
            <w:r w:rsidRPr="00AE2925">
              <w:rPr>
                <w:rFonts w:hint="eastAsia"/>
                <w:color w:val="000000"/>
              </w:rPr>
              <w:t>b</w:t>
            </w:r>
          </w:p>
        </w:tc>
        <w:tc>
          <w:tcPr>
            <w:tcW w:w="3118" w:type="dxa"/>
            <w:shd w:val="clear" w:color="auto" w:fill="auto"/>
            <w:tcMar>
              <w:top w:w="15" w:type="dxa"/>
              <w:left w:w="99" w:type="dxa"/>
              <w:bottom w:w="0" w:type="dxa"/>
              <w:right w:w="99" w:type="dxa"/>
            </w:tcMar>
          </w:tcPr>
          <w:p w14:paraId="7F7C4C24"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1</w:t>
            </w:r>
            <w:r w:rsidRPr="00AE2925">
              <w:rPr>
                <w:color w:val="000000"/>
              </w:rPr>
              <w:t>2</w:t>
            </w:r>
            <w:r w:rsidR="00AD29FE" w:rsidRPr="003401CC">
              <w:rPr>
                <w:color w:val="00B0F0"/>
              </w:rPr>
              <w:t xml:space="preserve"> </w:t>
            </w:r>
            <w:r w:rsidRPr="003401CC">
              <w:rPr>
                <w:rFonts w:hint="eastAsia"/>
                <w:color w:val="00B0F0"/>
              </w:rPr>
              <w:t>/</w:t>
            </w:r>
            <w:r w:rsidRPr="003401CC">
              <w:rPr>
                <w:color w:val="00B0F0"/>
              </w:rPr>
              <w:t xml:space="preserve"> Reserved12</w:t>
            </w:r>
          </w:p>
        </w:tc>
      </w:tr>
      <w:tr w:rsidR="00773365" w:rsidRPr="00AE2925" w14:paraId="52822CE6" w14:textId="77777777" w:rsidTr="00D73F64">
        <w:trPr>
          <w:trHeight w:val="141"/>
          <w:jc w:val="center"/>
        </w:trPr>
        <w:tc>
          <w:tcPr>
            <w:tcW w:w="4028" w:type="dxa"/>
            <w:shd w:val="clear" w:color="auto" w:fill="auto"/>
            <w:tcMar>
              <w:top w:w="15" w:type="dxa"/>
              <w:left w:w="99" w:type="dxa"/>
              <w:bottom w:w="0" w:type="dxa"/>
              <w:right w:w="99" w:type="dxa"/>
            </w:tcMar>
            <w:hideMark/>
          </w:tcPr>
          <w:p w14:paraId="3A69F07F"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w:t>
            </w:r>
            <w:r w:rsidRPr="00AE2925">
              <w:rPr>
                <w:rFonts w:hint="eastAsia"/>
                <w:color w:val="000000"/>
              </w:rPr>
              <w:t>b</w:t>
            </w:r>
          </w:p>
        </w:tc>
        <w:tc>
          <w:tcPr>
            <w:tcW w:w="3118" w:type="dxa"/>
            <w:shd w:val="clear" w:color="auto" w:fill="auto"/>
            <w:tcMar>
              <w:top w:w="15" w:type="dxa"/>
              <w:left w:w="99" w:type="dxa"/>
              <w:bottom w:w="0" w:type="dxa"/>
              <w:right w:w="99" w:type="dxa"/>
            </w:tcMar>
          </w:tcPr>
          <w:p w14:paraId="0D3C046B"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1</w:t>
            </w:r>
            <w:r w:rsidRPr="00AE2925">
              <w:rPr>
                <w:color w:val="000000"/>
              </w:rPr>
              <w:t>3</w:t>
            </w:r>
            <w:r w:rsidR="00AD29FE" w:rsidRPr="00AE2925">
              <w:rPr>
                <w:color w:val="000000"/>
              </w:rPr>
              <w:t xml:space="preserve"> </w:t>
            </w:r>
            <w:r w:rsidRPr="003401CC">
              <w:rPr>
                <w:rFonts w:hint="eastAsia"/>
                <w:color w:val="00B0F0"/>
              </w:rPr>
              <w:t>/</w:t>
            </w:r>
            <w:r w:rsidRPr="003401CC">
              <w:rPr>
                <w:color w:val="00B0F0"/>
              </w:rPr>
              <w:t xml:space="preserve"> Reserved13</w:t>
            </w:r>
          </w:p>
        </w:tc>
      </w:tr>
      <w:tr w:rsidR="00773365" w:rsidRPr="00AE2925" w14:paraId="16224C04" w14:textId="77777777" w:rsidTr="00D73F64">
        <w:trPr>
          <w:trHeight w:val="140"/>
          <w:jc w:val="center"/>
        </w:trPr>
        <w:tc>
          <w:tcPr>
            <w:tcW w:w="4028" w:type="dxa"/>
            <w:shd w:val="clear" w:color="auto" w:fill="auto"/>
            <w:tcMar>
              <w:top w:w="15" w:type="dxa"/>
              <w:left w:w="99" w:type="dxa"/>
              <w:bottom w:w="0" w:type="dxa"/>
              <w:right w:w="99" w:type="dxa"/>
            </w:tcMar>
            <w:hideMark/>
          </w:tcPr>
          <w:p w14:paraId="67015DF3" w14:textId="77777777" w:rsidR="00773365" w:rsidRPr="00AE2925" w:rsidRDefault="00773365" w:rsidP="00D73F64">
            <w:pPr>
              <w:ind w:leftChars="200" w:left="386"/>
              <w:rPr>
                <w:color w:val="000000"/>
              </w:rPr>
            </w:pPr>
            <w:r w:rsidRPr="00AE2925">
              <w:rPr>
                <w:color w:val="000000"/>
              </w:rPr>
              <w:t>**********</w:t>
            </w:r>
            <w:r w:rsidRPr="00AE2925">
              <w:rPr>
                <w:rFonts w:hint="eastAsia"/>
                <w:color w:val="000000"/>
              </w:rPr>
              <w:t>1</w:t>
            </w:r>
            <w:r w:rsidRPr="00AE2925">
              <w:rPr>
                <w:color w:val="000000"/>
              </w:rPr>
              <w:t>*****</w:t>
            </w:r>
            <w:r w:rsidRPr="00AE2925">
              <w:rPr>
                <w:rFonts w:hint="eastAsia"/>
                <w:color w:val="000000"/>
              </w:rPr>
              <w:t>b</w:t>
            </w:r>
          </w:p>
        </w:tc>
        <w:tc>
          <w:tcPr>
            <w:tcW w:w="3118" w:type="dxa"/>
            <w:shd w:val="clear" w:color="auto" w:fill="auto"/>
            <w:tcMar>
              <w:top w:w="15" w:type="dxa"/>
              <w:left w:w="99" w:type="dxa"/>
              <w:bottom w:w="0" w:type="dxa"/>
              <w:right w:w="99" w:type="dxa"/>
            </w:tcMar>
          </w:tcPr>
          <w:p w14:paraId="3A7E30C8" w14:textId="77777777" w:rsidR="00773365" w:rsidRPr="00AE2925" w:rsidRDefault="00773365" w:rsidP="00D73F64">
            <w:pPr>
              <w:ind w:leftChars="200" w:left="386"/>
              <w:rPr>
                <w:color w:val="000000"/>
              </w:rPr>
            </w:pPr>
            <w:r w:rsidRPr="00AE2925">
              <w:rPr>
                <w:rFonts w:hint="eastAsia"/>
                <w:color w:val="000000"/>
              </w:rPr>
              <w:t>予約</w:t>
            </w:r>
            <w:r w:rsidRPr="00AE2925">
              <w:rPr>
                <w:rFonts w:hint="eastAsia"/>
                <w:color w:val="000000"/>
              </w:rPr>
              <w:t>1</w:t>
            </w:r>
            <w:r w:rsidRPr="00AE2925">
              <w:rPr>
                <w:color w:val="000000"/>
              </w:rPr>
              <w:t>4</w:t>
            </w:r>
            <w:r w:rsidR="00AD29FE" w:rsidRPr="00AE2925">
              <w:rPr>
                <w:color w:val="000000"/>
              </w:rPr>
              <w:t xml:space="preserve"> </w:t>
            </w:r>
            <w:r w:rsidRPr="003401CC">
              <w:rPr>
                <w:rFonts w:hint="eastAsia"/>
                <w:color w:val="00B0F0"/>
              </w:rPr>
              <w:t>/</w:t>
            </w:r>
            <w:r w:rsidRPr="003401CC">
              <w:rPr>
                <w:color w:val="00B0F0"/>
              </w:rPr>
              <w:t xml:space="preserve"> Reserve14</w:t>
            </w:r>
          </w:p>
        </w:tc>
      </w:tr>
      <w:tr w:rsidR="00773365" w:rsidRPr="00AE2925" w14:paraId="6E5489D4" w14:textId="77777777" w:rsidTr="00D73F64">
        <w:trPr>
          <w:trHeight w:val="140"/>
          <w:jc w:val="center"/>
        </w:trPr>
        <w:tc>
          <w:tcPr>
            <w:tcW w:w="4028" w:type="dxa"/>
            <w:shd w:val="clear" w:color="auto" w:fill="auto"/>
            <w:tcMar>
              <w:top w:w="15" w:type="dxa"/>
              <w:left w:w="99" w:type="dxa"/>
              <w:bottom w:w="0" w:type="dxa"/>
              <w:right w:w="99" w:type="dxa"/>
            </w:tcMar>
            <w:hideMark/>
          </w:tcPr>
          <w:p w14:paraId="3CCAE362" w14:textId="77777777" w:rsidR="00773365" w:rsidRPr="0093773A" w:rsidRDefault="00773365"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4E820DB4" w14:textId="77777777" w:rsidR="00773365" w:rsidRPr="00F0043E" w:rsidRDefault="00773365" w:rsidP="00D73F64">
            <w:pPr>
              <w:ind w:leftChars="200" w:left="386"/>
              <w:rPr>
                <w:color w:val="FF0000"/>
                <w:sz w:val="20"/>
                <w:szCs w:val="20"/>
              </w:rPr>
            </w:pPr>
            <w:r w:rsidRPr="0093773A">
              <w:rPr>
                <w:rFonts w:hint="eastAsia"/>
              </w:rPr>
              <w:t>予約</w:t>
            </w:r>
            <w:r w:rsidRPr="0093773A">
              <w:rPr>
                <w:rFonts w:hint="eastAsia"/>
              </w:rPr>
              <w:t>1</w:t>
            </w:r>
            <w:r w:rsidRPr="0093773A">
              <w:t>5</w:t>
            </w:r>
            <w:r w:rsidR="00AD29FE" w:rsidRPr="007F2622">
              <w:rPr>
                <w:color w:val="00B0F0"/>
              </w:rPr>
              <w:t xml:space="preserve"> </w:t>
            </w:r>
            <w:r w:rsidRPr="007F2622">
              <w:rPr>
                <w:rFonts w:hint="eastAsia"/>
                <w:color w:val="00B0F0"/>
              </w:rPr>
              <w:t>/</w:t>
            </w:r>
            <w:r w:rsidRPr="007F2622">
              <w:rPr>
                <w:color w:val="00B0F0"/>
              </w:rPr>
              <w:t xml:space="preserve"> Reserved15</w:t>
            </w:r>
          </w:p>
        </w:tc>
      </w:tr>
      <w:tr w:rsidR="00773365" w:rsidRPr="00AE2925" w14:paraId="7A7ECA01" w14:textId="77777777" w:rsidTr="00D73F64">
        <w:trPr>
          <w:trHeight w:val="119"/>
          <w:jc w:val="center"/>
        </w:trPr>
        <w:tc>
          <w:tcPr>
            <w:tcW w:w="4028" w:type="dxa"/>
            <w:shd w:val="clear" w:color="auto" w:fill="auto"/>
            <w:tcMar>
              <w:top w:w="15" w:type="dxa"/>
              <w:left w:w="99" w:type="dxa"/>
              <w:bottom w:w="0" w:type="dxa"/>
              <w:right w:w="99" w:type="dxa"/>
            </w:tcMar>
            <w:hideMark/>
          </w:tcPr>
          <w:p w14:paraId="3C38893F" w14:textId="77777777" w:rsidR="00773365" w:rsidRPr="0093773A" w:rsidRDefault="00773365" w:rsidP="00D73F64">
            <w:pPr>
              <w:ind w:leftChars="200" w:left="386"/>
            </w:pPr>
            <w:r w:rsidRPr="0093773A">
              <w:t>********</w:t>
            </w:r>
            <w:r w:rsidRPr="0093773A">
              <w:rPr>
                <w:rFonts w:hint="eastAsia"/>
              </w:rPr>
              <w:t>1</w:t>
            </w:r>
            <w:r w:rsidRPr="0093773A">
              <w:t>*******</w:t>
            </w:r>
            <w:r w:rsidRPr="0093773A">
              <w:rPr>
                <w:rFonts w:hint="eastAsia"/>
              </w:rPr>
              <w:t>b</w:t>
            </w:r>
          </w:p>
        </w:tc>
        <w:tc>
          <w:tcPr>
            <w:tcW w:w="3118" w:type="dxa"/>
            <w:shd w:val="clear" w:color="auto" w:fill="auto"/>
            <w:tcMar>
              <w:top w:w="15" w:type="dxa"/>
              <w:left w:w="99" w:type="dxa"/>
              <w:bottom w:w="0" w:type="dxa"/>
              <w:right w:w="99" w:type="dxa"/>
            </w:tcMar>
          </w:tcPr>
          <w:p w14:paraId="5FF5F9D8" w14:textId="77777777" w:rsidR="00773365" w:rsidRPr="00F0043E" w:rsidRDefault="00773365" w:rsidP="00D73F64">
            <w:pPr>
              <w:ind w:leftChars="200" w:left="386"/>
              <w:rPr>
                <w:rFonts w:hint="eastAsia"/>
                <w:color w:val="FF0000"/>
                <w:sz w:val="20"/>
                <w:szCs w:val="20"/>
              </w:rPr>
            </w:pPr>
            <w:r w:rsidRPr="0093773A">
              <w:rPr>
                <w:rFonts w:hint="eastAsia"/>
              </w:rPr>
              <w:t>予約</w:t>
            </w:r>
            <w:r w:rsidRPr="0093773A">
              <w:rPr>
                <w:rFonts w:hint="eastAsia"/>
              </w:rPr>
              <w:t>1</w:t>
            </w:r>
            <w:r w:rsidRPr="0093773A">
              <w:t>6</w:t>
            </w:r>
            <w:r w:rsidR="00AD29FE" w:rsidRPr="007F2622">
              <w:rPr>
                <w:color w:val="00B0F0"/>
              </w:rPr>
              <w:t xml:space="preserve"> </w:t>
            </w:r>
            <w:r w:rsidRPr="007F2622">
              <w:rPr>
                <w:rFonts w:hint="eastAsia"/>
                <w:color w:val="00B0F0"/>
              </w:rPr>
              <w:t>/</w:t>
            </w:r>
            <w:r w:rsidRPr="007F2622">
              <w:rPr>
                <w:color w:val="00B0F0"/>
              </w:rPr>
              <w:t xml:space="preserve"> Reserved16</w:t>
            </w:r>
          </w:p>
        </w:tc>
      </w:tr>
      <w:tr w:rsidR="00773365" w:rsidRPr="00AE2925" w14:paraId="2D5833C0" w14:textId="77777777" w:rsidTr="00D73F64">
        <w:trPr>
          <w:trHeight w:val="119"/>
          <w:jc w:val="center"/>
        </w:trPr>
        <w:tc>
          <w:tcPr>
            <w:tcW w:w="4028" w:type="dxa"/>
            <w:shd w:val="clear" w:color="auto" w:fill="auto"/>
            <w:tcMar>
              <w:top w:w="15" w:type="dxa"/>
              <w:left w:w="99" w:type="dxa"/>
              <w:bottom w:w="0" w:type="dxa"/>
              <w:right w:w="99" w:type="dxa"/>
            </w:tcMar>
          </w:tcPr>
          <w:p w14:paraId="6D186FD6"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5D875F19" w14:textId="77777777" w:rsidR="00773365" w:rsidRPr="00F0043E" w:rsidRDefault="00773365" w:rsidP="00D73F64">
            <w:pPr>
              <w:ind w:leftChars="200" w:left="386"/>
              <w:rPr>
                <w:rFonts w:hint="eastAsia"/>
                <w:color w:val="FF0000"/>
              </w:rPr>
            </w:pPr>
            <w:r w:rsidRPr="0093773A">
              <w:rPr>
                <w:rFonts w:hint="eastAsia"/>
              </w:rPr>
              <w:t>予約</w:t>
            </w:r>
            <w:r w:rsidRPr="0093773A">
              <w:rPr>
                <w:rFonts w:hint="eastAsia"/>
              </w:rPr>
              <w:t>1</w:t>
            </w:r>
            <w:r w:rsidRPr="0093773A">
              <w:t>7</w:t>
            </w:r>
            <w:r w:rsidR="00AD29FE" w:rsidRPr="007F2622">
              <w:rPr>
                <w:color w:val="00B0F0"/>
              </w:rPr>
              <w:t xml:space="preserve"> </w:t>
            </w:r>
            <w:r w:rsidRPr="007F2622">
              <w:rPr>
                <w:rFonts w:hint="eastAsia"/>
                <w:color w:val="00B0F0"/>
              </w:rPr>
              <w:t>/</w:t>
            </w:r>
            <w:r w:rsidRPr="007F2622">
              <w:rPr>
                <w:color w:val="00B0F0"/>
              </w:rPr>
              <w:t xml:space="preserve"> Reserved17</w:t>
            </w:r>
          </w:p>
        </w:tc>
      </w:tr>
      <w:tr w:rsidR="00773365" w:rsidRPr="00AE2925" w14:paraId="3B05C7B1" w14:textId="77777777" w:rsidTr="00D73F64">
        <w:trPr>
          <w:trHeight w:val="119"/>
          <w:jc w:val="center"/>
        </w:trPr>
        <w:tc>
          <w:tcPr>
            <w:tcW w:w="4028" w:type="dxa"/>
            <w:shd w:val="clear" w:color="auto" w:fill="auto"/>
            <w:tcMar>
              <w:top w:w="15" w:type="dxa"/>
              <w:left w:w="99" w:type="dxa"/>
              <w:bottom w:w="0" w:type="dxa"/>
              <w:right w:w="99" w:type="dxa"/>
            </w:tcMar>
          </w:tcPr>
          <w:p w14:paraId="2BC61548"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692B3E66" w14:textId="77777777" w:rsidR="00773365" w:rsidRPr="00F0043E" w:rsidRDefault="00773365" w:rsidP="00D73F64">
            <w:pPr>
              <w:ind w:firstLineChars="200" w:firstLine="386"/>
              <w:rPr>
                <w:rFonts w:cs="Arial" w:hint="eastAsia"/>
                <w:color w:val="FF0000"/>
                <w:kern w:val="24"/>
              </w:rPr>
            </w:pPr>
            <w:r w:rsidRPr="0093773A">
              <w:rPr>
                <w:rFonts w:hint="eastAsia"/>
              </w:rPr>
              <w:t>予約</w:t>
            </w:r>
            <w:r w:rsidRPr="0093773A">
              <w:rPr>
                <w:rFonts w:hint="eastAsia"/>
              </w:rPr>
              <w:t>1</w:t>
            </w:r>
            <w:r w:rsidRPr="0093773A">
              <w:t>8</w:t>
            </w:r>
            <w:r w:rsidR="00AD29FE" w:rsidRPr="007F2622">
              <w:rPr>
                <w:color w:val="00B0F0"/>
              </w:rPr>
              <w:t xml:space="preserve"> </w:t>
            </w:r>
            <w:r w:rsidRPr="007F2622">
              <w:rPr>
                <w:rFonts w:hint="eastAsia"/>
                <w:color w:val="00B0F0"/>
              </w:rPr>
              <w:t>/</w:t>
            </w:r>
            <w:r w:rsidRPr="007F2622">
              <w:rPr>
                <w:color w:val="00B0F0"/>
              </w:rPr>
              <w:t xml:space="preserve"> Reserved18</w:t>
            </w:r>
          </w:p>
        </w:tc>
      </w:tr>
      <w:tr w:rsidR="00773365" w:rsidRPr="00AE2925" w14:paraId="25803369" w14:textId="77777777" w:rsidTr="00D73F64">
        <w:trPr>
          <w:trHeight w:val="119"/>
          <w:jc w:val="center"/>
        </w:trPr>
        <w:tc>
          <w:tcPr>
            <w:tcW w:w="4028" w:type="dxa"/>
            <w:shd w:val="clear" w:color="auto" w:fill="auto"/>
            <w:tcMar>
              <w:top w:w="15" w:type="dxa"/>
              <w:left w:w="99" w:type="dxa"/>
              <w:bottom w:w="0" w:type="dxa"/>
              <w:right w:w="99" w:type="dxa"/>
            </w:tcMar>
          </w:tcPr>
          <w:p w14:paraId="67CA95B5"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61DE3ABC" w14:textId="77777777" w:rsidR="00773365" w:rsidRPr="00F0043E" w:rsidRDefault="00773365" w:rsidP="00D73F64">
            <w:pPr>
              <w:ind w:leftChars="200" w:left="386"/>
              <w:rPr>
                <w:color w:val="FF0000"/>
              </w:rPr>
            </w:pPr>
            <w:r w:rsidRPr="0093773A">
              <w:rPr>
                <w:rFonts w:hint="eastAsia"/>
              </w:rPr>
              <w:t>予約</w:t>
            </w:r>
            <w:r w:rsidRPr="0093773A">
              <w:rPr>
                <w:rFonts w:hint="eastAsia"/>
              </w:rPr>
              <w:t>1</w:t>
            </w:r>
            <w:r w:rsidRPr="0093773A">
              <w:t>9</w:t>
            </w:r>
            <w:r w:rsidR="00AD29FE" w:rsidRPr="007F2622">
              <w:rPr>
                <w:color w:val="00B0F0"/>
              </w:rPr>
              <w:t xml:space="preserve"> </w:t>
            </w:r>
            <w:r w:rsidRPr="007F2622">
              <w:rPr>
                <w:rFonts w:hint="eastAsia"/>
                <w:color w:val="00B0F0"/>
              </w:rPr>
              <w:t>/</w:t>
            </w:r>
            <w:r w:rsidRPr="007F2622">
              <w:rPr>
                <w:color w:val="00B0F0"/>
              </w:rPr>
              <w:t xml:space="preserve"> Reserved19</w:t>
            </w:r>
          </w:p>
        </w:tc>
      </w:tr>
      <w:tr w:rsidR="00773365" w:rsidRPr="00AE2925" w14:paraId="5DE41617" w14:textId="77777777" w:rsidTr="00D73F64">
        <w:trPr>
          <w:trHeight w:val="119"/>
          <w:jc w:val="center"/>
        </w:trPr>
        <w:tc>
          <w:tcPr>
            <w:tcW w:w="4028" w:type="dxa"/>
            <w:shd w:val="clear" w:color="auto" w:fill="auto"/>
            <w:tcMar>
              <w:top w:w="15" w:type="dxa"/>
              <w:left w:w="99" w:type="dxa"/>
              <w:bottom w:w="0" w:type="dxa"/>
              <w:right w:w="99" w:type="dxa"/>
            </w:tcMar>
          </w:tcPr>
          <w:p w14:paraId="42411950"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5674E78E" w14:textId="77777777" w:rsidR="00773365" w:rsidRPr="00F0043E" w:rsidRDefault="00773365" w:rsidP="00D73F64">
            <w:pPr>
              <w:ind w:leftChars="200" w:left="386"/>
              <w:rPr>
                <w:rFonts w:hint="eastAsia"/>
                <w:color w:val="FF0000"/>
                <w:sz w:val="20"/>
                <w:szCs w:val="20"/>
              </w:rPr>
            </w:pPr>
            <w:r w:rsidRPr="0093773A">
              <w:rPr>
                <w:rFonts w:hint="eastAsia"/>
              </w:rPr>
              <w:t>予約</w:t>
            </w:r>
            <w:r w:rsidRPr="0093773A">
              <w:rPr>
                <w:rFonts w:hint="eastAsia"/>
              </w:rPr>
              <w:t>2</w:t>
            </w:r>
            <w:r w:rsidRPr="0093773A">
              <w:t>0</w:t>
            </w:r>
            <w:r w:rsidR="00AD29FE" w:rsidRPr="007F2622">
              <w:rPr>
                <w:color w:val="00B0F0"/>
              </w:rPr>
              <w:t xml:space="preserve"> </w:t>
            </w:r>
            <w:r w:rsidRPr="007F2622">
              <w:rPr>
                <w:rFonts w:hint="eastAsia"/>
                <w:color w:val="00B0F0"/>
              </w:rPr>
              <w:t>/</w:t>
            </w:r>
            <w:r w:rsidRPr="007F2622">
              <w:rPr>
                <w:color w:val="00B0F0"/>
              </w:rPr>
              <w:t xml:space="preserve"> Reserved20</w:t>
            </w:r>
          </w:p>
        </w:tc>
      </w:tr>
      <w:tr w:rsidR="00773365" w:rsidRPr="00AE2925" w14:paraId="58A20BE2" w14:textId="77777777" w:rsidTr="00D73F64">
        <w:trPr>
          <w:trHeight w:val="119"/>
          <w:jc w:val="center"/>
        </w:trPr>
        <w:tc>
          <w:tcPr>
            <w:tcW w:w="4028" w:type="dxa"/>
            <w:shd w:val="clear" w:color="auto" w:fill="auto"/>
            <w:tcMar>
              <w:top w:w="15" w:type="dxa"/>
              <w:left w:w="99" w:type="dxa"/>
              <w:bottom w:w="0" w:type="dxa"/>
              <w:right w:w="99" w:type="dxa"/>
            </w:tcMar>
          </w:tcPr>
          <w:p w14:paraId="12305297"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62DD2359" w14:textId="77777777" w:rsidR="00773365" w:rsidRPr="00F0043E" w:rsidRDefault="00773365" w:rsidP="00D73F64">
            <w:pPr>
              <w:ind w:leftChars="200" w:left="386"/>
              <w:rPr>
                <w:rFonts w:hint="eastAsia"/>
                <w:color w:val="FF0000"/>
              </w:rPr>
            </w:pPr>
            <w:r w:rsidRPr="0093773A">
              <w:rPr>
                <w:rFonts w:hint="eastAsia"/>
              </w:rPr>
              <w:t>予約</w:t>
            </w:r>
            <w:r w:rsidRPr="0093773A">
              <w:rPr>
                <w:rFonts w:hint="eastAsia"/>
              </w:rPr>
              <w:t>2</w:t>
            </w:r>
            <w:r w:rsidRPr="0093773A">
              <w:t>1</w:t>
            </w:r>
            <w:r w:rsidR="00AD29FE" w:rsidRPr="007F2622">
              <w:rPr>
                <w:color w:val="00B0F0"/>
              </w:rPr>
              <w:t xml:space="preserve"> </w:t>
            </w:r>
            <w:r w:rsidRPr="007F2622">
              <w:rPr>
                <w:rFonts w:hint="eastAsia"/>
                <w:color w:val="00B0F0"/>
              </w:rPr>
              <w:t>/</w:t>
            </w:r>
            <w:r w:rsidRPr="007F2622">
              <w:rPr>
                <w:color w:val="00B0F0"/>
              </w:rPr>
              <w:t xml:space="preserve"> Reserved21</w:t>
            </w:r>
          </w:p>
        </w:tc>
      </w:tr>
      <w:tr w:rsidR="00773365" w:rsidRPr="00AE2925" w14:paraId="7746A2D0" w14:textId="77777777" w:rsidTr="00D73F64">
        <w:trPr>
          <w:trHeight w:val="119"/>
          <w:jc w:val="center"/>
        </w:trPr>
        <w:tc>
          <w:tcPr>
            <w:tcW w:w="4028" w:type="dxa"/>
            <w:shd w:val="clear" w:color="auto" w:fill="auto"/>
            <w:tcMar>
              <w:top w:w="15" w:type="dxa"/>
              <w:left w:w="99" w:type="dxa"/>
              <w:bottom w:w="0" w:type="dxa"/>
              <w:right w:w="99" w:type="dxa"/>
            </w:tcMar>
          </w:tcPr>
          <w:p w14:paraId="5BAED549"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5D3938D8" w14:textId="77777777" w:rsidR="00773365" w:rsidRPr="00F0043E" w:rsidRDefault="00773365" w:rsidP="00D73F64">
            <w:pPr>
              <w:ind w:firstLineChars="200" w:firstLine="386"/>
              <w:rPr>
                <w:rFonts w:cs="Arial" w:hint="eastAsia"/>
                <w:color w:val="FF0000"/>
                <w:kern w:val="24"/>
              </w:rPr>
            </w:pPr>
            <w:r w:rsidRPr="0093773A">
              <w:rPr>
                <w:rFonts w:hint="eastAsia"/>
              </w:rPr>
              <w:t>予約</w:t>
            </w:r>
            <w:r w:rsidRPr="0093773A">
              <w:rPr>
                <w:rFonts w:hint="eastAsia"/>
              </w:rPr>
              <w:t>2</w:t>
            </w:r>
            <w:r w:rsidRPr="0093773A">
              <w:t>2</w:t>
            </w:r>
            <w:r w:rsidR="00AD29FE" w:rsidRPr="007F2622">
              <w:rPr>
                <w:color w:val="00B0F0"/>
              </w:rPr>
              <w:t xml:space="preserve"> </w:t>
            </w:r>
            <w:r w:rsidRPr="007F2622">
              <w:rPr>
                <w:rFonts w:hint="eastAsia"/>
                <w:color w:val="00B0F0"/>
              </w:rPr>
              <w:t>/</w:t>
            </w:r>
            <w:r w:rsidRPr="007F2622">
              <w:rPr>
                <w:color w:val="00B0F0"/>
              </w:rPr>
              <w:t xml:space="preserve"> Reserved22</w:t>
            </w:r>
          </w:p>
        </w:tc>
      </w:tr>
      <w:tr w:rsidR="00773365" w:rsidRPr="00AE2925" w14:paraId="1F0D072D" w14:textId="77777777" w:rsidTr="00D73F64">
        <w:trPr>
          <w:trHeight w:val="119"/>
          <w:jc w:val="center"/>
        </w:trPr>
        <w:tc>
          <w:tcPr>
            <w:tcW w:w="4028" w:type="dxa"/>
            <w:shd w:val="clear" w:color="auto" w:fill="auto"/>
            <w:tcMar>
              <w:top w:w="15" w:type="dxa"/>
              <w:left w:w="99" w:type="dxa"/>
              <w:bottom w:w="0" w:type="dxa"/>
              <w:right w:w="99" w:type="dxa"/>
            </w:tcMar>
          </w:tcPr>
          <w:p w14:paraId="6BE0F86D" w14:textId="77777777" w:rsidR="00773365" w:rsidRPr="0093773A" w:rsidRDefault="00773365" w:rsidP="00D73F64">
            <w:pPr>
              <w:ind w:leftChars="200" w:left="386"/>
              <w:rPr>
                <w:rFonts w:hint="eastAsia"/>
              </w:rPr>
            </w:pPr>
            <w:r w:rsidRPr="0093773A">
              <w:rPr>
                <w:rFonts w:hint="eastAsia"/>
              </w:rPr>
              <w:t>*</w:t>
            </w:r>
            <w:r w:rsidRPr="0093773A">
              <w:t>1**************b</w:t>
            </w:r>
          </w:p>
        </w:tc>
        <w:tc>
          <w:tcPr>
            <w:tcW w:w="3118" w:type="dxa"/>
            <w:shd w:val="clear" w:color="auto" w:fill="auto"/>
            <w:tcMar>
              <w:top w:w="15" w:type="dxa"/>
              <w:left w:w="99" w:type="dxa"/>
              <w:bottom w:w="0" w:type="dxa"/>
              <w:right w:w="99" w:type="dxa"/>
            </w:tcMar>
          </w:tcPr>
          <w:p w14:paraId="30A758F9" w14:textId="77777777" w:rsidR="00773365" w:rsidRPr="00F0043E" w:rsidRDefault="00773365" w:rsidP="00D73F64">
            <w:pPr>
              <w:ind w:leftChars="200" w:left="386"/>
              <w:rPr>
                <w:color w:val="FF0000"/>
              </w:rPr>
            </w:pPr>
            <w:r w:rsidRPr="0093773A">
              <w:rPr>
                <w:rFonts w:hint="eastAsia"/>
              </w:rPr>
              <w:t>予約</w:t>
            </w:r>
            <w:r w:rsidRPr="0093773A">
              <w:rPr>
                <w:rFonts w:hint="eastAsia"/>
              </w:rPr>
              <w:t>2</w:t>
            </w:r>
            <w:r w:rsidRPr="0093773A">
              <w:t>3</w:t>
            </w:r>
            <w:r w:rsidR="00AD29FE" w:rsidRPr="007F2622">
              <w:rPr>
                <w:color w:val="00B0F0"/>
              </w:rPr>
              <w:t xml:space="preserve"> </w:t>
            </w:r>
            <w:r w:rsidRPr="007F2622">
              <w:rPr>
                <w:rFonts w:hint="eastAsia"/>
                <w:color w:val="00B0F0"/>
              </w:rPr>
              <w:t>/</w:t>
            </w:r>
            <w:r w:rsidRPr="007F2622">
              <w:rPr>
                <w:color w:val="00B0F0"/>
              </w:rPr>
              <w:t xml:space="preserve"> Reserved23</w:t>
            </w:r>
          </w:p>
        </w:tc>
      </w:tr>
      <w:tr w:rsidR="00773365" w:rsidRPr="00AE2925" w14:paraId="5EF4DDAE" w14:textId="77777777" w:rsidTr="00D73F64">
        <w:trPr>
          <w:trHeight w:val="119"/>
          <w:jc w:val="center"/>
        </w:trPr>
        <w:tc>
          <w:tcPr>
            <w:tcW w:w="4028" w:type="dxa"/>
            <w:shd w:val="clear" w:color="auto" w:fill="auto"/>
            <w:tcMar>
              <w:top w:w="15" w:type="dxa"/>
              <w:left w:w="99" w:type="dxa"/>
              <w:bottom w:w="0" w:type="dxa"/>
              <w:right w:w="99" w:type="dxa"/>
            </w:tcMar>
          </w:tcPr>
          <w:p w14:paraId="51D8FE19" w14:textId="77777777" w:rsidR="00773365" w:rsidRPr="0093773A" w:rsidRDefault="00773365" w:rsidP="00D73F64">
            <w:pPr>
              <w:ind w:leftChars="200" w:left="386"/>
              <w:rPr>
                <w:rFonts w:hint="eastAsia"/>
              </w:rPr>
            </w:pPr>
            <w:r w:rsidRPr="0093773A">
              <w:t>1***************b</w:t>
            </w:r>
          </w:p>
        </w:tc>
        <w:tc>
          <w:tcPr>
            <w:tcW w:w="3118" w:type="dxa"/>
            <w:shd w:val="clear" w:color="auto" w:fill="auto"/>
            <w:tcMar>
              <w:top w:w="15" w:type="dxa"/>
              <w:left w:w="99" w:type="dxa"/>
              <w:bottom w:w="0" w:type="dxa"/>
              <w:right w:w="99" w:type="dxa"/>
            </w:tcMar>
          </w:tcPr>
          <w:p w14:paraId="0C98DA21" w14:textId="77777777" w:rsidR="00773365" w:rsidRPr="00AE2925" w:rsidRDefault="00773365" w:rsidP="00D73F64">
            <w:pPr>
              <w:ind w:leftChars="200" w:left="386"/>
              <w:rPr>
                <w:rFonts w:hint="eastAsia"/>
                <w:color w:val="000000"/>
              </w:rPr>
            </w:pPr>
            <w:r w:rsidRPr="0093773A">
              <w:rPr>
                <w:rFonts w:hint="eastAsia"/>
              </w:rPr>
              <w:t>予約</w:t>
            </w:r>
            <w:r w:rsidRPr="0093773A">
              <w:rPr>
                <w:rFonts w:hint="eastAsia"/>
              </w:rPr>
              <w:t>2</w:t>
            </w:r>
            <w:r w:rsidRPr="0093773A">
              <w:t>4</w:t>
            </w:r>
            <w:r w:rsidR="00AD29FE" w:rsidRPr="007F2622">
              <w:rPr>
                <w:color w:val="00B0F0"/>
              </w:rPr>
              <w:t xml:space="preserve"> </w:t>
            </w:r>
            <w:r w:rsidRPr="007F2622">
              <w:rPr>
                <w:rFonts w:hint="eastAsia"/>
                <w:color w:val="00B0F0"/>
              </w:rPr>
              <w:t>/</w:t>
            </w:r>
            <w:r w:rsidRPr="007F2622">
              <w:rPr>
                <w:color w:val="00B0F0"/>
              </w:rPr>
              <w:t xml:space="preserve"> Reserved24</w:t>
            </w:r>
          </w:p>
        </w:tc>
      </w:tr>
    </w:tbl>
    <w:p w14:paraId="72E9572A" w14:textId="77777777" w:rsidR="00797BCC" w:rsidRPr="00996BFC" w:rsidRDefault="00797BCC" w:rsidP="00797BCC">
      <w:pPr>
        <w:ind w:firstLine="840"/>
        <w:rPr>
          <w:rFonts w:hint="eastAsia"/>
        </w:rPr>
      </w:pPr>
      <w:r w:rsidRPr="00996BFC">
        <w:rPr>
          <w:rFonts w:hint="eastAsia"/>
        </w:rPr>
        <w:t>※</w:t>
      </w:r>
      <w:r w:rsidRPr="00996BFC">
        <w:rPr>
          <w:rFonts w:hint="eastAsia"/>
        </w:rPr>
        <w:t>1.</w:t>
      </w:r>
      <w:r w:rsidRPr="00996BFC">
        <w:rPr>
          <w:rFonts w:hint="eastAsia"/>
        </w:rPr>
        <w:t xml:space="preserve">　</w:t>
      </w:r>
      <w:r w:rsidRPr="00996BFC">
        <w:rPr>
          <w:rFonts w:hint="eastAsia"/>
        </w:rPr>
        <w:t>Reserve</w:t>
      </w:r>
      <w:r w:rsidRPr="00996BFC">
        <w:rPr>
          <w:rFonts w:hint="eastAsia"/>
        </w:rPr>
        <w:t>は未定義と同様、処置不要</w:t>
      </w:r>
    </w:p>
    <w:p w14:paraId="7CC1E93B" w14:textId="77777777" w:rsidR="00797BCC" w:rsidRPr="007F2622" w:rsidRDefault="00797BCC" w:rsidP="00797BCC">
      <w:pPr>
        <w:ind w:firstLine="840"/>
        <w:rPr>
          <w:color w:val="00B0F0"/>
        </w:rPr>
      </w:pPr>
      <w:r w:rsidRPr="007F2622">
        <w:rPr>
          <w:color w:val="00B0F0"/>
        </w:rPr>
        <w:t>Reserve is the same as undefined, no action is required.</w:t>
      </w:r>
    </w:p>
    <w:p w14:paraId="361D69C1" w14:textId="77777777" w:rsidR="00F704FD" w:rsidRPr="00797BCC" w:rsidRDefault="00F704FD" w:rsidP="0031701D">
      <w:pPr>
        <w:ind w:firstLine="840"/>
        <w:rPr>
          <w:color w:val="00B0F0"/>
          <w:sz w:val="20"/>
          <w:szCs w:val="20"/>
        </w:rPr>
      </w:pPr>
    </w:p>
    <w:p w14:paraId="216EEB8E" w14:textId="77777777" w:rsidR="00773365" w:rsidRPr="00996BFC" w:rsidRDefault="00773365" w:rsidP="00773365">
      <w:pPr>
        <w:ind w:firstLine="840"/>
        <w:rPr>
          <w:rFonts w:hint="eastAsia"/>
          <w:szCs w:val="21"/>
        </w:rPr>
      </w:pPr>
      <w:r w:rsidRPr="00996BFC">
        <w:rPr>
          <w:rFonts w:hint="eastAsia"/>
          <w:szCs w:val="21"/>
        </w:rPr>
        <w:lastRenderedPageBreak/>
        <w:t>【メッセージラベル</w:t>
      </w:r>
      <w:r w:rsidR="007F2622">
        <w:rPr>
          <w:rFonts w:hint="eastAsia"/>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rFonts w:hint="eastAsia"/>
          <w:szCs w:val="21"/>
        </w:rPr>
        <w:t>E</w:t>
      </w:r>
      <w:r w:rsidR="00DD161E" w:rsidRPr="00996BFC">
        <w:rPr>
          <w:szCs w:val="21"/>
        </w:rPr>
        <w:t>NG1G90</w:t>
      </w:r>
    </w:p>
    <w:p w14:paraId="374F6347" w14:textId="77777777" w:rsidR="00773365" w:rsidRPr="00996BFC" w:rsidRDefault="00773365" w:rsidP="00773365">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5</w:t>
      </w:r>
      <w:r w:rsidR="00DD161E" w:rsidRPr="00996BFC">
        <w:rPr>
          <w:szCs w:val="21"/>
        </w:rPr>
        <w:t>1E</w:t>
      </w:r>
      <w:r w:rsidR="00D74FF4" w:rsidRPr="00AE2925">
        <w:rPr>
          <w:color w:val="000000"/>
          <w:szCs w:val="21"/>
        </w:rPr>
        <w:t>h</w:t>
      </w:r>
    </w:p>
    <w:p w14:paraId="7BA07993" w14:textId="77777777" w:rsidR="00773365" w:rsidRPr="00AE2925" w:rsidRDefault="00773365" w:rsidP="00773365">
      <w:pPr>
        <w:ind w:firstLine="840"/>
        <w:rPr>
          <w:color w:val="000000"/>
          <w:szCs w:val="21"/>
        </w:rPr>
      </w:pPr>
      <w:r w:rsidRPr="00996BFC">
        <w:rPr>
          <w:rFonts w:hint="eastAsia"/>
          <w:szCs w:val="21"/>
        </w:rPr>
        <w:t>【初期値</w:t>
      </w:r>
      <w:r w:rsidR="007F2622">
        <w:rPr>
          <w:rFonts w:hint="eastAsia"/>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773365" w:rsidRPr="00AE2925" w14:paraId="2EA0C026" w14:textId="77777777" w:rsidTr="00D73F64">
        <w:trPr>
          <w:trHeight w:val="238"/>
          <w:jc w:val="center"/>
        </w:trPr>
        <w:tc>
          <w:tcPr>
            <w:tcW w:w="3603" w:type="dxa"/>
            <w:shd w:val="clear" w:color="auto" w:fill="auto"/>
            <w:tcMar>
              <w:top w:w="15" w:type="dxa"/>
              <w:left w:w="99" w:type="dxa"/>
              <w:bottom w:w="0" w:type="dxa"/>
              <w:right w:w="99" w:type="dxa"/>
            </w:tcMar>
            <w:hideMark/>
          </w:tcPr>
          <w:p w14:paraId="5664F3FD" w14:textId="77777777" w:rsidR="00773365" w:rsidRPr="00AE2925" w:rsidRDefault="00773365" w:rsidP="00D73F64">
            <w:pPr>
              <w:ind w:leftChars="200" w:left="386"/>
              <w:rPr>
                <w:color w:val="000000"/>
              </w:rPr>
            </w:pPr>
            <w:r w:rsidRPr="00AE2925">
              <w:rPr>
                <w:rFonts w:hint="eastAsia"/>
                <w:b/>
                <w:bCs/>
                <w:color w:val="000000"/>
              </w:rPr>
              <w:t>B_DM</w:t>
            </w:r>
            <w:r w:rsidRPr="00AE2925">
              <w:rPr>
                <w:b/>
                <w:bCs/>
                <w:color w:val="000000"/>
              </w:rPr>
              <w:t>SSFT</w:t>
            </w:r>
          </w:p>
        </w:tc>
        <w:tc>
          <w:tcPr>
            <w:tcW w:w="3317" w:type="dxa"/>
            <w:shd w:val="clear" w:color="auto" w:fill="auto"/>
            <w:tcMar>
              <w:top w:w="15" w:type="dxa"/>
              <w:left w:w="99" w:type="dxa"/>
              <w:bottom w:w="0" w:type="dxa"/>
              <w:right w:w="99" w:type="dxa"/>
            </w:tcMar>
            <w:hideMark/>
          </w:tcPr>
          <w:p w14:paraId="79F106DA" w14:textId="77777777" w:rsidR="00773365" w:rsidRPr="00AE2925" w:rsidRDefault="00773365" w:rsidP="00D73F64">
            <w:pPr>
              <w:ind w:leftChars="200" w:left="386"/>
              <w:rPr>
                <w:color w:val="000000"/>
              </w:rPr>
            </w:pPr>
            <w:r w:rsidRPr="00AE2925">
              <w:rPr>
                <w:b/>
                <w:bCs/>
                <w:color w:val="000000"/>
              </w:rPr>
              <w:t>状態</w:t>
            </w:r>
            <w:r w:rsidR="004C66D6" w:rsidRPr="007F2622">
              <w:rPr>
                <w:rFonts w:hint="eastAsia"/>
                <w:b/>
                <w:bCs/>
                <w:color w:val="00B0F0"/>
              </w:rPr>
              <w:t>/ Status</w:t>
            </w:r>
          </w:p>
        </w:tc>
      </w:tr>
      <w:tr w:rsidR="00773365" w:rsidRPr="00AE2925" w14:paraId="65526A0A" w14:textId="77777777" w:rsidTr="00D73F64">
        <w:trPr>
          <w:trHeight w:val="303"/>
          <w:jc w:val="center"/>
        </w:trPr>
        <w:tc>
          <w:tcPr>
            <w:tcW w:w="3603" w:type="dxa"/>
            <w:shd w:val="clear" w:color="auto" w:fill="auto"/>
            <w:tcMar>
              <w:top w:w="15" w:type="dxa"/>
              <w:left w:w="99" w:type="dxa"/>
              <w:bottom w:w="0" w:type="dxa"/>
              <w:right w:w="99" w:type="dxa"/>
            </w:tcMar>
            <w:hideMark/>
          </w:tcPr>
          <w:p w14:paraId="67F83B75" w14:textId="77777777" w:rsidR="00773365" w:rsidRPr="00AE2925" w:rsidRDefault="00773365" w:rsidP="00D73F64">
            <w:pPr>
              <w:ind w:leftChars="200" w:left="386"/>
              <w:rPr>
                <w:color w:val="000000"/>
              </w:rPr>
            </w:pPr>
            <w:r w:rsidRPr="00AE2925">
              <w:rPr>
                <w:color w:val="000000"/>
              </w:rPr>
              <w:t>0b</w:t>
            </w:r>
          </w:p>
        </w:tc>
        <w:tc>
          <w:tcPr>
            <w:tcW w:w="3317" w:type="dxa"/>
            <w:shd w:val="clear" w:color="auto" w:fill="auto"/>
            <w:tcMar>
              <w:top w:w="15" w:type="dxa"/>
              <w:left w:w="99" w:type="dxa"/>
              <w:bottom w:w="0" w:type="dxa"/>
              <w:right w:w="99" w:type="dxa"/>
            </w:tcMar>
            <w:hideMark/>
          </w:tcPr>
          <w:p w14:paraId="390DE68C" w14:textId="77777777" w:rsidR="00773365" w:rsidRPr="00AE2925" w:rsidRDefault="00773365" w:rsidP="00D73F64">
            <w:pPr>
              <w:jc w:val="center"/>
              <w:rPr>
                <w:color w:val="000000"/>
              </w:rPr>
            </w:pPr>
            <w:r w:rsidRPr="00AE2925">
              <w:rPr>
                <w:color w:val="000000"/>
              </w:rPr>
              <w:t>DMS</w:t>
            </w:r>
            <w:r w:rsidRPr="00AE2925">
              <w:rPr>
                <w:rFonts w:hint="eastAsia"/>
                <w:color w:val="000000"/>
              </w:rPr>
              <w:t>ソフトスイッチ画面表示無し</w:t>
            </w:r>
            <w:r w:rsidR="00B52186" w:rsidRPr="00C4600D">
              <w:rPr>
                <w:rFonts w:hint="eastAsia"/>
                <w:color w:val="00B0F0"/>
                <w:sz w:val="20"/>
                <w:szCs w:val="22"/>
              </w:rPr>
              <w:t>/with</w:t>
            </w:r>
            <w:r w:rsidR="00B52186" w:rsidRPr="00C4600D">
              <w:rPr>
                <w:color w:val="00B0F0"/>
                <w:sz w:val="20"/>
                <w:szCs w:val="22"/>
              </w:rPr>
              <w:t>out</w:t>
            </w:r>
            <w:r w:rsidR="00B52186" w:rsidRPr="00C4600D">
              <w:rPr>
                <w:rFonts w:hint="eastAsia"/>
                <w:color w:val="00B0F0"/>
                <w:sz w:val="20"/>
                <w:szCs w:val="22"/>
              </w:rPr>
              <w:t xml:space="preserve"> DMS soft</w:t>
            </w:r>
            <w:r w:rsidR="00B52186" w:rsidRPr="00C4600D">
              <w:rPr>
                <w:color w:val="00B0F0"/>
                <w:sz w:val="20"/>
                <w:szCs w:val="22"/>
              </w:rPr>
              <w:t xml:space="preserve">ware </w:t>
            </w:r>
            <w:r w:rsidR="00B52186" w:rsidRPr="00C4600D">
              <w:rPr>
                <w:rFonts w:hint="eastAsia"/>
                <w:color w:val="00B0F0"/>
                <w:sz w:val="20"/>
                <w:szCs w:val="22"/>
              </w:rPr>
              <w:t>switch</w:t>
            </w:r>
            <w:r w:rsidR="00B52186" w:rsidRPr="00C4600D">
              <w:rPr>
                <w:color w:val="00B0F0"/>
                <w:sz w:val="20"/>
                <w:szCs w:val="22"/>
              </w:rPr>
              <w:t xml:space="preserve"> display</w:t>
            </w:r>
          </w:p>
        </w:tc>
      </w:tr>
      <w:tr w:rsidR="00773365" w:rsidRPr="00AE2925" w14:paraId="2EA4B4F8" w14:textId="77777777" w:rsidTr="00D73F64">
        <w:trPr>
          <w:trHeight w:val="281"/>
          <w:jc w:val="center"/>
        </w:trPr>
        <w:tc>
          <w:tcPr>
            <w:tcW w:w="3603" w:type="dxa"/>
            <w:shd w:val="clear" w:color="auto" w:fill="auto"/>
            <w:tcMar>
              <w:top w:w="15" w:type="dxa"/>
              <w:left w:w="99" w:type="dxa"/>
              <w:bottom w:w="0" w:type="dxa"/>
              <w:right w:w="99" w:type="dxa"/>
            </w:tcMar>
            <w:hideMark/>
          </w:tcPr>
          <w:p w14:paraId="25BAF207" w14:textId="77777777" w:rsidR="00773365" w:rsidRPr="00AE2925" w:rsidRDefault="00773365" w:rsidP="00D73F64">
            <w:pPr>
              <w:ind w:leftChars="200" w:left="386"/>
              <w:rPr>
                <w:color w:val="000000"/>
              </w:rPr>
            </w:pPr>
            <w:r w:rsidRPr="00AE2925">
              <w:rPr>
                <w:rFonts w:hint="eastAsia"/>
                <w:color w:val="000000"/>
              </w:rPr>
              <w:t>1b</w:t>
            </w:r>
          </w:p>
        </w:tc>
        <w:tc>
          <w:tcPr>
            <w:tcW w:w="3317" w:type="dxa"/>
            <w:shd w:val="clear" w:color="auto" w:fill="auto"/>
            <w:tcMar>
              <w:top w:w="15" w:type="dxa"/>
              <w:left w:w="99" w:type="dxa"/>
              <w:bottom w:w="0" w:type="dxa"/>
              <w:right w:w="99" w:type="dxa"/>
            </w:tcMar>
            <w:hideMark/>
          </w:tcPr>
          <w:p w14:paraId="0FE3BBB4" w14:textId="77777777" w:rsidR="00773365" w:rsidRPr="00AE2925" w:rsidRDefault="00773365" w:rsidP="00D73F64">
            <w:pPr>
              <w:jc w:val="center"/>
              <w:rPr>
                <w:color w:val="000000"/>
              </w:rPr>
            </w:pPr>
            <w:r w:rsidRPr="00AE2925">
              <w:rPr>
                <w:color w:val="000000"/>
              </w:rPr>
              <w:t>DMS</w:t>
            </w:r>
            <w:r w:rsidRPr="00AE2925">
              <w:rPr>
                <w:rFonts w:hint="eastAsia"/>
                <w:color w:val="000000"/>
              </w:rPr>
              <w:t>ソフトスイッチ画面表示有り</w:t>
            </w:r>
            <w:r w:rsidR="00B52186" w:rsidRPr="00C4600D">
              <w:rPr>
                <w:rFonts w:hint="eastAsia"/>
                <w:color w:val="00B0F0"/>
                <w:sz w:val="20"/>
                <w:szCs w:val="22"/>
              </w:rPr>
              <w:t>/with DMS soft</w:t>
            </w:r>
            <w:r w:rsidR="00B52186" w:rsidRPr="00C4600D">
              <w:rPr>
                <w:color w:val="00B0F0"/>
                <w:sz w:val="20"/>
                <w:szCs w:val="22"/>
              </w:rPr>
              <w:t xml:space="preserve">ware </w:t>
            </w:r>
            <w:r w:rsidR="00B52186" w:rsidRPr="00C4600D">
              <w:rPr>
                <w:rFonts w:hint="eastAsia"/>
                <w:color w:val="00B0F0"/>
                <w:sz w:val="20"/>
                <w:szCs w:val="22"/>
              </w:rPr>
              <w:t>switch</w:t>
            </w:r>
            <w:r w:rsidR="00B52186" w:rsidRPr="00C4600D">
              <w:rPr>
                <w:color w:val="00B0F0"/>
                <w:sz w:val="20"/>
                <w:szCs w:val="22"/>
              </w:rPr>
              <w:t xml:space="preserve"> display</w:t>
            </w:r>
          </w:p>
        </w:tc>
      </w:tr>
    </w:tbl>
    <w:p w14:paraId="7FBF59FE" w14:textId="77777777" w:rsidR="004618C8" w:rsidRPr="00773365" w:rsidRDefault="004618C8" w:rsidP="004618C8">
      <w:pPr>
        <w:ind w:firstLine="840"/>
        <w:rPr>
          <w:color w:val="00B0F0"/>
          <w:sz w:val="20"/>
          <w:szCs w:val="20"/>
        </w:rPr>
      </w:pPr>
    </w:p>
    <w:p w14:paraId="6AEC658C" w14:textId="77777777" w:rsidR="004618C8" w:rsidRPr="004C66D6" w:rsidRDefault="004618C8" w:rsidP="004618C8">
      <w:pPr>
        <w:ind w:leftChars="200" w:left="386" w:firstLine="454"/>
        <w:rPr>
          <w:rFonts w:hint="eastAsia"/>
        </w:rPr>
      </w:pPr>
      <w:r w:rsidRPr="004C66D6">
        <w:rPr>
          <w:rFonts w:hint="eastAsia"/>
          <w:szCs w:val="21"/>
        </w:rPr>
        <w:t>【メッセージラベル</w:t>
      </w:r>
      <w:r w:rsidRPr="004C66D6">
        <w:rPr>
          <w:rFonts w:hint="eastAsia"/>
          <w:color w:val="00B0F0"/>
          <w:sz w:val="20"/>
          <w:szCs w:val="20"/>
        </w:rPr>
        <w:t xml:space="preserve">/ </w:t>
      </w:r>
      <w:r w:rsidRPr="004C66D6">
        <w:rPr>
          <w:color w:val="00B0F0"/>
          <w:sz w:val="20"/>
          <w:szCs w:val="20"/>
        </w:rPr>
        <w:t xml:space="preserve">Msg. </w:t>
      </w:r>
      <w:r w:rsidRPr="004C66D6">
        <w:rPr>
          <w:rFonts w:hint="eastAsia"/>
          <w:color w:val="00B0F0"/>
          <w:sz w:val="20"/>
          <w:szCs w:val="20"/>
        </w:rPr>
        <w:t>labe</w:t>
      </w:r>
      <w:r w:rsidRPr="004C66D6">
        <w:rPr>
          <w:color w:val="00B0F0"/>
          <w:sz w:val="20"/>
          <w:szCs w:val="20"/>
        </w:rPr>
        <w:t>l</w:t>
      </w:r>
      <w:r w:rsidRPr="004C66D6">
        <w:rPr>
          <w:rFonts w:hint="eastAsia"/>
          <w:szCs w:val="21"/>
        </w:rPr>
        <w:t>】</w:t>
      </w:r>
      <w:r w:rsidRPr="004C66D6">
        <w:rPr>
          <w:rFonts w:hint="eastAsia"/>
          <w:szCs w:val="21"/>
        </w:rPr>
        <w:t>ENG1G90</w:t>
      </w:r>
    </w:p>
    <w:p w14:paraId="0A00AADE" w14:textId="77777777" w:rsidR="004618C8" w:rsidRPr="004C66D6" w:rsidRDefault="004618C8" w:rsidP="004618C8">
      <w:pPr>
        <w:ind w:leftChars="200" w:left="386" w:firstLine="454"/>
        <w:rPr>
          <w:rFonts w:hint="eastAsia"/>
        </w:rPr>
      </w:pPr>
      <w:r w:rsidRPr="004C66D6">
        <w:rPr>
          <w:rFonts w:hint="eastAsia"/>
        </w:rPr>
        <w:t>【</w:t>
      </w:r>
      <w:r w:rsidRPr="004C66D6">
        <w:rPr>
          <w:rFonts w:hint="eastAsia"/>
        </w:rPr>
        <w:t>CAN-ID</w:t>
      </w:r>
      <w:r w:rsidRPr="004C66D6">
        <w:rPr>
          <w:rFonts w:hint="eastAsia"/>
        </w:rPr>
        <w:t>】</w:t>
      </w:r>
      <w:r w:rsidRPr="004C66D6">
        <w:rPr>
          <w:rFonts w:hint="eastAsia"/>
        </w:rPr>
        <w:t xml:space="preserve"> 5</w:t>
      </w:r>
      <w:r w:rsidRPr="004C66D6">
        <w:t>1E</w:t>
      </w:r>
      <w:r w:rsidRPr="004C66D6">
        <w:rPr>
          <w:szCs w:val="21"/>
        </w:rPr>
        <w:t>h</w:t>
      </w:r>
    </w:p>
    <w:p w14:paraId="56A7B5A1" w14:textId="77777777" w:rsidR="004618C8" w:rsidRPr="004C66D6" w:rsidRDefault="004618C8" w:rsidP="004618C8">
      <w:pPr>
        <w:ind w:leftChars="200" w:left="386" w:firstLine="454"/>
        <w:rPr>
          <w:rFonts w:hint="eastAsia"/>
        </w:rPr>
      </w:pPr>
      <w:r w:rsidRPr="004C66D6">
        <w:rPr>
          <w:rFonts w:hint="eastAsia"/>
        </w:rPr>
        <w:t>【初期値</w:t>
      </w:r>
      <w:r w:rsidRPr="004C66D6">
        <w:rPr>
          <w:rFonts w:hint="eastAsia"/>
          <w:color w:val="00B0F0"/>
          <w:sz w:val="20"/>
          <w:szCs w:val="20"/>
        </w:rPr>
        <w:t xml:space="preserve">/ </w:t>
      </w:r>
      <w:r w:rsidRPr="004C66D6">
        <w:rPr>
          <w:rFonts w:hint="eastAsia"/>
          <w:color w:val="00B0F0"/>
          <w:sz w:val="20"/>
          <w:szCs w:val="22"/>
        </w:rPr>
        <w:t>Initial value</w:t>
      </w:r>
      <w:r w:rsidRPr="004C66D6">
        <w:rPr>
          <w:rFonts w:hint="eastAsia"/>
        </w:rPr>
        <w:t>】</w:t>
      </w:r>
      <w:r w:rsidRPr="004C66D6">
        <w:t>0000b</w:t>
      </w:r>
    </w:p>
    <w:p w14:paraId="7AEFB70E" w14:textId="77777777" w:rsidR="004618C8" w:rsidRPr="004C66D6" w:rsidRDefault="004618C8" w:rsidP="004618C8">
      <w:pPr>
        <w:ind w:leftChars="200" w:left="386"/>
        <w:rPr>
          <w:rFonts w:hint="eastAsia"/>
          <w:szCs w:val="21"/>
        </w:rPr>
      </w:pPr>
      <w:r w:rsidRPr="004C66D6">
        <w:rPr>
          <w:szCs w:val="21"/>
        </w:rPr>
        <w:tab/>
      </w:r>
    </w:p>
    <w:p w14:paraId="594E7E8F" w14:textId="77777777" w:rsidR="004618C8" w:rsidRPr="004C66D6" w:rsidRDefault="004618C8" w:rsidP="004618C8">
      <w:pPr>
        <w:ind w:leftChars="200" w:left="386" w:firstLine="454"/>
        <w:rPr>
          <w:rFonts w:hint="eastAsia"/>
          <w:szCs w:val="21"/>
        </w:rPr>
      </w:pPr>
      <w:r w:rsidRPr="004C66D6">
        <w:rPr>
          <w:rFonts w:hint="eastAsia"/>
          <w:szCs w:val="21"/>
        </w:rPr>
        <w:t>B_DMODE</w:t>
      </w:r>
      <w:r w:rsidRPr="004C66D6">
        <w:rPr>
          <w:szCs w:val="21"/>
        </w:rPr>
        <w:t xml:space="preserve"> / B_DMODE2</w:t>
      </w:r>
      <w:r w:rsidRPr="004C66D6">
        <w:rPr>
          <w:rFonts w:hint="eastAsia"/>
          <w:szCs w:val="21"/>
        </w:rPr>
        <w:t>の状態とビット位置は以下の表を参照。</w:t>
      </w:r>
    </w:p>
    <w:p w14:paraId="335A1223" w14:textId="77777777" w:rsidR="004618C8" w:rsidRPr="004C66D6" w:rsidRDefault="004618C8" w:rsidP="004618C8">
      <w:pPr>
        <w:ind w:leftChars="200" w:left="386" w:firstLine="454"/>
        <w:rPr>
          <w:rFonts w:hint="eastAsia"/>
          <w:color w:val="00B0F0"/>
          <w:sz w:val="20"/>
          <w:szCs w:val="20"/>
        </w:rPr>
      </w:pPr>
      <w:r w:rsidRPr="004C66D6">
        <w:rPr>
          <w:rFonts w:hint="eastAsia"/>
          <w:color w:val="00B0F0"/>
          <w:sz w:val="20"/>
          <w:szCs w:val="20"/>
        </w:rPr>
        <w:t>Signal status and bit position of B_DMODE/B_DMODE2 is shown below.</w:t>
      </w:r>
    </w:p>
    <w:p w14:paraId="2176888E" w14:textId="77777777" w:rsidR="004618C8" w:rsidRPr="004C66D6" w:rsidRDefault="004618C8" w:rsidP="004618C8">
      <w:pPr>
        <w:numPr>
          <w:ilvl w:val="1"/>
          <w:numId w:val="12"/>
        </w:numPr>
        <w:rPr>
          <w:szCs w:val="21"/>
        </w:rPr>
      </w:pPr>
    </w:p>
    <w:p w14:paraId="5B618022" w14:textId="77777777" w:rsidR="004618C8" w:rsidRPr="004C66D6" w:rsidRDefault="004618C8" w:rsidP="004618C8">
      <w:pPr>
        <w:rPr>
          <w:szCs w:val="21"/>
        </w:rPr>
      </w:pPr>
    </w:p>
    <w:p w14:paraId="467D7C4E" w14:textId="77777777" w:rsidR="004618C8" w:rsidRPr="004C66D6" w:rsidRDefault="004618C8" w:rsidP="004618C8">
      <w:pPr>
        <w:ind w:firstLineChars="435" w:firstLine="838"/>
        <w:rPr>
          <w:rFonts w:hint="eastAsia"/>
          <w:szCs w:val="21"/>
        </w:rPr>
      </w:pPr>
      <w:r w:rsidRPr="004C66D6">
        <w:rPr>
          <w:rFonts w:hint="eastAsia"/>
          <w:szCs w:val="21"/>
        </w:rPr>
        <w:t>※</w:t>
      </w:r>
      <w:r w:rsidRPr="004C66D6">
        <w:rPr>
          <w:szCs w:val="21"/>
        </w:rPr>
        <w:t>1.</w:t>
      </w:r>
      <w:r w:rsidRPr="004C66D6">
        <w:rPr>
          <w:rFonts w:hint="eastAsia"/>
          <w:szCs w:val="21"/>
        </w:rPr>
        <w:t xml:space="preserve">　</w:t>
      </w:r>
      <w:r w:rsidRPr="004C66D6">
        <w:rPr>
          <w:szCs w:val="21"/>
        </w:rPr>
        <w:t>Reserve</w:t>
      </w:r>
      <w:r w:rsidRPr="004C66D6">
        <w:rPr>
          <w:rFonts w:hint="eastAsia"/>
          <w:szCs w:val="21"/>
        </w:rPr>
        <w:t>は未定義と同様、処置不要</w:t>
      </w:r>
    </w:p>
    <w:p w14:paraId="5716A203" w14:textId="77777777" w:rsidR="004618C8" w:rsidRPr="004C66D6" w:rsidRDefault="004618C8" w:rsidP="004618C8">
      <w:pPr>
        <w:ind w:left="840" w:firstLineChars="298" w:firstLine="574"/>
        <w:rPr>
          <w:rFonts w:hint="eastAsia"/>
          <w:color w:val="00B0F0"/>
          <w:szCs w:val="21"/>
        </w:rPr>
      </w:pPr>
      <w:r w:rsidRPr="004C66D6">
        <w:rPr>
          <w:color w:val="00B0F0"/>
          <w:szCs w:val="21"/>
        </w:rPr>
        <w:t>Reserve is the same as undefined, no action is required.</w:t>
      </w:r>
    </w:p>
    <w:p w14:paraId="1A523997" w14:textId="77777777" w:rsidR="004618C8" w:rsidRPr="004C66D6" w:rsidRDefault="004618C8" w:rsidP="004618C8">
      <w:pPr>
        <w:ind w:leftChars="386" w:left="744" w:firstLineChars="250" w:firstLine="482"/>
        <w:rPr>
          <w:color w:val="00B0F0"/>
          <w:szCs w:val="21"/>
        </w:rPr>
      </w:pPr>
    </w:p>
    <w:p w14:paraId="5F7809EE" w14:textId="77777777" w:rsidR="004618C8" w:rsidRPr="004C66D6" w:rsidRDefault="004618C8" w:rsidP="004618C8">
      <w:pPr>
        <w:ind w:left="1186"/>
        <w:rPr>
          <w:szCs w:val="21"/>
        </w:rPr>
      </w:pP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744"/>
        <w:gridCol w:w="3176"/>
      </w:tblGrid>
      <w:tr w:rsidR="004618C8" w:rsidRPr="004C66D6" w14:paraId="424153E2" w14:textId="77777777">
        <w:trPr>
          <w:trHeight w:val="238"/>
          <w:jc w:val="center"/>
        </w:trPr>
        <w:tc>
          <w:tcPr>
            <w:tcW w:w="3744" w:type="dxa"/>
            <w:shd w:val="clear" w:color="auto" w:fill="auto"/>
            <w:tcMar>
              <w:top w:w="15" w:type="dxa"/>
              <w:left w:w="99" w:type="dxa"/>
              <w:bottom w:w="0" w:type="dxa"/>
              <w:right w:w="99" w:type="dxa"/>
            </w:tcMar>
            <w:hideMark/>
          </w:tcPr>
          <w:p w14:paraId="1B21D285" w14:textId="77777777" w:rsidR="004618C8" w:rsidRPr="004C66D6" w:rsidRDefault="004618C8">
            <w:pPr>
              <w:ind w:leftChars="200" w:left="386"/>
            </w:pPr>
            <w:r w:rsidRPr="004C66D6">
              <w:rPr>
                <w:rFonts w:hint="eastAsia"/>
                <w:b/>
                <w:bCs/>
              </w:rPr>
              <w:t>ENG1G90</w:t>
            </w:r>
            <w:r w:rsidRPr="004C66D6">
              <w:rPr>
                <w:rFonts w:hint="eastAsia"/>
                <w:b/>
                <w:bCs/>
              </w:rPr>
              <w:t xml:space="preserve">　</w:t>
            </w:r>
            <w:r w:rsidRPr="004C66D6">
              <w:rPr>
                <w:rFonts w:hint="eastAsia"/>
                <w:b/>
                <w:bCs/>
              </w:rPr>
              <w:t>[B_DMODE]</w:t>
            </w:r>
          </w:p>
        </w:tc>
        <w:tc>
          <w:tcPr>
            <w:tcW w:w="3176" w:type="dxa"/>
            <w:shd w:val="clear" w:color="auto" w:fill="auto"/>
            <w:tcMar>
              <w:top w:w="15" w:type="dxa"/>
              <w:left w:w="99" w:type="dxa"/>
              <w:bottom w:w="0" w:type="dxa"/>
              <w:right w:w="99" w:type="dxa"/>
            </w:tcMar>
            <w:hideMark/>
          </w:tcPr>
          <w:p w14:paraId="7B95F0BC" w14:textId="77777777" w:rsidR="004618C8" w:rsidRPr="004C66D6" w:rsidRDefault="004618C8">
            <w:pPr>
              <w:ind w:leftChars="200" w:left="386"/>
            </w:pPr>
            <w:r w:rsidRPr="004C66D6">
              <w:rPr>
                <w:b/>
                <w:bCs/>
              </w:rPr>
              <w:t>状態</w:t>
            </w:r>
            <w:r w:rsidRPr="004C66D6">
              <w:rPr>
                <w:rFonts w:hint="eastAsia"/>
                <w:b/>
                <w:bCs/>
                <w:color w:val="00B0F0"/>
              </w:rPr>
              <w:t xml:space="preserve"> / Status</w:t>
            </w:r>
          </w:p>
        </w:tc>
      </w:tr>
      <w:tr w:rsidR="004618C8" w:rsidRPr="004C66D6" w14:paraId="73F002C7" w14:textId="77777777">
        <w:trPr>
          <w:trHeight w:val="303"/>
          <w:jc w:val="center"/>
        </w:trPr>
        <w:tc>
          <w:tcPr>
            <w:tcW w:w="3744" w:type="dxa"/>
            <w:shd w:val="clear" w:color="auto" w:fill="auto"/>
            <w:tcMar>
              <w:top w:w="15" w:type="dxa"/>
              <w:left w:w="99" w:type="dxa"/>
              <w:bottom w:w="0" w:type="dxa"/>
              <w:right w:w="99" w:type="dxa"/>
            </w:tcMar>
            <w:hideMark/>
          </w:tcPr>
          <w:p w14:paraId="5F3BDB0B" w14:textId="77777777" w:rsidR="004618C8" w:rsidRPr="004C66D6" w:rsidRDefault="004618C8">
            <w:pPr>
              <w:ind w:leftChars="200" w:left="386"/>
            </w:pPr>
            <w:r w:rsidRPr="004C66D6">
              <w:t>0000b</w:t>
            </w:r>
          </w:p>
        </w:tc>
        <w:tc>
          <w:tcPr>
            <w:tcW w:w="3176" w:type="dxa"/>
            <w:tcBorders>
              <w:top w:val="single" w:sz="4" w:space="0" w:color="auto"/>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164F1BF3" w14:textId="77777777" w:rsidR="004618C8" w:rsidRPr="004C66D6" w:rsidRDefault="004618C8">
            <w:pPr>
              <w:ind w:leftChars="200" w:left="386"/>
            </w:pPr>
            <w:r w:rsidRPr="004C66D6">
              <w:rPr>
                <w:rFonts w:cs="Arial"/>
                <w:kern w:val="24"/>
              </w:rPr>
              <w:t>Normal</w:t>
            </w:r>
          </w:p>
        </w:tc>
      </w:tr>
      <w:tr w:rsidR="004618C8" w:rsidRPr="004C66D6" w14:paraId="038ABEFD" w14:textId="77777777">
        <w:trPr>
          <w:trHeight w:val="281"/>
          <w:jc w:val="center"/>
        </w:trPr>
        <w:tc>
          <w:tcPr>
            <w:tcW w:w="3744" w:type="dxa"/>
            <w:shd w:val="clear" w:color="auto" w:fill="auto"/>
            <w:tcMar>
              <w:top w:w="15" w:type="dxa"/>
              <w:left w:w="99" w:type="dxa"/>
              <w:bottom w:w="0" w:type="dxa"/>
              <w:right w:w="99" w:type="dxa"/>
            </w:tcMar>
            <w:hideMark/>
          </w:tcPr>
          <w:p w14:paraId="59A793C3" w14:textId="77777777" w:rsidR="004618C8" w:rsidRPr="004C66D6" w:rsidRDefault="004618C8">
            <w:pPr>
              <w:ind w:leftChars="200" w:left="386"/>
            </w:pPr>
            <w:r w:rsidRPr="004C66D6">
              <w:t>0001b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CDC8944" w14:textId="77777777" w:rsidR="004618C8" w:rsidRPr="004C66D6" w:rsidRDefault="004618C8">
            <w:pPr>
              <w:ind w:leftChars="200" w:left="386"/>
              <w:rPr>
                <w:rFonts w:hint="eastAsia"/>
              </w:rPr>
            </w:pPr>
            <w:r w:rsidRPr="004C66D6">
              <w:rPr>
                <w:rFonts w:cs="Arial"/>
                <w:kern w:val="24"/>
              </w:rPr>
              <w:t>Reserve1</w:t>
            </w:r>
          </w:p>
        </w:tc>
      </w:tr>
      <w:tr w:rsidR="004618C8" w:rsidRPr="004C66D6" w14:paraId="14B7A482" w14:textId="77777777">
        <w:trPr>
          <w:trHeight w:val="336"/>
          <w:jc w:val="center"/>
        </w:trPr>
        <w:tc>
          <w:tcPr>
            <w:tcW w:w="3744" w:type="dxa"/>
            <w:shd w:val="clear" w:color="auto" w:fill="auto"/>
            <w:tcMar>
              <w:top w:w="15" w:type="dxa"/>
              <w:left w:w="99" w:type="dxa"/>
              <w:bottom w:w="0" w:type="dxa"/>
              <w:right w:w="99" w:type="dxa"/>
            </w:tcMar>
            <w:hideMark/>
          </w:tcPr>
          <w:p w14:paraId="7CCD95BF" w14:textId="77777777" w:rsidR="004618C8" w:rsidRPr="004C66D6" w:rsidRDefault="004618C8">
            <w:pPr>
              <w:ind w:leftChars="200" w:left="386"/>
            </w:pPr>
            <w:r w:rsidRPr="004C66D6">
              <w:t>0010b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75F6B62C" w14:textId="77777777" w:rsidR="004618C8" w:rsidRPr="004C66D6" w:rsidRDefault="004618C8">
            <w:pPr>
              <w:ind w:leftChars="200" w:left="386"/>
            </w:pPr>
            <w:r w:rsidRPr="004C66D6">
              <w:rPr>
                <w:rFonts w:cs="Arial"/>
                <w:kern w:val="24"/>
              </w:rPr>
              <w:t>Sport</w:t>
            </w:r>
          </w:p>
        </w:tc>
      </w:tr>
      <w:tr w:rsidR="004618C8" w:rsidRPr="004C66D6" w14:paraId="1195C494" w14:textId="77777777">
        <w:trPr>
          <w:trHeight w:val="141"/>
          <w:jc w:val="center"/>
        </w:trPr>
        <w:tc>
          <w:tcPr>
            <w:tcW w:w="3744" w:type="dxa"/>
            <w:shd w:val="clear" w:color="auto" w:fill="auto"/>
            <w:tcMar>
              <w:top w:w="15" w:type="dxa"/>
              <w:left w:w="99" w:type="dxa"/>
              <w:bottom w:w="0" w:type="dxa"/>
              <w:right w:w="99" w:type="dxa"/>
            </w:tcMar>
            <w:hideMark/>
          </w:tcPr>
          <w:p w14:paraId="642EBFB4" w14:textId="77777777" w:rsidR="004618C8" w:rsidRPr="004C66D6" w:rsidRDefault="004618C8">
            <w:pPr>
              <w:ind w:leftChars="200" w:left="386"/>
            </w:pPr>
            <w:r w:rsidRPr="004C66D6">
              <w:t>0011b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707D4A3C" w14:textId="77777777" w:rsidR="004618C8" w:rsidRPr="004C66D6" w:rsidRDefault="004618C8">
            <w:pPr>
              <w:ind w:leftChars="200" w:left="386"/>
            </w:pPr>
            <w:r w:rsidRPr="004C66D6">
              <w:rPr>
                <w:rFonts w:cs="Arial"/>
                <w:kern w:val="24"/>
              </w:rPr>
              <w:t>Reserve2</w:t>
            </w:r>
          </w:p>
        </w:tc>
      </w:tr>
      <w:tr w:rsidR="004618C8" w:rsidRPr="004C66D6" w14:paraId="1C465B48" w14:textId="77777777">
        <w:trPr>
          <w:trHeight w:val="140"/>
          <w:jc w:val="center"/>
        </w:trPr>
        <w:tc>
          <w:tcPr>
            <w:tcW w:w="3744" w:type="dxa"/>
            <w:shd w:val="clear" w:color="auto" w:fill="auto"/>
            <w:tcMar>
              <w:top w:w="15" w:type="dxa"/>
              <w:left w:w="99" w:type="dxa"/>
              <w:bottom w:w="0" w:type="dxa"/>
              <w:right w:w="99" w:type="dxa"/>
            </w:tcMar>
            <w:hideMark/>
          </w:tcPr>
          <w:p w14:paraId="39A32115" w14:textId="77777777" w:rsidR="004618C8" w:rsidRPr="004C66D6" w:rsidRDefault="004618C8">
            <w:pPr>
              <w:ind w:leftChars="200" w:left="386"/>
            </w:pPr>
            <w:r w:rsidRPr="004C66D6">
              <w:t>0100b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4238E8C3" w14:textId="77777777" w:rsidR="004618C8" w:rsidRPr="004C66D6" w:rsidRDefault="004618C8">
            <w:pPr>
              <w:ind w:leftChars="200" w:left="386"/>
            </w:pPr>
            <w:r w:rsidRPr="004C66D6">
              <w:rPr>
                <w:rFonts w:cs="Arial"/>
                <w:kern w:val="24"/>
              </w:rPr>
              <w:t>Reserve3</w:t>
            </w:r>
          </w:p>
        </w:tc>
      </w:tr>
      <w:tr w:rsidR="004618C8" w:rsidRPr="004C66D6" w14:paraId="5A31729F" w14:textId="77777777">
        <w:trPr>
          <w:trHeight w:val="140"/>
          <w:jc w:val="center"/>
        </w:trPr>
        <w:tc>
          <w:tcPr>
            <w:tcW w:w="3744" w:type="dxa"/>
            <w:shd w:val="clear" w:color="auto" w:fill="auto"/>
            <w:tcMar>
              <w:top w:w="15" w:type="dxa"/>
              <w:left w:w="99" w:type="dxa"/>
              <w:bottom w:w="0" w:type="dxa"/>
              <w:right w:w="99" w:type="dxa"/>
            </w:tcMar>
            <w:hideMark/>
          </w:tcPr>
          <w:p w14:paraId="522895D9" w14:textId="77777777" w:rsidR="004618C8" w:rsidRPr="004C66D6" w:rsidRDefault="004618C8">
            <w:pPr>
              <w:ind w:leftChars="200" w:left="386"/>
            </w:pPr>
            <w:r w:rsidRPr="004C66D6">
              <w:t>0101b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7A09849D" w14:textId="77777777" w:rsidR="004618C8" w:rsidRPr="004C66D6" w:rsidRDefault="004618C8">
            <w:pPr>
              <w:ind w:leftChars="200" w:left="386"/>
            </w:pPr>
            <w:r w:rsidRPr="004C66D6">
              <w:rPr>
                <w:rFonts w:cs="Arial"/>
                <w:kern w:val="24"/>
              </w:rPr>
              <w:t>Reserve4</w:t>
            </w:r>
          </w:p>
        </w:tc>
      </w:tr>
      <w:tr w:rsidR="004618C8" w:rsidRPr="004C66D6" w14:paraId="356B4479" w14:textId="77777777">
        <w:trPr>
          <w:trHeight w:val="119"/>
          <w:jc w:val="center"/>
        </w:trPr>
        <w:tc>
          <w:tcPr>
            <w:tcW w:w="3744" w:type="dxa"/>
            <w:shd w:val="clear" w:color="auto" w:fill="auto"/>
            <w:tcMar>
              <w:top w:w="15" w:type="dxa"/>
              <w:left w:w="99" w:type="dxa"/>
              <w:bottom w:w="0" w:type="dxa"/>
              <w:right w:w="99" w:type="dxa"/>
            </w:tcMar>
            <w:hideMark/>
          </w:tcPr>
          <w:p w14:paraId="360713B5" w14:textId="77777777" w:rsidR="004618C8" w:rsidRPr="004C66D6" w:rsidRDefault="004618C8">
            <w:pPr>
              <w:ind w:leftChars="200" w:left="386"/>
            </w:pPr>
            <w:r w:rsidRPr="004C66D6">
              <w:t>0110b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488BC758" w14:textId="77777777" w:rsidR="004618C8" w:rsidRPr="004C66D6" w:rsidRDefault="004618C8">
            <w:pPr>
              <w:ind w:leftChars="200" w:left="386"/>
            </w:pPr>
            <w:r w:rsidRPr="004C66D6">
              <w:rPr>
                <w:rFonts w:cs="Arial"/>
                <w:kern w:val="24"/>
              </w:rPr>
              <w:t>Eco</w:t>
            </w:r>
          </w:p>
        </w:tc>
      </w:tr>
      <w:tr w:rsidR="004618C8" w:rsidRPr="004C66D6" w14:paraId="07284F85" w14:textId="77777777">
        <w:trPr>
          <w:trHeight w:val="162"/>
          <w:jc w:val="center"/>
        </w:trPr>
        <w:tc>
          <w:tcPr>
            <w:tcW w:w="3744" w:type="dxa"/>
            <w:shd w:val="clear" w:color="auto" w:fill="auto"/>
            <w:tcMar>
              <w:top w:w="15" w:type="dxa"/>
              <w:left w:w="99" w:type="dxa"/>
              <w:bottom w:w="0" w:type="dxa"/>
              <w:right w:w="99" w:type="dxa"/>
            </w:tcMar>
            <w:hideMark/>
          </w:tcPr>
          <w:p w14:paraId="6F2EB710" w14:textId="77777777" w:rsidR="004618C8" w:rsidRPr="004C66D6" w:rsidRDefault="004618C8">
            <w:pPr>
              <w:ind w:leftChars="200" w:left="386"/>
            </w:pPr>
            <w:r w:rsidRPr="004C66D6">
              <w:t>0111b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6E31CA3C" w14:textId="77777777" w:rsidR="004618C8" w:rsidRPr="004C66D6" w:rsidRDefault="004618C8">
            <w:pPr>
              <w:ind w:leftChars="200" w:left="386"/>
            </w:pPr>
            <w:r w:rsidRPr="004C66D6">
              <w:rPr>
                <w:rFonts w:cs="Arial"/>
                <w:kern w:val="24"/>
              </w:rPr>
              <w:t>Custom</w:t>
            </w:r>
          </w:p>
        </w:tc>
      </w:tr>
      <w:tr w:rsidR="004618C8" w:rsidRPr="004C66D6" w14:paraId="3DA898E2" w14:textId="77777777">
        <w:trPr>
          <w:trHeight w:val="162"/>
          <w:jc w:val="center"/>
        </w:trPr>
        <w:tc>
          <w:tcPr>
            <w:tcW w:w="3744" w:type="dxa"/>
            <w:shd w:val="clear" w:color="auto" w:fill="auto"/>
            <w:tcMar>
              <w:top w:w="15" w:type="dxa"/>
              <w:left w:w="99" w:type="dxa"/>
              <w:bottom w:w="0" w:type="dxa"/>
              <w:right w:w="99" w:type="dxa"/>
            </w:tcMar>
            <w:hideMark/>
          </w:tcPr>
          <w:p w14:paraId="307F4E33" w14:textId="77777777" w:rsidR="004618C8" w:rsidRPr="004C66D6" w:rsidRDefault="004618C8">
            <w:pPr>
              <w:ind w:leftChars="200" w:left="386"/>
            </w:pPr>
            <w:r w:rsidRPr="004C66D6">
              <w:rPr>
                <w:rFonts w:hint="eastAsia"/>
              </w:rPr>
              <w:t>1000b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1EE7CCCD" w14:textId="77777777" w:rsidR="004618C8" w:rsidRPr="004C66D6" w:rsidRDefault="004618C8">
            <w:pPr>
              <w:ind w:leftChars="200" w:left="386"/>
            </w:pPr>
            <w:r w:rsidRPr="004C66D6">
              <w:rPr>
                <w:rFonts w:cs="Arial"/>
                <w:kern w:val="24"/>
              </w:rPr>
              <w:t>Reserve5</w:t>
            </w:r>
          </w:p>
        </w:tc>
      </w:tr>
      <w:tr w:rsidR="004618C8" w:rsidRPr="004C66D6" w14:paraId="0F55892D" w14:textId="77777777">
        <w:trPr>
          <w:trHeight w:val="162"/>
          <w:jc w:val="center"/>
        </w:trPr>
        <w:tc>
          <w:tcPr>
            <w:tcW w:w="3744" w:type="dxa"/>
            <w:shd w:val="clear" w:color="auto" w:fill="auto"/>
            <w:tcMar>
              <w:top w:w="15" w:type="dxa"/>
              <w:left w:w="99" w:type="dxa"/>
              <w:bottom w:w="0" w:type="dxa"/>
              <w:right w:w="99" w:type="dxa"/>
            </w:tcMar>
          </w:tcPr>
          <w:p w14:paraId="07FDE9BA" w14:textId="77777777" w:rsidR="004618C8" w:rsidRPr="004C66D6" w:rsidRDefault="004618C8">
            <w:pPr>
              <w:ind w:leftChars="200" w:left="386"/>
            </w:pPr>
            <w:r w:rsidRPr="004C66D6">
              <w:rPr>
                <w:rFonts w:hint="eastAsia"/>
              </w:rPr>
              <w:t>1001b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32FC2CF5" w14:textId="77777777" w:rsidR="004618C8" w:rsidRPr="004C66D6" w:rsidRDefault="004618C8">
            <w:pPr>
              <w:ind w:firstLineChars="200" w:firstLine="386"/>
              <w:rPr>
                <w:rFonts w:cs="Arial" w:hint="eastAsia"/>
                <w:kern w:val="24"/>
              </w:rPr>
            </w:pPr>
            <w:r w:rsidRPr="004C66D6">
              <w:rPr>
                <w:rFonts w:cs="Arial"/>
                <w:kern w:val="24"/>
              </w:rPr>
              <w:t>Range</w:t>
            </w:r>
            <w:r w:rsidRPr="004C66D6" w:rsidDel="005C290E">
              <w:rPr>
                <w:rFonts w:cs="Arial"/>
                <w:kern w:val="24"/>
              </w:rPr>
              <w:t xml:space="preserve"> </w:t>
            </w:r>
          </w:p>
        </w:tc>
      </w:tr>
      <w:tr w:rsidR="004618C8" w:rsidRPr="004C66D6" w14:paraId="0D4E61E3" w14:textId="77777777">
        <w:trPr>
          <w:trHeight w:val="162"/>
          <w:jc w:val="center"/>
        </w:trPr>
        <w:tc>
          <w:tcPr>
            <w:tcW w:w="3744" w:type="dxa"/>
            <w:shd w:val="clear" w:color="auto" w:fill="auto"/>
            <w:tcMar>
              <w:top w:w="15" w:type="dxa"/>
              <w:left w:w="99" w:type="dxa"/>
              <w:bottom w:w="0" w:type="dxa"/>
              <w:right w:w="99" w:type="dxa"/>
            </w:tcMar>
          </w:tcPr>
          <w:p w14:paraId="5F7C327A" w14:textId="77777777" w:rsidR="004618C8" w:rsidRPr="004C66D6" w:rsidRDefault="004618C8">
            <w:pPr>
              <w:ind w:leftChars="200" w:left="386"/>
            </w:pPr>
            <w:r w:rsidRPr="004C66D6">
              <w:rPr>
                <w:rFonts w:hint="eastAsia"/>
              </w:rPr>
              <w:t>1010b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3AA955D3" w14:textId="77777777" w:rsidR="004618C8" w:rsidRPr="004C66D6" w:rsidRDefault="004618C8">
            <w:pPr>
              <w:ind w:leftChars="200" w:left="386"/>
            </w:pPr>
            <w:r w:rsidRPr="004C66D6">
              <w:rPr>
                <w:rFonts w:cs="Arial"/>
                <w:kern w:val="24"/>
              </w:rPr>
              <w:t>Track</w:t>
            </w:r>
          </w:p>
        </w:tc>
      </w:tr>
      <w:tr w:rsidR="004618C8" w:rsidRPr="004C66D6" w14:paraId="6ADC81C5" w14:textId="77777777">
        <w:trPr>
          <w:trHeight w:val="162"/>
          <w:jc w:val="center"/>
        </w:trPr>
        <w:tc>
          <w:tcPr>
            <w:tcW w:w="3744" w:type="dxa"/>
            <w:shd w:val="clear" w:color="auto" w:fill="auto"/>
            <w:tcMar>
              <w:top w:w="15" w:type="dxa"/>
              <w:left w:w="99" w:type="dxa"/>
              <w:bottom w:w="0" w:type="dxa"/>
              <w:right w:w="99" w:type="dxa"/>
            </w:tcMar>
          </w:tcPr>
          <w:p w14:paraId="130DF9F7" w14:textId="77777777" w:rsidR="004618C8" w:rsidRPr="004C66D6" w:rsidRDefault="004618C8">
            <w:pPr>
              <w:ind w:leftChars="200" w:left="386"/>
            </w:pPr>
            <w:r w:rsidRPr="004C66D6">
              <w:rPr>
                <w:rFonts w:hint="eastAsia"/>
              </w:rPr>
              <w:t>1011b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1A3B2A8F" w14:textId="77777777" w:rsidR="004618C8" w:rsidRPr="004C66D6" w:rsidRDefault="004618C8">
            <w:pPr>
              <w:ind w:leftChars="200" w:left="386"/>
            </w:pPr>
            <w:r w:rsidRPr="004C66D6">
              <w:rPr>
                <w:sz w:val="20"/>
                <w:szCs w:val="20"/>
              </w:rPr>
              <w:t>Rear Comfort</w:t>
            </w:r>
          </w:p>
        </w:tc>
      </w:tr>
      <w:tr w:rsidR="004618C8" w:rsidRPr="004C66D6" w14:paraId="60BD16B8" w14:textId="77777777">
        <w:trPr>
          <w:trHeight w:val="162"/>
          <w:jc w:val="center"/>
        </w:trPr>
        <w:tc>
          <w:tcPr>
            <w:tcW w:w="3744" w:type="dxa"/>
            <w:shd w:val="clear" w:color="auto" w:fill="auto"/>
            <w:tcMar>
              <w:top w:w="15" w:type="dxa"/>
              <w:left w:w="99" w:type="dxa"/>
              <w:bottom w:w="0" w:type="dxa"/>
              <w:right w:w="99" w:type="dxa"/>
            </w:tcMar>
          </w:tcPr>
          <w:p w14:paraId="286B49E5" w14:textId="77777777" w:rsidR="004618C8" w:rsidRPr="004C66D6" w:rsidRDefault="004618C8">
            <w:pPr>
              <w:ind w:leftChars="200" w:left="386"/>
              <w:rPr>
                <w:rFonts w:hint="eastAsia"/>
              </w:rPr>
            </w:pPr>
            <w:r w:rsidRPr="004C66D6">
              <w:rPr>
                <w:rFonts w:hint="eastAsia"/>
              </w:rPr>
              <w:t>1</w:t>
            </w:r>
            <w:r w:rsidRPr="004C66D6">
              <w:t>100b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36FE9C40" w14:textId="77777777" w:rsidR="004618C8" w:rsidRPr="004C66D6" w:rsidRDefault="004618C8">
            <w:pPr>
              <w:ind w:leftChars="200" w:left="386"/>
              <w:rPr>
                <w:sz w:val="20"/>
                <w:szCs w:val="20"/>
              </w:rPr>
            </w:pPr>
            <w:r w:rsidRPr="004C66D6">
              <w:rPr>
                <w:rFonts w:hint="eastAsia"/>
                <w:sz w:val="20"/>
                <w:szCs w:val="20"/>
              </w:rPr>
              <w:t>S</w:t>
            </w:r>
            <w:r w:rsidRPr="004C66D6">
              <w:rPr>
                <w:sz w:val="20"/>
                <w:szCs w:val="20"/>
              </w:rPr>
              <w:t>now</w:t>
            </w:r>
          </w:p>
        </w:tc>
      </w:tr>
      <w:tr w:rsidR="004618C8" w:rsidRPr="004C66D6" w14:paraId="6E3723D0" w14:textId="77777777">
        <w:trPr>
          <w:trHeight w:val="162"/>
          <w:jc w:val="center"/>
        </w:trPr>
        <w:tc>
          <w:tcPr>
            <w:tcW w:w="3744" w:type="dxa"/>
            <w:shd w:val="clear" w:color="auto" w:fill="auto"/>
            <w:tcMar>
              <w:top w:w="15" w:type="dxa"/>
              <w:left w:w="99" w:type="dxa"/>
              <w:bottom w:w="0" w:type="dxa"/>
              <w:right w:w="99" w:type="dxa"/>
            </w:tcMar>
          </w:tcPr>
          <w:p w14:paraId="511D7805" w14:textId="77777777" w:rsidR="004618C8" w:rsidRPr="004C66D6" w:rsidRDefault="004618C8">
            <w:pPr>
              <w:ind w:leftChars="200" w:left="386"/>
              <w:rPr>
                <w:rFonts w:hint="eastAsia"/>
              </w:rPr>
            </w:pPr>
            <w:r w:rsidRPr="004C66D6">
              <w:rPr>
                <w:rFonts w:hint="eastAsia"/>
              </w:rPr>
              <w:t>1</w:t>
            </w:r>
            <w:r w:rsidRPr="004C66D6">
              <w:t>101b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72923639" w14:textId="77777777" w:rsidR="004618C8" w:rsidRPr="004C66D6" w:rsidRDefault="004618C8">
            <w:pPr>
              <w:ind w:leftChars="200" w:left="386"/>
              <w:rPr>
                <w:rFonts w:hint="eastAsia"/>
                <w:sz w:val="20"/>
                <w:szCs w:val="20"/>
              </w:rPr>
            </w:pPr>
            <w:r w:rsidRPr="004C66D6">
              <w:rPr>
                <w:rFonts w:hint="eastAsia"/>
                <w:sz w:val="20"/>
                <w:szCs w:val="20"/>
              </w:rPr>
              <w:t>R</w:t>
            </w:r>
            <w:r w:rsidRPr="004C66D6">
              <w:rPr>
                <w:sz w:val="20"/>
                <w:szCs w:val="20"/>
              </w:rPr>
              <w:t>eserve</w:t>
            </w:r>
            <w:r w:rsidRPr="004C66D6">
              <w:rPr>
                <w:rFonts w:hint="eastAsia"/>
                <w:sz w:val="20"/>
                <w:szCs w:val="20"/>
              </w:rPr>
              <w:t>6</w:t>
            </w:r>
          </w:p>
        </w:tc>
      </w:tr>
      <w:tr w:rsidR="004618C8" w:rsidRPr="004C66D6" w14:paraId="47460C20" w14:textId="77777777">
        <w:trPr>
          <w:trHeight w:val="162"/>
          <w:jc w:val="center"/>
        </w:trPr>
        <w:tc>
          <w:tcPr>
            <w:tcW w:w="3744" w:type="dxa"/>
            <w:shd w:val="clear" w:color="auto" w:fill="auto"/>
            <w:tcMar>
              <w:top w:w="15" w:type="dxa"/>
              <w:left w:w="99" w:type="dxa"/>
              <w:bottom w:w="0" w:type="dxa"/>
              <w:right w:w="99" w:type="dxa"/>
            </w:tcMar>
          </w:tcPr>
          <w:p w14:paraId="5465CD2F" w14:textId="77777777" w:rsidR="004618C8" w:rsidRPr="004C66D6" w:rsidRDefault="004618C8">
            <w:pPr>
              <w:ind w:leftChars="200" w:left="386"/>
              <w:rPr>
                <w:rFonts w:hint="eastAsia"/>
              </w:rPr>
            </w:pPr>
            <w:r w:rsidRPr="004C66D6">
              <w:rPr>
                <w:rFonts w:hint="eastAsia"/>
              </w:rPr>
              <w:t>1</w:t>
            </w:r>
            <w:r w:rsidRPr="004C66D6">
              <w:t>110b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607D7032" w14:textId="77777777" w:rsidR="004618C8" w:rsidRPr="004C66D6" w:rsidRDefault="004618C8">
            <w:pPr>
              <w:ind w:leftChars="200" w:left="386"/>
              <w:rPr>
                <w:sz w:val="20"/>
                <w:szCs w:val="20"/>
              </w:rPr>
            </w:pPr>
            <w:r w:rsidRPr="004C66D6">
              <w:rPr>
                <w:rFonts w:hint="eastAsia"/>
                <w:sz w:val="20"/>
                <w:szCs w:val="20"/>
              </w:rPr>
              <w:t>R</w:t>
            </w:r>
            <w:r w:rsidRPr="004C66D6">
              <w:rPr>
                <w:sz w:val="20"/>
                <w:szCs w:val="20"/>
              </w:rPr>
              <w:t>eserve7</w:t>
            </w:r>
          </w:p>
        </w:tc>
      </w:tr>
      <w:tr w:rsidR="004618C8" w:rsidRPr="004C66D6" w14:paraId="02E783D0" w14:textId="77777777">
        <w:trPr>
          <w:trHeight w:val="45"/>
          <w:jc w:val="center"/>
        </w:trPr>
        <w:tc>
          <w:tcPr>
            <w:tcW w:w="3744" w:type="dxa"/>
            <w:shd w:val="clear" w:color="auto" w:fill="auto"/>
            <w:tcMar>
              <w:top w:w="15" w:type="dxa"/>
              <w:left w:w="99" w:type="dxa"/>
              <w:bottom w:w="0" w:type="dxa"/>
              <w:right w:w="99" w:type="dxa"/>
            </w:tcMar>
          </w:tcPr>
          <w:p w14:paraId="654BF8EC" w14:textId="77777777" w:rsidR="004618C8" w:rsidRPr="004C66D6" w:rsidRDefault="004618C8">
            <w:pPr>
              <w:ind w:leftChars="200" w:left="386"/>
              <w:rPr>
                <w:rFonts w:hint="eastAsia"/>
              </w:rPr>
            </w:pPr>
            <w:r w:rsidRPr="004C66D6">
              <w:rPr>
                <w:rFonts w:hint="eastAsia"/>
              </w:rPr>
              <w:t>1</w:t>
            </w:r>
            <w:r w:rsidRPr="004C66D6">
              <w:t>111b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2E9952A6" w14:textId="77777777" w:rsidR="004618C8" w:rsidRPr="004C66D6" w:rsidRDefault="004618C8">
            <w:pPr>
              <w:rPr>
                <w:sz w:val="20"/>
                <w:szCs w:val="20"/>
              </w:rPr>
            </w:pPr>
            <w:r w:rsidRPr="004C66D6">
              <w:rPr>
                <w:rFonts w:hint="eastAsia"/>
                <w:sz w:val="20"/>
                <w:szCs w:val="20"/>
              </w:rPr>
              <w:t>拡張情報あり、</w:t>
            </w:r>
            <w:r w:rsidRPr="004C66D6">
              <w:rPr>
                <w:sz w:val="20"/>
                <w:szCs w:val="20"/>
              </w:rPr>
              <w:t>B_DMODE2</w:t>
            </w:r>
            <w:r w:rsidRPr="004C66D6">
              <w:rPr>
                <w:rFonts w:hint="eastAsia"/>
                <w:sz w:val="20"/>
                <w:szCs w:val="20"/>
              </w:rPr>
              <w:t>参照</w:t>
            </w:r>
            <w:r w:rsidRPr="004C66D6">
              <w:rPr>
                <w:sz w:val="20"/>
                <w:szCs w:val="20"/>
              </w:rPr>
              <w:t>(*1)</w:t>
            </w:r>
          </w:p>
          <w:p w14:paraId="4B0466C5" w14:textId="77777777" w:rsidR="004618C8" w:rsidRPr="004C66D6" w:rsidRDefault="004618C8">
            <w:pPr>
              <w:rPr>
                <w:rFonts w:hint="eastAsia"/>
                <w:color w:val="00B0F0"/>
                <w:sz w:val="20"/>
                <w:szCs w:val="20"/>
              </w:rPr>
            </w:pPr>
            <w:r w:rsidRPr="004C66D6">
              <w:rPr>
                <w:color w:val="00B0F0"/>
                <w:sz w:val="20"/>
                <w:szCs w:val="20"/>
              </w:rPr>
              <w:t>Extended information, see B_DMODE2 (*1)</w:t>
            </w:r>
          </w:p>
        </w:tc>
      </w:tr>
    </w:tbl>
    <w:p w14:paraId="06B879CA" w14:textId="77777777" w:rsidR="004618C8" w:rsidRPr="004C66D6" w:rsidRDefault="004618C8" w:rsidP="004618C8">
      <w:pPr>
        <w:rPr>
          <w:szCs w:val="21"/>
        </w:rPr>
      </w:pPr>
    </w:p>
    <w:p w14:paraId="6E24E8D7" w14:textId="77777777" w:rsidR="004618C8" w:rsidRPr="004C66D6" w:rsidRDefault="004618C8" w:rsidP="004618C8">
      <w:pPr>
        <w:rPr>
          <w:szCs w:val="21"/>
        </w:rPr>
      </w:pPr>
    </w:p>
    <w:p w14:paraId="19056241" w14:textId="77777777" w:rsidR="004618C8" w:rsidRPr="004C66D6" w:rsidRDefault="004618C8" w:rsidP="004618C8">
      <w:pPr>
        <w:rPr>
          <w:szCs w:val="21"/>
        </w:rPr>
      </w:pP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744"/>
        <w:gridCol w:w="3176"/>
      </w:tblGrid>
      <w:tr w:rsidR="004618C8" w:rsidRPr="004C66D6" w14:paraId="4CE2B608" w14:textId="77777777">
        <w:trPr>
          <w:trHeight w:val="238"/>
          <w:jc w:val="center"/>
        </w:trPr>
        <w:tc>
          <w:tcPr>
            <w:tcW w:w="3744" w:type="dxa"/>
            <w:shd w:val="clear" w:color="auto" w:fill="auto"/>
            <w:tcMar>
              <w:top w:w="15" w:type="dxa"/>
              <w:left w:w="99" w:type="dxa"/>
              <w:bottom w:w="0" w:type="dxa"/>
              <w:right w:w="99" w:type="dxa"/>
            </w:tcMar>
            <w:hideMark/>
          </w:tcPr>
          <w:p w14:paraId="7E97205D" w14:textId="77777777" w:rsidR="004618C8" w:rsidRPr="004C66D6" w:rsidRDefault="004618C8">
            <w:pPr>
              <w:ind w:leftChars="200" w:left="386"/>
            </w:pPr>
            <w:r w:rsidRPr="004C66D6">
              <w:rPr>
                <w:rFonts w:hint="eastAsia"/>
                <w:b/>
                <w:bCs/>
              </w:rPr>
              <w:t>ENG1G90</w:t>
            </w:r>
            <w:r w:rsidRPr="004C66D6">
              <w:rPr>
                <w:rFonts w:hint="eastAsia"/>
                <w:b/>
                <w:bCs/>
              </w:rPr>
              <w:t xml:space="preserve">　</w:t>
            </w:r>
            <w:r w:rsidRPr="004C66D6">
              <w:rPr>
                <w:rFonts w:hint="eastAsia"/>
                <w:b/>
                <w:bCs/>
              </w:rPr>
              <w:t>[B_DMODE2]</w:t>
            </w:r>
          </w:p>
        </w:tc>
        <w:tc>
          <w:tcPr>
            <w:tcW w:w="3176" w:type="dxa"/>
            <w:shd w:val="clear" w:color="auto" w:fill="auto"/>
            <w:tcMar>
              <w:top w:w="15" w:type="dxa"/>
              <w:left w:w="99" w:type="dxa"/>
              <w:bottom w:w="0" w:type="dxa"/>
              <w:right w:w="99" w:type="dxa"/>
            </w:tcMar>
            <w:hideMark/>
          </w:tcPr>
          <w:p w14:paraId="06C19E4D" w14:textId="77777777" w:rsidR="004618C8" w:rsidRPr="004C66D6" w:rsidRDefault="004618C8">
            <w:pPr>
              <w:ind w:leftChars="200" w:left="386"/>
            </w:pPr>
            <w:r w:rsidRPr="004C66D6">
              <w:rPr>
                <w:b/>
                <w:bCs/>
              </w:rPr>
              <w:t>状態</w:t>
            </w:r>
            <w:r w:rsidRPr="009A62D4">
              <w:rPr>
                <w:rFonts w:hint="eastAsia"/>
                <w:b/>
                <w:bCs/>
                <w:color w:val="00B0F0"/>
              </w:rPr>
              <w:t xml:space="preserve"> / Status</w:t>
            </w:r>
          </w:p>
        </w:tc>
      </w:tr>
      <w:tr w:rsidR="004618C8" w:rsidRPr="004C66D6" w14:paraId="3402F722" w14:textId="77777777">
        <w:trPr>
          <w:trHeight w:val="303"/>
          <w:jc w:val="center"/>
        </w:trPr>
        <w:tc>
          <w:tcPr>
            <w:tcW w:w="3744" w:type="dxa"/>
            <w:shd w:val="clear" w:color="auto" w:fill="auto"/>
            <w:tcMar>
              <w:top w:w="15" w:type="dxa"/>
              <w:left w:w="99" w:type="dxa"/>
              <w:bottom w:w="0" w:type="dxa"/>
              <w:right w:w="99" w:type="dxa"/>
            </w:tcMar>
            <w:hideMark/>
          </w:tcPr>
          <w:p w14:paraId="306E2461" w14:textId="77777777" w:rsidR="004618C8" w:rsidRPr="004C66D6" w:rsidRDefault="004618C8">
            <w:pPr>
              <w:ind w:leftChars="200" w:left="386"/>
            </w:pPr>
            <w:r w:rsidRPr="004C66D6">
              <w:t>0000b</w:t>
            </w:r>
          </w:p>
        </w:tc>
        <w:tc>
          <w:tcPr>
            <w:tcW w:w="3176" w:type="dxa"/>
            <w:tcBorders>
              <w:top w:val="single" w:sz="4" w:space="0" w:color="auto"/>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0C765E0E" w14:textId="77777777" w:rsidR="004618C8" w:rsidRPr="004C66D6" w:rsidRDefault="004618C8">
            <w:pPr>
              <w:ind w:leftChars="200" w:left="386"/>
            </w:pPr>
            <w:r w:rsidRPr="004C66D6">
              <w:rPr>
                <w:rFonts w:hint="eastAsia"/>
                <w:sz w:val="20"/>
                <w:szCs w:val="20"/>
              </w:rPr>
              <w:t>R</w:t>
            </w:r>
            <w:r w:rsidRPr="004C66D6">
              <w:rPr>
                <w:sz w:val="20"/>
                <w:szCs w:val="20"/>
              </w:rPr>
              <w:t>eserve8</w:t>
            </w:r>
          </w:p>
        </w:tc>
      </w:tr>
      <w:tr w:rsidR="004618C8" w:rsidRPr="004C66D6" w14:paraId="1D9B94EF" w14:textId="77777777">
        <w:trPr>
          <w:trHeight w:val="281"/>
          <w:jc w:val="center"/>
        </w:trPr>
        <w:tc>
          <w:tcPr>
            <w:tcW w:w="3744" w:type="dxa"/>
            <w:shd w:val="clear" w:color="auto" w:fill="auto"/>
            <w:tcMar>
              <w:top w:w="15" w:type="dxa"/>
              <w:left w:w="99" w:type="dxa"/>
              <w:bottom w:w="0" w:type="dxa"/>
              <w:right w:w="99" w:type="dxa"/>
            </w:tcMar>
            <w:hideMark/>
          </w:tcPr>
          <w:p w14:paraId="70CFA818" w14:textId="77777777" w:rsidR="004618C8" w:rsidRPr="004C66D6" w:rsidRDefault="004618C8">
            <w:pPr>
              <w:ind w:leftChars="200" w:left="386"/>
            </w:pPr>
            <w:r w:rsidRPr="004C66D6">
              <w:t>0001b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69708B44" w14:textId="77777777" w:rsidR="004618C8" w:rsidRPr="004C66D6" w:rsidRDefault="004618C8">
            <w:pPr>
              <w:ind w:leftChars="200" w:left="386"/>
              <w:rPr>
                <w:rFonts w:hint="eastAsia"/>
              </w:rPr>
            </w:pPr>
            <w:r w:rsidRPr="004C66D6">
              <w:rPr>
                <w:rFonts w:hint="eastAsia"/>
                <w:sz w:val="20"/>
                <w:szCs w:val="20"/>
              </w:rPr>
              <w:t>R</w:t>
            </w:r>
            <w:r w:rsidRPr="004C66D6">
              <w:rPr>
                <w:sz w:val="20"/>
                <w:szCs w:val="20"/>
              </w:rPr>
              <w:t>eserve9</w:t>
            </w:r>
          </w:p>
        </w:tc>
      </w:tr>
      <w:tr w:rsidR="004618C8" w:rsidRPr="004C66D6" w14:paraId="448C2236" w14:textId="77777777">
        <w:trPr>
          <w:trHeight w:val="336"/>
          <w:jc w:val="center"/>
        </w:trPr>
        <w:tc>
          <w:tcPr>
            <w:tcW w:w="3744" w:type="dxa"/>
            <w:shd w:val="clear" w:color="auto" w:fill="auto"/>
            <w:tcMar>
              <w:top w:w="15" w:type="dxa"/>
              <w:left w:w="99" w:type="dxa"/>
              <w:bottom w:w="0" w:type="dxa"/>
              <w:right w:w="99" w:type="dxa"/>
            </w:tcMar>
            <w:hideMark/>
          </w:tcPr>
          <w:p w14:paraId="74AD5782" w14:textId="77777777" w:rsidR="004618C8" w:rsidRPr="004C66D6" w:rsidRDefault="004618C8">
            <w:pPr>
              <w:ind w:leftChars="200" w:left="386"/>
            </w:pPr>
            <w:r w:rsidRPr="004C66D6">
              <w:t>0010b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9030964" w14:textId="77777777" w:rsidR="004618C8" w:rsidRPr="004C66D6" w:rsidRDefault="004618C8">
            <w:pPr>
              <w:ind w:leftChars="200" w:left="386"/>
            </w:pPr>
            <w:r w:rsidRPr="004C66D6">
              <w:rPr>
                <w:rFonts w:hint="eastAsia"/>
                <w:sz w:val="20"/>
                <w:szCs w:val="20"/>
              </w:rPr>
              <w:t>R</w:t>
            </w:r>
            <w:r w:rsidRPr="004C66D6">
              <w:rPr>
                <w:sz w:val="20"/>
                <w:szCs w:val="20"/>
              </w:rPr>
              <w:t>eserve10</w:t>
            </w:r>
          </w:p>
        </w:tc>
      </w:tr>
      <w:tr w:rsidR="004618C8" w:rsidRPr="004C66D6" w14:paraId="4099CE80" w14:textId="77777777">
        <w:trPr>
          <w:trHeight w:val="141"/>
          <w:jc w:val="center"/>
        </w:trPr>
        <w:tc>
          <w:tcPr>
            <w:tcW w:w="3744" w:type="dxa"/>
            <w:shd w:val="clear" w:color="auto" w:fill="auto"/>
            <w:tcMar>
              <w:top w:w="15" w:type="dxa"/>
              <w:left w:w="99" w:type="dxa"/>
              <w:bottom w:w="0" w:type="dxa"/>
              <w:right w:w="99" w:type="dxa"/>
            </w:tcMar>
            <w:hideMark/>
          </w:tcPr>
          <w:p w14:paraId="4F094623" w14:textId="77777777" w:rsidR="004618C8" w:rsidRPr="004C66D6" w:rsidRDefault="004618C8">
            <w:pPr>
              <w:ind w:leftChars="200" w:left="386"/>
            </w:pPr>
            <w:r w:rsidRPr="004C66D6">
              <w:t>0011b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1D4825C" w14:textId="77777777" w:rsidR="004618C8" w:rsidRPr="004C66D6" w:rsidRDefault="004618C8">
            <w:pPr>
              <w:ind w:leftChars="200" w:left="386"/>
            </w:pPr>
            <w:r w:rsidRPr="004C66D6">
              <w:rPr>
                <w:rFonts w:hint="eastAsia"/>
                <w:sz w:val="20"/>
                <w:szCs w:val="20"/>
              </w:rPr>
              <w:t>R</w:t>
            </w:r>
            <w:r w:rsidRPr="004C66D6">
              <w:rPr>
                <w:sz w:val="20"/>
                <w:szCs w:val="20"/>
              </w:rPr>
              <w:t>eserve11</w:t>
            </w:r>
          </w:p>
        </w:tc>
      </w:tr>
      <w:tr w:rsidR="004618C8" w:rsidRPr="004C66D6" w14:paraId="468A2DF7" w14:textId="77777777">
        <w:trPr>
          <w:trHeight w:val="140"/>
          <w:jc w:val="center"/>
        </w:trPr>
        <w:tc>
          <w:tcPr>
            <w:tcW w:w="3744" w:type="dxa"/>
            <w:shd w:val="clear" w:color="auto" w:fill="auto"/>
            <w:tcMar>
              <w:top w:w="15" w:type="dxa"/>
              <w:left w:w="99" w:type="dxa"/>
              <w:bottom w:w="0" w:type="dxa"/>
              <w:right w:w="99" w:type="dxa"/>
            </w:tcMar>
            <w:hideMark/>
          </w:tcPr>
          <w:p w14:paraId="6793DE7D" w14:textId="77777777" w:rsidR="004618C8" w:rsidRPr="004C66D6" w:rsidRDefault="004618C8">
            <w:pPr>
              <w:ind w:leftChars="200" w:left="386"/>
            </w:pPr>
            <w:r w:rsidRPr="004C66D6">
              <w:t>0100b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ECB4105" w14:textId="77777777" w:rsidR="004618C8" w:rsidRPr="004C66D6" w:rsidRDefault="004618C8">
            <w:pPr>
              <w:ind w:leftChars="200" w:left="386"/>
            </w:pPr>
            <w:r w:rsidRPr="004C66D6">
              <w:rPr>
                <w:rFonts w:hint="eastAsia"/>
                <w:sz w:val="20"/>
                <w:szCs w:val="20"/>
              </w:rPr>
              <w:t>R</w:t>
            </w:r>
            <w:r w:rsidRPr="004C66D6">
              <w:rPr>
                <w:sz w:val="20"/>
                <w:szCs w:val="20"/>
              </w:rPr>
              <w:t>eserve12</w:t>
            </w:r>
          </w:p>
        </w:tc>
      </w:tr>
      <w:tr w:rsidR="004618C8" w:rsidRPr="004C66D6" w14:paraId="1F77355D" w14:textId="77777777">
        <w:trPr>
          <w:trHeight w:val="140"/>
          <w:jc w:val="center"/>
        </w:trPr>
        <w:tc>
          <w:tcPr>
            <w:tcW w:w="3744" w:type="dxa"/>
            <w:shd w:val="clear" w:color="auto" w:fill="auto"/>
            <w:tcMar>
              <w:top w:w="15" w:type="dxa"/>
              <w:left w:w="99" w:type="dxa"/>
              <w:bottom w:w="0" w:type="dxa"/>
              <w:right w:w="99" w:type="dxa"/>
            </w:tcMar>
            <w:hideMark/>
          </w:tcPr>
          <w:p w14:paraId="3E122BB5" w14:textId="77777777" w:rsidR="004618C8" w:rsidRPr="004C66D6" w:rsidRDefault="004618C8">
            <w:pPr>
              <w:ind w:leftChars="200" w:left="386"/>
            </w:pPr>
            <w:r w:rsidRPr="004C66D6">
              <w:lastRenderedPageBreak/>
              <w:t>0101b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5A238376" w14:textId="77777777" w:rsidR="004618C8" w:rsidRPr="004C66D6" w:rsidRDefault="004618C8">
            <w:pPr>
              <w:ind w:leftChars="200" w:left="386"/>
            </w:pPr>
            <w:r w:rsidRPr="004C66D6">
              <w:rPr>
                <w:rFonts w:hint="eastAsia"/>
                <w:sz w:val="20"/>
                <w:szCs w:val="20"/>
              </w:rPr>
              <w:t>R</w:t>
            </w:r>
            <w:r w:rsidRPr="004C66D6">
              <w:rPr>
                <w:sz w:val="20"/>
                <w:szCs w:val="20"/>
              </w:rPr>
              <w:t>eserve13</w:t>
            </w:r>
          </w:p>
        </w:tc>
      </w:tr>
      <w:tr w:rsidR="004618C8" w:rsidRPr="004C66D6" w14:paraId="5B9BCCBC" w14:textId="77777777">
        <w:trPr>
          <w:trHeight w:val="119"/>
          <w:jc w:val="center"/>
        </w:trPr>
        <w:tc>
          <w:tcPr>
            <w:tcW w:w="3744" w:type="dxa"/>
            <w:shd w:val="clear" w:color="auto" w:fill="auto"/>
            <w:tcMar>
              <w:top w:w="15" w:type="dxa"/>
              <w:left w:w="99" w:type="dxa"/>
              <w:bottom w:w="0" w:type="dxa"/>
              <w:right w:w="99" w:type="dxa"/>
            </w:tcMar>
            <w:hideMark/>
          </w:tcPr>
          <w:p w14:paraId="3B46EF0D" w14:textId="77777777" w:rsidR="004618C8" w:rsidRPr="004C66D6" w:rsidRDefault="004618C8">
            <w:pPr>
              <w:ind w:leftChars="200" w:left="386"/>
            </w:pPr>
            <w:r w:rsidRPr="004C66D6">
              <w:t>0110b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B4D9D64" w14:textId="77777777" w:rsidR="004618C8" w:rsidRPr="004C66D6" w:rsidRDefault="004618C8">
            <w:pPr>
              <w:ind w:leftChars="200" w:left="386"/>
            </w:pPr>
            <w:r w:rsidRPr="004C66D6">
              <w:rPr>
                <w:rFonts w:hint="eastAsia"/>
                <w:sz w:val="20"/>
                <w:szCs w:val="20"/>
              </w:rPr>
              <w:t>R</w:t>
            </w:r>
            <w:r w:rsidRPr="004C66D6">
              <w:rPr>
                <w:sz w:val="20"/>
                <w:szCs w:val="20"/>
              </w:rPr>
              <w:t>eserve14</w:t>
            </w:r>
          </w:p>
        </w:tc>
      </w:tr>
      <w:tr w:rsidR="004618C8" w:rsidRPr="004C66D6" w14:paraId="2FAE1D90" w14:textId="77777777">
        <w:trPr>
          <w:trHeight w:val="162"/>
          <w:jc w:val="center"/>
        </w:trPr>
        <w:tc>
          <w:tcPr>
            <w:tcW w:w="3744" w:type="dxa"/>
            <w:shd w:val="clear" w:color="auto" w:fill="auto"/>
            <w:tcMar>
              <w:top w:w="15" w:type="dxa"/>
              <w:left w:w="99" w:type="dxa"/>
              <w:bottom w:w="0" w:type="dxa"/>
              <w:right w:w="99" w:type="dxa"/>
            </w:tcMar>
            <w:hideMark/>
          </w:tcPr>
          <w:p w14:paraId="030A261C" w14:textId="77777777" w:rsidR="004618C8" w:rsidRPr="004C66D6" w:rsidRDefault="004618C8">
            <w:pPr>
              <w:ind w:leftChars="200" w:left="386"/>
            </w:pPr>
            <w:r w:rsidRPr="004C66D6">
              <w:t>0111b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3764C389" w14:textId="77777777" w:rsidR="004618C8" w:rsidRPr="004C66D6" w:rsidRDefault="004618C8">
            <w:pPr>
              <w:ind w:leftChars="200" w:left="386"/>
            </w:pPr>
            <w:r w:rsidRPr="004C66D6">
              <w:rPr>
                <w:rFonts w:hint="eastAsia"/>
                <w:sz w:val="20"/>
                <w:szCs w:val="20"/>
              </w:rPr>
              <w:t>R</w:t>
            </w:r>
            <w:r w:rsidRPr="004C66D6">
              <w:rPr>
                <w:sz w:val="20"/>
                <w:szCs w:val="20"/>
              </w:rPr>
              <w:t>eserve15</w:t>
            </w:r>
          </w:p>
        </w:tc>
      </w:tr>
      <w:tr w:rsidR="004618C8" w:rsidRPr="004C66D6" w14:paraId="713619E1" w14:textId="77777777">
        <w:trPr>
          <w:trHeight w:val="162"/>
          <w:jc w:val="center"/>
        </w:trPr>
        <w:tc>
          <w:tcPr>
            <w:tcW w:w="3744" w:type="dxa"/>
            <w:shd w:val="clear" w:color="auto" w:fill="auto"/>
            <w:tcMar>
              <w:top w:w="15" w:type="dxa"/>
              <w:left w:w="99" w:type="dxa"/>
              <w:bottom w:w="0" w:type="dxa"/>
              <w:right w:w="99" w:type="dxa"/>
            </w:tcMar>
            <w:hideMark/>
          </w:tcPr>
          <w:p w14:paraId="45B0F009" w14:textId="77777777" w:rsidR="004618C8" w:rsidRPr="004C66D6" w:rsidRDefault="004618C8">
            <w:pPr>
              <w:ind w:leftChars="200" w:left="386"/>
            </w:pPr>
            <w:r w:rsidRPr="004C66D6">
              <w:rPr>
                <w:rFonts w:hint="eastAsia"/>
              </w:rPr>
              <w:t>1000b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hideMark/>
          </w:tcPr>
          <w:p w14:paraId="2FF55121" w14:textId="77777777" w:rsidR="004618C8" w:rsidRPr="004C66D6" w:rsidRDefault="004618C8">
            <w:pPr>
              <w:ind w:leftChars="200" w:left="386"/>
            </w:pPr>
            <w:r w:rsidRPr="004C66D6">
              <w:rPr>
                <w:rFonts w:hint="eastAsia"/>
                <w:sz w:val="20"/>
                <w:szCs w:val="20"/>
              </w:rPr>
              <w:t>R</w:t>
            </w:r>
            <w:r w:rsidRPr="004C66D6">
              <w:rPr>
                <w:sz w:val="20"/>
                <w:szCs w:val="20"/>
              </w:rPr>
              <w:t>eserve16</w:t>
            </w:r>
          </w:p>
        </w:tc>
      </w:tr>
      <w:tr w:rsidR="004618C8" w:rsidRPr="004C66D6" w14:paraId="5D4373DE" w14:textId="77777777">
        <w:trPr>
          <w:trHeight w:val="162"/>
          <w:jc w:val="center"/>
        </w:trPr>
        <w:tc>
          <w:tcPr>
            <w:tcW w:w="3744" w:type="dxa"/>
            <w:shd w:val="clear" w:color="auto" w:fill="auto"/>
            <w:tcMar>
              <w:top w:w="15" w:type="dxa"/>
              <w:left w:w="99" w:type="dxa"/>
              <w:bottom w:w="0" w:type="dxa"/>
              <w:right w:w="99" w:type="dxa"/>
            </w:tcMar>
          </w:tcPr>
          <w:p w14:paraId="438BC419" w14:textId="77777777" w:rsidR="004618C8" w:rsidRPr="004C66D6" w:rsidRDefault="004618C8">
            <w:pPr>
              <w:ind w:leftChars="200" w:left="386"/>
            </w:pPr>
            <w:r w:rsidRPr="004C66D6">
              <w:rPr>
                <w:rFonts w:hint="eastAsia"/>
              </w:rPr>
              <w:t>1001b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63EEDA8E" w14:textId="77777777" w:rsidR="004618C8" w:rsidRPr="004C66D6" w:rsidRDefault="004618C8">
            <w:pPr>
              <w:ind w:firstLineChars="200" w:firstLine="366"/>
              <w:rPr>
                <w:rFonts w:cs="Arial" w:hint="eastAsia"/>
                <w:kern w:val="24"/>
              </w:rPr>
            </w:pPr>
            <w:r w:rsidRPr="004C66D6">
              <w:rPr>
                <w:rFonts w:hint="eastAsia"/>
                <w:sz w:val="20"/>
                <w:szCs w:val="20"/>
              </w:rPr>
              <w:t>R</w:t>
            </w:r>
            <w:r w:rsidRPr="004C66D6">
              <w:rPr>
                <w:sz w:val="20"/>
                <w:szCs w:val="20"/>
              </w:rPr>
              <w:t>eserve17</w:t>
            </w:r>
          </w:p>
        </w:tc>
      </w:tr>
      <w:tr w:rsidR="004618C8" w:rsidRPr="004C66D6" w14:paraId="3495ACAE" w14:textId="77777777">
        <w:trPr>
          <w:trHeight w:val="162"/>
          <w:jc w:val="center"/>
        </w:trPr>
        <w:tc>
          <w:tcPr>
            <w:tcW w:w="3744" w:type="dxa"/>
            <w:shd w:val="clear" w:color="auto" w:fill="auto"/>
            <w:tcMar>
              <w:top w:w="15" w:type="dxa"/>
              <w:left w:w="99" w:type="dxa"/>
              <w:bottom w:w="0" w:type="dxa"/>
              <w:right w:w="99" w:type="dxa"/>
            </w:tcMar>
          </w:tcPr>
          <w:p w14:paraId="7FC0F645" w14:textId="77777777" w:rsidR="004618C8" w:rsidRPr="004C66D6" w:rsidRDefault="004618C8">
            <w:pPr>
              <w:ind w:leftChars="200" w:left="386"/>
            </w:pPr>
            <w:r w:rsidRPr="004C66D6">
              <w:rPr>
                <w:rFonts w:hint="eastAsia"/>
              </w:rPr>
              <w:t>1010b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28B4A11D" w14:textId="77777777" w:rsidR="004618C8" w:rsidRPr="004C66D6" w:rsidRDefault="004618C8">
            <w:pPr>
              <w:ind w:leftChars="200" w:left="386"/>
            </w:pPr>
            <w:r w:rsidRPr="004C66D6">
              <w:rPr>
                <w:rFonts w:hint="eastAsia"/>
                <w:sz w:val="20"/>
                <w:szCs w:val="20"/>
              </w:rPr>
              <w:t>R</w:t>
            </w:r>
            <w:r w:rsidRPr="004C66D6">
              <w:rPr>
                <w:sz w:val="20"/>
                <w:szCs w:val="20"/>
              </w:rPr>
              <w:t>eserve18</w:t>
            </w:r>
          </w:p>
        </w:tc>
      </w:tr>
      <w:tr w:rsidR="004618C8" w:rsidRPr="004C66D6" w14:paraId="63816140" w14:textId="77777777">
        <w:trPr>
          <w:trHeight w:val="162"/>
          <w:jc w:val="center"/>
        </w:trPr>
        <w:tc>
          <w:tcPr>
            <w:tcW w:w="3744" w:type="dxa"/>
            <w:shd w:val="clear" w:color="auto" w:fill="auto"/>
            <w:tcMar>
              <w:top w:w="15" w:type="dxa"/>
              <w:left w:w="99" w:type="dxa"/>
              <w:bottom w:w="0" w:type="dxa"/>
              <w:right w:w="99" w:type="dxa"/>
            </w:tcMar>
          </w:tcPr>
          <w:p w14:paraId="6D0E4C33" w14:textId="77777777" w:rsidR="004618C8" w:rsidRPr="004C66D6" w:rsidRDefault="004618C8">
            <w:pPr>
              <w:ind w:leftChars="200" w:left="386"/>
            </w:pPr>
            <w:r w:rsidRPr="004C66D6">
              <w:rPr>
                <w:rFonts w:hint="eastAsia"/>
              </w:rPr>
              <w:t>1011b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588E3B2F" w14:textId="77777777" w:rsidR="004618C8" w:rsidRPr="004C66D6" w:rsidRDefault="004618C8">
            <w:pPr>
              <w:ind w:leftChars="200" w:left="386"/>
            </w:pPr>
            <w:r w:rsidRPr="004C66D6">
              <w:rPr>
                <w:rFonts w:hint="eastAsia"/>
                <w:sz w:val="20"/>
                <w:szCs w:val="20"/>
              </w:rPr>
              <w:t>R</w:t>
            </w:r>
            <w:r w:rsidRPr="004C66D6">
              <w:rPr>
                <w:sz w:val="20"/>
                <w:szCs w:val="20"/>
              </w:rPr>
              <w:t>eserve19</w:t>
            </w:r>
          </w:p>
        </w:tc>
      </w:tr>
      <w:tr w:rsidR="004618C8" w:rsidRPr="004C66D6" w14:paraId="3E307357" w14:textId="77777777">
        <w:trPr>
          <w:trHeight w:val="162"/>
          <w:jc w:val="center"/>
        </w:trPr>
        <w:tc>
          <w:tcPr>
            <w:tcW w:w="3744" w:type="dxa"/>
            <w:shd w:val="clear" w:color="auto" w:fill="auto"/>
            <w:tcMar>
              <w:top w:w="15" w:type="dxa"/>
              <w:left w:w="99" w:type="dxa"/>
              <w:bottom w:w="0" w:type="dxa"/>
              <w:right w:w="99" w:type="dxa"/>
            </w:tcMar>
          </w:tcPr>
          <w:p w14:paraId="757CB2A8" w14:textId="77777777" w:rsidR="004618C8" w:rsidRPr="004C66D6" w:rsidRDefault="004618C8">
            <w:pPr>
              <w:ind w:leftChars="200" w:left="386"/>
              <w:rPr>
                <w:rFonts w:hint="eastAsia"/>
              </w:rPr>
            </w:pPr>
            <w:r w:rsidRPr="004C66D6">
              <w:rPr>
                <w:rFonts w:hint="eastAsia"/>
              </w:rPr>
              <w:t>1</w:t>
            </w:r>
            <w:r w:rsidRPr="004C66D6">
              <w:t>100b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4BDED223" w14:textId="77777777" w:rsidR="004618C8" w:rsidRPr="004C66D6" w:rsidRDefault="004618C8">
            <w:pPr>
              <w:ind w:leftChars="200" w:left="386"/>
              <w:rPr>
                <w:sz w:val="20"/>
                <w:szCs w:val="20"/>
              </w:rPr>
            </w:pPr>
            <w:r w:rsidRPr="004C66D6">
              <w:rPr>
                <w:rFonts w:hint="eastAsia"/>
                <w:sz w:val="20"/>
                <w:szCs w:val="20"/>
              </w:rPr>
              <w:t>R</w:t>
            </w:r>
            <w:r w:rsidRPr="004C66D6">
              <w:rPr>
                <w:sz w:val="20"/>
                <w:szCs w:val="20"/>
              </w:rPr>
              <w:t>eserve20</w:t>
            </w:r>
          </w:p>
        </w:tc>
      </w:tr>
      <w:tr w:rsidR="004618C8" w:rsidRPr="004C66D6" w14:paraId="1FEE45CC" w14:textId="77777777">
        <w:trPr>
          <w:trHeight w:val="162"/>
          <w:jc w:val="center"/>
        </w:trPr>
        <w:tc>
          <w:tcPr>
            <w:tcW w:w="3744" w:type="dxa"/>
            <w:shd w:val="clear" w:color="auto" w:fill="auto"/>
            <w:tcMar>
              <w:top w:w="15" w:type="dxa"/>
              <w:left w:w="99" w:type="dxa"/>
              <w:bottom w:w="0" w:type="dxa"/>
              <w:right w:w="99" w:type="dxa"/>
            </w:tcMar>
          </w:tcPr>
          <w:p w14:paraId="63C59649" w14:textId="77777777" w:rsidR="004618C8" w:rsidRPr="004C66D6" w:rsidRDefault="004618C8">
            <w:pPr>
              <w:ind w:leftChars="200" w:left="386"/>
              <w:rPr>
                <w:rFonts w:hint="eastAsia"/>
              </w:rPr>
            </w:pPr>
            <w:r w:rsidRPr="004C66D6">
              <w:rPr>
                <w:rFonts w:hint="eastAsia"/>
              </w:rPr>
              <w:t>1</w:t>
            </w:r>
            <w:r w:rsidRPr="004C66D6">
              <w:t>101b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2E236BE0" w14:textId="77777777" w:rsidR="004618C8" w:rsidRPr="004C66D6" w:rsidRDefault="004618C8">
            <w:pPr>
              <w:ind w:leftChars="200" w:left="386"/>
              <w:rPr>
                <w:sz w:val="20"/>
                <w:szCs w:val="20"/>
              </w:rPr>
            </w:pPr>
            <w:r w:rsidRPr="004C66D6">
              <w:rPr>
                <w:rFonts w:hint="eastAsia"/>
                <w:sz w:val="20"/>
                <w:szCs w:val="20"/>
              </w:rPr>
              <w:t>R</w:t>
            </w:r>
            <w:r w:rsidRPr="004C66D6">
              <w:rPr>
                <w:sz w:val="20"/>
                <w:szCs w:val="20"/>
              </w:rPr>
              <w:t>eserve21</w:t>
            </w:r>
          </w:p>
        </w:tc>
      </w:tr>
      <w:tr w:rsidR="004618C8" w:rsidRPr="004C66D6" w14:paraId="1C8E2AB7" w14:textId="77777777">
        <w:trPr>
          <w:trHeight w:val="162"/>
          <w:jc w:val="center"/>
        </w:trPr>
        <w:tc>
          <w:tcPr>
            <w:tcW w:w="3744" w:type="dxa"/>
            <w:shd w:val="clear" w:color="auto" w:fill="auto"/>
            <w:tcMar>
              <w:top w:w="15" w:type="dxa"/>
              <w:left w:w="99" w:type="dxa"/>
              <w:bottom w:w="0" w:type="dxa"/>
              <w:right w:w="99" w:type="dxa"/>
            </w:tcMar>
          </w:tcPr>
          <w:p w14:paraId="12F85949" w14:textId="77777777" w:rsidR="004618C8" w:rsidRPr="004C66D6" w:rsidRDefault="004618C8">
            <w:pPr>
              <w:ind w:leftChars="200" w:left="386"/>
              <w:rPr>
                <w:rFonts w:hint="eastAsia"/>
              </w:rPr>
            </w:pPr>
            <w:r w:rsidRPr="004C66D6">
              <w:rPr>
                <w:rFonts w:hint="eastAsia"/>
              </w:rPr>
              <w:t>1</w:t>
            </w:r>
            <w:r w:rsidRPr="004C66D6">
              <w:t>110b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5C860582" w14:textId="77777777" w:rsidR="004618C8" w:rsidRPr="004C66D6" w:rsidRDefault="004618C8">
            <w:pPr>
              <w:ind w:leftChars="200" w:left="386"/>
              <w:rPr>
                <w:sz w:val="20"/>
                <w:szCs w:val="20"/>
              </w:rPr>
            </w:pPr>
            <w:r w:rsidRPr="004C66D6">
              <w:rPr>
                <w:rFonts w:hint="eastAsia"/>
                <w:sz w:val="20"/>
                <w:szCs w:val="20"/>
              </w:rPr>
              <w:t>R</w:t>
            </w:r>
            <w:r w:rsidRPr="004C66D6">
              <w:rPr>
                <w:sz w:val="20"/>
                <w:szCs w:val="20"/>
              </w:rPr>
              <w:t>eserve22</w:t>
            </w:r>
          </w:p>
        </w:tc>
      </w:tr>
      <w:tr w:rsidR="004618C8" w:rsidRPr="004C66D6" w14:paraId="6B2FAE80" w14:textId="77777777">
        <w:trPr>
          <w:trHeight w:val="45"/>
          <w:jc w:val="center"/>
        </w:trPr>
        <w:tc>
          <w:tcPr>
            <w:tcW w:w="3744" w:type="dxa"/>
            <w:shd w:val="clear" w:color="auto" w:fill="auto"/>
            <w:tcMar>
              <w:top w:w="15" w:type="dxa"/>
              <w:left w:w="99" w:type="dxa"/>
              <w:bottom w:w="0" w:type="dxa"/>
              <w:right w:w="99" w:type="dxa"/>
            </w:tcMar>
          </w:tcPr>
          <w:p w14:paraId="150963D5" w14:textId="77777777" w:rsidR="004618C8" w:rsidRPr="004C66D6" w:rsidRDefault="004618C8">
            <w:pPr>
              <w:ind w:leftChars="200" w:left="386"/>
              <w:rPr>
                <w:rFonts w:hint="eastAsia"/>
              </w:rPr>
            </w:pPr>
            <w:r w:rsidRPr="004C66D6">
              <w:rPr>
                <w:rFonts w:hint="eastAsia"/>
              </w:rPr>
              <w:t>1</w:t>
            </w:r>
            <w:r w:rsidRPr="004C66D6">
              <w:t>111b</w:t>
            </w:r>
          </w:p>
        </w:tc>
        <w:tc>
          <w:tcPr>
            <w:tcW w:w="3176" w:type="dxa"/>
            <w:tcBorders>
              <w:top w:val="single" w:sz="4" w:space="0" w:color="000000"/>
              <w:left w:val="single" w:sz="8" w:space="0" w:color="000000"/>
              <w:bottom w:val="single" w:sz="4" w:space="0" w:color="000000"/>
              <w:right w:val="single" w:sz="4" w:space="0" w:color="000000"/>
            </w:tcBorders>
            <w:shd w:val="clear" w:color="auto" w:fill="auto"/>
            <w:tcMar>
              <w:top w:w="15" w:type="dxa"/>
              <w:left w:w="99" w:type="dxa"/>
              <w:bottom w:w="0" w:type="dxa"/>
              <w:right w:w="99" w:type="dxa"/>
            </w:tcMar>
          </w:tcPr>
          <w:p w14:paraId="2447A272" w14:textId="77777777" w:rsidR="004618C8" w:rsidRPr="004C66D6" w:rsidRDefault="004618C8">
            <w:pPr>
              <w:ind w:leftChars="200" w:left="386"/>
              <w:rPr>
                <w:sz w:val="20"/>
                <w:szCs w:val="20"/>
              </w:rPr>
            </w:pPr>
            <w:r w:rsidRPr="004C66D6">
              <w:rPr>
                <w:rFonts w:hint="eastAsia"/>
                <w:sz w:val="20"/>
                <w:szCs w:val="20"/>
              </w:rPr>
              <w:t>R</w:t>
            </w:r>
            <w:r w:rsidRPr="004C66D6">
              <w:rPr>
                <w:sz w:val="20"/>
                <w:szCs w:val="20"/>
              </w:rPr>
              <w:t>eserve23</w:t>
            </w:r>
          </w:p>
        </w:tc>
      </w:tr>
    </w:tbl>
    <w:p w14:paraId="1F466275" w14:textId="77777777" w:rsidR="004618C8" w:rsidRPr="004C66D6" w:rsidRDefault="004618C8" w:rsidP="004618C8">
      <w:pPr>
        <w:rPr>
          <w:szCs w:val="21"/>
        </w:rPr>
      </w:pPr>
    </w:p>
    <w:p w14:paraId="6A3BE304" w14:textId="77777777" w:rsidR="004618C8" w:rsidRPr="009A62D4" w:rsidRDefault="004618C8" w:rsidP="004618C8">
      <w:pPr>
        <w:ind w:firstLineChars="350" w:firstLine="675"/>
        <w:rPr>
          <w:rFonts w:hint="eastAsia"/>
          <w:color w:val="00B0F0"/>
          <w:szCs w:val="21"/>
        </w:rPr>
      </w:pPr>
      <w:r w:rsidRPr="004C66D6">
        <w:rPr>
          <w:rFonts w:hint="eastAsia"/>
          <w:szCs w:val="21"/>
        </w:rPr>
        <w:t xml:space="preserve"> </w:t>
      </w:r>
      <w:r w:rsidRPr="004C66D6">
        <w:rPr>
          <w:szCs w:val="21"/>
        </w:rPr>
        <w:t xml:space="preserve">     </w:t>
      </w:r>
      <w:r w:rsidRPr="004C66D6">
        <w:rPr>
          <w:rFonts w:hint="eastAsia"/>
          <w:szCs w:val="21"/>
        </w:rPr>
        <w:t>※</w:t>
      </w:r>
      <w:r w:rsidRPr="004C66D6">
        <w:rPr>
          <w:rFonts w:hint="eastAsia"/>
          <w:szCs w:val="21"/>
        </w:rPr>
        <w:t>1</w:t>
      </w:r>
      <w:r w:rsidRPr="004C66D6">
        <w:rPr>
          <w:szCs w:val="21"/>
        </w:rPr>
        <w:t xml:space="preserve">  </w:t>
      </w:r>
      <w:r w:rsidRPr="004C66D6">
        <w:rPr>
          <w:rFonts w:hint="eastAsia"/>
          <w:szCs w:val="21"/>
        </w:rPr>
        <w:t>1111b</w:t>
      </w:r>
      <w:r w:rsidRPr="004C66D6">
        <w:rPr>
          <w:rFonts w:hint="eastAsia"/>
          <w:szCs w:val="21"/>
        </w:rPr>
        <w:t>時は</w:t>
      </w:r>
      <w:r w:rsidRPr="004C66D6">
        <w:rPr>
          <w:rFonts w:hint="eastAsia"/>
          <w:szCs w:val="21"/>
        </w:rPr>
        <w:t>B_DMODE2</w:t>
      </w:r>
      <w:r w:rsidRPr="004C66D6">
        <w:rPr>
          <w:rFonts w:hint="eastAsia"/>
          <w:szCs w:val="21"/>
        </w:rPr>
        <w:t>の情報も加える判定のこと</w:t>
      </w:r>
      <w:r w:rsidRPr="004C66D6">
        <w:rPr>
          <w:szCs w:val="21"/>
        </w:rPr>
        <w:br/>
        <w:t xml:space="preserve">                 </w:t>
      </w:r>
      <w:r w:rsidRPr="009A62D4">
        <w:rPr>
          <w:color w:val="00B0F0"/>
          <w:szCs w:val="21"/>
        </w:rPr>
        <w:t xml:space="preserve">  At 1111b, it is a judgment that adds B_DMODE2 information</w:t>
      </w:r>
    </w:p>
    <w:p w14:paraId="1680F95B" w14:textId="77777777" w:rsidR="004618C8" w:rsidRPr="004C66D6" w:rsidRDefault="004618C8" w:rsidP="004618C8">
      <w:pPr>
        <w:ind w:firstLineChars="650" w:firstLine="1253"/>
        <w:rPr>
          <w:rFonts w:hint="eastAsia"/>
          <w:szCs w:val="21"/>
        </w:rPr>
      </w:pPr>
      <w:r w:rsidRPr="004C66D6">
        <w:rPr>
          <w:rFonts w:hint="eastAsia"/>
          <w:szCs w:val="21"/>
        </w:rPr>
        <w:t>※</w:t>
      </w:r>
      <w:r w:rsidRPr="004C66D6">
        <w:rPr>
          <w:szCs w:val="21"/>
        </w:rPr>
        <w:t>2.</w:t>
      </w:r>
      <w:r w:rsidRPr="004C66D6">
        <w:rPr>
          <w:rFonts w:hint="eastAsia"/>
          <w:szCs w:val="21"/>
        </w:rPr>
        <w:t xml:space="preserve">　</w:t>
      </w:r>
      <w:r w:rsidRPr="004C66D6">
        <w:rPr>
          <w:szCs w:val="21"/>
        </w:rPr>
        <w:t>Reserve</w:t>
      </w:r>
      <w:r w:rsidRPr="004C66D6">
        <w:rPr>
          <w:rFonts w:hint="eastAsia"/>
          <w:szCs w:val="21"/>
        </w:rPr>
        <w:t>は未定義と同様、処置不要</w:t>
      </w:r>
    </w:p>
    <w:p w14:paraId="6CEAD6EC" w14:textId="77777777" w:rsidR="004618C8" w:rsidRPr="009A62D4" w:rsidRDefault="004618C8" w:rsidP="004618C8">
      <w:pPr>
        <w:ind w:leftChars="386" w:left="744" w:firstLineChars="550" w:firstLine="1060"/>
        <w:rPr>
          <w:rFonts w:hint="eastAsia"/>
          <w:color w:val="00B0F0"/>
          <w:szCs w:val="21"/>
        </w:rPr>
      </w:pPr>
      <w:r w:rsidRPr="009A62D4">
        <w:rPr>
          <w:color w:val="00B0F0"/>
          <w:szCs w:val="21"/>
        </w:rPr>
        <w:t>Reserve is the same as undefined, no action is required.</w:t>
      </w:r>
    </w:p>
    <w:p w14:paraId="084404CA" w14:textId="77777777" w:rsidR="00F704FD" w:rsidRPr="004618C8" w:rsidRDefault="00F704FD" w:rsidP="0031701D">
      <w:pPr>
        <w:ind w:firstLine="840"/>
        <w:rPr>
          <w:color w:val="00B0F0"/>
          <w:sz w:val="20"/>
          <w:szCs w:val="20"/>
        </w:rPr>
      </w:pPr>
    </w:p>
    <w:p w14:paraId="34785FF9" w14:textId="77777777" w:rsidR="00F704FD" w:rsidRDefault="00F704FD" w:rsidP="0031701D">
      <w:pPr>
        <w:ind w:firstLine="840"/>
        <w:rPr>
          <w:color w:val="00B0F0"/>
          <w:sz w:val="20"/>
          <w:szCs w:val="20"/>
        </w:rPr>
      </w:pPr>
    </w:p>
    <w:p w14:paraId="09069BD7" w14:textId="77777777" w:rsidR="00F704FD" w:rsidRDefault="00F704FD" w:rsidP="0031701D">
      <w:pPr>
        <w:ind w:firstLine="840"/>
        <w:rPr>
          <w:color w:val="00B0F0"/>
          <w:sz w:val="20"/>
          <w:szCs w:val="20"/>
        </w:rPr>
      </w:pPr>
    </w:p>
    <w:p w14:paraId="5D954C6A" w14:textId="77777777" w:rsidR="00581973" w:rsidRPr="007F2622" w:rsidRDefault="00581973" w:rsidP="00581973">
      <w:pPr>
        <w:rPr>
          <w:color w:val="00B0F0"/>
          <w:sz w:val="20"/>
          <w:szCs w:val="22"/>
          <w:u w:val="single"/>
        </w:rPr>
      </w:pPr>
      <w:r w:rsidRPr="00ED5FE0">
        <w:rPr>
          <w:rFonts w:hint="eastAsia"/>
        </w:rPr>
        <w:t xml:space="preserve">　</w:t>
      </w:r>
      <w:r w:rsidRPr="00996BFC">
        <w:rPr>
          <w:rFonts w:hint="eastAsia"/>
          <w:b/>
        </w:rPr>
        <w:t>「</w:t>
      </w:r>
      <w:r w:rsidRPr="00996BFC">
        <w:rPr>
          <w:rFonts w:hint="eastAsia"/>
          <w:b/>
          <w:u w:val="single"/>
        </w:rPr>
        <w:t>S</w:t>
      </w:r>
      <w:r w:rsidRPr="00996BFC">
        <w:rPr>
          <w:b/>
          <w:u w:val="single"/>
        </w:rPr>
        <w:t>W</w:t>
      </w:r>
      <w:r w:rsidRPr="00996BFC">
        <w:rPr>
          <w:rFonts w:hint="eastAsia"/>
          <w:b/>
          <w:u w:val="single"/>
        </w:rPr>
        <w:t>操作信号」</w:t>
      </w:r>
      <w:ins w:id="135" w:author="Nagai, Shun/永井 駿" w:date="2024-06-24T10:05:00Z">
        <w:r w:rsidR="00C74556" w:rsidRPr="007F2622">
          <w:rPr>
            <w:b/>
            <w:color w:val="00B0F0"/>
            <w:u w:val="single"/>
          </w:rPr>
          <w:t>/</w:t>
        </w:r>
      </w:ins>
      <w:r w:rsidR="007F2622" w:rsidRPr="007F2622">
        <w:rPr>
          <w:rFonts w:hint="eastAsia"/>
          <w:b/>
          <w:color w:val="00B0F0"/>
          <w:u w:val="single"/>
        </w:rPr>
        <w:t xml:space="preserve"> </w:t>
      </w:r>
      <w:ins w:id="136" w:author="Nagai, Shun/永井 駿" w:date="2024-06-24T10:05:00Z">
        <w:r w:rsidR="00C74556" w:rsidRPr="007F2622">
          <w:rPr>
            <w:b/>
            <w:color w:val="00B0F0"/>
            <w:u w:val="single"/>
          </w:rPr>
          <w:t>Switch operation signal</w:t>
        </w:r>
      </w:ins>
    </w:p>
    <w:p w14:paraId="43A15905" w14:textId="77777777" w:rsidR="00581973" w:rsidRPr="00ED5FE0" w:rsidRDefault="00581973" w:rsidP="00581973">
      <w:pPr>
        <w:rPr>
          <w:rFonts w:hint="eastAsia"/>
        </w:rPr>
      </w:pPr>
    </w:p>
    <w:p w14:paraId="1FE0FED8" w14:textId="77777777" w:rsidR="00581973" w:rsidRPr="00996BFC" w:rsidRDefault="00581973" w:rsidP="00D73F64">
      <w:pPr>
        <w:ind w:firstLine="840"/>
        <w:rPr>
          <w:rFonts w:hint="eastAsia"/>
          <w:szCs w:val="21"/>
        </w:rPr>
      </w:pPr>
      <w:r w:rsidRPr="00996BFC">
        <w:rPr>
          <w:rFonts w:hint="eastAsia"/>
          <w:szCs w:val="21"/>
        </w:rPr>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szCs w:val="21"/>
        </w:rPr>
        <w:t>ZN11S26</w:t>
      </w:r>
    </w:p>
    <w:p w14:paraId="159D58C6" w14:textId="77777777" w:rsidR="00581973" w:rsidRPr="00996BFC" w:rsidRDefault="00581973" w:rsidP="00D73F64">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3</w:t>
      </w:r>
      <w:r w:rsidR="00DD161E" w:rsidRPr="00996BFC">
        <w:rPr>
          <w:szCs w:val="21"/>
        </w:rPr>
        <w:t>6A</w:t>
      </w:r>
      <w:r w:rsidR="00D74FF4" w:rsidRPr="00AE2925">
        <w:rPr>
          <w:color w:val="000000"/>
          <w:szCs w:val="21"/>
        </w:rPr>
        <w:t>h</w:t>
      </w:r>
    </w:p>
    <w:p w14:paraId="50634F2A" w14:textId="77777777" w:rsidR="00581973" w:rsidRPr="00AE2925" w:rsidRDefault="00581973" w:rsidP="00581973">
      <w:pPr>
        <w:ind w:firstLine="840"/>
        <w:rPr>
          <w:color w:val="000000"/>
          <w:szCs w:val="21"/>
        </w:rPr>
      </w:pPr>
      <w:r w:rsidRPr="00996BFC">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581973" w:rsidRPr="00AE2925" w14:paraId="0454BA55" w14:textId="77777777" w:rsidTr="00D73F64">
        <w:trPr>
          <w:trHeight w:val="238"/>
          <w:jc w:val="center"/>
        </w:trPr>
        <w:tc>
          <w:tcPr>
            <w:tcW w:w="3603" w:type="dxa"/>
            <w:shd w:val="clear" w:color="auto" w:fill="auto"/>
            <w:tcMar>
              <w:top w:w="15" w:type="dxa"/>
              <w:left w:w="99" w:type="dxa"/>
              <w:bottom w:w="0" w:type="dxa"/>
              <w:right w:w="99" w:type="dxa"/>
            </w:tcMar>
            <w:hideMark/>
          </w:tcPr>
          <w:p w14:paraId="0CE0D0AF" w14:textId="77777777" w:rsidR="00581973" w:rsidRPr="00AE2925" w:rsidRDefault="00581973" w:rsidP="00D73F64">
            <w:pPr>
              <w:ind w:leftChars="200" w:left="386"/>
              <w:rPr>
                <w:color w:val="000000"/>
              </w:rPr>
            </w:pPr>
            <w:r w:rsidRPr="00AE2925">
              <w:rPr>
                <w:b/>
                <w:bCs/>
                <w:color w:val="000000"/>
              </w:rPr>
              <w:t>DM_SC_SW</w:t>
            </w:r>
          </w:p>
        </w:tc>
        <w:tc>
          <w:tcPr>
            <w:tcW w:w="3317" w:type="dxa"/>
            <w:shd w:val="clear" w:color="auto" w:fill="auto"/>
            <w:tcMar>
              <w:top w:w="15" w:type="dxa"/>
              <w:left w:w="99" w:type="dxa"/>
              <w:bottom w:w="0" w:type="dxa"/>
              <w:right w:w="99" w:type="dxa"/>
            </w:tcMar>
            <w:hideMark/>
          </w:tcPr>
          <w:p w14:paraId="27B2758F" w14:textId="77777777" w:rsidR="00581973" w:rsidRPr="00AE2925" w:rsidRDefault="00581973" w:rsidP="00D73F64">
            <w:pPr>
              <w:ind w:leftChars="200" w:left="386"/>
              <w:rPr>
                <w:color w:val="000000"/>
              </w:rPr>
            </w:pPr>
            <w:r w:rsidRPr="00AE2925">
              <w:rPr>
                <w:b/>
                <w:bCs/>
                <w:color w:val="000000"/>
              </w:rPr>
              <w:t>状態</w:t>
            </w:r>
          </w:p>
        </w:tc>
      </w:tr>
      <w:tr w:rsidR="00581973" w:rsidRPr="00AE2925" w14:paraId="35532379" w14:textId="77777777" w:rsidTr="00D73F64">
        <w:trPr>
          <w:trHeight w:val="303"/>
          <w:jc w:val="center"/>
        </w:trPr>
        <w:tc>
          <w:tcPr>
            <w:tcW w:w="3603" w:type="dxa"/>
            <w:shd w:val="clear" w:color="auto" w:fill="auto"/>
            <w:tcMar>
              <w:top w:w="15" w:type="dxa"/>
              <w:left w:w="99" w:type="dxa"/>
              <w:bottom w:w="0" w:type="dxa"/>
              <w:right w:w="99" w:type="dxa"/>
            </w:tcMar>
            <w:hideMark/>
          </w:tcPr>
          <w:p w14:paraId="417CF804" w14:textId="77777777" w:rsidR="00581973" w:rsidRPr="00AE2925" w:rsidRDefault="00581973" w:rsidP="00D73F64">
            <w:pPr>
              <w:ind w:leftChars="200" w:left="386"/>
              <w:rPr>
                <w:color w:val="000000"/>
              </w:rPr>
            </w:pPr>
            <w:r w:rsidRPr="00AE2925">
              <w:rPr>
                <w:color w:val="000000"/>
              </w:rPr>
              <w:t>0b</w:t>
            </w:r>
          </w:p>
        </w:tc>
        <w:tc>
          <w:tcPr>
            <w:tcW w:w="3317" w:type="dxa"/>
            <w:shd w:val="clear" w:color="auto" w:fill="auto"/>
            <w:tcMar>
              <w:top w:w="15" w:type="dxa"/>
              <w:left w:w="99" w:type="dxa"/>
              <w:bottom w:w="0" w:type="dxa"/>
              <w:right w:w="99" w:type="dxa"/>
            </w:tcMar>
            <w:hideMark/>
          </w:tcPr>
          <w:p w14:paraId="72438093" w14:textId="77777777" w:rsidR="00581973" w:rsidRPr="00C4600D" w:rsidRDefault="00581973" w:rsidP="00D73F64">
            <w:pPr>
              <w:jc w:val="center"/>
              <w:rPr>
                <w:color w:val="00B0F0"/>
              </w:rPr>
            </w:pPr>
            <w:r w:rsidRPr="00AE2925">
              <w:rPr>
                <w:color w:val="000000"/>
              </w:rPr>
              <w:t>DMS</w:t>
            </w:r>
            <w:r w:rsidRPr="00AE2925">
              <w:rPr>
                <w:rFonts w:hint="eastAsia"/>
                <w:color w:val="000000"/>
              </w:rPr>
              <w:t>スイッチ操作</w:t>
            </w:r>
            <w:r w:rsidRPr="00AE2925">
              <w:rPr>
                <w:rFonts w:hint="eastAsia"/>
                <w:color w:val="000000"/>
              </w:rPr>
              <w:t xml:space="preserve"> </w:t>
            </w:r>
            <w:r w:rsidRPr="00AE2925">
              <w:rPr>
                <w:color w:val="000000"/>
              </w:rPr>
              <w:t>OFF</w:t>
            </w:r>
            <w:r w:rsidR="00DB02D3" w:rsidRPr="00AE2925">
              <w:rPr>
                <w:color w:val="000000"/>
              </w:rPr>
              <w:br/>
            </w:r>
            <w:r w:rsidR="00DB02D3" w:rsidRPr="00C4600D">
              <w:rPr>
                <w:rFonts w:hint="eastAsia"/>
                <w:color w:val="00B0F0"/>
                <w:sz w:val="20"/>
                <w:szCs w:val="22"/>
              </w:rPr>
              <w:t xml:space="preserve">/ DMS </w:t>
            </w:r>
            <w:r w:rsidR="00DB02D3" w:rsidRPr="00C4600D">
              <w:rPr>
                <w:color w:val="00B0F0"/>
                <w:sz w:val="20"/>
                <w:szCs w:val="22"/>
              </w:rPr>
              <w:t>switch is not pushed</w:t>
            </w:r>
          </w:p>
          <w:p w14:paraId="22A8806A" w14:textId="77777777" w:rsidR="00581973" w:rsidRPr="00AE2925" w:rsidRDefault="00581973" w:rsidP="00D73F64">
            <w:pPr>
              <w:jc w:val="center"/>
              <w:rPr>
                <w:color w:val="000000"/>
              </w:rPr>
            </w:pPr>
          </w:p>
        </w:tc>
      </w:tr>
      <w:tr w:rsidR="00581973" w:rsidRPr="00AE2925" w14:paraId="0A55EE06" w14:textId="77777777" w:rsidTr="00D73F64">
        <w:trPr>
          <w:trHeight w:val="281"/>
          <w:jc w:val="center"/>
        </w:trPr>
        <w:tc>
          <w:tcPr>
            <w:tcW w:w="3603" w:type="dxa"/>
            <w:shd w:val="clear" w:color="auto" w:fill="auto"/>
            <w:tcMar>
              <w:top w:w="15" w:type="dxa"/>
              <w:left w:w="99" w:type="dxa"/>
              <w:bottom w:w="0" w:type="dxa"/>
              <w:right w:w="99" w:type="dxa"/>
            </w:tcMar>
            <w:hideMark/>
          </w:tcPr>
          <w:p w14:paraId="51849EF0" w14:textId="77777777" w:rsidR="00581973" w:rsidRPr="00AE2925" w:rsidRDefault="00581973" w:rsidP="00D73F64">
            <w:pPr>
              <w:ind w:leftChars="200" w:left="386"/>
              <w:rPr>
                <w:color w:val="000000"/>
              </w:rPr>
            </w:pPr>
            <w:r w:rsidRPr="00AE2925">
              <w:rPr>
                <w:rFonts w:hint="eastAsia"/>
                <w:color w:val="000000"/>
              </w:rPr>
              <w:t>1b</w:t>
            </w:r>
          </w:p>
        </w:tc>
        <w:tc>
          <w:tcPr>
            <w:tcW w:w="3317" w:type="dxa"/>
            <w:shd w:val="clear" w:color="auto" w:fill="auto"/>
            <w:tcMar>
              <w:top w:w="15" w:type="dxa"/>
              <w:left w:w="99" w:type="dxa"/>
              <w:bottom w:w="0" w:type="dxa"/>
              <w:right w:w="99" w:type="dxa"/>
            </w:tcMar>
            <w:hideMark/>
          </w:tcPr>
          <w:p w14:paraId="67D2500D" w14:textId="77777777" w:rsidR="00581973" w:rsidRPr="00AE2925" w:rsidRDefault="00581973" w:rsidP="00D73F64">
            <w:pPr>
              <w:jc w:val="center"/>
              <w:rPr>
                <w:rFonts w:hint="eastAsia"/>
                <w:color w:val="000000"/>
              </w:rPr>
            </w:pPr>
            <w:r w:rsidRPr="00AE2925">
              <w:rPr>
                <w:color w:val="000000"/>
              </w:rPr>
              <w:t>DMS</w:t>
            </w:r>
            <w:r w:rsidRPr="00AE2925">
              <w:rPr>
                <w:rFonts w:hint="eastAsia"/>
                <w:color w:val="000000"/>
              </w:rPr>
              <w:t>スイッチ操作</w:t>
            </w:r>
            <w:r w:rsidRPr="00AE2925">
              <w:rPr>
                <w:rFonts w:hint="eastAsia"/>
                <w:color w:val="000000"/>
              </w:rPr>
              <w:t xml:space="preserve"> O</w:t>
            </w:r>
            <w:r w:rsidRPr="00AE2925">
              <w:rPr>
                <w:color w:val="000000"/>
              </w:rPr>
              <w:t>N</w:t>
            </w:r>
            <w:r w:rsidR="00DB02D3" w:rsidRPr="00AE2925">
              <w:rPr>
                <w:color w:val="000000"/>
              </w:rPr>
              <w:br/>
            </w:r>
            <w:r w:rsidR="00DB02D3" w:rsidRPr="00C4600D">
              <w:rPr>
                <w:rFonts w:hint="eastAsia"/>
                <w:color w:val="00B0F0"/>
                <w:sz w:val="20"/>
                <w:szCs w:val="22"/>
              </w:rPr>
              <w:t>/DMS s</w:t>
            </w:r>
            <w:r w:rsidR="00DB02D3" w:rsidRPr="00C4600D">
              <w:rPr>
                <w:color w:val="00B0F0"/>
                <w:sz w:val="20"/>
                <w:szCs w:val="22"/>
              </w:rPr>
              <w:t>witch is pushed</w:t>
            </w:r>
          </w:p>
        </w:tc>
      </w:tr>
    </w:tbl>
    <w:p w14:paraId="1D9913DB" w14:textId="77777777" w:rsidR="00581973" w:rsidRPr="00AE2925" w:rsidRDefault="00581973" w:rsidP="00581973">
      <w:pPr>
        <w:ind w:firstLine="840"/>
        <w:rPr>
          <w:color w:val="000000"/>
        </w:rPr>
      </w:pPr>
    </w:p>
    <w:p w14:paraId="149B6A77" w14:textId="77777777" w:rsidR="00581973" w:rsidRPr="00996BFC" w:rsidRDefault="00581973" w:rsidP="00D73F64">
      <w:pPr>
        <w:ind w:firstLine="840"/>
        <w:rPr>
          <w:rFonts w:hint="eastAsia"/>
          <w:szCs w:val="21"/>
        </w:rPr>
      </w:pPr>
      <w:r w:rsidRPr="00996BFC">
        <w:rPr>
          <w:rFonts w:hint="eastAsia"/>
          <w:szCs w:val="21"/>
        </w:rPr>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szCs w:val="21"/>
        </w:rPr>
        <w:t>ZN11S26</w:t>
      </w:r>
    </w:p>
    <w:p w14:paraId="295009A9" w14:textId="77777777" w:rsidR="00581973" w:rsidRPr="00996BFC" w:rsidRDefault="00581973" w:rsidP="00D73F64">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3</w:t>
      </w:r>
      <w:r w:rsidR="00DD161E" w:rsidRPr="00996BFC">
        <w:rPr>
          <w:szCs w:val="21"/>
        </w:rPr>
        <w:t>6A</w:t>
      </w:r>
      <w:r w:rsidR="00D74FF4" w:rsidRPr="00AE2925">
        <w:rPr>
          <w:color w:val="000000"/>
          <w:szCs w:val="21"/>
        </w:rPr>
        <w:t>h</w:t>
      </w:r>
    </w:p>
    <w:p w14:paraId="7E8F553C" w14:textId="77777777" w:rsidR="00581973" w:rsidRPr="00996BFC" w:rsidRDefault="00581973" w:rsidP="00581973">
      <w:pPr>
        <w:ind w:firstLine="840"/>
        <w:rPr>
          <w:szCs w:val="21"/>
        </w:rPr>
      </w:pPr>
      <w:r w:rsidRPr="00996BFC">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581973" w:rsidRPr="00AE2925" w14:paraId="5B52F82C" w14:textId="77777777" w:rsidTr="00D73F64">
        <w:trPr>
          <w:trHeight w:val="238"/>
          <w:jc w:val="center"/>
        </w:trPr>
        <w:tc>
          <w:tcPr>
            <w:tcW w:w="3603" w:type="dxa"/>
            <w:shd w:val="clear" w:color="auto" w:fill="auto"/>
            <w:tcMar>
              <w:top w:w="15" w:type="dxa"/>
              <w:left w:w="99" w:type="dxa"/>
              <w:bottom w:w="0" w:type="dxa"/>
              <w:right w:w="99" w:type="dxa"/>
            </w:tcMar>
            <w:hideMark/>
          </w:tcPr>
          <w:p w14:paraId="5BC5CB84" w14:textId="77777777" w:rsidR="00581973" w:rsidRPr="00AE2925" w:rsidRDefault="00581973" w:rsidP="00D73F64">
            <w:pPr>
              <w:ind w:leftChars="200" w:left="386"/>
              <w:rPr>
                <w:color w:val="000000"/>
              </w:rPr>
            </w:pPr>
            <w:r w:rsidRPr="00AE2925">
              <w:rPr>
                <w:b/>
                <w:bCs/>
                <w:color w:val="000000"/>
              </w:rPr>
              <w:t>DM_P_SW</w:t>
            </w:r>
          </w:p>
        </w:tc>
        <w:tc>
          <w:tcPr>
            <w:tcW w:w="3317" w:type="dxa"/>
            <w:shd w:val="clear" w:color="auto" w:fill="auto"/>
            <w:tcMar>
              <w:top w:w="15" w:type="dxa"/>
              <w:left w:w="99" w:type="dxa"/>
              <w:bottom w:w="0" w:type="dxa"/>
              <w:right w:w="99" w:type="dxa"/>
            </w:tcMar>
            <w:hideMark/>
          </w:tcPr>
          <w:p w14:paraId="4E1D765F" w14:textId="77777777" w:rsidR="00581973" w:rsidRPr="00AE2925" w:rsidRDefault="00581973" w:rsidP="00D73F64">
            <w:pPr>
              <w:ind w:leftChars="200" w:left="386"/>
              <w:rPr>
                <w:color w:val="000000"/>
              </w:rPr>
            </w:pPr>
            <w:r w:rsidRPr="00AE2925">
              <w:rPr>
                <w:b/>
                <w:bCs/>
                <w:color w:val="000000"/>
              </w:rPr>
              <w:t>状態</w:t>
            </w:r>
            <w:r w:rsidRPr="00AE2925">
              <w:rPr>
                <w:rFonts w:hint="eastAsia"/>
                <w:b/>
                <w:bCs/>
                <w:color w:val="000000"/>
              </w:rPr>
              <w:t xml:space="preserve"> </w:t>
            </w:r>
          </w:p>
        </w:tc>
      </w:tr>
      <w:tr w:rsidR="00581973" w:rsidRPr="00AE2925" w14:paraId="34144BB3" w14:textId="77777777" w:rsidTr="00D73F64">
        <w:trPr>
          <w:trHeight w:val="303"/>
          <w:jc w:val="center"/>
        </w:trPr>
        <w:tc>
          <w:tcPr>
            <w:tcW w:w="3603" w:type="dxa"/>
            <w:shd w:val="clear" w:color="auto" w:fill="auto"/>
            <w:tcMar>
              <w:top w:w="15" w:type="dxa"/>
              <w:left w:w="99" w:type="dxa"/>
              <w:bottom w:w="0" w:type="dxa"/>
              <w:right w:w="99" w:type="dxa"/>
            </w:tcMar>
            <w:hideMark/>
          </w:tcPr>
          <w:p w14:paraId="19078BC6" w14:textId="77777777" w:rsidR="00581973" w:rsidRPr="00AE2925" w:rsidRDefault="00581973" w:rsidP="00D73F64">
            <w:pPr>
              <w:ind w:leftChars="200" w:left="386"/>
              <w:rPr>
                <w:color w:val="000000"/>
              </w:rPr>
            </w:pPr>
            <w:r w:rsidRPr="00AE2925">
              <w:rPr>
                <w:color w:val="000000"/>
              </w:rPr>
              <w:t>0b</w:t>
            </w:r>
          </w:p>
        </w:tc>
        <w:tc>
          <w:tcPr>
            <w:tcW w:w="3317" w:type="dxa"/>
            <w:shd w:val="clear" w:color="auto" w:fill="auto"/>
            <w:tcMar>
              <w:top w:w="15" w:type="dxa"/>
              <w:left w:w="99" w:type="dxa"/>
              <w:bottom w:w="0" w:type="dxa"/>
              <w:right w:w="99" w:type="dxa"/>
            </w:tcMar>
            <w:hideMark/>
          </w:tcPr>
          <w:p w14:paraId="5189F1F6" w14:textId="77777777" w:rsidR="00581973" w:rsidRPr="00AE2925" w:rsidRDefault="00581973" w:rsidP="00DB02D3">
            <w:pPr>
              <w:jc w:val="center"/>
              <w:rPr>
                <w:rFonts w:hint="eastAsia"/>
                <w:color w:val="000000"/>
                <w:sz w:val="20"/>
                <w:szCs w:val="22"/>
              </w:rPr>
            </w:pPr>
            <w:r w:rsidRPr="00AE2925">
              <w:rPr>
                <w:color w:val="000000"/>
              </w:rPr>
              <w:t>DMS</w:t>
            </w:r>
            <w:r w:rsidRPr="00AE2925">
              <w:rPr>
                <w:rFonts w:hint="eastAsia"/>
                <w:color w:val="000000"/>
              </w:rPr>
              <w:t>スイッチ操作</w:t>
            </w:r>
            <w:r w:rsidRPr="00AE2925">
              <w:rPr>
                <w:rFonts w:hint="eastAsia"/>
                <w:color w:val="000000"/>
              </w:rPr>
              <w:t>(</w:t>
            </w:r>
            <w:r w:rsidRPr="00AE2925">
              <w:rPr>
                <w:color w:val="000000"/>
              </w:rPr>
              <w:t>+)</w:t>
            </w:r>
            <w:r w:rsidRPr="00AE2925">
              <w:rPr>
                <w:rFonts w:hint="eastAsia"/>
                <w:color w:val="000000"/>
              </w:rPr>
              <w:t xml:space="preserve"> </w:t>
            </w:r>
            <w:r w:rsidRPr="00AE2925">
              <w:rPr>
                <w:color w:val="000000"/>
              </w:rPr>
              <w:t>OFF</w:t>
            </w:r>
            <w:r w:rsidR="00DB02D3" w:rsidRPr="00AE2925">
              <w:rPr>
                <w:color w:val="000000"/>
              </w:rPr>
              <w:br/>
            </w:r>
            <w:r w:rsidR="00DB02D3" w:rsidRPr="00C4600D">
              <w:rPr>
                <w:rFonts w:hint="eastAsia"/>
                <w:color w:val="00B0F0"/>
                <w:sz w:val="20"/>
                <w:szCs w:val="22"/>
              </w:rPr>
              <w:t xml:space="preserve">/ DMS </w:t>
            </w:r>
            <w:r w:rsidR="00DB02D3" w:rsidRPr="00C4600D">
              <w:rPr>
                <w:color w:val="00B0F0"/>
                <w:sz w:val="20"/>
                <w:szCs w:val="22"/>
              </w:rPr>
              <w:t>switch is not pushed</w:t>
            </w:r>
          </w:p>
        </w:tc>
      </w:tr>
      <w:tr w:rsidR="00581973" w:rsidRPr="00AE2925" w14:paraId="2D5A4CEA" w14:textId="77777777" w:rsidTr="00D73F64">
        <w:trPr>
          <w:trHeight w:val="281"/>
          <w:jc w:val="center"/>
        </w:trPr>
        <w:tc>
          <w:tcPr>
            <w:tcW w:w="3603" w:type="dxa"/>
            <w:shd w:val="clear" w:color="auto" w:fill="auto"/>
            <w:tcMar>
              <w:top w:w="15" w:type="dxa"/>
              <w:left w:w="99" w:type="dxa"/>
              <w:bottom w:w="0" w:type="dxa"/>
              <w:right w:w="99" w:type="dxa"/>
            </w:tcMar>
            <w:hideMark/>
          </w:tcPr>
          <w:p w14:paraId="09A8E9FF" w14:textId="77777777" w:rsidR="00581973" w:rsidRPr="00AE2925" w:rsidRDefault="00581973" w:rsidP="00D73F64">
            <w:pPr>
              <w:ind w:leftChars="200" w:left="386"/>
              <w:rPr>
                <w:color w:val="000000"/>
              </w:rPr>
            </w:pPr>
            <w:r w:rsidRPr="00AE2925">
              <w:rPr>
                <w:rFonts w:hint="eastAsia"/>
                <w:color w:val="000000"/>
              </w:rPr>
              <w:t>1b</w:t>
            </w:r>
          </w:p>
        </w:tc>
        <w:tc>
          <w:tcPr>
            <w:tcW w:w="3317" w:type="dxa"/>
            <w:shd w:val="clear" w:color="auto" w:fill="auto"/>
            <w:tcMar>
              <w:top w:w="15" w:type="dxa"/>
              <w:left w:w="99" w:type="dxa"/>
              <w:bottom w:w="0" w:type="dxa"/>
              <w:right w:w="99" w:type="dxa"/>
            </w:tcMar>
            <w:hideMark/>
          </w:tcPr>
          <w:p w14:paraId="3025988E" w14:textId="77777777" w:rsidR="00581973" w:rsidRPr="00AE2925" w:rsidRDefault="00581973" w:rsidP="00D73F64">
            <w:pPr>
              <w:jc w:val="center"/>
              <w:rPr>
                <w:rFonts w:hint="eastAsia"/>
                <w:color w:val="000000"/>
              </w:rPr>
            </w:pPr>
            <w:r w:rsidRPr="00AE2925">
              <w:rPr>
                <w:color w:val="000000"/>
              </w:rPr>
              <w:t>DMS</w:t>
            </w:r>
            <w:r w:rsidRPr="00AE2925">
              <w:rPr>
                <w:rFonts w:hint="eastAsia"/>
                <w:color w:val="000000"/>
              </w:rPr>
              <w:t>スイッチ操作（</w:t>
            </w:r>
            <w:r w:rsidRPr="00AE2925">
              <w:rPr>
                <w:rFonts w:hint="eastAsia"/>
                <w:color w:val="000000"/>
              </w:rPr>
              <w:t>+</w:t>
            </w:r>
            <w:r w:rsidRPr="00AE2925">
              <w:rPr>
                <w:rFonts w:hint="eastAsia"/>
                <w:color w:val="000000"/>
              </w:rPr>
              <w:t>）</w:t>
            </w:r>
            <w:r w:rsidRPr="00AE2925">
              <w:rPr>
                <w:rFonts w:hint="eastAsia"/>
                <w:color w:val="000000"/>
              </w:rPr>
              <w:t xml:space="preserve"> O</w:t>
            </w:r>
            <w:r w:rsidRPr="00AE2925">
              <w:rPr>
                <w:color w:val="000000"/>
              </w:rPr>
              <w:t>N</w:t>
            </w:r>
            <w:r w:rsidR="00DB02D3" w:rsidRPr="00AE2925">
              <w:rPr>
                <w:color w:val="000000"/>
              </w:rPr>
              <w:br/>
            </w:r>
            <w:r w:rsidR="00DB02D3" w:rsidRPr="00C4600D">
              <w:rPr>
                <w:rFonts w:hint="eastAsia"/>
                <w:color w:val="00B0F0"/>
                <w:sz w:val="20"/>
                <w:szCs w:val="22"/>
              </w:rPr>
              <w:t>/DMS s</w:t>
            </w:r>
            <w:r w:rsidR="00DB02D3" w:rsidRPr="00C4600D">
              <w:rPr>
                <w:color w:val="00B0F0"/>
                <w:sz w:val="20"/>
                <w:szCs w:val="22"/>
              </w:rPr>
              <w:t>witch</w:t>
            </w:r>
            <w:r w:rsidR="00DB02D3" w:rsidRPr="00C4600D">
              <w:rPr>
                <w:rFonts w:hint="eastAsia"/>
                <w:color w:val="00B0F0"/>
                <w:sz w:val="20"/>
                <w:szCs w:val="22"/>
              </w:rPr>
              <w:t xml:space="preserve"> </w:t>
            </w:r>
            <w:r w:rsidR="00DB02D3" w:rsidRPr="00C4600D">
              <w:rPr>
                <w:color w:val="00B0F0"/>
                <w:sz w:val="20"/>
                <w:szCs w:val="22"/>
              </w:rPr>
              <w:t>(</w:t>
            </w:r>
            <w:r w:rsidR="00DB02D3" w:rsidRPr="00C4600D">
              <w:rPr>
                <w:rFonts w:hint="eastAsia"/>
                <w:color w:val="00B0F0"/>
                <w:sz w:val="20"/>
                <w:szCs w:val="22"/>
              </w:rPr>
              <w:t>+</w:t>
            </w:r>
            <w:r w:rsidR="00DB02D3" w:rsidRPr="00C4600D">
              <w:rPr>
                <w:color w:val="00B0F0"/>
                <w:sz w:val="20"/>
                <w:szCs w:val="22"/>
              </w:rPr>
              <w:t>) is pushed</w:t>
            </w:r>
          </w:p>
        </w:tc>
      </w:tr>
    </w:tbl>
    <w:p w14:paraId="7C4571DD" w14:textId="77777777" w:rsidR="00581973" w:rsidRPr="00AE2925" w:rsidRDefault="00581973" w:rsidP="00581973">
      <w:pPr>
        <w:rPr>
          <w:rFonts w:hint="eastAsia"/>
          <w:color w:val="000000"/>
        </w:rPr>
      </w:pPr>
    </w:p>
    <w:p w14:paraId="0F2E28B8" w14:textId="77777777" w:rsidR="00581973" w:rsidRPr="00996BFC" w:rsidRDefault="00581973" w:rsidP="00D73F64">
      <w:pPr>
        <w:ind w:firstLine="840"/>
        <w:rPr>
          <w:rFonts w:hint="eastAsia"/>
          <w:szCs w:val="21"/>
        </w:rPr>
      </w:pPr>
      <w:r w:rsidRPr="00996BFC">
        <w:rPr>
          <w:rFonts w:hint="eastAsia"/>
          <w:szCs w:val="21"/>
        </w:rPr>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szCs w:val="21"/>
        </w:rPr>
        <w:t>ZN11S26</w:t>
      </w:r>
    </w:p>
    <w:p w14:paraId="78DCD104" w14:textId="77777777" w:rsidR="00581973" w:rsidRPr="00996BFC" w:rsidRDefault="00581973" w:rsidP="00D73F64">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3</w:t>
      </w:r>
      <w:r w:rsidR="00DD161E" w:rsidRPr="00996BFC">
        <w:rPr>
          <w:szCs w:val="21"/>
        </w:rPr>
        <w:t>6A</w:t>
      </w:r>
      <w:r w:rsidR="00D74FF4" w:rsidRPr="00AE2925">
        <w:rPr>
          <w:color w:val="000000"/>
          <w:szCs w:val="21"/>
        </w:rPr>
        <w:t>h</w:t>
      </w:r>
    </w:p>
    <w:p w14:paraId="4A4B6CCE" w14:textId="77777777" w:rsidR="00581973" w:rsidRPr="00996BFC" w:rsidRDefault="00581973" w:rsidP="00581973">
      <w:pPr>
        <w:ind w:firstLine="840"/>
        <w:rPr>
          <w:szCs w:val="21"/>
        </w:rPr>
      </w:pPr>
      <w:r w:rsidRPr="00996BFC">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581973" w:rsidRPr="00AE2925" w14:paraId="1206DAB6" w14:textId="77777777" w:rsidTr="00D73F64">
        <w:trPr>
          <w:trHeight w:val="238"/>
          <w:jc w:val="center"/>
        </w:trPr>
        <w:tc>
          <w:tcPr>
            <w:tcW w:w="3603" w:type="dxa"/>
            <w:shd w:val="clear" w:color="auto" w:fill="auto"/>
            <w:tcMar>
              <w:top w:w="15" w:type="dxa"/>
              <w:left w:w="99" w:type="dxa"/>
              <w:bottom w:w="0" w:type="dxa"/>
              <w:right w:w="99" w:type="dxa"/>
            </w:tcMar>
            <w:hideMark/>
          </w:tcPr>
          <w:p w14:paraId="4A99F978" w14:textId="77777777" w:rsidR="00581973" w:rsidRPr="00AE2925" w:rsidRDefault="00581973" w:rsidP="00D73F64">
            <w:pPr>
              <w:ind w:leftChars="200" w:left="386"/>
              <w:rPr>
                <w:color w:val="000000"/>
              </w:rPr>
            </w:pPr>
            <w:r w:rsidRPr="00AE2925">
              <w:rPr>
                <w:b/>
                <w:bCs/>
                <w:color w:val="000000"/>
              </w:rPr>
              <w:t>DM_M_SW</w:t>
            </w:r>
          </w:p>
        </w:tc>
        <w:tc>
          <w:tcPr>
            <w:tcW w:w="3317" w:type="dxa"/>
            <w:shd w:val="clear" w:color="auto" w:fill="auto"/>
            <w:tcMar>
              <w:top w:w="15" w:type="dxa"/>
              <w:left w:w="99" w:type="dxa"/>
              <w:bottom w:w="0" w:type="dxa"/>
              <w:right w:w="99" w:type="dxa"/>
            </w:tcMar>
            <w:hideMark/>
          </w:tcPr>
          <w:p w14:paraId="10045A3F" w14:textId="77777777" w:rsidR="00581973" w:rsidRPr="00AE2925" w:rsidRDefault="00581973" w:rsidP="00D73F64">
            <w:pPr>
              <w:ind w:leftChars="200" w:left="386"/>
              <w:rPr>
                <w:color w:val="000000"/>
              </w:rPr>
            </w:pPr>
            <w:r w:rsidRPr="00AE2925">
              <w:rPr>
                <w:b/>
                <w:bCs/>
                <w:color w:val="000000"/>
              </w:rPr>
              <w:t>状態</w:t>
            </w:r>
            <w:r w:rsidRPr="00AE2925">
              <w:rPr>
                <w:rFonts w:hint="eastAsia"/>
                <w:b/>
                <w:bCs/>
                <w:color w:val="000000"/>
              </w:rPr>
              <w:t xml:space="preserve"> </w:t>
            </w:r>
          </w:p>
        </w:tc>
      </w:tr>
      <w:tr w:rsidR="00581973" w:rsidRPr="00AE2925" w14:paraId="51B93F2D" w14:textId="77777777" w:rsidTr="00D73F64">
        <w:trPr>
          <w:trHeight w:val="303"/>
          <w:jc w:val="center"/>
        </w:trPr>
        <w:tc>
          <w:tcPr>
            <w:tcW w:w="3603" w:type="dxa"/>
            <w:shd w:val="clear" w:color="auto" w:fill="auto"/>
            <w:tcMar>
              <w:top w:w="15" w:type="dxa"/>
              <w:left w:w="99" w:type="dxa"/>
              <w:bottom w:w="0" w:type="dxa"/>
              <w:right w:w="99" w:type="dxa"/>
            </w:tcMar>
            <w:hideMark/>
          </w:tcPr>
          <w:p w14:paraId="2C0137F5" w14:textId="77777777" w:rsidR="00581973" w:rsidRPr="00AE2925" w:rsidRDefault="00581973" w:rsidP="00D73F64">
            <w:pPr>
              <w:ind w:leftChars="200" w:left="386"/>
              <w:rPr>
                <w:color w:val="000000"/>
              </w:rPr>
            </w:pPr>
            <w:r w:rsidRPr="00AE2925">
              <w:rPr>
                <w:color w:val="000000"/>
              </w:rPr>
              <w:t>0b</w:t>
            </w:r>
          </w:p>
        </w:tc>
        <w:tc>
          <w:tcPr>
            <w:tcW w:w="3317" w:type="dxa"/>
            <w:shd w:val="clear" w:color="auto" w:fill="auto"/>
            <w:tcMar>
              <w:top w:w="15" w:type="dxa"/>
              <w:left w:w="99" w:type="dxa"/>
              <w:bottom w:w="0" w:type="dxa"/>
              <w:right w:w="99" w:type="dxa"/>
            </w:tcMar>
            <w:hideMark/>
          </w:tcPr>
          <w:p w14:paraId="45CC828D" w14:textId="77777777" w:rsidR="00581973" w:rsidRPr="00AE2925" w:rsidRDefault="00581973" w:rsidP="00D73F64">
            <w:pPr>
              <w:jc w:val="center"/>
              <w:rPr>
                <w:rFonts w:hint="eastAsia"/>
                <w:color w:val="000000"/>
              </w:rPr>
            </w:pPr>
            <w:r w:rsidRPr="00AE2925">
              <w:rPr>
                <w:color w:val="000000"/>
              </w:rPr>
              <w:t>DMS</w:t>
            </w:r>
            <w:r w:rsidRPr="00AE2925">
              <w:rPr>
                <w:rFonts w:hint="eastAsia"/>
                <w:color w:val="000000"/>
              </w:rPr>
              <w:t>スイッチ操作</w:t>
            </w:r>
            <w:r w:rsidRPr="00AE2925">
              <w:rPr>
                <w:rFonts w:hint="eastAsia"/>
                <w:color w:val="000000"/>
              </w:rPr>
              <w:t>(</w:t>
            </w:r>
            <w:r w:rsidRPr="00AE2925">
              <w:rPr>
                <w:color w:val="000000"/>
              </w:rPr>
              <w:t>-)</w:t>
            </w:r>
            <w:r w:rsidRPr="00AE2925">
              <w:rPr>
                <w:rFonts w:hint="eastAsia"/>
                <w:color w:val="000000"/>
              </w:rPr>
              <w:t xml:space="preserve"> </w:t>
            </w:r>
            <w:r w:rsidRPr="00AE2925">
              <w:rPr>
                <w:color w:val="000000"/>
              </w:rPr>
              <w:t>OFF</w:t>
            </w:r>
            <w:r w:rsidR="00DB02D3" w:rsidRPr="00AE2925">
              <w:rPr>
                <w:color w:val="000000"/>
              </w:rPr>
              <w:br/>
            </w:r>
            <w:r w:rsidR="00DB02D3" w:rsidRPr="00C4600D">
              <w:rPr>
                <w:rFonts w:hint="eastAsia"/>
                <w:color w:val="00B0F0"/>
                <w:sz w:val="20"/>
                <w:szCs w:val="22"/>
              </w:rPr>
              <w:t xml:space="preserve">/ DMS </w:t>
            </w:r>
            <w:r w:rsidR="00DB02D3" w:rsidRPr="00C4600D">
              <w:rPr>
                <w:color w:val="00B0F0"/>
                <w:sz w:val="20"/>
                <w:szCs w:val="22"/>
              </w:rPr>
              <w:t>switch is not pushed</w:t>
            </w:r>
          </w:p>
        </w:tc>
      </w:tr>
      <w:tr w:rsidR="00581973" w:rsidRPr="00AE2925" w14:paraId="59AE1049" w14:textId="77777777" w:rsidTr="00D73F64">
        <w:trPr>
          <w:trHeight w:val="281"/>
          <w:jc w:val="center"/>
        </w:trPr>
        <w:tc>
          <w:tcPr>
            <w:tcW w:w="3603" w:type="dxa"/>
            <w:shd w:val="clear" w:color="auto" w:fill="auto"/>
            <w:tcMar>
              <w:top w:w="15" w:type="dxa"/>
              <w:left w:w="99" w:type="dxa"/>
              <w:bottom w:w="0" w:type="dxa"/>
              <w:right w:w="99" w:type="dxa"/>
            </w:tcMar>
            <w:hideMark/>
          </w:tcPr>
          <w:p w14:paraId="4AB98706" w14:textId="77777777" w:rsidR="00581973" w:rsidRPr="00AE2925" w:rsidRDefault="00581973" w:rsidP="00D73F64">
            <w:pPr>
              <w:ind w:leftChars="200" w:left="386"/>
              <w:rPr>
                <w:color w:val="000000"/>
              </w:rPr>
            </w:pPr>
            <w:r w:rsidRPr="00AE2925">
              <w:rPr>
                <w:rFonts w:hint="eastAsia"/>
                <w:color w:val="000000"/>
              </w:rPr>
              <w:t>1b</w:t>
            </w:r>
          </w:p>
        </w:tc>
        <w:tc>
          <w:tcPr>
            <w:tcW w:w="3317" w:type="dxa"/>
            <w:shd w:val="clear" w:color="auto" w:fill="auto"/>
            <w:tcMar>
              <w:top w:w="15" w:type="dxa"/>
              <w:left w:w="99" w:type="dxa"/>
              <w:bottom w:w="0" w:type="dxa"/>
              <w:right w:w="99" w:type="dxa"/>
            </w:tcMar>
            <w:hideMark/>
          </w:tcPr>
          <w:p w14:paraId="4A7DDDAD" w14:textId="77777777" w:rsidR="00581973" w:rsidRPr="00AE2925" w:rsidRDefault="00581973" w:rsidP="00D73F64">
            <w:pPr>
              <w:jc w:val="center"/>
              <w:rPr>
                <w:rFonts w:hint="eastAsia"/>
                <w:color w:val="000000"/>
              </w:rPr>
            </w:pPr>
            <w:r w:rsidRPr="00AE2925">
              <w:rPr>
                <w:color w:val="000000"/>
              </w:rPr>
              <w:t>DMS</w:t>
            </w:r>
            <w:r w:rsidRPr="00AE2925">
              <w:rPr>
                <w:rFonts w:hint="eastAsia"/>
                <w:color w:val="000000"/>
              </w:rPr>
              <w:t>スイッチ操作（</w:t>
            </w:r>
            <w:r w:rsidRPr="00AE2925">
              <w:rPr>
                <w:rFonts w:hint="eastAsia"/>
                <w:color w:val="000000"/>
              </w:rPr>
              <w:t>-</w:t>
            </w:r>
            <w:r w:rsidRPr="00AE2925">
              <w:rPr>
                <w:rFonts w:hint="eastAsia"/>
                <w:color w:val="000000"/>
              </w:rPr>
              <w:t>）</w:t>
            </w:r>
            <w:r w:rsidRPr="00AE2925">
              <w:rPr>
                <w:rFonts w:hint="eastAsia"/>
                <w:color w:val="000000"/>
              </w:rPr>
              <w:t xml:space="preserve"> O</w:t>
            </w:r>
            <w:r w:rsidRPr="00AE2925">
              <w:rPr>
                <w:color w:val="000000"/>
              </w:rPr>
              <w:t>N</w:t>
            </w:r>
            <w:r w:rsidR="00DB02D3" w:rsidRPr="00AE2925">
              <w:rPr>
                <w:color w:val="000000"/>
              </w:rPr>
              <w:br/>
            </w:r>
            <w:r w:rsidR="00DB02D3" w:rsidRPr="00C4600D">
              <w:rPr>
                <w:rFonts w:hint="eastAsia"/>
                <w:color w:val="00B0F0"/>
                <w:sz w:val="20"/>
                <w:szCs w:val="22"/>
              </w:rPr>
              <w:t>/DMS s</w:t>
            </w:r>
            <w:r w:rsidR="00DB02D3" w:rsidRPr="00C4600D">
              <w:rPr>
                <w:color w:val="00B0F0"/>
                <w:sz w:val="20"/>
                <w:szCs w:val="22"/>
              </w:rPr>
              <w:t>witch (-) is pushed</w:t>
            </w:r>
          </w:p>
        </w:tc>
      </w:tr>
    </w:tbl>
    <w:p w14:paraId="05B3A394" w14:textId="77777777" w:rsidR="004A04A3" w:rsidRPr="00ED5FE0" w:rsidRDefault="00DB02D3" w:rsidP="004A04A3">
      <w:pPr>
        <w:rPr>
          <w:rFonts w:hint="eastAsia"/>
        </w:rPr>
      </w:pPr>
      <w:r>
        <w:br/>
      </w:r>
    </w:p>
    <w:p w14:paraId="57971D2F" w14:textId="77777777" w:rsidR="004A04A3" w:rsidRPr="007F2622" w:rsidRDefault="004A04A3" w:rsidP="004A04A3">
      <w:pPr>
        <w:ind w:firstLineChars="100" w:firstLine="194"/>
        <w:rPr>
          <w:rFonts w:hint="eastAsia"/>
          <w:color w:val="00B0F0"/>
          <w:sz w:val="20"/>
          <w:szCs w:val="22"/>
          <w:u w:val="single"/>
        </w:rPr>
      </w:pPr>
      <w:r w:rsidRPr="00996BFC">
        <w:rPr>
          <w:rFonts w:hint="eastAsia"/>
          <w:b/>
        </w:rPr>
        <w:t>「</w:t>
      </w:r>
      <w:r w:rsidRPr="00996BFC">
        <w:rPr>
          <w:rFonts w:hint="eastAsia"/>
          <w:b/>
          <w:u w:val="single"/>
        </w:rPr>
        <w:t>S</w:t>
      </w:r>
      <w:r w:rsidRPr="00996BFC">
        <w:rPr>
          <w:b/>
          <w:u w:val="single"/>
        </w:rPr>
        <w:t>W</w:t>
      </w:r>
      <w:r w:rsidRPr="00996BFC">
        <w:rPr>
          <w:rFonts w:hint="eastAsia"/>
          <w:b/>
          <w:u w:val="single"/>
        </w:rPr>
        <w:t>操作信号</w:t>
      </w:r>
      <w:r w:rsidRPr="00996BFC">
        <w:rPr>
          <w:rFonts w:hint="eastAsia"/>
          <w:b/>
          <w:u w:val="single"/>
        </w:rPr>
        <w:t xml:space="preserve"> </w:t>
      </w:r>
      <w:r w:rsidRPr="00996BFC">
        <w:rPr>
          <w:rFonts w:hint="eastAsia"/>
          <w:b/>
          <w:u w:val="single"/>
        </w:rPr>
        <w:t>確定情報」</w:t>
      </w:r>
      <w:ins w:id="137" w:author="Nagai, Shun/永井 駿" w:date="2024-06-24T10:05:00Z">
        <w:r w:rsidR="00C74556" w:rsidRPr="003B676B">
          <w:rPr>
            <w:b/>
            <w:color w:val="000000"/>
          </w:rPr>
          <w:t>/</w:t>
        </w:r>
      </w:ins>
      <w:r w:rsidR="007F2622" w:rsidRPr="003B676B">
        <w:rPr>
          <w:b/>
          <w:color w:val="000000"/>
        </w:rPr>
        <w:t xml:space="preserve"> </w:t>
      </w:r>
      <w:ins w:id="138" w:author="Nagai, Shun/永井 駿" w:date="2024-06-24T10:05:00Z">
        <w:r w:rsidR="00C74556" w:rsidRPr="003B676B">
          <w:rPr>
            <w:b/>
            <w:color w:val="000000"/>
          </w:rPr>
          <w:t>Switch operation signal valid information</w:t>
        </w:r>
      </w:ins>
    </w:p>
    <w:p w14:paraId="5B478BA9" w14:textId="77777777" w:rsidR="004A04A3" w:rsidRPr="00AE2925" w:rsidRDefault="004A04A3" w:rsidP="004A04A3">
      <w:pPr>
        <w:rPr>
          <w:rFonts w:hint="eastAsia"/>
          <w:color w:val="000000"/>
        </w:rPr>
      </w:pPr>
    </w:p>
    <w:p w14:paraId="62C5A856" w14:textId="77777777" w:rsidR="004A04A3" w:rsidRPr="00996BFC" w:rsidRDefault="004A04A3" w:rsidP="00D73F64">
      <w:pPr>
        <w:ind w:firstLine="840"/>
        <w:rPr>
          <w:rFonts w:hint="eastAsia"/>
          <w:szCs w:val="21"/>
        </w:rPr>
      </w:pPr>
      <w:r w:rsidRPr="00996BFC">
        <w:rPr>
          <w:rFonts w:hint="eastAsia"/>
          <w:szCs w:val="21"/>
        </w:rPr>
        <w:lastRenderedPageBreak/>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szCs w:val="21"/>
        </w:rPr>
        <w:t>ZN11S26</w:t>
      </w:r>
    </w:p>
    <w:p w14:paraId="53D7D231" w14:textId="77777777" w:rsidR="004A04A3" w:rsidRPr="00996BFC" w:rsidRDefault="004A04A3" w:rsidP="00D73F64">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3</w:t>
      </w:r>
      <w:r w:rsidR="00DD161E" w:rsidRPr="00996BFC">
        <w:rPr>
          <w:szCs w:val="21"/>
        </w:rPr>
        <w:t>6A</w:t>
      </w:r>
      <w:r w:rsidR="00D74FF4" w:rsidRPr="00AE2925">
        <w:rPr>
          <w:color w:val="000000"/>
          <w:szCs w:val="21"/>
        </w:rPr>
        <w:t>h</w:t>
      </w:r>
    </w:p>
    <w:p w14:paraId="19A791AC" w14:textId="77777777" w:rsidR="004A04A3" w:rsidRPr="00996BFC" w:rsidRDefault="004A04A3" w:rsidP="004A04A3">
      <w:pPr>
        <w:ind w:firstLine="840"/>
        <w:rPr>
          <w:szCs w:val="21"/>
        </w:rPr>
      </w:pPr>
      <w:r w:rsidRPr="00996BFC">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886"/>
        <w:gridCol w:w="3034"/>
      </w:tblGrid>
      <w:tr w:rsidR="004A04A3" w:rsidRPr="00AE2925" w14:paraId="10DAE16B" w14:textId="77777777" w:rsidTr="00D73F64">
        <w:trPr>
          <w:trHeight w:val="238"/>
          <w:jc w:val="center"/>
        </w:trPr>
        <w:tc>
          <w:tcPr>
            <w:tcW w:w="3886" w:type="dxa"/>
            <w:shd w:val="clear" w:color="auto" w:fill="auto"/>
            <w:tcMar>
              <w:top w:w="15" w:type="dxa"/>
              <w:left w:w="99" w:type="dxa"/>
              <w:bottom w:w="0" w:type="dxa"/>
              <w:right w:w="99" w:type="dxa"/>
            </w:tcMar>
            <w:hideMark/>
          </w:tcPr>
          <w:p w14:paraId="4C8C2E3A" w14:textId="77777777" w:rsidR="004A04A3" w:rsidRPr="00AE2925" w:rsidRDefault="004A04A3" w:rsidP="00D73F64">
            <w:pPr>
              <w:ind w:leftChars="200" w:left="386"/>
              <w:rPr>
                <w:color w:val="000000"/>
              </w:rPr>
            </w:pPr>
            <w:r w:rsidRPr="00AE2925">
              <w:rPr>
                <w:b/>
                <w:bCs/>
                <w:color w:val="000000"/>
              </w:rPr>
              <w:t>DM_SCVLD</w:t>
            </w:r>
          </w:p>
        </w:tc>
        <w:tc>
          <w:tcPr>
            <w:tcW w:w="3034" w:type="dxa"/>
            <w:shd w:val="clear" w:color="auto" w:fill="auto"/>
            <w:tcMar>
              <w:top w:w="15" w:type="dxa"/>
              <w:left w:w="99" w:type="dxa"/>
              <w:bottom w:w="0" w:type="dxa"/>
              <w:right w:w="99" w:type="dxa"/>
            </w:tcMar>
            <w:hideMark/>
          </w:tcPr>
          <w:p w14:paraId="38D6507F" w14:textId="77777777" w:rsidR="004A04A3" w:rsidRPr="00AE2925" w:rsidRDefault="004A04A3" w:rsidP="00D73F64">
            <w:pPr>
              <w:ind w:leftChars="200" w:left="386"/>
              <w:rPr>
                <w:color w:val="000000"/>
              </w:rPr>
            </w:pPr>
            <w:r w:rsidRPr="00AE2925">
              <w:rPr>
                <w:b/>
                <w:bCs/>
                <w:color w:val="000000"/>
              </w:rPr>
              <w:t>状態</w:t>
            </w:r>
          </w:p>
        </w:tc>
      </w:tr>
      <w:tr w:rsidR="001A4704" w:rsidRPr="00AE2925" w14:paraId="07AC08AD" w14:textId="77777777" w:rsidTr="00D73F64">
        <w:trPr>
          <w:trHeight w:val="303"/>
          <w:jc w:val="center"/>
        </w:trPr>
        <w:tc>
          <w:tcPr>
            <w:tcW w:w="3886" w:type="dxa"/>
            <w:shd w:val="clear" w:color="auto" w:fill="auto"/>
            <w:tcMar>
              <w:top w:w="15" w:type="dxa"/>
              <w:left w:w="99" w:type="dxa"/>
              <w:bottom w:w="0" w:type="dxa"/>
              <w:right w:w="99" w:type="dxa"/>
            </w:tcMar>
            <w:hideMark/>
          </w:tcPr>
          <w:p w14:paraId="38069213" w14:textId="77777777" w:rsidR="001A4704" w:rsidRPr="00AE2925" w:rsidRDefault="001A4704" w:rsidP="001A4704">
            <w:pPr>
              <w:ind w:leftChars="200" w:left="386"/>
              <w:rPr>
                <w:color w:val="000000"/>
              </w:rPr>
            </w:pPr>
            <w:r w:rsidRPr="00AE2925">
              <w:rPr>
                <w:color w:val="000000"/>
              </w:rPr>
              <w:t>0b</w:t>
            </w:r>
          </w:p>
        </w:tc>
        <w:tc>
          <w:tcPr>
            <w:tcW w:w="3034" w:type="dxa"/>
            <w:shd w:val="clear" w:color="auto" w:fill="auto"/>
            <w:tcMar>
              <w:top w:w="15" w:type="dxa"/>
              <w:left w:w="99" w:type="dxa"/>
              <w:bottom w:w="0" w:type="dxa"/>
              <w:right w:w="99" w:type="dxa"/>
            </w:tcMar>
            <w:hideMark/>
          </w:tcPr>
          <w:p w14:paraId="6F1EB253" w14:textId="77777777" w:rsidR="001A4704" w:rsidRPr="00AE2925" w:rsidRDefault="001A4704" w:rsidP="003401CC">
            <w:pPr>
              <w:jc w:val="center"/>
              <w:rPr>
                <w:rFonts w:hint="eastAsia"/>
                <w:color w:val="000000"/>
              </w:rPr>
            </w:pPr>
            <w:r w:rsidRPr="00AE2925">
              <w:rPr>
                <w:rFonts w:hint="eastAsia"/>
                <w:color w:val="000000"/>
              </w:rPr>
              <w:t>無効</w:t>
            </w:r>
          </w:p>
        </w:tc>
      </w:tr>
      <w:tr w:rsidR="001A4704" w:rsidRPr="00AE2925" w14:paraId="520E5190" w14:textId="77777777" w:rsidTr="00D73F64">
        <w:trPr>
          <w:trHeight w:val="281"/>
          <w:jc w:val="center"/>
        </w:trPr>
        <w:tc>
          <w:tcPr>
            <w:tcW w:w="3886" w:type="dxa"/>
            <w:shd w:val="clear" w:color="auto" w:fill="auto"/>
            <w:tcMar>
              <w:top w:w="15" w:type="dxa"/>
              <w:left w:w="99" w:type="dxa"/>
              <w:bottom w:w="0" w:type="dxa"/>
              <w:right w:w="99" w:type="dxa"/>
            </w:tcMar>
            <w:hideMark/>
          </w:tcPr>
          <w:p w14:paraId="6DD58553" w14:textId="77777777" w:rsidR="001A4704" w:rsidRPr="00AE2925" w:rsidRDefault="001A4704" w:rsidP="001A4704">
            <w:pPr>
              <w:ind w:leftChars="200" w:left="386"/>
              <w:rPr>
                <w:color w:val="000000"/>
              </w:rPr>
            </w:pPr>
            <w:r w:rsidRPr="00AE2925">
              <w:rPr>
                <w:rFonts w:hint="eastAsia"/>
                <w:color w:val="000000"/>
              </w:rPr>
              <w:t>1b</w:t>
            </w:r>
          </w:p>
        </w:tc>
        <w:tc>
          <w:tcPr>
            <w:tcW w:w="3034" w:type="dxa"/>
            <w:shd w:val="clear" w:color="auto" w:fill="auto"/>
            <w:tcMar>
              <w:top w:w="15" w:type="dxa"/>
              <w:left w:w="99" w:type="dxa"/>
              <w:bottom w:w="0" w:type="dxa"/>
              <w:right w:w="99" w:type="dxa"/>
            </w:tcMar>
            <w:hideMark/>
          </w:tcPr>
          <w:p w14:paraId="3368AF00" w14:textId="77777777" w:rsidR="001A4704" w:rsidRPr="00AE2925" w:rsidRDefault="001A4704" w:rsidP="003401CC">
            <w:pPr>
              <w:jc w:val="center"/>
              <w:rPr>
                <w:rFonts w:hint="eastAsia"/>
                <w:color w:val="000000"/>
              </w:rPr>
            </w:pPr>
            <w:r w:rsidRPr="00AE2925">
              <w:rPr>
                <w:rFonts w:hint="eastAsia"/>
                <w:color w:val="000000"/>
              </w:rPr>
              <w:t>有効</w:t>
            </w:r>
          </w:p>
        </w:tc>
      </w:tr>
    </w:tbl>
    <w:p w14:paraId="0A5BF4DB" w14:textId="77777777" w:rsidR="00F704FD" w:rsidRPr="004A04A3" w:rsidRDefault="00F704FD" w:rsidP="0031701D">
      <w:pPr>
        <w:ind w:firstLine="840"/>
      </w:pPr>
    </w:p>
    <w:p w14:paraId="04CD2C7C" w14:textId="77777777" w:rsidR="0028648E" w:rsidRPr="00996BFC" w:rsidRDefault="0028648E" w:rsidP="00D73F64">
      <w:pPr>
        <w:ind w:firstLine="840"/>
        <w:rPr>
          <w:rFonts w:hint="eastAsia"/>
          <w:szCs w:val="21"/>
        </w:rPr>
      </w:pPr>
      <w:r w:rsidRPr="00996BFC">
        <w:rPr>
          <w:rFonts w:hint="eastAsia"/>
          <w:szCs w:val="21"/>
        </w:rPr>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996BFC">
        <w:rPr>
          <w:rFonts w:hint="eastAsia"/>
          <w:szCs w:val="21"/>
        </w:rPr>
        <w:t>】</w:t>
      </w:r>
      <w:r w:rsidR="00DD161E" w:rsidRPr="00996BFC">
        <w:rPr>
          <w:szCs w:val="21"/>
        </w:rPr>
        <w:t>ZN11S26</w:t>
      </w:r>
    </w:p>
    <w:p w14:paraId="4E3049FE" w14:textId="77777777" w:rsidR="0028648E" w:rsidRPr="00996BFC" w:rsidRDefault="0028648E" w:rsidP="00D73F64">
      <w:pPr>
        <w:ind w:firstLine="840"/>
        <w:rPr>
          <w:rFonts w:hint="eastAsia"/>
          <w:szCs w:val="21"/>
        </w:rPr>
      </w:pPr>
      <w:r w:rsidRPr="00996BFC">
        <w:rPr>
          <w:rFonts w:hint="eastAsia"/>
          <w:szCs w:val="21"/>
        </w:rPr>
        <w:t>【</w:t>
      </w:r>
      <w:r w:rsidRPr="00996BFC">
        <w:rPr>
          <w:rFonts w:hint="eastAsia"/>
          <w:szCs w:val="21"/>
        </w:rPr>
        <w:t>CAN-ID</w:t>
      </w:r>
      <w:r w:rsidRPr="00996BFC">
        <w:rPr>
          <w:rFonts w:hint="eastAsia"/>
          <w:szCs w:val="21"/>
        </w:rPr>
        <w:t>】</w:t>
      </w:r>
      <w:r w:rsidR="00DD161E" w:rsidRPr="00996BFC">
        <w:rPr>
          <w:rFonts w:hint="eastAsia"/>
          <w:szCs w:val="21"/>
        </w:rPr>
        <w:t>3</w:t>
      </w:r>
      <w:r w:rsidR="00DD161E" w:rsidRPr="00996BFC">
        <w:rPr>
          <w:szCs w:val="21"/>
        </w:rPr>
        <w:t>6A</w:t>
      </w:r>
      <w:r w:rsidR="00D74FF4" w:rsidRPr="00AE2925">
        <w:rPr>
          <w:color w:val="000000"/>
          <w:szCs w:val="21"/>
        </w:rPr>
        <w:t>h</w:t>
      </w:r>
    </w:p>
    <w:p w14:paraId="2D9370EA" w14:textId="77777777" w:rsidR="0028648E" w:rsidRPr="00996BFC" w:rsidRDefault="0028648E" w:rsidP="0028648E">
      <w:pPr>
        <w:ind w:firstLine="840"/>
        <w:rPr>
          <w:szCs w:val="21"/>
        </w:rPr>
      </w:pPr>
      <w:r w:rsidRPr="00996BFC">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996BFC">
        <w:rPr>
          <w:rFonts w:hint="eastAsia"/>
          <w:szCs w:val="21"/>
        </w:rPr>
        <w:t>】</w:t>
      </w:r>
      <w:r w:rsidRPr="00996BFC">
        <w:rPr>
          <w:rFonts w:hint="eastAsia"/>
          <w:szCs w:val="21"/>
        </w:rPr>
        <w:t>0</w:t>
      </w:r>
    </w:p>
    <w:tbl>
      <w:tblPr>
        <w:tblW w:w="71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886"/>
        <w:gridCol w:w="3260"/>
      </w:tblGrid>
      <w:tr w:rsidR="0028648E" w:rsidRPr="00ED5FE0" w14:paraId="28EB9409" w14:textId="77777777" w:rsidTr="0028648E">
        <w:trPr>
          <w:trHeight w:val="238"/>
          <w:jc w:val="center"/>
        </w:trPr>
        <w:tc>
          <w:tcPr>
            <w:tcW w:w="3886" w:type="dxa"/>
            <w:shd w:val="clear" w:color="auto" w:fill="auto"/>
            <w:tcMar>
              <w:top w:w="15" w:type="dxa"/>
              <w:left w:w="99" w:type="dxa"/>
              <w:bottom w:w="0" w:type="dxa"/>
              <w:right w:w="99" w:type="dxa"/>
            </w:tcMar>
            <w:hideMark/>
          </w:tcPr>
          <w:p w14:paraId="0C5F7A1B" w14:textId="77777777" w:rsidR="0028648E" w:rsidRPr="00996BFC" w:rsidRDefault="0028648E" w:rsidP="00D73F64">
            <w:pPr>
              <w:ind w:leftChars="200" w:left="386"/>
            </w:pPr>
            <w:r w:rsidRPr="00996BFC">
              <w:rPr>
                <w:b/>
                <w:bCs/>
              </w:rPr>
              <w:t>DM_PVLD</w:t>
            </w:r>
          </w:p>
        </w:tc>
        <w:tc>
          <w:tcPr>
            <w:tcW w:w="3260" w:type="dxa"/>
            <w:shd w:val="clear" w:color="auto" w:fill="auto"/>
            <w:tcMar>
              <w:top w:w="15" w:type="dxa"/>
              <w:left w:w="99" w:type="dxa"/>
              <w:bottom w:w="0" w:type="dxa"/>
              <w:right w:w="99" w:type="dxa"/>
            </w:tcMar>
            <w:hideMark/>
          </w:tcPr>
          <w:p w14:paraId="45DC2105" w14:textId="77777777" w:rsidR="0028648E" w:rsidRPr="00996BFC" w:rsidRDefault="0028648E" w:rsidP="00D73F64">
            <w:pPr>
              <w:ind w:leftChars="200" w:left="386"/>
            </w:pPr>
            <w:r w:rsidRPr="00996BFC">
              <w:rPr>
                <w:b/>
                <w:bCs/>
              </w:rPr>
              <w:t>状態</w:t>
            </w:r>
            <w:r w:rsidRPr="00996BFC">
              <w:rPr>
                <w:rFonts w:hint="eastAsia"/>
                <w:b/>
                <w:bCs/>
              </w:rPr>
              <w:t xml:space="preserve"> </w:t>
            </w:r>
          </w:p>
        </w:tc>
      </w:tr>
      <w:tr w:rsidR="001A4704" w:rsidRPr="00ED5FE0" w14:paraId="535033AE" w14:textId="77777777" w:rsidTr="0028648E">
        <w:trPr>
          <w:trHeight w:val="303"/>
          <w:jc w:val="center"/>
        </w:trPr>
        <w:tc>
          <w:tcPr>
            <w:tcW w:w="3886" w:type="dxa"/>
            <w:shd w:val="clear" w:color="auto" w:fill="auto"/>
            <w:tcMar>
              <w:top w:w="15" w:type="dxa"/>
              <w:left w:w="99" w:type="dxa"/>
              <w:bottom w:w="0" w:type="dxa"/>
              <w:right w:w="99" w:type="dxa"/>
            </w:tcMar>
            <w:hideMark/>
          </w:tcPr>
          <w:p w14:paraId="709AE13A" w14:textId="77777777" w:rsidR="001A4704" w:rsidRPr="00996BFC" w:rsidRDefault="001A4704" w:rsidP="001A4704">
            <w:pPr>
              <w:ind w:leftChars="200" w:left="386"/>
            </w:pPr>
            <w:r w:rsidRPr="00996BFC">
              <w:t>0b</w:t>
            </w:r>
          </w:p>
        </w:tc>
        <w:tc>
          <w:tcPr>
            <w:tcW w:w="3260" w:type="dxa"/>
            <w:shd w:val="clear" w:color="auto" w:fill="auto"/>
            <w:tcMar>
              <w:top w:w="15" w:type="dxa"/>
              <w:left w:w="99" w:type="dxa"/>
              <w:bottom w:w="0" w:type="dxa"/>
              <w:right w:w="99" w:type="dxa"/>
            </w:tcMar>
            <w:hideMark/>
          </w:tcPr>
          <w:p w14:paraId="00BF649C" w14:textId="77777777" w:rsidR="003401CC" w:rsidRPr="00996BFC" w:rsidRDefault="001A4704" w:rsidP="003401CC">
            <w:pPr>
              <w:jc w:val="center"/>
            </w:pPr>
            <w:r w:rsidRPr="00AE2925">
              <w:rPr>
                <w:rFonts w:hint="eastAsia"/>
                <w:color w:val="000000"/>
              </w:rPr>
              <w:t>無効</w:t>
            </w:r>
          </w:p>
          <w:p w14:paraId="498375EF" w14:textId="77777777" w:rsidR="001A4704" w:rsidRPr="00996BFC" w:rsidRDefault="001A4704" w:rsidP="001A4704">
            <w:pPr>
              <w:jc w:val="center"/>
              <w:rPr>
                <w:rFonts w:hint="eastAsia"/>
              </w:rPr>
            </w:pPr>
          </w:p>
        </w:tc>
      </w:tr>
      <w:tr w:rsidR="001A4704" w:rsidRPr="00ED5FE0" w14:paraId="5E6F4DFE" w14:textId="77777777" w:rsidTr="0028648E">
        <w:trPr>
          <w:trHeight w:val="281"/>
          <w:jc w:val="center"/>
        </w:trPr>
        <w:tc>
          <w:tcPr>
            <w:tcW w:w="3886" w:type="dxa"/>
            <w:shd w:val="clear" w:color="auto" w:fill="auto"/>
            <w:tcMar>
              <w:top w:w="15" w:type="dxa"/>
              <w:left w:w="99" w:type="dxa"/>
              <w:bottom w:w="0" w:type="dxa"/>
              <w:right w:w="99" w:type="dxa"/>
            </w:tcMar>
            <w:hideMark/>
          </w:tcPr>
          <w:p w14:paraId="46DB880E" w14:textId="77777777" w:rsidR="001A4704" w:rsidRPr="00996BFC" w:rsidRDefault="001A4704" w:rsidP="001A4704">
            <w:pPr>
              <w:ind w:leftChars="200" w:left="386"/>
            </w:pPr>
            <w:r w:rsidRPr="00996BFC">
              <w:rPr>
                <w:rFonts w:hint="eastAsia"/>
              </w:rPr>
              <w:t>1b</w:t>
            </w:r>
          </w:p>
        </w:tc>
        <w:tc>
          <w:tcPr>
            <w:tcW w:w="3260" w:type="dxa"/>
            <w:shd w:val="clear" w:color="auto" w:fill="auto"/>
            <w:tcMar>
              <w:top w:w="15" w:type="dxa"/>
              <w:left w:w="99" w:type="dxa"/>
              <w:bottom w:w="0" w:type="dxa"/>
              <w:right w:w="99" w:type="dxa"/>
            </w:tcMar>
            <w:hideMark/>
          </w:tcPr>
          <w:p w14:paraId="6EFF65DD" w14:textId="77777777" w:rsidR="003401CC" w:rsidRPr="00996BFC" w:rsidRDefault="001A4704" w:rsidP="003401CC">
            <w:pPr>
              <w:jc w:val="center"/>
            </w:pPr>
            <w:r w:rsidRPr="00AE2925">
              <w:rPr>
                <w:rFonts w:hint="eastAsia"/>
                <w:color w:val="000000"/>
              </w:rPr>
              <w:t>有効</w:t>
            </w:r>
          </w:p>
          <w:p w14:paraId="56F3B4E3" w14:textId="77777777" w:rsidR="001A4704" w:rsidRPr="00996BFC" w:rsidRDefault="001A4704" w:rsidP="001A4704">
            <w:pPr>
              <w:jc w:val="center"/>
              <w:rPr>
                <w:rFonts w:hint="eastAsia"/>
              </w:rPr>
            </w:pPr>
          </w:p>
        </w:tc>
      </w:tr>
    </w:tbl>
    <w:p w14:paraId="6F0FE7D5" w14:textId="77777777" w:rsidR="0028648E" w:rsidRDefault="0028648E" w:rsidP="0028648E">
      <w:pPr>
        <w:ind w:firstLine="840"/>
        <w:rPr>
          <w:rFonts w:hint="eastAsia"/>
        </w:rPr>
      </w:pPr>
    </w:p>
    <w:p w14:paraId="503DB90F" w14:textId="77777777" w:rsidR="0028648E" w:rsidRPr="00ED2A91" w:rsidRDefault="0028648E" w:rsidP="00D73F64">
      <w:pPr>
        <w:ind w:firstLine="840"/>
        <w:rPr>
          <w:rFonts w:hint="eastAsia"/>
          <w:szCs w:val="21"/>
        </w:rPr>
      </w:pPr>
      <w:r w:rsidRPr="00ED2A91">
        <w:rPr>
          <w:rFonts w:hint="eastAsia"/>
          <w:szCs w:val="21"/>
        </w:rPr>
        <w:t>【メッセージラベル</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Msg.</w:t>
      </w:r>
      <w:r w:rsidRPr="007F2622">
        <w:rPr>
          <w:rFonts w:hint="eastAsia"/>
          <w:color w:val="00B0F0"/>
          <w:sz w:val="20"/>
          <w:szCs w:val="20"/>
        </w:rPr>
        <w:t xml:space="preserve"> label</w:t>
      </w:r>
      <w:r w:rsidRPr="00ED2A91">
        <w:rPr>
          <w:rFonts w:hint="eastAsia"/>
          <w:szCs w:val="21"/>
        </w:rPr>
        <w:t>】</w:t>
      </w:r>
      <w:r w:rsidR="00DD161E" w:rsidRPr="00ED2A91">
        <w:rPr>
          <w:szCs w:val="21"/>
        </w:rPr>
        <w:t>ZN11S26</w:t>
      </w:r>
    </w:p>
    <w:p w14:paraId="6AF156D4" w14:textId="77777777" w:rsidR="0028648E" w:rsidRPr="00ED2A91" w:rsidRDefault="0028648E" w:rsidP="00D73F64">
      <w:pPr>
        <w:ind w:firstLine="840"/>
        <w:rPr>
          <w:rFonts w:hint="eastAsia"/>
          <w:szCs w:val="21"/>
        </w:rPr>
      </w:pPr>
      <w:r w:rsidRPr="00ED2A91">
        <w:rPr>
          <w:rFonts w:hint="eastAsia"/>
          <w:szCs w:val="21"/>
        </w:rPr>
        <w:t>【</w:t>
      </w:r>
      <w:r w:rsidRPr="00ED2A91">
        <w:rPr>
          <w:rFonts w:hint="eastAsia"/>
          <w:szCs w:val="21"/>
        </w:rPr>
        <w:t>CAN-ID</w:t>
      </w:r>
      <w:r w:rsidRPr="00ED2A91">
        <w:rPr>
          <w:rFonts w:hint="eastAsia"/>
          <w:szCs w:val="21"/>
        </w:rPr>
        <w:t>】</w:t>
      </w:r>
      <w:r w:rsidR="00DD161E" w:rsidRPr="00ED2A91">
        <w:rPr>
          <w:rFonts w:hint="eastAsia"/>
          <w:szCs w:val="21"/>
        </w:rPr>
        <w:t>3</w:t>
      </w:r>
      <w:r w:rsidR="00DD161E" w:rsidRPr="00ED2A91">
        <w:rPr>
          <w:szCs w:val="21"/>
        </w:rPr>
        <w:t>6A</w:t>
      </w:r>
      <w:r w:rsidR="00D74FF4" w:rsidRPr="00AE2925">
        <w:rPr>
          <w:color w:val="000000"/>
          <w:szCs w:val="21"/>
        </w:rPr>
        <w:t>h</w:t>
      </w:r>
    </w:p>
    <w:p w14:paraId="479CEFD0" w14:textId="77777777" w:rsidR="0028648E" w:rsidRPr="00AE2925" w:rsidRDefault="0028648E" w:rsidP="0028648E">
      <w:pPr>
        <w:ind w:firstLine="840"/>
        <w:rPr>
          <w:color w:val="000000"/>
          <w:szCs w:val="21"/>
        </w:rPr>
      </w:pPr>
      <w:r w:rsidRPr="00ED2A91">
        <w:rPr>
          <w:rFonts w:hint="eastAsia"/>
          <w:szCs w:val="21"/>
        </w:rPr>
        <w:t>【初期値</w:t>
      </w:r>
      <w:r w:rsidR="007F2622" w:rsidRPr="007F2622">
        <w:rPr>
          <w:rFonts w:hint="eastAsia"/>
          <w:color w:val="00B0F0"/>
          <w:szCs w:val="21"/>
        </w:rPr>
        <w:t xml:space="preserve"> </w:t>
      </w:r>
      <w:r w:rsidRPr="007F2622">
        <w:rPr>
          <w:rFonts w:hint="eastAsia"/>
          <w:color w:val="00B0F0"/>
          <w:sz w:val="20"/>
          <w:szCs w:val="20"/>
        </w:rPr>
        <w:t>/</w:t>
      </w:r>
      <w:r w:rsidRPr="007F2622">
        <w:rPr>
          <w:color w:val="00B0F0"/>
          <w:sz w:val="20"/>
          <w:szCs w:val="20"/>
        </w:rPr>
        <w:t xml:space="preserve"> </w:t>
      </w:r>
      <w:r w:rsidRPr="007F2622">
        <w:rPr>
          <w:rFonts w:hint="eastAsia"/>
          <w:color w:val="00B0F0"/>
          <w:sz w:val="20"/>
          <w:szCs w:val="20"/>
        </w:rPr>
        <w:t>Initial value</w:t>
      </w:r>
      <w:r w:rsidRPr="00ED2A91">
        <w:rPr>
          <w:rFonts w:hint="eastAsia"/>
          <w:szCs w:val="21"/>
        </w:rPr>
        <w:t>】</w:t>
      </w:r>
      <w:r w:rsidRPr="00ED2A91">
        <w:rPr>
          <w:rFonts w:hint="eastAsia"/>
          <w:szCs w:val="21"/>
        </w:rPr>
        <w:t>0</w:t>
      </w:r>
    </w:p>
    <w:tbl>
      <w:tblPr>
        <w:tblW w:w="6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603"/>
        <w:gridCol w:w="3317"/>
      </w:tblGrid>
      <w:tr w:rsidR="0028648E" w:rsidRPr="00ED5FE0" w14:paraId="57B4E72D" w14:textId="77777777" w:rsidTr="0028648E">
        <w:trPr>
          <w:trHeight w:val="238"/>
          <w:jc w:val="center"/>
        </w:trPr>
        <w:tc>
          <w:tcPr>
            <w:tcW w:w="3603" w:type="dxa"/>
            <w:shd w:val="clear" w:color="auto" w:fill="auto"/>
            <w:tcMar>
              <w:top w:w="15" w:type="dxa"/>
              <w:left w:w="99" w:type="dxa"/>
              <w:bottom w:w="0" w:type="dxa"/>
              <w:right w:w="99" w:type="dxa"/>
            </w:tcMar>
            <w:hideMark/>
          </w:tcPr>
          <w:p w14:paraId="6AA8CE82" w14:textId="77777777" w:rsidR="0028648E" w:rsidRPr="00ED2A91" w:rsidRDefault="0028648E" w:rsidP="00D73F64">
            <w:pPr>
              <w:ind w:leftChars="200" w:left="386"/>
            </w:pPr>
            <w:r w:rsidRPr="00ED2A91">
              <w:rPr>
                <w:b/>
                <w:bCs/>
              </w:rPr>
              <w:t>DM_MVLD</w:t>
            </w:r>
          </w:p>
        </w:tc>
        <w:tc>
          <w:tcPr>
            <w:tcW w:w="3317" w:type="dxa"/>
            <w:shd w:val="clear" w:color="auto" w:fill="auto"/>
            <w:tcMar>
              <w:top w:w="15" w:type="dxa"/>
              <w:left w:w="99" w:type="dxa"/>
              <w:bottom w:w="0" w:type="dxa"/>
              <w:right w:w="99" w:type="dxa"/>
            </w:tcMar>
            <w:hideMark/>
          </w:tcPr>
          <w:p w14:paraId="69074A29" w14:textId="77777777" w:rsidR="0028648E" w:rsidRPr="00ED2A91" w:rsidRDefault="0028648E" w:rsidP="00D73F64">
            <w:pPr>
              <w:ind w:leftChars="200" w:left="386"/>
            </w:pPr>
            <w:r w:rsidRPr="00ED2A91">
              <w:rPr>
                <w:b/>
                <w:bCs/>
              </w:rPr>
              <w:t>状態</w:t>
            </w:r>
            <w:r w:rsidRPr="00ED2A91">
              <w:rPr>
                <w:rFonts w:hint="eastAsia"/>
                <w:b/>
                <w:bCs/>
              </w:rPr>
              <w:t xml:space="preserve"> </w:t>
            </w:r>
          </w:p>
        </w:tc>
      </w:tr>
      <w:tr w:rsidR="001A4704" w:rsidRPr="00ED5FE0" w14:paraId="50F3C5EA" w14:textId="77777777" w:rsidTr="0028648E">
        <w:trPr>
          <w:trHeight w:val="303"/>
          <w:jc w:val="center"/>
        </w:trPr>
        <w:tc>
          <w:tcPr>
            <w:tcW w:w="3603" w:type="dxa"/>
            <w:shd w:val="clear" w:color="auto" w:fill="auto"/>
            <w:tcMar>
              <w:top w:w="15" w:type="dxa"/>
              <w:left w:w="99" w:type="dxa"/>
              <w:bottom w:w="0" w:type="dxa"/>
              <w:right w:w="99" w:type="dxa"/>
            </w:tcMar>
            <w:hideMark/>
          </w:tcPr>
          <w:p w14:paraId="521592D9" w14:textId="77777777" w:rsidR="001A4704" w:rsidRPr="00ED2A91" w:rsidRDefault="001A4704" w:rsidP="001A4704">
            <w:pPr>
              <w:ind w:leftChars="200" w:left="386"/>
            </w:pPr>
            <w:r w:rsidRPr="00ED2A91">
              <w:t>0b</w:t>
            </w:r>
          </w:p>
        </w:tc>
        <w:tc>
          <w:tcPr>
            <w:tcW w:w="3317" w:type="dxa"/>
            <w:shd w:val="clear" w:color="auto" w:fill="auto"/>
            <w:tcMar>
              <w:top w:w="15" w:type="dxa"/>
              <w:left w:w="99" w:type="dxa"/>
              <w:bottom w:w="0" w:type="dxa"/>
              <w:right w:w="99" w:type="dxa"/>
            </w:tcMar>
            <w:hideMark/>
          </w:tcPr>
          <w:p w14:paraId="20AF5F15" w14:textId="77777777" w:rsidR="003401CC" w:rsidRPr="00ED2A91" w:rsidRDefault="001A4704" w:rsidP="003401CC">
            <w:pPr>
              <w:jc w:val="center"/>
            </w:pPr>
            <w:r w:rsidRPr="00AE2925">
              <w:rPr>
                <w:rFonts w:hint="eastAsia"/>
                <w:color w:val="000000"/>
              </w:rPr>
              <w:t>無効</w:t>
            </w:r>
          </w:p>
          <w:p w14:paraId="02DF70B7" w14:textId="77777777" w:rsidR="001A4704" w:rsidRPr="00ED2A91" w:rsidRDefault="001A4704" w:rsidP="001A4704">
            <w:pPr>
              <w:jc w:val="center"/>
              <w:rPr>
                <w:rFonts w:hint="eastAsia"/>
              </w:rPr>
            </w:pPr>
          </w:p>
        </w:tc>
      </w:tr>
      <w:tr w:rsidR="001A4704" w:rsidRPr="00CD09A9" w14:paraId="076CE9B6" w14:textId="77777777" w:rsidTr="0028648E">
        <w:trPr>
          <w:trHeight w:val="281"/>
          <w:jc w:val="center"/>
        </w:trPr>
        <w:tc>
          <w:tcPr>
            <w:tcW w:w="3603" w:type="dxa"/>
            <w:shd w:val="clear" w:color="auto" w:fill="auto"/>
            <w:tcMar>
              <w:top w:w="15" w:type="dxa"/>
              <w:left w:w="99" w:type="dxa"/>
              <w:bottom w:w="0" w:type="dxa"/>
              <w:right w:w="99" w:type="dxa"/>
            </w:tcMar>
            <w:hideMark/>
          </w:tcPr>
          <w:p w14:paraId="32FC8D02" w14:textId="77777777" w:rsidR="001A4704" w:rsidRPr="00ED2A91" w:rsidRDefault="001A4704" w:rsidP="001A4704">
            <w:pPr>
              <w:ind w:leftChars="200" w:left="386"/>
            </w:pPr>
            <w:r w:rsidRPr="00ED2A91">
              <w:rPr>
                <w:rFonts w:hint="eastAsia"/>
              </w:rPr>
              <w:t>1b</w:t>
            </w:r>
          </w:p>
        </w:tc>
        <w:tc>
          <w:tcPr>
            <w:tcW w:w="3317" w:type="dxa"/>
            <w:shd w:val="clear" w:color="auto" w:fill="auto"/>
            <w:tcMar>
              <w:top w:w="15" w:type="dxa"/>
              <w:left w:w="99" w:type="dxa"/>
              <w:bottom w:w="0" w:type="dxa"/>
              <w:right w:w="99" w:type="dxa"/>
            </w:tcMar>
            <w:hideMark/>
          </w:tcPr>
          <w:p w14:paraId="1DBA5EE5" w14:textId="77777777" w:rsidR="003401CC" w:rsidRPr="00ED2A91" w:rsidRDefault="001A4704" w:rsidP="003401CC">
            <w:pPr>
              <w:jc w:val="center"/>
            </w:pPr>
            <w:r w:rsidRPr="00AE2925">
              <w:rPr>
                <w:rFonts w:hint="eastAsia"/>
                <w:color w:val="000000"/>
              </w:rPr>
              <w:t>有効</w:t>
            </w:r>
          </w:p>
          <w:p w14:paraId="11D73084" w14:textId="77777777" w:rsidR="001A4704" w:rsidRPr="00ED2A91" w:rsidRDefault="001A4704" w:rsidP="001A4704">
            <w:pPr>
              <w:jc w:val="center"/>
              <w:rPr>
                <w:rFonts w:hint="eastAsia"/>
              </w:rPr>
            </w:pPr>
          </w:p>
        </w:tc>
      </w:tr>
    </w:tbl>
    <w:p w14:paraId="784E8F9B" w14:textId="77777777" w:rsidR="00773365" w:rsidRPr="0028648E" w:rsidRDefault="00773365" w:rsidP="0031701D">
      <w:pPr>
        <w:ind w:firstLine="840"/>
      </w:pPr>
    </w:p>
    <w:p w14:paraId="78E818C1" w14:textId="77777777" w:rsidR="00773365" w:rsidRDefault="00773365" w:rsidP="0031701D">
      <w:pPr>
        <w:ind w:firstLine="840"/>
      </w:pPr>
    </w:p>
    <w:p w14:paraId="7B0A903B" w14:textId="77777777" w:rsidR="0028648E" w:rsidRPr="007F2622" w:rsidRDefault="0028648E" w:rsidP="0028648E">
      <w:pPr>
        <w:pStyle w:val="Heading3"/>
        <w:rPr>
          <w:color w:val="00B0F0"/>
        </w:rPr>
      </w:pPr>
      <w:bookmarkStart w:id="139" w:name="_Toc166748994"/>
      <w:bookmarkStart w:id="140" w:name="_Ref188895742"/>
      <w:bookmarkStart w:id="141" w:name="_Toc207119739"/>
      <w:r w:rsidRPr="00ED2A91">
        <w:rPr>
          <w:rFonts w:hint="eastAsia"/>
        </w:rPr>
        <w:t>CAN</w:t>
      </w:r>
      <w:r w:rsidRPr="00ED2A91">
        <w:rPr>
          <w:rFonts w:hint="eastAsia"/>
        </w:rPr>
        <w:t>入力信号処理（</w:t>
      </w:r>
      <w:r w:rsidRPr="00ED2A91">
        <w:rPr>
          <w:rFonts w:hint="eastAsia"/>
        </w:rPr>
        <w:t>D</w:t>
      </w:r>
      <w:r w:rsidRPr="00ED2A91">
        <w:t>MS</w:t>
      </w:r>
      <w:r w:rsidRPr="00ED2A91">
        <w:rPr>
          <w:rFonts w:hint="eastAsia"/>
        </w:rPr>
        <w:t>ソフトスイッチ</w:t>
      </w:r>
      <w:r w:rsidRPr="00ED2A91">
        <w:rPr>
          <w:rFonts w:hint="eastAsia"/>
        </w:rPr>
        <w:t xml:space="preserve"> </w:t>
      </w:r>
      <w:r w:rsidR="00152A45" w:rsidRPr="00ED2A91">
        <w:rPr>
          <w:rFonts w:hint="eastAsia"/>
        </w:rPr>
        <w:t xml:space="preserve">BEV </w:t>
      </w:r>
      <w:r w:rsidRPr="00ED2A91">
        <w:rPr>
          <w:rFonts w:hint="eastAsia"/>
        </w:rPr>
        <w:t>Step3</w:t>
      </w:r>
      <w:r w:rsidRPr="007F2622">
        <w:rPr>
          <w:rFonts w:hint="eastAsia"/>
          <w:color w:val="00B0F0"/>
        </w:rPr>
        <w:t>）</w:t>
      </w:r>
      <w:bookmarkEnd w:id="139"/>
      <w:r w:rsidR="0024787A" w:rsidRPr="007F2622">
        <w:rPr>
          <w:noProof/>
          <w:color w:val="00B0F0"/>
        </w:rPr>
        <w:t>/ Process order of CAN input signals (for DMS software switch BEV Step3)</w:t>
      </w:r>
      <w:bookmarkEnd w:id="140"/>
      <w:bookmarkEnd w:id="141"/>
    </w:p>
    <w:p w14:paraId="5F4C2BD5" w14:textId="77777777" w:rsidR="0028648E" w:rsidRPr="00ED2A91" w:rsidRDefault="0028648E" w:rsidP="0028648E">
      <w:pPr>
        <w:ind w:leftChars="200" w:left="581" w:hangingChars="101" w:hanging="195"/>
        <w:rPr>
          <w:rFonts w:hint="eastAsia"/>
          <w:b/>
        </w:rPr>
      </w:pPr>
      <w:r w:rsidRPr="00ED2A91">
        <w:rPr>
          <w:rFonts w:hint="eastAsia"/>
        </w:rPr>
        <w:t>・</w:t>
      </w:r>
      <w:r w:rsidR="00DF7293" w:rsidRPr="00A33C45">
        <w:fldChar w:fldCharType="begin"/>
      </w:r>
      <w:r w:rsidR="00DF7293" w:rsidRPr="00A33C45">
        <w:instrText xml:space="preserve"> </w:instrText>
      </w:r>
      <w:r w:rsidR="00DF7293" w:rsidRPr="00A33C45">
        <w:rPr>
          <w:rFonts w:hint="eastAsia"/>
        </w:rPr>
        <w:instrText>REF _Ref166744162 \r \h</w:instrText>
      </w:r>
      <w:r w:rsidR="00DF7293" w:rsidRPr="00A33C45">
        <w:instrText xml:space="preserve"> </w:instrText>
      </w:r>
      <w:r w:rsidR="00DF7293" w:rsidRPr="00A33C45">
        <w:instrText xml:space="preserve"> \* MERGEFORMAT </w:instrText>
      </w:r>
      <w:r w:rsidR="00DF7293" w:rsidRPr="00A33C45">
        <w:fldChar w:fldCharType="separate"/>
      </w:r>
      <w:r w:rsidR="00336074" w:rsidRPr="00A33C45">
        <w:t>2.1.7</w:t>
      </w:r>
      <w:r w:rsidR="00DF7293" w:rsidRPr="00A33C45">
        <w:fldChar w:fldCharType="end"/>
      </w:r>
      <w:r w:rsidRPr="00A33C45">
        <w:rPr>
          <w:rFonts w:hint="eastAsia"/>
        </w:rPr>
        <w:t>に</w:t>
      </w:r>
      <w:r w:rsidRPr="00ED2A91">
        <w:rPr>
          <w:rFonts w:hint="eastAsia"/>
        </w:rPr>
        <w:t>記載の</w:t>
      </w:r>
      <w:r w:rsidRPr="00ED2A91">
        <w:rPr>
          <w:rFonts w:hint="eastAsia"/>
          <w:bCs/>
        </w:rPr>
        <w:t>B_DMINF</w:t>
      </w:r>
      <w:r w:rsidRPr="00ED2A91">
        <w:rPr>
          <w:bCs/>
        </w:rPr>
        <w:t>3/</w:t>
      </w:r>
      <w:r w:rsidRPr="00ED2A91">
        <w:rPr>
          <w:rFonts w:hint="eastAsia"/>
          <w:bCs/>
        </w:rPr>
        <w:t xml:space="preserve"> B_DMINF</w:t>
      </w:r>
      <w:r w:rsidRPr="00ED2A91">
        <w:rPr>
          <w:bCs/>
        </w:rPr>
        <w:t>4</w:t>
      </w:r>
      <w:r w:rsidRPr="00ED2A91">
        <w:rPr>
          <w:rFonts w:hint="eastAsia"/>
          <w:bCs/>
        </w:rPr>
        <w:t>および</w:t>
      </w:r>
      <w:r w:rsidRPr="00ED2A91">
        <w:rPr>
          <w:rFonts w:hint="eastAsia"/>
          <w:bCs/>
        </w:rPr>
        <w:t>B_DM</w:t>
      </w:r>
      <w:r w:rsidRPr="00ED2A91">
        <w:rPr>
          <w:bCs/>
        </w:rPr>
        <w:t>SSFT</w:t>
      </w:r>
      <w:r w:rsidRPr="00ED2A91">
        <w:rPr>
          <w:rFonts w:hint="eastAsia"/>
          <w:bCs/>
        </w:rPr>
        <w:t>は</w:t>
      </w:r>
      <w:r w:rsidRPr="00ED2A91">
        <w:rPr>
          <w:rFonts w:hint="eastAsia"/>
        </w:rPr>
        <w:t>、</w:t>
      </w:r>
      <w:r w:rsidR="00003D40" w:rsidRPr="00ED2A91">
        <w:rPr>
          <w:rFonts w:hint="eastAsia"/>
        </w:rPr>
        <w:t>D-DC</w:t>
      </w:r>
      <w:r w:rsidRPr="00ED2A91">
        <w:rPr>
          <w:rFonts w:hint="eastAsia"/>
        </w:rPr>
        <w:t>から</w:t>
      </w:r>
      <w:r w:rsidR="00081970" w:rsidRPr="00ED2A91">
        <w:t>Power-ON</w:t>
      </w:r>
      <w:r w:rsidRPr="00ED2A91">
        <w:rPr>
          <w:rFonts w:hint="eastAsia"/>
        </w:rPr>
        <w:t>以降定期送信が行われる。また、</w:t>
      </w:r>
      <w:r w:rsidRPr="00ED2A91">
        <w:rPr>
          <w:rFonts w:hint="eastAsia"/>
          <w:b/>
        </w:rPr>
        <w:t>「</w:t>
      </w:r>
      <w:r w:rsidRPr="00ED2A91">
        <w:rPr>
          <w:b/>
        </w:rPr>
        <w:t>SW</w:t>
      </w:r>
      <w:r w:rsidRPr="00ED2A91">
        <w:rPr>
          <w:rFonts w:hint="eastAsia"/>
          <w:b/>
        </w:rPr>
        <w:t>操作信号」および「</w:t>
      </w:r>
      <w:r w:rsidRPr="00ED2A91">
        <w:rPr>
          <w:rFonts w:hint="eastAsia"/>
          <w:b/>
        </w:rPr>
        <w:t>S</w:t>
      </w:r>
      <w:r w:rsidRPr="00ED2A91">
        <w:rPr>
          <w:b/>
        </w:rPr>
        <w:t>W</w:t>
      </w:r>
      <w:r w:rsidRPr="00ED2A91">
        <w:rPr>
          <w:rFonts w:hint="eastAsia"/>
          <w:b/>
        </w:rPr>
        <w:t>操作信号</w:t>
      </w:r>
      <w:r w:rsidRPr="00ED2A91">
        <w:rPr>
          <w:rFonts w:hint="eastAsia"/>
          <w:b/>
        </w:rPr>
        <w:t xml:space="preserve"> </w:t>
      </w:r>
      <w:r w:rsidRPr="00ED2A91">
        <w:rPr>
          <w:rFonts w:hint="eastAsia"/>
          <w:b/>
        </w:rPr>
        <w:t>確定情報」</w:t>
      </w:r>
      <w:r w:rsidRPr="00ED2A91">
        <w:rPr>
          <w:rFonts w:hint="eastAsia"/>
        </w:rPr>
        <w:t>は、</w:t>
      </w:r>
      <w:r w:rsidR="00003D40" w:rsidRPr="00ED2A91">
        <w:rPr>
          <w:rFonts w:hint="eastAsia"/>
        </w:rPr>
        <w:t>B-DC</w:t>
      </w:r>
      <w:r w:rsidRPr="00ED2A91">
        <w:rPr>
          <w:rFonts w:hint="eastAsia"/>
        </w:rPr>
        <w:t>から</w:t>
      </w:r>
      <w:r w:rsidR="00081970" w:rsidRPr="00ED2A91">
        <w:t xml:space="preserve"> Power-ON</w:t>
      </w:r>
      <w:r w:rsidRPr="00ED2A91">
        <w:rPr>
          <w:rFonts w:hint="eastAsia"/>
        </w:rPr>
        <w:t>以降定期送信が行われる。</w:t>
      </w:r>
      <w:r w:rsidR="00D80FEF" w:rsidRPr="00ED2A91">
        <w:t>Power-OFF</w:t>
      </w:r>
      <w:r w:rsidRPr="00ED2A91">
        <w:rPr>
          <w:rFonts w:hint="eastAsia"/>
        </w:rPr>
        <w:t>状態の時は、送信されないため、受信を待たない事。</w:t>
      </w:r>
    </w:p>
    <w:p w14:paraId="083A62B9" w14:textId="77777777" w:rsidR="0028648E" w:rsidRPr="007F2622" w:rsidRDefault="0028648E" w:rsidP="0028648E">
      <w:pPr>
        <w:ind w:leftChars="200" w:left="571" w:hangingChars="101" w:hanging="185"/>
        <w:rPr>
          <w:color w:val="00B0F0"/>
          <w:sz w:val="20"/>
          <w:szCs w:val="22"/>
        </w:rPr>
      </w:pPr>
      <w:r w:rsidRPr="00710CD0">
        <w:rPr>
          <w:rFonts w:hint="eastAsia"/>
          <w:sz w:val="20"/>
          <w:szCs w:val="22"/>
        </w:rPr>
        <w:t xml:space="preserve"> </w:t>
      </w:r>
      <w:r w:rsidRPr="00710CD0">
        <w:rPr>
          <w:rFonts w:hint="eastAsia"/>
          <w:color w:val="00B0F0"/>
          <w:sz w:val="20"/>
          <w:szCs w:val="22"/>
        </w:rPr>
        <w:t xml:space="preserve"> </w:t>
      </w:r>
      <w:r w:rsidRPr="007F2622">
        <w:rPr>
          <w:rFonts w:hint="eastAsia"/>
          <w:color w:val="00B0F0"/>
          <w:sz w:val="20"/>
          <w:szCs w:val="22"/>
        </w:rPr>
        <w:t xml:space="preserve">After </w:t>
      </w:r>
      <w:r w:rsidR="00081970" w:rsidRPr="007F2622">
        <w:rPr>
          <w:color w:val="00B0F0"/>
        </w:rPr>
        <w:t>Power-ON</w:t>
      </w:r>
      <w:r w:rsidRPr="007F2622">
        <w:rPr>
          <w:rFonts w:hint="eastAsia"/>
          <w:color w:val="00B0F0"/>
          <w:sz w:val="20"/>
          <w:szCs w:val="22"/>
        </w:rPr>
        <w:t xml:space="preserve">, </w:t>
      </w:r>
      <w:r w:rsidRPr="007F2622">
        <w:rPr>
          <w:color w:val="00B0F0"/>
          <w:sz w:val="20"/>
          <w:szCs w:val="22"/>
        </w:rPr>
        <w:t>B_DMINF3</w:t>
      </w:r>
      <w:r w:rsidRPr="007F2622">
        <w:rPr>
          <w:rFonts w:hint="eastAsia"/>
          <w:color w:val="00B0F0"/>
          <w:sz w:val="20"/>
          <w:szCs w:val="22"/>
        </w:rPr>
        <w:t>/B_DMINF4</w:t>
      </w:r>
      <w:r w:rsidRPr="007F2622">
        <w:rPr>
          <w:color w:val="00B0F0"/>
          <w:sz w:val="20"/>
          <w:szCs w:val="22"/>
        </w:rPr>
        <w:t xml:space="preserve"> and B_DMSSFT is sent by </w:t>
      </w:r>
      <w:r w:rsidR="00003D40" w:rsidRPr="007F2622">
        <w:rPr>
          <w:rFonts w:hint="eastAsia"/>
          <w:color w:val="00B0F0"/>
          <w:sz w:val="20"/>
          <w:szCs w:val="22"/>
        </w:rPr>
        <w:t>D-DC</w:t>
      </w:r>
      <w:r w:rsidRPr="007F2622">
        <w:rPr>
          <w:rFonts w:hint="eastAsia"/>
          <w:color w:val="00B0F0"/>
          <w:sz w:val="20"/>
          <w:szCs w:val="22"/>
        </w:rPr>
        <w:t xml:space="preserve"> cyclically</w:t>
      </w:r>
      <w:r w:rsidRPr="007F2622">
        <w:rPr>
          <w:color w:val="00B0F0"/>
          <w:sz w:val="20"/>
          <w:szCs w:val="22"/>
        </w:rPr>
        <w:t xml:space="preserve">, and switch operation signal </w:t>
      </w:r>
      <w:r w:rsidRPr="007F2622">
        <w:rPr>
          <w:rFonts w:hint="eastAsia"/>
          <w:color w:val="00B0F0"/>
          <w:sz w:val="20"/>
          <w:szCs w:val="22"/>
        </w:rPr>
        <w:t>a</w:t>
      </w:r>
      <w:r w:rsidRPr="007F2622">
        <w:rPr>
          <w:color w:val="00B0F0"/>
          <w:sz w:val="20"/>
          <w:szCs w:val="22"/>
        </w:rPr>
        <w:t xml:space="preserve">nd switch operation signal valid information are sent by </w:t>
      </w:r>
      <w:r w:rsidR="00003D40" w:rsidRPr="007F2622">
        <w:rPr>
          <w:rFonts w:hint="eastAsia"/>
          <w:color w:val="00B0F0"/>
          <w:sz w:val="20"/>
          <w:szCs w:val="22"/>
        </w:rPr>
        <w:t>B-DC</w:t>
      </w:r>
      <w:r w:rsidRPr="007F2622">
        <w:rPr>
          <w:color w:val="00B0F0"/>
          <w:sz w:val="20"/>
          <w:szCs w:val="22"/>
        </w:rPr>
        <w:t xml:space="preserve"> cyclically</w:t>
      </w:r>
      <w:r w:rsidRPr="007F2622">
        <w:rPr>
          <w:rFonts w:hint="eastAsia"/>
          <w:color w:val="00B0F0"/>
          <w:sz w:val="20"/>
          <w:szCs w:val="22"/>
        </w:rPr>
        <w:t xml:space="preserve">. When power supply status is </w:t>
      </w:r>
      <w:r w:rsidR="00D80FEF" w:rsidRPr="007F2622">
        <w:rPr>
          <w:color w:val="00B0F0"/>
        </w:rPr>
        <w:t>Power-OFF</w:t>
      </w:r>
      <w:r w:rsidRPr="007F2622">
        <w:rPr>
          <w:rFonts w:hint="eastAsia"/>
          <w:color w:val="00B0F0"/>
          <w:sz w:val="20"/>
          <w:szCs w:val="22"/>
        </w:rPr>
        <w:t>, no signal is transmitted and no need to wait.</w:t>
      </w:r>
    </w:p>
    <w:p w14:paraId="42EA0C9A" w14:textId="77777777" w:rsidR="0028648E" w:rsidRPr="00710CD0" w:rsidRDefault="0028648E" w:rsidP="0028648E">
      <w:pPr>
        <w:ind w:leftChars="200" w:left="571" w:hangingChars="101" w:hanging="185"/>
        <w:rPr>
          <w:rFonts w:hint="eastAsia"/>
          <w:color w:val="00B0F0"/>
          <w:sz w:val="20"/>
          <w:szCs w:val="22"/>
        </w:rPr>
      </w:pPr>
    </w:p>
    <w:p w14:paraId="27F24F08" w14:textId="77777777" w:rsidR="0028648E" w:rsidRPr="00ED2A91" w:rsidRDefault="0028648E" w:rsidP="0028648E">
      <w:pPr>
        <w:ind w:leftChars="200" w:left="581" w:hangingChars="101" w:hanging="195"/>
        <w:rPr>
          <w:rFonts w:hint="eastAsia"/>
        </w:rPr>
      </w:pPr>
      <w:r w:rsidRPr="00ED2A91">
        <w:rPr>
          <w:rFonts w:hint="eastAsia"/>
        </w:rPr>
        <w:t>・未受信時の処理：</w:t>
      </w:r>
      <w:r w:rsidR="00003D40" w:rsidRPr="00ED2A91">
        <w:t xml:space="preserve"> </w:t>
      </w:r>
      <w:r w:rsidR="00081970" w:rsidRPr="00ED2A91">
        <w:t>Power-ON</w:t>
      </w:r>
      <w:r w:rsidRPr="00ED2A91">
        <w:rPr>
          <w:rFonts w:hint="eastAsia"/>
        </w:rPr>
        <w:t>以</w:t>
      </w:r>
      <w:r w:rsidRPr="00A33C45">
        <w:rPr>
          <w:rFonts w:hint="eastAsia"/>
        </w:rPr>
        <w:t>降、</w:t>
      </w:r>
      <w:r w:rsidR="00DF7293" w:rsidRPr="00A33C45">
        <w:fldChar w:fldCharType="begin"/>
      </w:r>
      <w:r w:rsidR="00DF7293" w:rsidRPr="00A33C45">
        <w:instrText xml:space="preserve"> </w:instrText>
      </w:r>
      <w:r w:rsidR="00DF7293" w:rsidRPr="00A33C45">
        <w:rPr>
          <w:rFonts w:hint="eastAsia"/>
        </w:rPr>
        <w:instrText>REF _Ref166744094 \r \h</w:instrText>
      </w:r>
      <w:r w:rsidR="00DF7293" w:rsidRPr="00A33C45">
        <w:instrText xml:space="preserve"> </w:instrText>
      </w:r>
      <w:r w:rsidR="00DF7293" w:rsidRPr="00A33C45">
        <w:instrText xml:space="preserve"> \* MERGEFORMAT </w:instrText>
      </w:r>
      <w:r w:rsidR="00DF7293" w:rsidRPr="00A33C45">
        <w:fldChar w:fldCharType="separate"/>
      </w:r>
      <w:r w:rsidR="00336074" w:rsidRPr="00A33C45">
        <w:t>2.1.7</w:t>
      </w:r>
      <w:r w:rsidR="00DF7293" w:rsidRPr="00A33C45">
        <w:fldChar w:fldCharType="end"/>
      </w:r>
      <w:r w:rsidRPr="00A33C45">
        <w:rPr>
          <w:rFonts w:hint="eastAsia"/>
        </w:rPr>
        <w:t>に</w:t>
      </w:r>
      <w:r w:rsidRPr="00ED2A91">
        <w:rPr>
          <w:rFonts w:hint="eastAsia"/>
        </w:rPr>
        <w:t>記載の</w:t>
      </w:r>
      <w:r w:rsidRPr="00ED2A91">
        <w:rPr>
          <w:rFonts w:hint="eastAsia"/>
        </w:rPr>
        <w:t>B_DMINF</w:t>
      </w:r>
      <w:r w:rsidRPr="00ED2A91">
        <w:t>3(and 4)</w:t>
      </w:r>
      <w:r w:rsidRPr="00ED2A91">
        <w:rPr>
          <w:rFonts w:hint="eastAsia"/>
        </w:rPr>
        <w:t>及び</w:t>
      </w:r>
      <w:r w:rsidRPr="00ED2A91">
        <w:rPr>
          <w:rFonts w:hint="eastAsia"/>
        </w:rPr>
        <w:t>B_DMSSFT</w:t>
      </w:r>
      <w:r w:rsidRPr="00ED2A91">
        <w:rPr>
          <w:rFonts w:hint="eastAsia"/>
        </w:rPr>
        <w:t>信号のいずれかを一度も受信出来ない場合は、</w:t>
      </w:r>
      <w:r w:rsidRPr="00ED2A91">
        <w:rPr>
          <w:rFonts w:hint="eastAsia"/>
        </w:rPr>
        <w:t>DMS</w:t>
      </w:r>
      <w:r w:rsidRPr="00ED2A91">
        <w:rPr>
          <w:rFonts w:hint="eastAsia"/>
        </w:rPr>
        <w:t>ソフトスイッチ画面を表示させない。</w:t>
      </w:r>
    </w:p>
    <w:p w14:paraId="15CEACA4" w14:textId="77777777" w:rsidR="0028648E" w:rsidRPr="007F2622" w:rsidRDefault="0028648E" w:rsidP="0028648E">
      <w:pPr>
        <w:ind w:leftChars="200" w:left="571" w:hangingChars="101" w:hanging="185"/>
        <w:rPr>
          <w:noProof/>
          <w:color w:val="00B0F0"/>
          <w:sz w:val="20"/>
          <w:szCs w:val="22"/>
        </w:rPr>
      </w:pPr>
      <w:r w:rsidRPr="007F2622">
        <w:rPr>
          <w:rFonts w:hint="eastAsia"/>
          <w:color w:val="00B0F0"/>
          <w:sz w:val="20"/>
          <w:szCs w:val="22"/>
        </w:rPr>
        <w:t xml:space="preserve">Process order at error condition: AVN does not display </w:t>
      </w:r>
      <w:r w:rsidRPr="007F2622">
        <w:rPr>
          <w:color w:val="00B0F0"/>
          <w:sz w:val="20"/>
          <w:szCs w:val="22"/>
        </w:rPr>
        <w:t xml:space="preserve">DMS </w:t>
      </w:r>
      <w:r w:rsidRPr="007F2622">
        <w:rPr>
          <w:noProof/>
          <w:color w:val="00B0F0"/>
          <w:sz w:val="20"/>
          <w:szCs w:val="22"/>
        </w:rPr>
        <w:t>software switch screen</w:t>
      </w:r>
      <w:r w:rsidRPr="007F2622">
        <w:rPr>
          <w:rFonts w:hint="eastAsia"/>
          <w:noProof/>
          <w:color w:val="00B0F0"/>
          <w:sz w:val="20"/>
          <w:szCs w:val="22"/>
        </w:rPr>
        <w:t>, when AVN does not signals written in</w:t>
      </w:r>
      <w:r w:rsidRPr="007F2622">
        <w:rPr>
          <w:rFonts w:hint="eastAsia"/>
          <w:i/>
          <w:noProof/>
          <w:color w:val="00B0F0"/>
          <w:sz w:val="20"/>
          <w:szCs w:val="22"/>
        </w:rPr>
        <w:t xml:space="preserve"> </w:t>
      </w:r>
      <w:r w:rsidR="00EB7AB2" w:rsidRPr="00A33C45">
        <w:rPr>
          <w:color w:val="00B0F0"/>
          <w:sz w:val="20"/>
          <w:szCs w:val="22"/>
        </w:rPr>
        <w:fldChar w:fldCharType="begin"/>
      </w:r>
      <w:r w:rsidR="00EB7AB2" w:rsidRPr="00A33C45">
        <w:rPr>
          <w:noProof/>
          <w:color w:val="00B0F0"/>
          <w:sz w:val="20"/>
          <w:szCs w:val="22"/>
        </w:rPr>
        <w:instrText xml:space="preserve"> </w:instrText>
      </w:r>
      <w:r w:rsidR="00EB7AB2" w:rsidRPr="00A33C45">
        <w:rPr>
          <w:rFonts w:hint="eastAsia"/>
          <w:noProof/>
          <w:color w:val="00B0F0"/>
          <w:sz w:val="20"/>
          <w:szCs w:val="22"/>
        </w:rPr>
        <w:instrText>REF _Ref166744103 \r \h</w:instrText>
      </w:r>
      <w:r w:rsidR="00EB7AB2" w:rsidRPr="00A33C45">
        <w:rPr>
          <w:noProof/>
          <w:color w:val="00B0F0"/>
          <w:sz w:val="20"/>
          <w:szCs w:val="22"/>
        </w:rPr>
        <w:instrText xml:space="preserve"> </w:instrText>
      </w:r>
      <w:r w:rsidR="00EB7AB2" w:rsidRPr="00A33C45">
        <w:rPr>
          <w:color w:val="00B0F0"/>
          <w:sz w:val="20"/>
          <w:szCs w:val="22"/>
        </w:rPr>
      </w:r>
      <w:r w:rsidR="00EB7AB2" w:rsidRPr="00A33C45">
        <w:rPr>
          <w:color w:val="00B0F0"/>
          <w:sz w:val="20"/>
          <w:szCs w:val="22"/>
        </w:rPr>
        <w:instrText xml:space="preserve"> \* MERGEFORMAT </w:instrText>
      </w:r>
      <w:r w:rsidR="00EB7AB2" w:rsidRPr="00A33C45">
        <w:rPr>
          <w:color w:val="00B0F0"/>
          <w:sz w:val="20"/>
          <w:szCs w:val="22"/>
        </w:rPr>
        <w:fldChar w:fldCharType="separate"/>
      </w:r>
      <w:r w:rsidR="00336074" w:rsidRPr="00A33C45">
        <w:rPr>
          <w:noProof/>
          <w:color w:val="00B0F0"/>
          <w:sz w:val="20"/>
          <w:szCs w:val="22"/>
        </w:rPr>
        <w:t>2.1.7</w:t>
      </w:r>
      <w:r w:rsidR="00EB7AB2" w:rsidRPr="00A33C45">
        <w:rPr>
          <w:color w:val="00B0F0"/>
          <w:sz w:val="20"/>
          <w:szCs w:val="22"/>
        </w:rPr>
        <w:fldChar w:fldCharType="end"/>
      </w:r>
      <w:r w:rsidRPr="00A33C45">
        <w:rPr>
          <w:rFonts w:hint="eastAsia"/>
          <w:noProof/>
          <w:color w:val="00B0F0"/>
          <w:sz w:val="20"/>
          <w:szCs w:val="22"/>
        </w:rPr>
        <w:t xml:space="preserve"> one time </w:t>
      </w:r>
      <w:r w:rsidRPr="007F2622">
        <w:rPr>
          <w:rFonts w:hint="eastAsia"/>
          <w:noProof/>
          <w:color w:val="00B0F0"/>
          <w:sz w:val="20"/>
          <w:szCs w:val="22"/>
        </w:rPr>
        <w:t xml:space="preserve">after </w:t>
      </w:r>
      <w:r w:rsidR="00081970" w:rsidRPr="007F2622">
        <w:rPr>
          <w:color w:val="00B0F0"/>
        </w:rPr>
        <w:t>Power-ON</w:t>
      </w:r>
      <w:r w:rsidRPr="007F2622">
        <w:rPr>
          <w:rFonts w:hint="eastAsia"/>
          <w:noProof/>
          <w:color w:val="00B0F0"/>
          <w:sz w:val="20"/>
          <w:szCs w:val="22"/>
        </w:rPr>
        <w:t>.</w:t>
      </w:r>
    </w:p>
    <w:p w14:paraId="34C1D50A" w14:textId="77777777" w:rsidR="0028648E" w:rsidRPr="00CD09A9" w:rsidRDefault="0028648E" w:rsidP="0028648E">
      <w:pPr>
        <w:ind w:leftChars="200" w:left="581" w:hangingChars="101" w:hanging="195"/>
      </w:pPr>
    </w:p>
    <w:p w14:paraId="0B16A2B9" w14:textId="77777777" w:rsidR="0028648E" w:rsidRPr="00ED2A91" w:rsidRDefault="0028648E">
      <w:pPr>
        <w:numPr>
          <w:ilvl w:val="0"/>
          <w:numId w:val="14"/>
        </w:numPr>
      </w:pPr>
      <w:r w:rsidRPr="00ED2A91">
        <w:rPr>
          <w:rFonts w:hint="eastAsia"/>
        </w:rPr>
        <w:t>D</w:t>
      </w:r>
      <w:r w:rsidRPr="00ED2A91">
        <w:t>MS</w:t>
      </w:r>
      <w:r w:rsidRPr="00ED2A91">
        <w:rPr>
          <w:rFonts w:hint="eastAsia"/>
        </w:rPr>
        <w:t>ソフトスイッチ画面表示有無情報を</w:t>
      </w:r>
      <w:r w:rsidRPr="00ED2A91">
        <w:rPr>
          <w:rFonts w:hint="eastAsia"/>
        </w:rPr>
        <w:t>B_</w:t>
      </w:r>
      <w:r w:rsidRPr="00ED2A91">
        <w:t>DMSSFT</w:t>
      </w:r>
      <w:r w:rsidRPr="00ED2A91">
        <w:rPr>
          <w:rFonts w:hint="eastAsia"/>
        </w:rPr>
        <w:t>で確認し、</w:t>
      </w:r>
      <w:r w:rsidRPr="00ED2A91">
        <w:rPr>
          <w:rFonts w:hint="eastAsia"/>
        </w:rPr>
        <w:t>D</w:t>
      </w:r>
      <w:r w:rsidRPr="00ED2A91">
        <w:t>MS</w:t>
      </w:r>
      <w:r w:rsidRPr="00ED2A91">
        <w:rPr>
          <w:rFonts w:hint="eastAsia"/>
        </w:rPr>
        <w:t>ソフトスイッチ画面を有効にする。</w:t>
      </w:r>
    </w:p>
    <w:p w14:paraId="7E6D4E9F" w14:textId="77777777" w:rsidR="0028648E" w:rsidRPr="00ED2A91" w:rsidRDefault="0028648E" w:rsidP="0028648E">
      <w:pPr>
        <w:ind w:left="578" w:firstLineChars="150" w:firstLine="289"/>
      </w:pPr>
      <w:r w:rsidRPr="00ED2A91">
        <w:rPr>
          <w:rFonts w:hint="eastAsia"/>
        </w:rPr>
        <w:t>表示ロジックは、</w:t>
      </w:r>
      <w:r w:rsidR="00A01CA9" w:rsidRPr="00A33C45">
        <w:fldChar w:fldCharType="begin"/>
      </w:r>
      <w:r w:rsidR="00A01CA9" w:rsidRPr="00A33C45">
        <w:instrText xml:space="preserve"> </w:instrText>
      </w:r>
      <w:r w:rsidR="00A01CA9" w:rsidRPr="00A33C45">
        <w:rPr>
          <w:rFonts w:hint="eastAsia"/>
        </w:rPr>
        <w:instrText>REF _Ref198302998 \r \h</w:instrText>
      </w:r>
      <w:r w:rsidR="00A01CA9" w:rsidRPr="00A33C45">
        <w:instrText xml:space="preserve"> </w:instrText>
      </w:r>
      <w:r w:rsidR="00A01CA9" w:rsidRPr="00A33C45">
        <w:instrText xml:space="preserve"> \* MERGEFORMAT </w:instrText>
      </w:r>
      <w:r w:rsidR="00A01CA9" w:rsidRPr="00A33C45">
        <w:fldChar w:fldCharType="separate"/>
      </w:r>
      <w:r w:rsidR="00336074" w:rsidRPr="00A33C45">
        <w:t>3</w:t>
      </w:r>
      <w:r w:rsidR="00A01CA9" w:rsidRPr="00A33C45">
        <w:fldChar w:fldCharType="end"/>
      </w:r>
      <w:r w:rsidRPr="00ED2A91">
        <w:rPr>
          <w:rFonts w:hint="eastAsia"/>
        </w:rPr>
        <w:t>章に記載する。</w:t>
      </w:r>
    </w:p>
    <w:p w14:paraId="426E2B8A" w14:textId="77777777" w:rsidR="0028648E" w:rsidRPr="007F2622" w:rsidRDefault="0028648E" w:rsidP="0028648E">
      <w:pPr>
        <w:ind w:leftChars="300" w:left="761" w:hangingChars="100" w:hanging="183"/>
        <w:rPr>
          <w:color w:val="00B0F0"/>
          <w:sz w:val="20"/>
          <w:szCs w:val="22"/>
        </w:rPr>
      </w:pPr>
      <w:r w:rsidRPr="00AE2925">
        <w:rPr>
          <w:rFonts w:hint="eastAsia"/>
          <w:color w:val="000000"/>
          <w:sz w:val="20"/>
          <w:szCs w:val="22"/>
        </w:rPr>
        <w:t xml:space="preserve">　</w:t>
      </w:r>
      <w:r w:rsidRPr="007F2622">
        <w:rPr>
          <w:rFonts w:hint="eastAsia"/>
          <w:color w:val="00B0F0"/>
          <w:sz w:val="20"/>
          <w:szCs w:val="22"/>
        </w:rPr>
        <w:t>Confirms availability information for DMS</w:t>
      </w:r>
      <w:r w:rsidRPr="007F2622">
        <w:rPr>
          <w:color w:val="00B0F0"/>
          <w:sz w:val="20"/>
          <w:szCs w:val="22"/>
        </w:rPr>
        <w:t xml:space="preserve"> software switch:B_DMSSFT</w:t>
      </w:r>
      <w:r w:rsidRPr="007F2622">
        <w:rPr>
          <w:rFonts w:hint="eastAsia"/>
          <w:color w:val="00B0F0"/>
          <w:sz w:val="20"/>
          <w:szCs w:val="22"/>
        </w:rPr>
        <w:t>. . Logic for display is described at sectio</w:t>
      </w:r>
      <w:r w:rsidRPr="006E5FFD">
        <w:rPr>
          <w:rFonts w:hint="eastAsia"/>
          <w:color w:val="00B0F0"/>
          <w:sz w:val="20"/>
          <w:szCs w:val="22"/>
        </w:rPr>
        <w:t>n</w:t>
      </w:r>
      <w:r w:rsidR="00A01CA9" w:rsidRPr="006E5FFD">
        <w:rPr>
          <w:color w:val="00B0F0"/>
        </w:rPr>
        <w:fldChar w:fldCharType="begin"/>
      </w:r>
      <w:r w:rsidR="00A01CA9" w:rsidRPr="006E5FFD">
        <w:rPr>
          <w:color w:val="00B0F0"/>
        </w:rPr>
        <w:instrText xml:space="preserve"> </w:instrText>
      </w:r>
      <w:r w:rsidR="00A01CA9" w:rsidRPr="006E5FFD">
        <w:rPr>
          <w:rFonts w:hint="eastAsia"/>
          <w:color w:val="00B0F0"/>
        </w:rPr>
        <w:instrText>REF _Ref198302998 \r \h</w:instrText>
      </w:r>
      <w:r w:rsidR="00A01CA9" w:rsidRPr="006E5FFD">
        <w:rPr>
          <w:color w:val="00B0F0"/>
        </w:rPr>
        <w:instrText xml:space="preserve"> </w:instrText>
      </w:r>
      <w:r w:rsidR="00A01CA9" w:rsidRPr="006E5FFD">
        <w:rPr>
          <w:color w:val="00B0F0"/>
        </w:rPr>
      </w:r>
      <w:r w:rsidR="00A01CA9" w:rsidRPr="006E5FFD">
        <w:rPr>
          <w:color w:val="00B0F0"/>
        </w:rPr>
        <w:instrText xml:space="preserve"> \* MERGEFORMAT </w:instrText>
      </w:r>
      <w:r w:rsidR="00A01CA9" w:rsidRPr="006E5FFD">
        <w:rPr>
          <w:color w:val="00B0F0"/>
        </w:rPr>
        <w:fldChar w:fldCharType="separate"/>
      </w:r>
      <w:r w:rsidR="00336074" w:rsidRPr="006E5FFD">
        <w:rPr>
          <w:color w:val="00B0F0"/>
        </w:rPr>
        <w:t>3</w:t>
      </w:r>
      <w:r w:rsidR="00A01CA9" w:rsidRPr="006E5FFD">
        <w:rPr>
          <w:color w:val="00B0F0"/>
        </w:rPr>
        <w:fldChar w:fldCharType="end"/>
      </w:r>
      <w:r w:rsidRPr="006E5FFD">
        <w:rPr>
          <w:rFonts w:hint="eastAsia"/>
          <w:color w:val="00B0F0"/>
          <w:sz w:val="20"/>
          <w:szCs w:val="22"/>
        </w:rPr>
        <w:t>.</w:t>
      </w:r>
    </w:p>
    <w:p w14:paraId="178917B0" w14:textId="77777777" w:rsidR="0028648E" w:rsidRPr="00AE2925" w:rsidRDefault="0028648E" w:rsidP="0028648E">
      <w:pPr>
        <w:ind w:left="578" w:firstLineChars="150" w:firstLine="289"/>
        <w:rPr>
          <w:rFonts w:hint="eastAsia"/>
          <w:color w:val="000000"/>
        </w:rPr>
      </w:pPr>
    </w:p>
    <w:p w14:paraId="015E8A84" w14:textId="77777777" w:rsidR="0009632C" w:rsidRPr="0009632C" w:rsidRDefault="0028648E">
      <w:pPr>
        <w:numPr>
          <w:ilvl w:val="0"/>
          <w:numId w:val="14"/>
        </w:numPr>
        <w:rPr>
          <w:sz w:val="22"/>
          <w:szCs w:val="28"/>
        </w:rPr>
      </w:pPr>
      <w:r w:rsidRPr="00ED2A91">
        <w:rPr>
          <w:rFonts w:hint="eastAsia"/>
        </w:rPr>
        <w:t>各モードの設定有無情報を</w:t>
      </w:r>
      <w:r w:rsidRPr="00ED2A91">
        <w:rPr>
          <w:rFonts w:hint="eastAsia"/>
          <w:bCs/>
        </w:rPr>
        <w:t>B_DMINF</w:t>
      </w:r>
      <w:r w:rsidRPr="00ED2A91">
        <w:rPr>
          <w:bCs/>
        </w:rPr>
        <w:t>3/</w:t>
      </w:r>
      <w:r w:rsidRPr="00ED2A91">
        <w:rPr>
          <w:rFonts w:hint="eastAsia"/>
          <w:bCs/>
        </w:rPr>
        <w:t xml:space="preserve"> B_DMINF</w:t>
      </w:r>
      <w:r w:rsidRPr="00ED2A91">
        <w:rPr>
          <w:bCs/>
        </w:rPr>
        <w:t>4</w:t>
      </w:r>
      <w:r w:rsidRPr="00ED2A91">
        <w:rPr>
          <w:rFonts w:hint="eastAsia"/>
          <w:bCs/>
        </w:rPr>
        <w:t>にて</w:t>
      </w:r>
      <w:r w:rsidRPr="00ED2A91">
        <w:rPr>
          <w:rFonts w:hint="eastAsia"/>
        </w:rPr>
        <w:t>確認し、有り［</w:t>
      </w:r>
      <w:r w:rsidRPr="00ED2A91">
        <w:rPr>
          <w:rFonts w:hint="eastAsia"/>
        </w:rPr>
        <w:t>1b</w:t>
      </w:r>
      <w:r w:rsidRPr="00ED2A91">
        <w:rPr>
          <w:rFonts w:hint="eastAsia"/>
        </w:rPr>
        <w:t>］に該当するモード釦をソフトスイッチ画面に表示可能にセットする。表示ロジックは</w:t>
      </w:r>
      <w:r w:rsidRPr="006E5FFD">
        <w:rPr>
          <w:rFonts w:hint="eastAsia"/>
        </w:rPr>
        <w:t>、</w:t>
      </w:r>
      <w:r w:rsidR="00A01CA9" w:rsidRPr="006E5FFD">
        <w:fldChar w:fldCharType="begin"/>
      </w:r>
      <w:r w:rsidR="00A01CA9" w:rsidRPr="006E5FFD">
        <w:instrText xml:space="preserve"> </w:instrText>
      </w:r>
      <w:r w:rsidR="00A01CA9" w:rsidRPr="006E5FFD">
        <w:rPr>
          <w:rFonts w:hint="eastAsia"/>
        </w:rPr>
        <w:instrText>REF _Ref198302998 \r \h</w:instrText>
      </w:r>
      <w:r w:rsidR="00A01CA9" w:rsidRPr="006E5FFD">
        <w:instrText xml:space="preserve"> </w:instrText>
      </w:r>
      <w:r w:rsidR="00A01CA9" w:rsidRPr="006E5FFD">
        <w:instrText xml:space="preserve"> \* MERGEFORMAT </w:instrText>
      </w:r>
      <w:r w:rsidR="00A01CA9" w:rsidRPr="006E5FFD">
        <w:fldChar w:fldCharType="separate"/>
      </w:r>
      <w:r w:rsidR="00336074" w:rsidRPr="006E5FFD">
        <w:t>3</w:t>
      </w:r>
      <w:r w:rsidR="00A01CA9" w:rsidRPr="006E5FFD">
        <w:fldChar w:fldCharType="end"/>
      </w:r>
      <w:r w:rsidRPr="006E5FFD">
        <w:rPr>
          <w:rFonts w:hint="eastAsia"/>
        </w:rPr>
        <w:t>章に</w:t>
      </w:r>
      <w:r w:rsidRPr="00ED2A91">
        <w:rPr>
          <w:rFonts w:hint="eastAsia"/>
        </w:rPr>
        <w:t>記載する。</w:t>
      </w:r>
    </w:p>
    <w:p w14:paraId="22F499AF" w14:textId="77777777" w:rsidR="0028648E" w:rsidRPr="006E5FFD" w:rsidRDefault="00B52186" w:rsidP="0009632C">
      <w:pPr>
        <w:ind w:left="938"/>
        <w:rPr>
          <w:color w:val="00B0F0"/>
          <w:sz w:val="20"/>
          <w:szCs w:val="20"/>
        </w:rPr>
      </w:pPr>
      <w:r w:rsidRPr="00683D76">
        <w:rPr>
          <w:color w:val="00B0F0"/>
          <w:sz w:val="20"/>
          <w:szCs w:val="20"/>
        </w:rPr>
        <w:t>B_DMINF3/B_DMINF4 information on whether or not each mode is set, and set the mode button corresponding to Yes [1b] so that it can be displayed on the soft switch screen. The display logic is described in Ch</w:t>
      </w:r>
      <w:r w:rsidRPr="006E5FFD">
        <w:rPr>
          <w:color w:val="00B0F0"/>
          <w:sz w:val="20"/>
          <w:szCs w:val="20"/>
        </w:rPr>
        <w:t xml:space="preserve">apter </w:t>
      </w:r>
      <w:r w:rsidR="00A01CA9" w:rsidRPr="006E5FFD">
        <w:rPr>
          <w:color w:val="00B0F0"/>
        </w:rPr>
        <w:fldChar w:fldCharType="begin"/>
      </w:r>
      <w:r w:rsidR="00A01CA9" w:rsidRPr="006E5FFD">
        <w:rPr>
          <w:color w:val="00B0F0"/>
        </w:rPr>
        <w:instrText xml:space="preserve"> </w:instrText>
      </w:r>
      <w:r w:rsidR="00A01CA9" w:rsidRPr="006E5FFD">
        <w:rPr>
          <w:rFonts w:hint="eastAsia"/>
          <w:color w:val="00B0F0"/>
        </w:rPr>
        <w:instrText>REF _Ref198302998 \r \h</w:instrText>
      </w:r>
      <w:r w:rsidR="00A01CA9" w:rsidRPr="006E5FFD">
        <w:rPr>
          <w:color w:val="00B0F0"/>
        </w:rPr>
        <w:instrText xml:space="preserve"> </w:instrText>
      </w:r>
      <w:r w:rsidR="00A01CA9" w:rsidRPr="006E5FFD">
        <w:rPr>
          <w:color w:val="00B0F0"/>
        </w:rPr>
      </w:r>
      <w:r w:rsidR="00A01CA9" w:rsidRPr="006E5FFD">
        <w:rPr>
          <w:color w:val="00B0F0"/>
        </w:rPr>
        <w:instrText xml:space="preserve"> \* MERGEFORMAT </w:instrText>
      </w:r>
      <w:r w:rsidR="00A01CA9" w:rsidRPr="006E5FFD">
        <w:rPr>
          <w:color w:val="00B0F0"/>
        </w:rPr>
        <w:fldChar w:fldCharType="separate"/>
      </w:r>
      <w:r w:rsidR="00336074" w:rsidRPr="006E5FFD">
        <w:rPr>
          <w:color w:val="00B0F0"/>
        </w:rPr>
        <w:t>3</w:t>
      </w:r>
      <w:r w:rsidR="00A01CA9" w:rsidRPr="006E5FFD">
        <w:rPr>
          <w:color w:val="00B0F0"/>
        </w:rPr>
        <w:fldChar w:fldCharType="end"/>
      </w:r>
      <w:r w:rsidRPr="006E5FFD">
        <w:rPr>
          <w:color w:val="00B0F0"/>
          <w:sz w:val="20"/>
          <w:szCs w:val="20"/>
        </w:rPr>
        <w:t>.</w:t>
      </w:r>
    </w:p>
    <w:p w14:paraId="1CB89D1A" w14:textId="77777777" w:rsidR="0009632C" w:rsidRPr="00B52186" w:rsidRDefault="0009632C" w:rsidP="0009632C">
      <w:pPr>
        <w:ind w:left="938"/>
        <w:rPr>
          <w:sz w:val="22"/>
          <w:szCs w:val="28"/>
        </w:rPr>
      </w:pPr>
    </w:p>
    <w:p w14:paraId="716FBB35" w14:textId="77777777" w:rsidR="0009632C" w:rsidRPr="0009632C" w:rsidRDefault="0028648E">
      <w:pPr>
        <w:numPr>
          <w:ilvl w:val="0"/>
          <w:numId w:val="14"/>
        </w:numPr>
        <w:rPr>
          <w:color w:val="00B0F0"/>
        </w:rPr>
      </w:pPr>
      <w:r w:rsidRPr="00ED2A91">
        <w:rPr>
          <w:rFonts w:hint="eastAsia"/>
          <w:b/>
        </w:rPr>
        <w:t>「</w:t>
      </w:r>
      <w:r w:rsidRPr="00ED2A91">
        <w:rPr>
          <w:b/>
        </w:rPr>
        <w:t>SW</w:t>
      </w:r>
      <w:r w:rsidRPr="00ED2A91">
        <w:rPr>
          <w:rFonts w:hint="eastAsia"/>
          <w:b/>
        </w:rPr>
        <w:t>操作信号」および「</w:t>
      </w:r>
      <w:r w:rsidRPr="00ED2A91">
        <w:rPr>
          <w:rFonts w:hint="eastAsia"/>
          <w:b/>
        </w:rPr>
        <w:t>S</w:t>
      </w:r>
      <w:r w:rsidRPr="00ED2A91">
        <w:rPr>
          <w:b/>
        </w:rPr>
        <w:t>W</w:t>
      </w:r>
      <w:r w:rsidRPr="00ED2A91">
        <w:rPr>
          <w:rFonts w:hint="eastAsia"/>
          <w:b/>
        </w:rPr>
        <w:t>操作信号</w:t>
      </w:r>
      <w:r w:rsidRPr="00ED2A91">
        <w:rPr>
          <w:rFonts w:hint="eastAsia"/>
          <w:b/>
        </w:rPr>
        <w:t xml:space="preserve"> </w:t>
      </w:r>
      <w:r w:rsidRPr="00ED2A91">
        <w:rPr>
          <w:rFonts w:hint="eastAsia"/>
          <w:b/>
        </w:rPr>
        <w:t>確定情報」</w:t>
      </w:r>
      <w:r w:rsidRPr="00ED2A91">
        <w:rPr>
          <w:rFonts w:hint="eastAsia"/>
          <w:bCs/>
        </w:rPr>
        <w:t>を参照し、ソフトスイッチ画面を表示させる。表示ロジック詳細は</w:t>
      </w:r>
      <w:r w:rsidRPr="006E5FFD">
        <w:rPr>
          <w:rFonts w:hint="eastAsia"/>
          <w:bCs/>
        </w:rPr>
        <w:t>、</w:t>
      </w:r>
      <w:r w:rsidR="00A01CA9" w:rsidRPr="006E5FFD">
        <w:fldChar w:fldCharType="begin"/>
      </w:r>
      <w:r w:rsidR="00A01CA9" w:rsidRPr="006E5FFD">
        <w:instrText xml:space="preserve"> </w:instrText>
      </w:r>
      <w:r w:rsidR="00A01CA9" w:rsidRPr="006E5FFD">
        <w:rPr>
          <w:rFonts w:hint="eastAsia"/>
        </w:rPr>
        <w:instrText>REF _Ref198302998 \r \h</w:instrText>
      </w:r>
      <w:r w:rsidR="00A01CA9" w:rsidRPr="006E5FFD">
        <w:instrText xml:space="preserve"> </w:instrText>
      </w:r>
      <w:r w:rsidR="00A01CA9" w:rsidRPr="006E5FFD">
        <w:instrText xml:space="preserve"> \* MERGEFORMAT </w:instrText>
      </w:r>
      <w:r w:rsidR="00A01CA9" w:rsidRPr="006E5FFD">
        <w:fldChar w:fldCharType="separate"/>
      </w:r>
      <w:r w:rsidR="00336074" w:rsidRPr="006E5FFD">
        <w:t>3</w:t>
      </w:r>
      <w:r w:rsidR="00A01CA9" w:rsidRPr="006E5FFD">
        <w:fldChar w:fldCharType="end"/>
      </w:r>
      <w:r w:rsidRPr="006E5FFD">
        <w:rPr>
          <w:rFonts w:hint="eastAsia"/>
          <w:bCs/>
        </w:rPr>
        <w:t>章に記</w:t>
      </w:r>
      <w:r w:rsidRPr="00ED2A91">
        <w:rPr>
          <w:rFonts w:hint="eastAsia"/>
          <w:bCs/>
        </w:rPr>
        <w:t>載する。</w:t>
      </w:r>
    </w:p>
    <w:p w14:paraId="666DD0C2" w14:textId="77777777" w:rsidR="0028648E" w:rsidRPr="006E5FFD" w:rsidRDefault="0028648E" w:rsidP="0009632C">
      <w:pPr>
        <w:ind w:left="938"/>
        <w:rPr>
          <w:color w:val="00B0F0"/>
        </w:rPr>
      </w:pPr>
      <w:r w:rsidRPr="007F2622">
        <w:rPr>
          <w:rFonts w:hint="eastAsia"/>
          <w:color w:val="00B0F0"/>
          <w:sz w:val="20"/>
          <w:szCs w:val="22"/>
        </w:rPr>
        <w:t>Confirms</w:t>
      </w:r>
      <w:r w:rsidRPr="007F2622">
        <w:rPr>
          <w:color w:val="00B0F0"/>
          <w:sz w:val="20"/>
          <w:szCs w:val="22"/>
        </w:rPr>
        <w:t xml:space="preserve"> switch operation signal information </w:t>
      </w:r>
      <w:r w:rsidRPr="007F2622">
        <w:rPr>
          <w:rFonts w:hint="eastAsia"/>
          <w:color w:val="00B0F0"/>
          <w:sz w:val="20"/>
          <w:szCs w:val="22"/>
        </w:rPr>
        <w:t>a</w:t>
      </w:r>
      <w:r w:rsidRPr="007F2622">
        <w:rPr>
          <w:color w:val="00B0F0"/>
          <w:sz w:val="20"/>
          <w:szCs w:val="22"/>
        </w:rPr>
        <w:t>nd switch operation signal valid information</w:t>
      </w:r>
      <w:r w:rsidRPr="007F2622">
        <w:rPr>
          <w:rFonts w:hint="eastAsia"/>
          <w:color w:val="00B0F0"/>
          <w:sz w:val="20"/>
          <w:szCs w:val="22"/>
        </w:rPr>
        <w:t>,</w:t>
      </w:r>
      <w:r w:rsidRPr="007F2622">
        <w:rPr>
          <w:color w:val="00B0F0"/>
          <w:sz w:val="20"/>
          <w:szCs w:val="22"/>
        </w:rPr>
        <w:t xml:space="preserve"> and show DMS </w:t>
      </w:r>
      <w:r w:rsidRPr="007F2622">
        <w:rPr>
          <w:color w:val="00B0F0"/>
          <w:sz w:val="20"/>
          <w:szCs w:val="22"/>
        </w:rPr>
        <w:lastRenderedPageBreak/>
        <w:t>software switch display</w:t>
      </w:r>
      <w:r w:rsidRPr="007F2622">
        <w:rPr>
          <w:rFonts w:hint="eastAsia"/>
          <w:color w:val="00B0F0"/>
          <w:sz w:val="20"/>
          <w:szCs w:val="22"/>
        </w:rPr>
        <w:t>.</w:t>
      </w:r>
      <w:r w:rsidRPr="007F2622">
        <w:rPr>
          <w:color w:val="00B0F0"/>
          <w:sz w:val="20"/>
          <w:szCs w:val="22"/>
        </w:rPr>
        <w:t xml:space="preserve"> </w:t>
      </w:r>
      <w:r w:rsidRPr="007F2622">
        <w:rPr>
          <w:rFonts w:hint="eastAsia"/>
          <w:color w:val="00B0F0"/>
          <w:sz w:val="20"/>
          <w:szCs w:val="22"/>
        </w:rPr>
        <w:t>Logic for display is described at sec</w:t>
      </w:r>
      <w:r w:rsidRPr="006E5FFD">
        <w:rPr>
          <w:rFonts w:hint="eastAsia"/>
          <w:color w:val="00B0F0"/>
          <w:sz w:val="20"/>
          <w:szCs w:val="22"/>
        </w:rPr>
        <w:t>tion</w:t>
      </w:r>
      <w:r w:rsidR="006E5FFD">
        <w:rPr>
          <w:rFonts w:hint="eastAsia"/>
          <w:color w:val="00B0F0"/>
          <w:sz w:val="20"/>
          <w:szCs w:val="22"/>
        </w:rPr>
        <w:t xml:space="preserve"> </w:t>
      </w:r>
      <w:r w:rsidR="00A01CA9" w:rsidRPr="006E5FFD">
        <w:rPr>
          <w:color w:val="00B0F0"/>
        </w:rPr>
        <w:fldChar w:fldCharType="begin"/>
      </w:r>
      <w:r w:rsidR="00A01CA9" w:rsidRPr="006E5FFD">
        <w:rPr>
          <w:color w:val="00B0F0"/>
        </w:rPr>
        <w:instrText xml:space="preserve"> </w:instrText>
      </w:r>
      <w:r w:rsidR="00A01CA9" w:rsidRPr="006E5FFD">
        <w:rPr>
          <w:rFonts w:hint="eastAsia"/>
          <w:color w:val="00B0F0"/>
        </w:rPr>
        <w:instrText>REF _Ref198302998 \r \h</w:instrText>
      </w:r>
      <w:r w:rsidR="00A01CA9" w:rsidRPr="006E5FFD">
        <w:rPr>
          <w:color w:val="00B0F0"/>
        </w:rPr>
        <w:instrText xml:space="preserve"> </w:instrText>
      </w:r>
      <w:r w:rsidR="00A01CA9" w:rsidRPr="006E5FFD">
        <w:rPr>
          <w:color w:val="00B0F0"/>
        </w:rPr>
      </w:r>
      <w:r w:rsidR="00A01CA9" w:rsidRPr="006E5FFD">
        <w:rPr>
          <w:color w:val="00B0F0"/>
        </w:rPr>
        <w:instrText xml:space="preserve"> \* MERGEFORMAT </w:instrText>
      </w:r>
      <w:r w:rsidR="00A01CA9" w:rsidRPr="006E5FFD">
        <w:rPr>
          <w:color w:val="00B0F0"/>
        </w:rPr>
        <w:fldChar w:fldCharType="separate"/>
      </w:r>
      <w:r w:rsidR="00336074" w:rsidRPr="006E5FFD">
        <w:rPr>
          <w:color w:val="00B0F0"/>
        </w:rPr>
        <w:t>3</w:t>
      </w:r>
      <w:r w:rsidR="00A01CA9" w:rsidRPr="006E5FFD">
        <w:rPr>
          <w:color w:val="00B0F0"/>
        </w:rPr>
        <w:fldChar w:fldCharType="end"/>
      </w:r>
      <w:r w:rsidRPr="006E5FFD">
        <w:rPr>
          <w:rFonts w:hint="eastAsia"/>
          <w:color w:val="00B0F0"/>
          <w:sz w:val="20"/>
          <w:szCs w:val="22"/>
        </w:rPr>
        <w:t>.</w:t>
      </w:r>
    </w:p>
    <w:p w14:paraId="1DEE854F" w14:textId="77777777" w:rsidR="0028648E" w:rsidRPr="00AE2925" w:rsidRDefault="0028648E" w:rsidP="0028648E">
      <w:pPr>
        <w:ind w:left="938"/>
        <w:rPr>
          <w:rFonts w:hint="eastAsia"/>
          <w:color w:val="000000"/>
        </w:rPr>
      </w:pPr>
    </w:p>
    <w:p w14:paraId="627CF194" w14:textId="77777777" w:rsidR="0009632C" w:rsidRPr="002A38C6" w:rsidRDefault="0028648E">
      <w:pPr>
        <w:numPr>
          <w:ilvl w:val="0"/>
          <w:numId w:val="14"/>
        </w:numPr>
        <w:rPr>
          <w:color w:val="00B0F0"/>
        </w:rPr>
      </w:pPr>
      <w:bookmarkStart w:id="142" w:name="_Ref206610134"/>
      <w:r w:rsidRPr="00ED2A91">
        <w:rPr>
          <w:rFonts w:hint="eastAsia"/>
        </w:rPr>
        <w:t>ソフトスイッチ画面に入った場合は、現在選択されているモードに該当する釦</w:t>
      </w:r>
      <w:r w:rsidRPr="00A33C45">
        <w:rPr>
          <w:rFonts w:hint="eastAsia"/>
        </w:rPr>
        <w:t>を、</w:t>
      </w:r>
      <w:r w:rsidR="00A01CA9" w:rsidRPr="00A33C45">
        <w:fldChar w:fldCharType="begin"/>
      </w:r>
      <w:r w:rsidR="00A01CA9" w:rsidRPr="00A33C45">
        <w:instrText xml:space="preserve"> </w:instrText>
      </w:r>
      <w:r w:rsidR="00A01CA9" w:rsidRPr="00A33C45">
        <w:rPr>
          <w:rFonts w:hint="eastAsia"/>
        </w:rPr>
        <w:instrText>REF _Ref188895719 \r \h</w:instrText>
      </w:r>
      <w:r w:rsidR="00A01CA9" w:rsidRPr="00A33C45">
        <w:instrText xml:space="preserve"> </w:instrText>
      </w:r>
      <w:r w:rsidR="00A01CA9" w:rsidRPr="00A33C45">
        <w:instrText xml:space="preserve"> \* MERGEFORMAT </w:instrText>
      </w:r>
      <w:r w:rsidR="00A01CA9" w:rsidRPr="00A33C45">
        <w:fldChar w:fldCharType="separate"/>
      </w:r>
      <w:r w:rsidR="00336074" w:rsidRPr="00A33C45">
        <w:t>2.1.7</w:t>
      </w:r>
      <w:r w:rsidR="00A01CA9" w:rsidRPr="00A33C45">
        <w:fldChar w:fldCharType="end"/>
      </w:r>
      <w:r w:rsidRPr="00A33C45">
        <w:rPr>
          <w:rFonts w:hint="eastAsia"/>
        </w:rPr>
        <w:t>項</w:t>
      </w:r>
      <w:r w:rsidRPr="00ED2A91">
        <w:rPr>
          <w:rFonts w:hint="eastAsia"/>
        </w:rPr>
        <w:t>に記載の</w:t>
      </w:r>
      <w:r w:rsidRPr="00ED2A91">
        <w:t>B_DMODE /B_DMODE2</w:t>
      </w:r>
      <w:r w:rsidRPr="00ED2A91">
        <w:rPr>
          <w:rFonts w:hint="eastAsia"/>
        </w:rPr>
        <w:t>にて確認し、決定状態にセットする。</w:t>
      </w:r>
      <w:bookmarkEnd w:id="142"/>
    </w:p>
    <w:p w14:paraId="6E4C9859" w14:textId="6F49152D" w:rsidR="002A38C6" w:rsidRPr="00CF14CE" w:rsidRDefault="00FB37A0" w:rsidP="002A38C6">
      <w:pPr>
        <w:ind w:left="938"/>
        <w:rPr>
          <w:rFonts w:hint="eastAsia"/>
          <w:color w:val="FF0000"/>
        </w:rPr>
      </w:pPr>
      <w:r w:rsidRPr="00CF14CE">
        <w:rPr>
          <w:noProof/>
          <w:color w:val="FF0000"/>
        </w:rPr>
        <mc:AlternateContent>
          <mc:Choice Requires="wpg">
            <w:drawing>
              <wp:anchor distT="0" distB="0" distL="114300" distR="114300" simplePos="0" relativeHeight="251872768" behindDoc="0" locked="0" layoutInCell="1" allowOverlap="1" wp14:anchorId="540A5AD3" wp14:editId="2688F5C4">
                <wp:simplePos x="0" y="0"/>
                <wp:positionH relativeFrom="column">
                  <wp:posOffset>173355</wp:posOffset>
                </wp:positionH>
                <wp:positionV relativeFrom="paragraph">
                  <wp:posOffset>30480</wp:posOffset>
                </wp:positionV>
                <wp:extent cx="313055" cy="316865"/>
                <wp:effectExtent l="17145" t="22860" r="3175" b="3175"/>
                <wp:wrapNone/>
                <wp:docPr id="8512" name="Group 8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3055" cy="316865"/>
                          <a:chOff x="1927" y="4941"/>
                          <a:chExt cx="493" cy="499"/>
                        </a:xfrm>
                      </wpg:grpSpPr>
                      <wps:wsp>
                        <wps:cNvPr id="8513" name="AutoShape 8545"/>
                        <wps:cNvSpPr>
                          <a:spLocks noChangeArrowheads="1"/>
                        </wps:cNvSpPr>
                        <wps:spPr bwMode="auto">
                          <a:xfrm>
                            <a:off x="1927" y="4941"/>
                            <a:ext cx="436" cy="377"/>
                          </a:xfrm>
                          <a:prstGeom prst="triangle">
                            <a:avLst>
                              <a:gd name="adj" fmla="val 50000"/>
                            </a:avLst>
                          </a:prstGeom>
                          <a:solidFill>
                            <a:srgbClr val="FFFFFF"/>
                          </a:solidFill>
                          <a:ln w="9525" algn="ctr">
                            <a:solidFill>
                              <a:srgbClr val="FF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8514" name="Text Box 8546"/>
                        <wps:cNvSpPr txBox="1">
                          <a:spLocks noChangeArrowheads="1"/>
                        </wps:cNvSpPr>
                        <wps:spPr bwMode="auto">
                          <a:xfrm>
                            <a:off x="1942" y="5001"/>
                            <a:ext cx="478" cy="43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0000"/>
                                </a:solidFill>
                                <a:miter lim="800000"/>
                                <a:headEnd/>
                                <a:tailEnd/>
                              </a14:hiddenLine>
                            </a:ext>
                            <a:ext uri="{AF507438-7753-43E0-B8FC-AC1667EBCBE1}">
                              <a14:hiddenEffects xmlns:a14="http://schemas.microsoft.com/office/drawing/2010/main">
                                <a:effectLst/>
                              </a14:hiddenEffects>
                            </a:ext>
                          </a:extLst>
                        </wps:spPr>
                        <wps:txbx>
                          <w:txbxContent>
                            <w:p w14:paraId="507140BE" w14:textId="77777777" w:rsidR="002A38C6" w:rsidRPr="00CF14CE" w:rsidRDefault="002A38C6" w:rsidP="002A38C6">
                              <w:pPr>
                                <w:rPr>
                                  <w:color w:val="FF0000"/>
                                </w:rPr>
                              </w:pPr>
                              <w:r w:rsidRPr="00CF14CE">
                                <w:rPr>
                                  <w:rFonts w:hint="eastAsia"/>
                                  <w:color w:val="FF0000"/>
                                </w:rPr>
                                <w:t>A</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0A5AD3" id="Group 8544" o:spid="_x0000_s1029" style="position:absolute;left:0;text-align:left;margin-left:13.65pt;margin-top:2.4pt;width:24.65pt;height:24.95pt;z-index:251872768" coordorigin="1927,4941" coordsize="493,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">
                <v:shape id="AutoShape 8545" o:spid="_x0000_s1030" type="#_x0000_t5" style="position:absolute;left:1927;top:4941;width:436;height:3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" strokecolor="red">
                  <v:textbox inset="5.85pt,.7pt,5.85pt,.7pt"/>
                </v:shape>
                <v:shape id="Text Box 8546" o:spid="_x0000_s1031" type="#_x0000_t202" style="position:absolute;left:1942;top:5001;width:478;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" filled="f" stroked="f" strokecolor="red">
                  <v:textbox inset="5.85pt,.7pt,5.85pt,.7pt">
                    <w:txbxContent>
                      <w:p w14:paraId="507140BE" w14:textId="77777777" w:rsidR="002A38C6" w:rsidRPr="00CF14CE" w:rsidRDefault="002A38C6" w:rsidP="002A38C6">
                        <w:pPr>
                          <w:rPr>
                            <w:color w:val="FF0000"/>
                          </w:rPr>
                        </w:pPr>
                        <w:r w:rsidRPr="00CF14CE">
                          <w:rPr>
                            <w:rFonts w:hint="eastAsia"/>
                            <w:color w:val="FF0000"/>
                          </w:rPr>
                          <w:t>A</w:t>
                        </w:r>
                      </w:p>
                    </w:txbxContent>
                  </v:textbox>
                </v:shape>
              </v:group>
            </w:pict>
          </mc:Fallback>
        </mc:AlternateContent>
      </w:r>
      <w:r w:rsidR="002A38C6" w:rsidRPr="00CF14CE">
        <w:rPr>
          <w:rFonts w:hint="eastAsia"/>
          <w:color w:val="FF0000"/>
        </w:rPr>
        <w:t>ただし、</w:t>
      </w:r>
      <w:r w:rsidR="002A38C6" w:rsidRPr="00CF14CE">
        <w:rPr>
          <w:rFonts w:hint="eastAsia"/>
          <w:color w:val="FF0000"/>
        </w:rPr>
        <w:t>B_DMODE</w:t>
      </w:r>
      <w:r w:rsidR="002A38C6" w:rsidRPr="00CF14CE">
        <w:rPr>
          <w:rFonts w:hint="eastAsia"/>
          <w:color w:val="FF0000"/>
        </w:rPr>
        <w:t>が</w:t>
      </w:r>
      <w:r w:rsidR="002A38C6" w:rsidRPr="00CF14CE">
        <w:rPr>
          <w:rFonts w:hint="eastAsia"/>
          <w:color w:val="FF0000"/>
        </w:rPr>
        <w:t>NORMAL</w:t>
      </w:r>
      <w:r w:rsidR="002A38C6" w:rsidRPr="00CF14CE">
        <w:rPr>
          <w:rFonts w:hint="eastAsia"/>
          <w:color w:val="FF0000"/>
        </w:rPr>
        <w:t>であっても、</w:t>
      </w:r>
      <w:r w:rsidR="002A38C6" w:rsidRPr="00CF14CE">
        <w:rPr>
          <w:rFonts w:hint="eastAsia"/>
          <w:color w:val="FF0000"/>
        </w:rPr>
        <w:t>TRAIL</w:t>
      </w:r>
      <w:r w:rsidR="002A38C6" w:rsidRPr="00CF14CE">
        <w:rPr>
          <w:rFonts w:hint="eastAsia"/>
          <w:color w:val="FF0000"/>
        </w:rPr>
        <w:t>モードやトーイングモードが</w:t>
      </w:r>
      <w:r w:rsidR="002A38C6" w:rsidRPr="00CF14CE">
        <w:rPr>
          <w:rFonts w:hint="eastAsia"/>
          <w:color w:val="FF0000"/>
        </w:rPr>
        <w:t>ON</w:t>
      </w:r>
      <w:r w:rsidR="002A38C6" w:rsidRPr="00CF14CE">
        <w:rPr>
          <w:rFonts w:hint="eastAsia"/>
          <w:color w:val="FF0000"/>
        </w:rPr>
        <w:t>となっている時には、</w:t>
      </w:r>
      <w:r w:rsidR="002A38C6" w:rsidRPr="00CF14CE">
        <w:rPr>
          <w:rFonts w:hint="eastAsia"/>
          <w:color w:val="FF0000"/>
        </w:rPr>
        <w:t>NORMAL</w:t>
      </w:r>
      <w:r w:rsidR="002A38C6" w:rsidRPr="00CF14CE">
        <w:rPr>
          <w:rFonts w:hint="eastAsia"/>
          <w:color w:val="FF0000"/>
        </w:rPr>
        <w:t>モードの釦を非決定状態にセットする。</w:t>
      </w:r>
    </w:p>
    <w:p w14:paraId="0B7D8985" w14:textId="77777777" w:rsidR="002A38C6" w:rsidRPr="00CF14CE" w:rsidRDefault="002A38C6" w:rsidP="002A38C6">
      <w:pPr>
        <w:ind w:left="938"/>
        <w:rPr>
          <w:rFonts w:hint="eastAsia"/>
          <w:color w:val="FF0000"/>
        </w:rPr>
      </w:pPr>
      <w:r w:rsidRPr="00CF14CE">
        <w:rPr>
          <w:rFonts w:hint="eastAsia"/>
          <w:color w:val="FF0000"/>
        </w:rPr>
        <w:t>これは、車両としてドライブモードセレクト以外の走行モードが選択された結果、</w:t>
      </w:r>
      <w:r w:rsidRPr="00CF14CE">
        <w:rPr>
          <w:rFonts w:hint="eastAsia"/>
          <w:color w:val="FF0000"/>
        </w:rPr>
        <w:t>B_DMODE</w:t>
      </w:r>
      <w:r w:rsidRPr="00CF14CE">
        <w:rPr>
          <w:rFonts w:hint="eastAsia"/>
          <w:color w:val="FF0000"/>
        </w:rPr>
        <w:t>が</w:t>
      </w:r>
      <w:r w:rsidRPr="00CF14CE">
        <w:rPr>
          <w:rFonts w:hint="eastAsia"/>
          <w:color w:val="FF0000"/>
        </w:rPr>
        <w:t>NORMAL</w:t>
      </w:r>
      <w:r w:rsidRPr="00CF14CE">
        <w:rPr>
          <w:rFonts w:hint="eastAsia"/>
          <w:color w:val="FF0000"/>
        </w:rPr>
        <w:t>となっているためである。</w:t>
      </w:r>
    </w:p>
    <w:p w14:paraId="6A11581B" w14:textId="77777777" w:rsidR="002A38C6" w:rsidRPr="00CF14CE" w:rsidRDefault="002A38C6" w:rsidP="002A38C6">
      <w:pPr>
        <w:ind w:left="938"/>
        <w:rPr>
          <w:rFonts w:hint="eastAsia"/>
          <w:color w:val="FF0000"/>
        </w:rPr>
      </w:pPr>
      <w:r w:rsidRPr="00CF14CE">
        <w:rPr>
          <w:rFonts w:hint="eastAsia"/>
          <w:color w:val="FF0000"/>
        </w:rPr>
        <w:t>TRAIL</w:t>
      </w:r>
      <w:r w:rsidRPr="00CF14CE">
        <w:rPr>
          <w:rFonts w:hint="eastAsia"/>
          <w:color w:val="FF0000"/>
        </w:rPr>
        <w:t>モードやトーイングモードの詳細情報については、それぞれ対応する機能要求仕様書を参照のこと。</w:t>
      </w:r>
    </w:p>
    <w:p w14:paraId="366DE4C4" w14:textId="77777777" w:rsidR="002A38C6" w:rsidRPr="00CF14CE" w:rsidRDefault="002A38C6" w:rsidP="002A38C6">
      <w:pPr>
        <w:ind w:left="938"/>
        <w:rPr>
          <w:rFonts w:hint="eastAsia"/>
          <w:color w:val="FF0000"/>
        </w:rPr>
      </w:pPr>
      <w:r w:rsidRPr="00CF14CE">
        <w:rPr>
          <w:rFonts w:hint="eastAsia"/>
          <w:color w:val="FF0000"/>
        </w:rPr>
        <w:t>・</w:t>
      </w:r>
      <w:r w:rsidRPr="00CF14CE">
        <w:rPr>
          <w:rFonts w:hint="eastAsia"/>
          <w:color w:val="FF0000"/>
        </w:rPr>
        <w:t>TRAIL</w:t>
      </w:r>
      <w:r w:rsidRPr="00CF14CE">
        <w:rPr>
          <w:rFonts w:hint="eastAsia"/>
          <w:color w:val="FF0000"/>
        </w:rPr>
        <w:t>モード：</w:t>
      </w:r>
      <w:r w:rsidRPr="00CF14CE">
        <w:rPr>
          <w:rFonts w:hint="eastAsia"/>
          <w:color w:val="FF0000"/>
        </w:rPr>
        <w:t>563_</w:t>
      </w:r>
      <w:r w:rsidRPr="00CF14CE">
        <w:rPr>
          <w:rFonts w:hint="eastAsia"/>
          <w:color w:val="FF0000"/>
        </w:rPr>
        <w:t>オフロード制御ソフトスイッチ要求仕様書</w:t>
      </w:r>
    </w:p>
    <w:p w14:paraId="30EE0EB1" w14:textId="77777777" w:rsidR="002A38C6" w:rsidRPr="00CF14CE" w:rsidRDefault="002A38C6" w:rsidP="002A38C6">
      <w:pPr>
        <w:ind w:left="938"/>
        <w:rPr>
          <w:color w:val="FF0000"/>
        </w:rPr>
      </w:pPr>
      <w:r w:rsidRPr="00CF14CE">
        <w:rPr>
          <w:rFonts w:hint="eastAsia"/>
          <w:color w:val="FF0000"/>
        </w:rPr>
        <w:t>・トーイングモード：</w:t>
      </w:r>
      <w:r w:rsidRPr="00CF14CE">
        <w:rPr>
          <w:rFonts w:hint="eastAsia"/>
          <w:color w:val="FF0000"/>
        </w:rPr>
        <w:t>562_</w:t>
      </w:r>
      <w:r w:rsidRPr="00CF14CE">
        <w:rPr>
          <w:rFonts w:hint="eastAsia"/>
          <w:color w:val="FF0000"/>
        </w:rPr>
        <w:t>トーイングモード</w:t>
      </w:r>
      <w:r w:rsidRPr="00CF14CE">
        <w:rPr>
          <w:rFonts w:hint="eastAsia"/>
          <w:color w:val="FF0000"/>
        </w:rPr>
        <w:t>MM</w:t>
      </w:r>
      <w:r w:rsidRPr="00CF14CE">
        <w:rPr>
          <w:rFonts w:hint="eastAsia"/>
          <w:color w:val="FF0000"/>
        </w:rPr>
        <w:t>機能要求仕様書</w:t>
      </w:r>
    </w:p>
    <w:p w14:paraId="37B66DD3" w14:textId="77777777" w:rsidR="002A38C6" w:rsidRPr="00CF14CE" w:rsidRDefault="002A38C6" w:rsidP="002A38C6">
      <w:pPr>
        <w:ind w:left="938"/>
        <w:rPr>
          <w:rFonts w:hint="eastAsia"/>
          <w:color w:val="FF0000"/>
        </w:rPr>
      </w:pPr>
      <w:r w:rsidRPr="00CF14CE">
        <w:rPr>
          <w:rFonts w:hint="eastAsia"/>
          <w:color w:val="FF0000"/>
        </w:rPr>
        <w:t>※注：将来的に</w:t>
      </w:r>
      <w:r w:rsidRPr="00CF14CE">
        <w:rPr>
          <w:rFonts w:hint="eastAsia"/>
          <w:color w:val="FF0000"/>
        </w:rPr>
        <w:t>TRAIL</w:t>
      </w:r>
      <w:r w:rsidRPr="00CF14CE">
        <w:rPr>
          <w:rFonts w:hint="eastAsia"/>
          <w:color w:val="FF0000"/>
        </w:rPr>
        <w:t>およびトーイング以外に</w:t>
      </w:r>
      <w:r w:rsidRPr="00CF14CE">
        <w:rPr>
          <w:rFonts w:hint="eastAsia"/>
          <w:color w:val="FF0000"/>
        </w:rPr>
        <w:t>ON</w:t>
      </w:r>
      <w:r w:rsidRPr="00CF14CE">
        <w:rPr>
          <w:rFonts w:hint="eastAsia"/>
          <w:color w:val="FF0000"/>
        </w:rPr>
        <w:t>となることでドライブモードセレクトを</w:t>
      </w:r>
      <w:r w:rsidRPr="00CF14CE">
        <w:rPr>
          <w:rFonts w:hint="eastAsia"/>
          <w:color w:val="FF0000"/>
        </w:rPr>
        <w:t>NORMAL</w:t>
      </w:r>
      <w:r w:rsidRPr="00CF14CE">
        <w:rPr>
          <w:rFonts w:hint="eastAsia"/>
          <w:color w:val="FF0000"/>
        </w:rPr>
        <w:t>へ切り替える機能が追加された際には</w:t>
      </w:r>
      <w:r w:rsidRPr="00CF14CE">
        <w:rPr>
          <w:rFonts w:hint="eastAsia"/>
          <w:color w:val="FF0000"/>
        </w:rPr>
        <w:t>NORMAL</w:t>
      </w:r>
      <w:r w:rsidRPr="00CF14CE">
        <w:rPr>
          <w:rFonts w:hint="eastAsia"/>
          <w:color w:val="FF0000"/>
        </w:rPr>
        <w:t>非選択条件への追加要否を議論すること</w:t>
      </w:r>
    </w:p>
    <w:p w14:paraId="6CA0031A" w14:textId="77777777" w:rsidR="002A38C6" w:rsidRPr="002A38C6" w:rsidRDefault="002A38C6" w:rsidP="002A38C6">
      <w:pPr>
        <w:ind w:left="938"/>
        <w:rPr>
          <w:rFonts w:hint="eastAsia"/>
          <w:color w:val="00B0F0"/>
        </w:rPr>
      </w:pPr>
    </w:p>
    <w:p w14:paraId="51A3F946" w14:textId="77777777" w:rsidR="0028648E" w:rsidRPr="007F2622" w:rsidRDefault="0028648E" w:rsidP="0009632C">
      <w:pPr>
        <w:ind w:left="938"/>
        <w:rPr>
          <w:color w:val="00B0F0"/>
        </w:rPr>
      </w:pPr>
      <w:r w:rsidRPr="007F2622">
        <w:rPr>
          <w:rFonts w:hint="eastAsia"/>
          <w:color w:val="00B0F0"/>
          <w:sz w:val="20"/>
          <w:szCs w:val="22"/>
        </w:rPr>
        <w:t xml:space="preserve">On the DMS software switch screen, AVN sets each mode select button decided according to </w:t>
      </w:r>
      <w:r w:rsidRPr="007F2622">
        <w:rPr>
          <w:color w:val="00B0F0"/>
          <w:sz w:val="20"/>
          <w:szCs w:val="22"/>
        </w:rPr>
        <w:t>B_DMODE</w:t>
      </w:r>
      <w:r w:rsidRPr="007F2622">
        <w:rPr>
          <w:rFonts w:hint="eastAsia"/>
          <w:color w:val="00B0F0"/>
          <w:sz w:val="20"/>
          <w:szCs w:val="22"/>
        </w:rPr>
        <w:t xml:space="preserve"> value s</w:t>
      </w:r>
      <w:r w:rsidRPr="007F2622">
        <w:rPr>
          <w:color w:val="00B0F0"/>
          <w:sz w:val="20"/>
          <w:szCs w:val="22"/>
        </w:rPr>
        <w:t>hown in section</w:t>
      </w:r>
      <w:r w:rsidRPr="00A33C45">
        <w:rPr>
          <w:color w:val="00B0F0"/>
          <w:sz w:val="20"/>
          <w:szCs w:val="22"/>
        </w:rPr>
        <w:t xml:space="preserve"> </w:t>
      </w:r>
      <w:r w:rsidR="00A01CA9" w:rsidRPr="00A33C45">
        <w:rPr>
          <w:color w:val="00B0F0"/>
        </w:rPr>
        <w:fldChar w:fldCharType="begin"/>
      </w:r>
      <w:r w:rsidR="00A01CA9" w:rsidRPr="00A33C45">
        <w:rPr>
          <w:color w:val="00B0F0"/>
        </w:rPr>
        <w:instrText xml:space="preserve"> </w:instrText>
      </w:r>
      <w:r w:rsidR="00A01CA9" w:rsidRPr="00A33C45">
        <w:rPr>
          <w:rFonts w:hint="eastAsia"/>
          <w:color w:val="00B0F0"/>
        </w:rPr>
        <w:instrText>REF _Ref188895719 \r \h</w:instrText>
      </w:r>
      <w:r w:rsidR="00A01CA9" w:rsidRPr="00A33C45">
        <w:rPr>
          <w:color w:val="00B0F0"/>
        </w:rPr>
        <w:instrText xml:space="preserve"> </w:instrText>
      </w:r>
      <w:r w:rsidR="00A01CA9" w:rsidRPr="00A33C45">
        <w:rPr>
          <w:color w:val="00B0F0"/>
        </w:rPr>
      </w:r>
      <w:r w:rsidR="00A01CA9" w:rsidRPr="00A33C45">
        <w:rPr>
          <w:color w:val="00B0F0"/>
        </w:rPr>
        <w:instrText xml:space="preserve"> \* MERGEFORMAT </w:instrText>
      </w:r>
      <w:r w:rsidR="00A01CA9" w:rsidRPr="00A33C45">
        <w:rPr>
          <w:color w:val="00B0F0"/>
        </w:rPr>
        <w:fldChar w:fldCharType="separate"/>
      </w:r>
      <w:r w:rsidR="00336074" w:rsidRPr="00A33C45">
        <w:rPr>
          <w:color w:val="00B0F0"/>
        </w:rPr>
        <w:t>2.1.7</w:t>
      </w:r>
      <w:r w:rsidR="00A01CA9" w:rsidRPr="00A33C45">
        <w:rPr>
          <w:color w:val="00B0F0"/>
        </w:rPr>
        <w:fldChar w:fldCharType="end"/>
      </w:r>
      <w:r w:rsidRPr="00A33C45">
        <w:rPr>
          <w:rFonts w:hint="eastAsia"/>
          <w:color w:val="00B0F0"/>
          <w:sz w:val="20"/>
          <w:szCs w:val="22"/>
        </w:rPr>
        <w:t>.</w:t>
      </w:r>
    </w:p>
    <w:p w14:paraId="1A9EE3F3" w14:textId="77777777" w:rsidR="00594B76" w:rsidRPr="00CF14CE" w:rsidRDefault="00594B76" w:rsidP="00594B76">
      <w:pPr>
        <w:ind w:left="938"/>
        <w:rPr>
          <w:color w:val="FF0000"/>
          <w:sz w:val="20"/>
          <w:szCs w:val="22"/>
        </w:rPr>
      </w:pPr>
      <w:r w:rsidRPr="00CF14CE">
        <w:rPr>
          <w:color w:val="FF0000"/>
          <w:sz w:val="20"/>
          <w:szCs w:val="22"/>
        </w:rPr>
        <w:t>However, even if B_DMODE is set to NORMAL, the NORMAL mode button will be set to an unconfirmed state when either the TRAIL mode or the TOWING mode is ON.</w:t>
      </w:r>
    </w:p>
    <w:p w14:paraId="5C9B9BDF" w14:textId="77777777" w:rsidR="00594B76" w:rsidRPr="00CF14CE" w:rsidRDefault="00594B76" w:rsidP="00594B76">
      <w:pPr>
        <w:ind w:left="938"/>
        <w:rPr>
          <w:color w:val="FF0000"/>
          <w:sz w:val="20"/>
          <w:szCs w:val="22"/>
        </w:rPr>
      </w:pPr>
      <w:r w:rsidRPr="00CF14CE">
        <w:rPr>
          <w:color w:val="FF0000"/>
          <w:sz w:val="20"/>
          <w:szCs w:val="22"/>
        </w:rPr>
        <w:t>This is because, as a result of selecting a driving mode other than the drive mode select on the vehicle, B_DMODE remains NORMAL.</w:t>
      </w:r>
    </w:p>
    <w:p w14:paraId="58B7957F" w14:textId="77777777" w:rsidR="00594B76" w:rsidRPr="00CF14CE" w:rsidRDefault="00594B76" w:rsidP="00594B76">
      <w:pPr>
        <w:ind w:left="938"/>
        <w:rPr>
          <w:color w:val="FF0000"/>
          <w:sz w:val="20"/>
          <w:szCs w:val="22"/>
        </w:rPr>
      </w:pPr>
      <w:r w:rsidRPr="00CF14CE">
        <w:rPr>
          <w:color w:val="FF0000"/>
          <w:sz w:val="20"/>
          <w:szCs w:val="22"/>
        </w:rPr>
        <w:t>For detailed information about TRAIL mode and TOWING mode, please refer to their respective functional requirement specifications.</w:t>
      </w:r>
      <w:r w:rsidRPr="00CF14CE">
        <w:rPr>
          <w:rFonts w:hint="eastAsia"/>
          <w:color w:val="FF0000"/>
          <w:sz w:val="20"/>
          <w:szCs w:val="22"/>
        </w:rPr>
        <w:t xml:space="preserve"> </w:t>
      </w:r>
    </w:p>
    <w:p w14:paraId="15EF2106" w14:textId="77777777" w:rsidR="00594B76" w:rsidRPr="00CF14CE" w:rsidRDefault="00594B76" w:rsidP="00594B76">
      <w:pPr>
        <w:ind w:left="938"/>
        <w:rPr>
          <w:rFonts w:hint="eastAsia"/>
          <w:color w:val="FF0000"/>
          <w:sz w:val="20"/>
          <w:szCs w:val="22"/>
        </w:rPr>
      </w:pPr>
      <w:r w:rsidRPr="00CF14CE">
        <w:rPr>
          <w:rFonts w:hint="eastAsia"/>
          <w:color w:val="FF0000"/>
          <w:sz w:val="20"/>
          <w:szCs w:val="22"/>
        </w:rPr>
        <w:t>・</w:t>
      </w:r>
      <w:r w:rsidRPr="00CF14CE">
        <w:rPr>
          <w:rFonts w:hint="eastAsia"/>
          <w:color w:val="FF0000"/>
          <w:sz w:val="20"/>
          <w:szCs w:val="22"/>
        </w:rPr>
        <w:t>TRAIL mode : Offroad control system soft-switch requirement spec</w:t>
      </w:r>
    </w:p>
    <w:p w14:paraId="11D2AEA3" w14:textId="77777777" w:rsidR="00594B76" w:rsidRPr="00CF14CE" w:rsidRDefault="00594B76" w:rsidP="00594B76">
      <w:pPr>
        <w:ind w:left="938"/>
        <w:rPr>
          <w:color w:val="FF0000"/>
          <w:sz w:val="20"/>
          <w:szCs w:val="22"/>
        </w:rPr>
      </w:pPr>
      <w:r w:rsidRPr="00CF14CE">
        <w:rPr>
          <w:rFonts w:hint="eastAsia"/>
          <w:color w:val="FF0000"/>
          <w:sz w:val="20"/>
          <w:szCs w:val="22"/>
        </w:rPr>
        <w:t>・</w:t>
      </w:r>
      <w:r w:rsidRPr="00CF14CE">
        <w:rPr>
          <w:rFonts w:hint="eastAsia"/>
          <w:color w:val="FF0000"/>
          <w:sz w:val="20"/>
          <w:szCs w:val="22"/>
        </w:rPr>
        <w:t xml:space="preserve">TOWING mode : </w:t>
      </w:r>
      <w:r w:rsidRPr="00CF14CE">
        <w:rPr>
          <w:color w:val="FF0000"/>
          <w:sz w:val="20"/>
          <w:szCs w:val="22"/>
        </w:rPr>
        <w:t>Towing mode MM function spec request sheet</w:t>
      </w:r>
    </w:p>
    <w:p w14:paraId="5A825351" w14:textId="77777777" w:rsidR="00594B76" w:rsidRPr="00CF14CE" w:rsidRDefault="00594B76" w:rsidP="00594B76">
      <w:pPr>
        <w:ind w:left="938"/>
        <w:rPr>
          <w:rFonts w:hint="eastAsia"/>
          <w:color w:val="FF0000"/>
          <w:sz w:val="20"/>
          <w:szCs w:val="22"/>
        </w:rPr>
      </w:pPr>
      <w:r w:rsidRPr="00CF14CE">
        <w:rPr>
          <w:color w:val="FF0000"/>
          <w:sz w:val="20"/>
          <w:szCs w:val="22"/>
        </w:rPr>
        <w:t>*Note: In the future, if a function is added that switches the drive mode select to NORMAL when modes other than TRAIL and TOWING are turned ON, the necessity of adding this to the conditions for not selecting NORMAL should be discussed.</w:t>
      </w:r>
    </w:p>
    <w:p w14:paraId="54C33BCB" w14:textId="77777777" w:rsidR="0028648E" w:rsidRPr="00594B76" w:rsidRDefault="0028648E" w:rsidP="0028648E">
      <w:pPr>
        <w:ind w:left="938"/>
        <w:rPr>
          <w:rFonts w:hint="eastAsia"/>
          <w:color w:val="000000"/>
        </w:rPr>
      </w:pPr>
    </w:p>
    <w:p w14:paraId="60D9ADC4" w14:textId="77777777" w:rsidR="0009632C" w:rsidRPr="009A62D4" w:rsidRDefault="0028648E" w:rsidP="0009632C">
      <w:pPr>
        <w:numPr>
          <w:ilvl w:val="0"/>
          <w:numId w:val="14"/>
        </w:numPr>
      </w:pPr>
      <w:r w:rsidRPr="00ED2A91">
        <w:rPr>
          <w:rFonts w:hint="eastAsia"/>
        </w:rPr>
        <w:t>ソフトスイッチ画面において通信途絶時または</w:t>
      </w:r>
      <w:r w:rsidR="00D80FEF" w:rsidRPr="00ED2A91">
        <w:t>Powe</w:t>
      </w:r>
      <w:r w:rsidR="00D80FEF" w:rsidRPr="00FC7797">
        <w:t>r-</w:t>
      </w:r>
      <w:r w:rsidR="00507371" w:rsidRPr="00FC7797">
        <w:rPr>
          <w:rFonts w:hint="eastAsia"/>
        </w:rPr>
        <w:t>ON</w:t>
      </w:r>
      <w:r w:rsidR="00507371" w:rsidRPr="00FC7797">
        <w:rPr>
          <w:rFonts w:hint="eastAsia"/>
        </w:rPr>
        <w:t>通常以外</w:t>
      </w:r>
      <w:r w:rsidRPr="00ED2A91">
        <w:rPr>
          <w:rFonts w:hint="eastAsia"/>
        </w:rPr>
        <w:t>時は、モード選択釦の表示をトーンダウンさせ、選択禁止とする</w:t>
      </w:r>
      <w:r w:rsidRPr="009A62D4">
        <w:rPr>
          <w:rFonts w:hint="eastAsia"/>
        </w:rPr>
        <w:t>。</w:t>
      </w:r>
      <w:r w:rsidR="0009632C" w:rsidRPr="009A62D4">
        <w:rPr>
          <w:rFonts w:hint="eastAsia"/>
        </w:rPr>
        <w:t>通信途絶判定の対象</w:t>
      </w:r>
      <w:r w:rsidR="0009632C" w:rsidRPr="009A62D4">
        <w:rPr>
          <w:rFonts w:hint="eastAsia"/>
        </w:rPr>
        <w:t>CAN</w:t>
      </w:r>
      <w:r w:rsidR="0009632C">
        <w:rPr>
          <w:rFonts w:hint="eastAsia"/>
          <w:color w:val="000000"/>
        </w:rPr>
        <w:t>は、</w:t>
      </w:r>
      <w:r w:rsidR="00A01CA9">
        <w:rPr>
          <w:color w:val="000000"/>
        </w:rPr>
        <w:fldChar w:fldCharType="begin"/>
      </w:r>
      <w:r w:rsidR="00A01CA9">
        <w:rPr>
          <w:color w:val="000000"/>
        </w:rPr>
        <w:instrText xml:space="preserve"> </w:instrText>
      </w:r>
      <w:r w:rsidR="00A01CA9">
        <w:rPr>
          <w:rFonts w:hint="eastAsia"/>
          <w:color w:val="000000"/>
        </w:rPr>
        <w:instrText>REF _Ref188895719 \r \h</w:instrText>
      </w:r>
      <w:r w:rsidR="00A01CA9">
        <w:rPr>
          <w:color w:val="000000"/>
        </w:rPr>
        <w:instrText xml:space="preserve"> </w:instrText>
      </w:r>
      <w:r w:rsidR="00A01CA9">
        <w:rPr>
          <w:color w:val="000000"/>
        </w:rPr>
      </w:r>
      <w:r w:rsidR="00A01CA9">
        <w:rPr>
          <w:color w:val="000000"/>
        </w:rPr>
        <w:instrText xml:space="preserve"> \* MERGEFORMAT </w:instrText>
      </w:r>
      <w:r w:rsidR="00A01CA9">
        <w:rPr>
          <w:color w:val="000000"/>
        </w:rPr>
        <w:fldChar w:fldCharType="separate"/>
      </w:r>
      <w:r w:rsidR="00336074">
        <w:rPr>
          <w:color w:val="000000"/>
        </w:rPr>
        <w:t>2.1.7</w:t>
      </w:r>
      <w:r w:rsidR="00A01CA9">
        <w:rPr>
          <w:color w:val="000000"/>
        </w:rPr>
        <w:fldChar w:fldCharType="end"/>
      </w:r>
      <w:r w:rsidR="0009632C">
        <w:rPr>
          <w:rFonts w:hint="eastAsia"/>
          <w:color w:val="000000"/>
        </w:rPr>
        <w:t>に記載</w:t>
      </w:r>
      <w:r w:rsidR="0009632C" w:rsidRPr="009A62D4">
        <w:rPr>
          <w:rFonts w:hint="eastAsia"/>
        </w:rPr>
        <w:t>の</w:t>
      </w:r>
      <w:r w:rsidR="0009632C" w:rsidRPr="009A62D4">
        <w:rPr>
          <w:rFonts w:hint="eastAsia"/>
        </w:rPr>
        <w:t>ENG1G90</w:t>
      </w:r>
      <w:r w:rsidR="0009632C" w:rsidRPr="009A62D4">
        <w:rPr>
          <w:rFonts w:hint="eastAsia"/>
        </w:rPr>
        <w:t>および</w:t>
      </w:r>
      <w:r w:rsidR="0009632C" w:rsidRPr="009A62D4">
        <w:rPr>
          <w:rFonts w:hint="eastAsia"/>
        </w:rPr>
        <w:t>ENG1S60</w:t>
      </w:r>
      <w:r w:rsidR="0009632C" w:rsidRPr="009A62D4">
        <w:rPr>
          <w:rFonts w:hint="eastAsia"/>
        </w:rPr>
        <w:t>とする。</w:t>
      </w:r>
      <w:r w:rsidR="00B82F7A" w:rsidRPr="00FC7797">
        <w:rPr>
          <w:rFonts w:hint="eastAsia"/>
        </w:rPr>
        <w:t>シーン別電源によるトーンダウン条件は</w:t>
      </w:r>
      <w:r w:rsidR="00B82F7A" w:rsidRPr="00FC7797">
        <w:fldChar w:fldCharType="begin"/>
      </w:r>
      <w:r w:rsidR="00B82F7A" w:rsidRPr="00FC7797">
        <w:instrText xml:space="preserve"> </w:instrText>
      </w:r>
      <w:r w:rsidR="00B82F7A" w:rsidRPr="00FC7797">
        <w:rPr>
          <w:rFonts w:hint="eastAsia"/>
        </w:rPr>
        <w:instrText>REF _Ref197715657 \r \h</w:instrText>
      </w:r>
      <w:r w:rsidR="00B82F7A" w:rsidRPr="00FC7797">
        <w:instrText xml:space="preserve"> </w:instrText>
      </w:r>
      <w:r w:rsidR="00B82F7A" w:rsidRPr="00FC7797">
        <w:instrText xml:space="preserve"> \* MERGEFORMAT </w:instrText>
      </w:r>
      <w:r w:rsidR="00B82F7A" w:rsidRPr="00FC7797">
        <w:fldChar w:fldCharType="separate"/>
      </w:r>
      <w:r w:rsidR="00336074" w:rsidRPr="00FC7797">
        <w:t>3.9</w:t>
      </w:r>
      <w:r w:rsidR="00B82F7A" w:rsidRPr="00FC7797">
        <w:fldChar w:fldCharType="end"/>
      </w:r>
      <w:r w:rsidR="00B82F7A" w:rsidRPr="00FC7797">
        <w:rPr>
          <w:rFonts w:hint="eastAsia"/>
        </w:rPr>
        <w:t>に記載する。</w:t>
      </w:r>
    </w:p>
    <w:p w14:paraId="19EC1BEF" w14:textId="77777777" w:rsidR="0028648E" w:rsidRPr="00507371" w:rsidRDefault="0028648E" w:rsidP="0009632C">
      <w:pPr>
        <w:ind w:left="938"/>
        <w:rPr>
          <w:color w:val="00B0F0"/>
        </w:rPr>
      </w:pPr>
      <w:r w:rsidRPr="0009632C">
        <w:rPr>
          <w:rFonts w:hint="eastAsia"/>
          <w:color w:val="00B0F0"/>
          <w:sz w:val="20"/>
          <w:szCs w:val="22"/>
        </w:rPr>
        <w:t xml:space="preserve">On the DMS </w:t>
      </w:r>
      <w:r w:rsidRPr="0009632C">
        <w:rPr>
          <w:color w:val="00B0F0"/>
          <w:sz w:val="20"/>
          <w:szCs w:val="22"/>
        </w:rPr>
        <w:t>software switch</w:t>
      </w:r>
      <w:r w:rsidRPr="0009632C">
        <w:rPr>
          <w:rFonts w:hint="eastAsia"/>
          <w:color w:val="00B0F0"/>
          <w:sz w:val="20"/>
          <w:szCs w:val="22"/>
        </w:rPr>
        <w:t xml:space="preserve"> screen, when CAN communication is disrupted or power supply status is </w:t>
      </w:r>
      <w:r w:rsidR="00D80FEF" w:rsidRPr="0009632C">
        <w:rPr>
          <w:color w:val="00B0F0"/>
        </w:rPr>
        <w:t>Power-</w:t>
      </w:r>
      <w:r w:rsidR="00507371" w:rsidRPr="00FC7797">
        <w:rPr>
          <w:rFonts w:hint="eastAsia"/>
          <w:color w:val="00B0F0"/>
        </w:rPr>
        <w:t>ON General</w:t>
      </w:r>
      <w:r w:rsidRPr="00FC7797">
        <w:rPr>
          <w:rFonts w:hint="eastAsia"/>
          <w:color w:val="00B0F0"/>
          <w:sz w:val="20"/>
          <w:szCs w:val="22"/>
        </w:rPr>
        <w:t>,</w:t>
      </w:r>
      <w:r w:rsidRPr="0009632C">
        <w:rPr>
          <w:rFonts w:hint="eastAsia"/>
          <w:color w:val="00B0F0"/>
          <w:sz w:val="20"/>
          <w:szCs w:val="22"/>
        </w:rPr>
        <w:t xml:space="preserve"> AVN </w:t>
      </w:r>
      <w:r w:rsidRPr="0009632C">
        <w:rPr>
          <w:color w:val="00B0F0"/>
          <w:sz w:val="20"/>
          <w:szCs w:val="22"/>
        </w:rPr>
        <w:t xml:space="preserve">displays </w:t>
      </w:r>
      <w:r w:rsidRPr="0009632C">
        <w:rPr>
          <w:rFonts w:hint="eastAsia"/>
          <w:color w:val="00B0F0"/>
          <w:sz w:val="20"/>
          <w:szCs w:val="22"/>
        </w:rPr>
        <w:t xml:space="preserve">entering button for DMS </w:t>
      </w:r>
      <w:r w:rsidRPr="0009632C">
        <w:rPr>
          <w:color w:val="00B0F0"/>
          <w:sz w:val="20"/>
          <w:szCs w:val="22"/>
        </w:rPr>
        <w:t xml:space="preserve">mode select </w:t>
      </w:r>
      <w:r w:rsidRPr="0009632C">
        <w:rPr>
          <w:rFonts w:hint="eastAsia"/>
          <w:color w:val="00B0F0"/>
          <w:sz w:val="20"/>
          <w:szCs w:val="22"/>
        </w:rPr>
        <w:t>is displayed with tone down condition it does not permit user operation.</w:t>
      </w:r>
      <w:r w:rsidR="0009632C" w:rsidRPr="0009632C">
        <w:rPr>
          <w:color w:val="00B050"/>
          <w:sz w:val="20"/>
          <w:szCs w:val="22"/>
        </w:rPr>
        <w:t xml:space="preserve"> </w:t>
      </w:r>
      <w:r w:rsidR="0009632C" w:rsidRPr="009A62D4">
        <w:rPr>
          <w:color w:val="00B0F0"/>
          <w:sz w:val="20"/>
          <w:szCs w:val="22"/>
        </w:rPr>
        <w:t xml:space="preserve">The CAN frames subject to communication interruption determination are ENG1G90 and ENG1S60 as described in </w:t>
      </w:r>
      <w:r w:rsidR="00A01CA9" w:rsidRPr="00A33C45">
        <w:rPr>
          <w:color w:val="00B0F0"/>
        </w:rPr>
        <w:fldChar w:fldCharType="begin"/>
      </w:r>
      <w:r w:rsidR="00A01CA9" w:rsidRPr="00A33C45">
        <w:rPr>
          <w:color w:val="00B0F0"/>
        </w:rPr>
        <w:instrText xml:space="preserve"> </w:instrText>
      </w:r>
      <w:r w:rsidR="00A01CA9" w:rsidRPr="00A33C45">
        <w:rPr>
          <w:rFonts w:hint="eastAsia"/>
          <w:color w:val="00B0F0"/>
        </w:rPr>
        <w:instrText>REF _Ref188895719 \r \h</w:instrText>
      </w:r>
      <w:r w:rsidR="00A01CA9" w:rsidRPr="00A33C45">
        <w:rPr>
          <w:color w:val="00B0F0"/>
        </w:rPr>
        <w:instrText xml:space="preserve"> </w:instrText>
      </w:r>
      <w:r w:rsidR="00A01CA9" w:rsidRPr="00A33C45">
        <w:rPr>
          <w:color w:val="00B0F0"/>
        </w:rPr>
      </w:r>
      <w:r w:rsidR="00A01CA9" w:rsidRPr="00A33C45">
        <w:rPr>
          <w:color w:val="00B0F0"/>
        </w:rPr>
        <w:instrText xml:space="preserve"> \* MERGEFORMAT </w:instrText>
      </w:r>
      <w:r w:rsidR="00A01CA9" w:rsidRPr="00A33C45">
        <w:rPr>
          <w:color w:val="00B0F0"/>
        </w:rPr>
        <w:fldChar w:fldCharType="separate"/>
      </w:r>
      <w:r w:rsidR="00336074" w:rsidRPr="00A33C45">
        <w:rPr>
          <w:color w:val="00B0F0"/>
        </w:rPr>
        <w:t>2.1.7</w:t>
      </w:r>
      <w:r w:rsidR="00A01CA9" w:rsidRPr="00A33C45">
        <w:rPr>
          <w:color w:val="00B0F0"/>
        </w:rPr>
        <w:fldChar w:fldCharType="end"/>
      </w:r>
      <w:r w:rsidR="0009632C" w:rsidRPr="00A33C45">
        <w:rPr>
          <w:rFonts w:hint="eastAsia"/>
          <w:color w:val="00B0F0"/>
        </w:rPr>
        <w:t>.</w:t>
      </w:r>
      <w:r w:rsidR="00507371" w:rsidRPr="00A33C45">
        <w:rPr>
          <w:rFonts w:hint="eastAsia"/>
          <w:color w:val="00B0F0"/>
        </w:rPr>
        <w:t xml:space="preserve"> </w:t>
      </w:r>
      <w:r w:rsidR="00507371" w:rsidRPr="00A33C45">
        <w:rPr>
          <w:color w:val="00B0F0"/>
        </w:rPr>
        <w:t>The di</w:t>
      </w:r>
      <w:r w:rsidR="00507371" w:rsidRPr="00FC7797">
        <w:rPr>
          <w:color w:val="00B0F0"/>
        </w:rPr>
        <w:t>splay</w:t>
      </w:r>
      <w:r w:rsidR="00B82F7A" w:rsidRPr="00FC7797">
        <w:rPr>
          <w:rFonts w:hint="eastAsia"/>
          <w:color w:val="00B0F0"/>
        </w:rPr>
        <w:t xml:space="preserve"> condition</w:t>
      </w:r>
      <w:r w:rsidR="00507371" w:rsidRPr="00FC7797">
        <w:rPr>
          <w:color w:val="00B0F0"/>
        </w:rPr>
        <w:t xml:space="preserve"> of the </w:t>
      </w:r>
      <w:r w:rsidR="00B82F7A" w:rsidRPr="00FC7797">
        <w:rPr>
          <w:rFonts w:hint="eastAsia"/>
          <w:color w:val="00B0F0"/>
        </w:rPr>
        <w:t>tone down</w:t>
      </w:r>
      <w:r w:rsidR="00507371" w:rsidRPr="00FC7797">
        <w:rPr>
          <w:color w:val="00B0F0"/>
        </w:rPr>
        <w:t xml:space="preserve"> for each power state</w:t>
      </w:r>
      <w:r w:rsidR="00B82F7A" w:rsidRPr="00FC7797">
        <w:rPr>
          <w:rFonts w:hint="eastAsia"/>
          <w:color w:val="00B0F0"/>
        </w:rPr>
        <w:t xml:space="preserve"> as described </w:t>
      </w:r>
      <w:r w:rsidR="00B82F7A" w:rsidRPr="00FC7797">
        <w:rPr>
          <w:color w:val="00B0F0"/>
        </w:rPr>
        <w:fldChar w:fldCharType="begin"/>
      </w:r>
      <w:r w:rsidR="00B82F7A" w:rsidRPr="00FC7797">
        <w:rPr>
          <w:color w:val="00B0F0"/>
        </w:rPr>
        <w:instrText xml:space="preserve"> </w:instrText>
      </w:r>
      <w:r w:rsidR="00B82F7A" w:rsidRPr="00FC7797">
        <w:rPr>
          <w:rFonts w:hint="eastAsia"/>
          <w:color w:val="00B0F0"/>
        </w:rPr>
        <w:instrText>REF _Ref197715657 \r \h</w:instrText>
      </w:r>
      <w:r w:rsidR="00B82F7A" w:rsidRPr="00FC7797">
        <w:rPr>
          <w:color w:val="00B0F0"/>
        </w:rPr>
        <w:instrText xml:space="preserve"> </w:instrText>
      </w:r>
      <w:r w:rsidR="00B82F7A" w:rsidRPr="00FC7797">
        <w:rPr>
          <w:color w:val="00B0F0"/>
        </w:rPr>
      </w:r>
      <w:r w:rsidR="00FC7797">
        <w:rPr>
          <w:color w:val="00B0F0"/>
        </w:rPr>
        <w:instrText xml:space="preserve"> \* MERGEFORMAT </w:instrText>
      </w:r>
      <w:r w:rsidR="00B82F7A" w:rsidRPr="00FC7797">
        <w:rPr>
          <w:color w:val="00B0F0"/>
        </w:rPr>
        <w:fldChar w:fldCharType="separate"/>
      </w:r>
      <w:r w:rsidR="00336074" w:rsidRPr="00FC7797">
        <w:rPr>
          <w:color w:val="00B0F0"/>
        </w:rPr>
        <w:t>3.9</w:t>
      </w:r>
      <w:r w:rsidR="00B82F7A" w:rsidRPr="00FC7797">
        <w:rPr>
          <w:color w:val="00B0F0"/>
        </w:rPr>
        <w:fldChar w:fldCharType="end"/>
      </w:r>
      <w:bookmarkStart w:id="143" w:name="_Toc362599025"/>
      <w:r w:rsidR="00507371" w:rsidRPr="00FC7797">
        <w:rPr>
          <w:color w:val="00B0F0"/>
        </w:rPr>
        <w:t>.</w:t>
      </w:r>
    </w:p>
    <w:p w14:paraId="11F8709A" w14:textId="77777777" w:rsidR="0028648E" w:rsidRPr="00FC7797" w:rsidRDefault="0028648E" w:rsidP="0028648E">
      <w:pPr>
        <w:ind w:left="938"/>
        <w:rPr>
          <w:rFonts w:hint="eastAsia"/>
          <w:color w:val="000000"/>
        </w:rPr>
      </w:pPr>
    </w:p>
    <w:p w14:paraId="03047015" w14:textId="77777777" w:rsidR="002F7AA2" w:rsidRPr="003530C9" w:rsidRDefault="0009632C" w:rsidP="009113BB">
      <w:pPr>
        <w:ind w:firstLine="840"/>
        <w:rPr>
          <w:rFonts w:hint="eastAsia"/>
        </w:rPr>
      </w:pPr>
      <w:r>
        <w:br w:type="page"/>
      </w:r>
    </w:p>
    <w:p w14:paraId="5C4C8894" w14:textId="77777777" w:rsidR="00AC6512" w:rsidRPr="00EA0E72" w:rsidRDefault="00AC6512" w:rsidP="00CC17EE">
      <w:pPr>
        <w:pStyle w:val="Heading2"/>
        <w:rPr>
          <w:rFonts w:hint="eastAsia"/>
        </w:rPr>
      </w:pPr>
      <w:bookmarkStart w:id="144" w:name="_Ref100588572"/>
      <w:bookmarkStart w:id="145" w:name="_Ref100588595"/>
      <w:bookmarkStart w:id="146" w:name="_Ref100589185"/>
      <w:bookmarkStart w:id="147" w:name="_Toc166748995"/>
      <w:bookmarkStart w:id="148" w:name="_Toc207119740"/>
      <w:bookmarkEnd w:id="143"/>
      <w:r w:rsidRPr="003530C9">
        <w:rPr>
          <w:rFonts w:hint="eastAsia"/>
        </w:rPr>
        <w:t>出力信</w:t>
      </w:r>
      <w:r w:rsidRPr="00EA0E72">
        <w:rPr>
          <w:rFonts w:hint="eastAsia"/>
        </w:rPr>
        <w:t>号</w:t>
      </w:r>
      <w:r w:rsidR="00945A8D" w:rsidRPr="00EA0E72">
        <w:rPr>
          <w:rFonts w:hint="eastAsia"/>
        </w:rPr>
        <w:t xml:space="preserve"> </w:t>
      </w:r>
      <w:r w:rsidR="00945A8D" w:rsidRPr="00710CD0">
        <w:rPr>
          <w:rFonts w:hint="eastAsia"/>
          <w:color w:val="00B0F0"/>
          <w:sz w:val="20"/>
          <w:szCs w:val="22"/>
        </w:rPr>
        <w:t>/ Output signal</w:t>
      </w:r>
      <w:bookmarkEnd w:id="144"/>
      <w:bookmarkEnd w:id="145"/>
      <w:bookmarkEnd w:id="146"/>
      <w:bookmarkEnd w:id="147"/>
      <w:bookmarkEnd w:id="148"/>
    </w:p>
    <w:p w14:paraId="7F208362" w14:textId="77777777" w:rsidR="00C42026" w:rsidRPr="00EA0E72" w:rsidRDefault="00C42026" w:rsidP="00D01C19">
      <w:pPr>
        <w:rPr>
          <w:rFonts w:hint="eastAsia"/>
        </w:rPr>
      </w:pPr>
    </w:p>
    <w:p w14:paraId="1D5D53D8" w14:textId="77777777" w:rsidR="00D01C19" w:rsidRPr="00710CD0" w:rsidRDefault="00D01C19" w:rsidP="00CC17EE">
      <w:pPr>
        <w:pStyle w:val="Heading3"/>
        <w:rPr>
          <w:rFonts w:hint="eastAsia"/>
          <w:color w:val="00B0F0"/>
          <w:sz w:val="20"/>
          <w:szCs w:val="22"/>
        </w:rPr>
      </w:pPr>
      <w:bookmarkStart w:id="149" w:name="_Toc166748996"/>
      <w:bookmarkStart w:id="150" w:name="_Toc207119741"/>
      <w:r w:rsidRPr="00EA0E72">
        <w:rPr>
          <w:rFonts w:hint="eastAsia"/>
        </w:rPr>
        <w:t>CAN</w:t>
      </w:r>
      <w:r w:rsidRPr="00EA0E72">
        <w:rPr>
          <w:rFonts w:hint="eastAsia"/>
        </w:rPr>
        <w:t>出力信号（カスタマイズ用）</w:t>
      </w:r>
      <w:r w:rsidR="002B1440" w:rsidRPr="00710CD0">
        <w:rPr>
          <w:rFonts w:hint="eastAsia"/>
          <w:color w:val="00B0F0"/>
          <w:sz w:val="20"/>
          <w:szCs w:val="22"/>
        </w:rPr>
        <w:t>/ CAN output signal (For DMS customization)</w:t>
      </w:r>
      <w:bookmarkEnd w:id="149"/>
      <w:bookmarkEnd w:id="150"/>
    </w:p>
    <w:p w14:paraId="20664815" w14:textId="77777777" w:rsidR="003530C9" w:rsidRPr="000C4EE3" w:rsidRDefault="003530C9" w:rsidP="00E63A0E">
      <w:pPr>
        <w:ind w:leftChars="200" w:left="386"/>
        <w:rPr>
          <w:rFonts w:hint="eastAsia"/>
        </w:rPr>
      </w:pPr>
    </w:p>
    <w:p w14:paraId="0EE81377" w14:textId="77777777" w:rsidR="007F12CB" w:rsidRPr="00EA0E72" w:rsidRDefault="00404E00" w:rsidP="007F12CB">
      <w:pPr>
        <w:ind w:leftChars="200" w:left="386"/>
        <w:rPr>
          <w:rFonts w:hint="eastAsia"/>
        </w:rPr>
      </w:pPr>
      <w:r w:rsidRPr="00EA0E72">
        <w:rPr>
          <w:rFonts w:hint="eastAsia"/>
          <w:szCs w:val="21"/>
        </w:rPr>
        <w:t>メッセージラベル</w:t>
      </w:r>
      <w:r w:rsidRPr="00710CD0">
        <w:rPr>
          <w:rFonts w:hint="eastAsia"/>
          <w:color w:val="00B0F0"/>
          <w:sz w:val="20"/>
          <w:szCs w:val="20"/>
        </w:rPr>
        <w:t xml:space="preserve">/ </w:t>
      </w:r>
      <w:r w:rsidRPr="00710CD0">
        <w:rPr>
          <w:color w:val="00B0F0"/>
          <w:sz w:val="20"/>
          <w:szCs w:val="20"/>
        </w:rPr>
        <w:t xml:space="preserve">Msg. </w:t>
      </w:r>
      <w:r w:rsidRPr="00710CD0">
        <w:rPr>
          <w:rFonts w:hint="eastAsia"/>
          <w:color w:val="00B0F0"/>
          <w:sz w:val="20"/>
          <w:szCs w:val="20"/>
        </w:rPr>
        <w:t>labe</w:t>
      </w:r>
      <w:r w:rsidRPr="00710CD0">
        <w:rPr>
          <w:color w:val="00B0F0"/>
          <w:sz w:val="20"/>
          <w:szCs w:val="20"/>
        </w:rPr>
        <w:t>l</w:t>
      </w:r>
      <w:r w:rsidR="007F12CB" w:rsidRPr="00EA0E72">
        <w:rPr>
          <w:rFonts w:hint="eastAsia"/>
        </w:rPr>
        <w:t>：（</w:t>
      </w:r>
      <w:r w:rsidR="007F12CB" w:rsidRPr="00EA0E72">
        <w:rPr>
          <w:rFonts w:hint="eastAsia"/>
        </w:rPr>
        <w:t>AVN1S39</w:t>
      </w:r>
      <w:r w:rsidR="007F12CB" w:rsidRPr="00EA0E72">
        <w:rPr>
          <w:rFonts w:hint="eastAsia"/>
        </w:rPr>
        <w:t>）</w:t>
      </w:r>
      <w:r w:rsidR="007F12CB" w:rsidRPr="00EA0E72">
        <w:rPr>
          <w:rFonts w:hint="eastAsia"/>
        </w:rPr>
        <w:t>CAN-ID 58Ah</w:t>
      </w:r>
    </w:p>
    <w:p w14:paraId="783F7ACB" w14:textId="77777777" w:rsidR="007F12CB" w:rsidRPr="00EA0E72" w:rsidRDefault="00404E00" w:rsidP="007F12CB">
      <w:pPr>
        <w:ind w:leftChars="200" w:left="386"/>
        <w:rPr>
          <w:rFonts w:hint="eastAsia"/>
        </w:rPr>
      </w:pPr>
      <w:r w:rsidRPr="00EA0E72">
        <w:rPr>
          <w:rFonts w:hint="eastAsia"/>
        </w:rPr>
        <w:t>データ</w:t>
      </w:r>
      <w:r w:rsidR="007F12CB" w:rsidRPr="00EA0E72">
        <w:rPr>
          <w:rFonts w:hint="eastAsia"/>
        </w:rPr>
        <w:t>ラベル：</w:t>
      </w:r>
      <w:r w:rsidR="000A68E8" w:rsidRPr="00EA0E72">
        <w:rPr>
          <w:rFonts w:hint="eastAsia"/>
        </w:rPr>
        <w:t>下</w:t>
      </w:r>
      <w:r w:rsidR="007F12CB" w:rsidRPr="00EA0E72">
        <w:rPr>
          <w:rFonts w:hint="eastAsia"/>
        </w:rPr>
        <w:t>表参照</w:t>
      </w:r>
      <w:r w:rsidR="007F12CB" w:rsidRPr="00EA0E72">
        <w:rPr>
          <w:rFonts w:hint="eastAsia"/>
        </w:rPr>
        <w:t xml:space="preserve">  </w:t>
      </w:r>
      <w:r w:rsidR="007F12CB" w:rsidRPr="00710CD0">
        <w:rPr>
          <w:rFonts w:hint="eastAsia"/>
          <w:color w:val="00B0F0"/>
          <w:sz w:val="20"/>
          <w:szCs w:val="22"/>
        </w:rPr>
        <w:t xml:space="preserve">/ </w:t>
      </w:r>
      <w:r w:rsidRPr="00710CD0">
        <w:rPr>
          <w:rFonts w:hint="eastAsia"/>
          <w:color w:val="00B0F0"/>
          <w:sz w:val="20"/>
          <w:szCs w:val="22"/>
        </w:rPr>
        <w:t>Data</w:t>
      </w:r>
      <w:r w:rsidR="007F12CB" w:rsidRPr="00710CD0">
        <w:rPr>
          <w:rFonts w:hint="eastAsia"/>
          <w:color w:val="00B0F0"/>
          <w:sz w:val="20"/>
          <w:szCs w:val="22"/>
        </w:rPr>
        <w:t xml:space="preserve"> la</w:t>
      </w:r>
      <w:r w:rsidR="007F12CB" w:rsidRPr="00C4600D">
        <w:rPr>
          <w:rFonts w:hint="eastAsia"/>
          <w:color w:val="00B0F0"/>
          <w:sz w:val="20"/>
          <w:szCs w:val="22"/>
        </w:rPr>
        <w:t>bel</w:t>
      </w:r>
      <w:r w:rsidR="007F12CB" w:rsidRPr="00C4600D">
        <w:rPr>
          <w:rFonts w:hint="eastAsia"/>
          <w:color w:val="00B0F0"/>
        </w:rPr>
        <w:t>：</w:t>
      </w:r>
      <w:r w:rsidR="007F12CB" w:rsidRPr="00C4600D">
        <w:rPr>
          <w:rFonts w:hint="eastAsia"/>
          <w:color w:val="00B0F0"/>
        </w:rPr>
        <w:t xml:space="preserve">Refer to the </w:t>
      </w:r>
      <w:r w:rsidR="000A68E8" w:rsidRPr="00C4600D">
        <w:rPr>
          <w:rFonts w:hint="eastAsia"/>
          <w:color w:val="00B0F0"/>
        </w:rPr>
        <w:t xml:space="preserve">below </w:t>
      </w:r>
      <w:r w:rsidR="007F12CB" w:rsidRPr="00C4600D">
        <w:rPr>
          <w:rFonts w:hint="eastAsia"/>
          <w:color w:val="00B0F0"/>
        </w:rPr>
        <w:t>table</w:t>
      </w:r>
    </w:p>
    <w:p w14:paraId="3656B149" w14:textId="77777777" w:rsidR="007F12CB" w:rsidRPr="00EA0E72" w:rsidRDefault="007F12CB" w:rsidP="007F12CB">
      <w:pPr>
        <w:ind w:leftChars="200" w:left="386"/>
        <w:rPr>
          <w:rFonts w:hint="eastAsia"/>
        </w:rPr>
      </w:pPr>
      <w:r w:rsidRPr="00EA0E72">
        <w:rPr>
          <w:rFonts w:hint="eastAsia"/>
        </w:rPr>
        <w:t>初期値：無押下状態</w:t>
      </w:r>
      <w:r w:rsidRPr="00EA0E72">
        <w:rPr>
          <w:rFonts w:hint="eastAsia"/>
        </w:rPr>
        <w:t xml:space="preserve"> </w:t>
      </w:r>
      <w:r w:rsidRPr="00710CD0">
        <w:rPr>
          <w:rFonts w:hint="eastAsia"/>
          <w:color w:val="00B0F0"/>
          <w:sz w:val="20"/>
          <w:szCs w:val="22"/>
        </w:rPr>
        <w:t>/ Initial value</w:t>
      </w:r>
      <w:r w:rsidRPr="00C4600D">
        <w:rPr>
          <w:rFonts w:hint="eastAsia"/>
          <w:color w:val="00B0F0"/>
        </w:rPr>
        <w:t>：</w:t>
      </w:r>
      <w:r w:rsidRPr="00C4600D">
        <w:rPr>
          <w:rFonts w:hint="eastAsia"/>
          <w:color w:val="00B0F0"/>
        </w:rPr>
        <w:t>Non-pushed</w:t>
      </w:r>
    </w:p>
    <w:p w14:paraId="36DC1AF5" w14:textId="77777777" w:rsidR="00D01C19" w:rsidRPr="00EA0E72" w:rsidRDefault="00D01C19" w:rsidP="00D01C19">
      <w:r w:rsidRPr="00EA0E72">
        <w:rPr>
          <w:rFonts w:hint="eastAsia"/>
        </w:rPr>
        <w:t xml:space="preserve">　　</w:t>
      </w:r>
    </w:p>
    <w:tbl>
      <w:tblPr>
        <w:tblW w:w="9890" w:type="dxa"/>
        <w:tblCellMar>
          <w:left w:w="0" w:type="dxa"/>
          <w:right w:w="0" w:type="dxa"/>
        </w:tblCellMar>
        <w:tblLook w:val="0420" w:firstRow="1" w:lastRow="0" w:firstColumn="0" w:lastColumn="0" w:noHBand="0" w:noVBand="1"/>
      </w:tblPr>
      <w:tblGrid>
        <w:gridCol w:w="514"/>
        <w:gridCol w:w="388"/>
        <w:gridCol w:w="1974"/>
        <w:gridCol w:w="2049"/>
        <w:gridCol w:w="4279"/>
        <w:gridCol w:w="686"/>
      </w:tblGrid>
      <w:tr w:rsidR="00DD2AFF" w:rsidRPr="00EA0E72" w14:paraId="531EFF5C"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3502EFE3" w14:textId="77777777" w:rsidR="00DD2AFF" w:rsidRPr="00EA0E72" w:rsidRDefault="00DD2AFF" w:rsidP="00D01C19">
            <w:pPr>
              <w:rPr>
                <w:sz w:val="20"/>
              </w:rPr>
            </w:pPr>
            <w:r w:rsidRPr="00EA0E72">
              <w:rPr>
                <w:sz w:val="20"/>
              </w:rPr>
              <w:t>1.4</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4CB9AADC" w14:textId="77777777" w:rsidR="00DD2AFF" w:rsidRPr="00EA0E72" w:rsidRDefault="00DD2AFF" w:rsidP="00D01C19">
            <w:pPr>
              <w:rPr>
                <w:sz w:val="20"/>
              </w:rPr>
            </w:pPr>
            <w:r w:rsidRPr="00EA0E72">
              <w:rPr>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9DC9A22" w14:textId="77777777" w:rsidR="00DD2AFF" w:rsidRPr="00EA0E72" w:rsidRDefault="00DD2AFF" w:rsidP="00D01C19">
            <w:pPr>
              <w:rPr>
                <w:sz w:val="20"/>
              </w:rPr>
            </w:pPr>
            <w:r w:rsidRPr="00EA0E72">
              <w:rPr>
                <w:sz w:val="20"/>
              </w:rPr>
              <w:t>P_DCS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F11C684" w14:textId="77777777" w:rsidR="00DD2AFF" w:rsidRPr="00EA0E72" w:rsidRDefault="00DD2AFF" w:rsidP="00D01C19">
            <w:pPr>
              <w:rPr>
                <w:sz w:val="20"/>
              </w:rPr>
            </w:pPr>
            <w:r w:rsidRPr="00EA0E72">
              <w:rPr>
                <w:sz w:val="20"/>
              </w:rPr>
              <w:t>Switch State of Power Train</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7F9B0B0" w14:textId="77777777" w:rsidR="00DD2AFF" w:rsidRPr="00710CD0" w:rsidRDefault="00DD2AFF" w:rsidP="00D01C19">
            <w:pPr>
              <w:rPr>
                <w:color w:val="00B0F0"/>
                <w:sz w:val="18"/>
                <w:szCs w:val="22"/>
              </w:rPr>
            </w:pPr>
            <w:r w:rsidRPr="00EA0E72">
              <w:rPr>
                <w:sz w:val="20"/>
              </w:rPr>
              <w:t>パワトレ系</w:t>
            </w:r>
            <w:r w:rsidRPr="00EA0E72">
              <w:rPr>
                <w:sz w:val="20"/>
              </w:rPr>
              <w:t>SW</w:t>
            </w:r>
            <w:r w:rsidRPr="00EA0E72">
              <w:rPr>
                <w:sz w:val="20"/>
              </w:rPr>
              <w:t>操作情報</w:t>
            </w:r>
          </w:p>
          <w:p w14:paraId="60FC17CB" w14:textId="77777777" w:rsidR="00DD2AFF" w:rsidRPr="00EA0E72" w:rsidRDefault="00DD2AFF" w:rsidP="002B1440">
            <w:pPr>
              <w:rPr>
                <w:sz w:val="20"/>
              </w:rPr>
            </w:pPr>
            <w:r w:rsidRPr="00710CD0">
              <w:rPr>
                <w:color w:val="00B0F0"/>
                <w:sz w:val="18"/>
                <w:szCs w:val="22"/>
              </w:rPr>
              <w:t>Operated information of powertrain switch</w:t>
            </w:r>
          </w:p>
        </w:tc>
        <w:tc>
          <w:tcPr>
            <w:tcW w:w="686" w:type="dxa"/>
            <w:vMerge w:val="restart"/>
            <w:tcBorders>
              <w:top w:val="single" w:sz="4" w:space="0" w:color="000000"/>
              <w:left w:val="single" w:sz="4" w:space="0" w:color="000000"/>
              <w:right w:val="single" w:sz="4" w:space="0" w:color="000000"/>
            </w:tcBorders>
          </w:tcPr>
          <w:p w14:paraId="4229A801" w14:textId="77777777" w:rsidR="00DD2AFF" w:rsidRPr="00EA0E72" w:rsidRDefault="00DD2AFF" w:rsidP="00D01C19">
            <w:pPr>
              <w:rPr>
                <w:sz w:val="20"/>
              </w:rPr>
            </w:pPr>
            <w:r w:rsidRPr="00EA0E72">
              <w:rPr>
                <w:rFonts w:hint="eastAsia"/>
                <w:sz w:val="20"/>
              </w:rPr>
              <w:t>Data1</w:t>
            </w:r>
          </w:p>
        </w:tc>
      </w:tr>
      <w:tr w:rsidR="00DD2AFF" w:rsidRPr="008A792E" w14:paraId="4EBCF810"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73753D2" w14:textId="77777777" w:rsidR="00DD2AFF" w:rsidRPr="008A792E" w:rsidRDefault="00DD2AFF" w:rsidP="00D01C19">
            <w:pPr>
              <w:rPr>
                <w:sz w:val="20"/>
              </w:rPr>
            </w:pPr>
            <w:r w:rsidRPr="008A792E">
              <w:rPr>
                <w:rFonts w:hint="eastAsia"/>
                <w:sz w:val="20"/>
              </w:rPr>
              <w:t>1.0</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097929A" w14:textId="77777777" w:rsidR="00DD2AFF" w:rsidRPr="008A792E" w:rsidRDefault="001640E9" w:rsidP="00D01C19">
            <w:pPr>
              <w:rPr>
                <w:sz w:val="20"/>
              </w:rPr>
            </w:pPr>
            <w:r w:rsidRPr="008A792E">
              <w:rPr>
                <w:rFonts w:hint="eastAsia"/>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1E00CB0" w14:textId="77777777" w:rsidR="00DD2AFF" w:rsidRPr="008A792E" w:rsidRDefault="00DD2AFF" w:rsidP="00D01C19">
            <w:pPr>
              <w:rPr>
                <w:sz w:val="20"/>
              </w:rPr>
            </w:pPr>
            <w:r w:rsidRPr="008A792E">
              <w:rPr>
                <w:rFonts w:hint="eastAsia"/>
                <w:sz w:val="20"/>
              </w:rPr>
              <w:t>C</w:t>
            </w:r>
            <w:r w:rsidRPr="008A792E">
              <w:rPr>
                <w:sz w:val="20"/>
              </w:rPr>
              <w:t>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B53A79B" w14:textId="77777777" w:rsidR="00DD2AFF" w:rsidRPr="008A792E" w:rsidRDefault="00DD2AFF" w:rsidP="004560F9">
            <w:pPr>
              <w:rPr>
                <w:sz w:val="20"/>
              </w:rPr>
            </w:pPr>
            <w:r w:rsidRPr="008A792E">
              <w:rPr>
                <w:sz w:val="20"/>
              </w:rPr>
              <w:t xml:space="preserve">Switch State of </w:t>
            </w:r>
            <w:r w:rsidRPr="008A792E">
              <w:rPr>
                <w:rFonts w:hint="eastAsia"/>
                <w:sz w:val="20"/>
              </w:rPr>
              <w:t>Chassis</w:t>
            </w:r>
          </w:p>
        </w:tc>
        <w:tc>
          <w:tcPr>
            <w:tcW w:w="427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351E630" w14:textId="77777777" w:rsidR="00DD2AFF" w:rsidRPr="00710CD0" w:rsidRDefault="00DD2AFF" w:rsidP="00DD2AFF">
            <w:pPr>
              <w:rPr>
                <w:color w:val="00B0F0"/>
                <w:sz w:val="18"/>
                <w:szCs w:val="22"/>
              </w:rPr>
            </w:pPr>
            <w:r w:rsidRPr="008A792E">
              <w:rPr>
                <w:rFonts w:hint="eastAsia"/>
                <w:sz w:val="20"/>
              </w:rPr>
              <w:t>シャシー</w:t>
            </w:r>
            <w:r w:rsidRPr="008A792E">
              <w:rPr>
                <w:sz w:val="20"/>
              </w:rPr>
              <w:t>系</w:t>
            </w:r>
            <w:r w:rsidRPr="008A792E">
              <w:rPr>
                <w:sz w:val="20"/>
              </w:rPr>
              <w:t>SW</w:t>
            </w:r>
            <w:r w:rsidRPr="008A792E">
              <w:rPr>
                <w:sz w:val="20"/>
              </w:rPr>
              <w:t>操作情報</w:t>
            </w:r>
            <w:r w:rsidR="00ED0B52" w:rsidRPr="008A792E">
              <w:rPr>
                <w:rFonts w:hint="eastAsia"/>
                <w:sz w:val="20"/>
              </w:rPr>
              <w:t xml:space="preserve">　</w:t>
            </w:r>
            <w:r w:rsidR="00ED0B52" w:rsidRPr="008A792E">
              <w:rPr>
                <w:rFonts w:hint="eastAsia"/>
                <w:sz w:val="20"/>
              </w:rPr>
              <w:t>for DMS ver1.0</w:t>
            </w:r>
          </w:p>
          <w:p w14:paraId="77F88318" w14:textId="77777777" w:rsidR="00DD2AFF" w:rsidRPr="008A792E" w:rsidRDefault="00DD2AFF" w:rsidP="004560F9">
            <w:pPr>
              <w:rPr>
                <w:sz w:val="20"/>
              </w:rPr>
            </w:pPr>
            <w:r w:rsidRPr="00710CD0">
              <w:rPr>
                <w:color w:val="00B0F0"/>
                <w:sz w:val="18"/>
                <w:szCs w:val="22"/>
              </w:rPr>
              <w:t xml:space="preserve">Operated information of </w:t>
            </w:r>
            <w:r w:rsidRPr="00710CD0">
              <w:rPr>
                <w:rFonts w:hint="eastAsia"/>
                <w:color w:val="00B0F0"/>
                <w:sz w:val="18"/>
                <w:szCs w:val="22"/>
              </w:rPr>
              <w:t>chassis</w:t>
            </w:r>
            <w:r w:rsidRPr="00710CD0">
              <w:rPr>
                <w:color w:val="00B0F0"/>
                <w:sz w:val="18"/>
                <w:szCs w:val="22"/>
              </w:rPr>
              <w:t xml:space="preserve"> switch</w:t>
            </w:r>
          </w:p>
        </w:tc>
        <w:tc>
          <w:tcPr>
            <w:tcW w:w="686" w:type="dxa"/>
            <w:vMerge/>
            <w:tcBorders>
              <w:left w:val="single" w:sz="4" w:space="0" w:color="000000"/>
              <w:bottom w:val="single" w:sz="4" w:space="0" w:color="auto"/>
              <w:right w:val="single" w:sz="4" w:space="0" w:color="000000"/>
            </w:tcBorders>
          </w:tcPr>
          <w:p w14:paraId="13CA30C0" w14:textId="77777777" w:rsidR="00DD2AFF" w:rsidRPr="008A792E" w:rsidRDefault="00DD2AFF" w:rsidP="00D01C19">
            <w:pPr>
              <w:rPr>
                <w:rFonts w:hint="eastAsia"/>
                <w:sz w:val="20"/>
              </w:rPr>
            </w:pPr>
          </w:p>
        </w:tc>
      </w:tr>
      <w:tr w:rsidR="002B1440" w:rsidRPr="008A792E" w14:paraId="4DF26E26" w14:textId="77777777" w:rsidTr="002170DB">
        <w:trPr>
          <w:trHeight w:val="292"/>
        </w:trPr>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42854E23" w14:textId="77777777" w:rsidR="002B1440" w:rsidRPr="008A792E" w:rsidRDefault="002B1440" w:rsidP="00D01C19">
            <w:pPr>
              <w:rPr>
                <w:sz w:val="20"/>
              </w:rPr>
            </w:pPr>
            <w:r w:rsidRPr="008A792E">
              <w:rPr>
                <w:sz w:val="20"/>
              </w:rPr>
              <w:t>2.4</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0F1363C4" w14:textId="77777777" w:rsidR="002B1440" w:rsidRPr="008A792E" w:rsidRDefault="002B1440" w:rsidP="00D01C19">
            <w:pPr>
              <w:rPr>
                <w:sz w:val="20"/>
              </w:rPr>
            </w:pPr>
            <w:r w:rsidRPr="008A792E">
              <w:rPr>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5E721E1" w14:textId="77777777" w:rsidR="002B1440" w:rsidRPr="008A792E" w:rsidRDefault="002B1440" w:rsidP="00D01C19">
            <w:pPr>
              <w:rPr>
                <w:sz w:val="20"/>
              </w:rPr>
            </w:pPr>
            <w:r w:rsidRPr="008A792E">
              <w:rPr>
                <w:sz w:val="20"/>
              </w:rPr>
              <w:t>AC_DCS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3F0BA01C" w14:textId="77777777" w:rsidR="002B1440" w:rsidRPr="008A792E" w:rsidRDefault="002B1440" w:rsidP="00D01C19">
            <w:pPr>
              <w:rPr>
                <w:sz w:val="20"/>
              </w:rPr>
            </w:pPr>
            <w:r w:rsidRPr="008A792E">
              <w:rPr>
                <w:sz w:val="20"/>
              </w:rPr>
              <w:t>Switch State of A/C</w:t>
            </w:r>
          </w:p>
        </w:tc>
        <w:tc>
          <w:tcPr>
            <w:tcW w:w="4279" w:type="dxa"/>
            <w:tcBorders>
              <w:top w:val="single" w:sz="4" w:space="0" w:color="000000"/>
              <w:left w:val="single" w:sz="4" w:space="0" w:color="000000"/>
              <w:bottom w:val="single" w:sz="4" w:space="0" w:color="000000"/>
              <w:right w:val="single" w:sz="4" w:space="0" w:color="auto"/>
            </w:tcBorders>
            <w:shd w:val="clear" w:color="auto" w:fill="auto"/>
            <w:tcMar>
              <w:top w:w="28" w:type="dxa"/>
              <w:left w:w="144" w:type="dxa"/>
              <w:bottom w:w="28" w:type="dxa"/>
              <w:right w:w="144" w:type="dxa"/>
            </w:tcMar>
            <w:vAlign w:val="center"/>
            <w:hideMark/>
          </w:tcPr>
          <w:p w14:paraId="3C0A3740" w14:textId="77777777" w:rsidR="002B1440" w:rsidRPr="00710CD0" w:rsidRDefault="002B1440" w:rsidP="00D01C19">
            <w:pPr>
              <w:rPr>
                <w:color w:val="00B0F0"/>
                <w:sz w:val="18"/>
                <w:szCs w:val="22"/>
              </w:rPr>
            </w:pPr>
            <w:r w:rsidRPr="008A792E">
              <w:rPr>
                <w:sz w:val="20"/>
              </w:rPr>
              <w:t>エアコン</w:t>
            </w:r>
            <w:r w:rsidRPr="008A792E">
              <w:rPr>
                <w:sz w:val="20"/>
              </w:rPr>
              <w:t>SW</w:t>
            </w:r>
            <w:r w:rsidRPr="008A792E">
              <w:rPr>
                <w:sz w:val="20"/>
              </w:rPr>
              <w:t>操作情報</w:t>
            </w:r>
          </w:p>
          <w:p w14:paraId="6EF66D5C" w14:textId="77777777" w:rsidR="002B1440" w:rsidRPr="008A792E" w:rsidRDefault="002B1440" w:rsidP="00D01C19">
            <w:pPr>
              <w:rPr>
                <w:sz w:val="20"/>
              </w:rPr>
            </w:pPr>
            <w:r w:rsidRPr="00710CD0">
              <w:rPr>
                <w:color w:val="00B0F0"/>
                <w:sz w:val="18"/>
                <w:szCs w:val="22"/>
              </w:rPr>
              <w:t xml:space="preserve">Operated information of A/C switch </w:t>
            </w:r>
          </w:p>
        </w:tc>
        <w:tc>
          <w:tcPr>
            <w:tcW w:w="686" w:type="dxa"/>
            <w:vMerge w:val="restart"/>
            <w:tcBorders>
              <w:top w:val="single" w:sz="4" w:space="0" w:color="auto"/>
              <w:left w:val="single" w:sz="4" w:space="0" w:color="auto"/>
              <w:bottom w:val="single" w:sz="4" w:space="0" w:color="auto"/>
              <w:right w:val="single" w:sz="4" w:space="0" w:color="auto"/>
            </w:tcBorders>
          </w:tcPr>
          <w:p w14:paraId="7ECE5DD3" w14:textId="77777777" w:rsidR="002B1440" w:rsidRPr="008A792E" w:rsidRDefault="002B1440" w:rsidP="00D01C19">
            <w:pPr>
              <w:rPr>
                <w:sz w:val="20"/>
              </w:rPr>
            </w:pPr>
            <w:r w:rsidRPr="008A792E">
              <w:rPr>
                <w:rFonts w:hint="eastAsia"/>
                <w:sz w:val="20"/>
              </w:rPr>
              <w:t>Data2</w:t>
            </w:r>
          </w:p>
        </w:tc>
      </w:tr>
      <w:tr w:rsidR="002B1440" w:rsidRPr="008A792E" w14:paraId="6B6DC876"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68788371" w14:textId="77777777" w:rsidR="002B1440" w:rsidRPr="008A792E" w:rsidRDefault="002B1440" w:rsidP="00D01C19">
            <w:pPr>
              <w:rPr>
                <w:sz w:val="20"/>
              </w:rPr>
            </w:pPr>
            <w:r w:rsidRPr="008A792E">
              <w:rPr>
                <w:sz w:val="20"/>
              </w:rPr>
              <w:t>2.0</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72576582" w14:textId="77777777" w:rsidR="002B1440" w:rsidRPr="008A792E" w:rsidRDefault="002B1440" w:rsidP="00D01C19">
            <w:pPr>
              <w:rPr>
                <w:sz w:val="20"/>
              </w:rPr>
            </w:pPr>
            <w:r w:rsidRPr="008A792E">
              <w:rPr>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DDE15CE" w14:textId="77777777" w:rsidR="002B1440" w:rsidRPr="008A792E" w:rsidRDefault="002B1440" w:rsidP="00D01C19">
            <w:pPr>
              <w:rPr>
                <w:sz w:val="20"/>
              </w:rPr>
            </w:pPr>
            <w:r w:rsidRPr="008A792E">
              <w:rPr>
                <w:sz w:val="20"/>
              </w:rPr>
              <w:t>AVN39VLD</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BF730C3" w14:textId="77777777" w:rsidR="002B1440" w:rsidRPr="008A792E" w:rsidRDefault="002B1440" w:rsidP="00D01C19">
            <w:pPr>
              <w:rPr>
                <w:sz w:val="20"/>
              </w:rPr>
            </w:pPr>
            <w:r w:rsidRPr="008A792E">
              <w:rPr>
                <w:sz w:val="20"/>
              </w:rPr>
              <w:t>AVN1S39 valid information</w:t>
            </w:r>
          </w:p>
        </w:tc>
        <w:tc>
          <w:tcPr>
            <w:tcW w:w="4279" w:type="dxa"/>
            <w:tcBorders>
              <w:top w:val="single" w:sz="4" w:space="0" w:color="000000"/>
              <w:left w:val="single" w:sz="4" w:space="0" w:color="000000"/>
              <w:bottom w:val="single" w:sz="4" w:space="0" w:color="000000"/>
              <w:right w:val="single" w:sz="4" w:space="0" w:color="auto"/>
            </w:tcBorders>
            <w:shd w:val="clear" w:color="auto" w:fill="auto"/>
            <w:tcMar>
              <w:top w:w="28" w:type="dxa"/>
              <w:left w:w="144" w:type="dxa"/>
              <w:bottom w:w="28" w:type="dxa"/>
              <w:right w:w="144" w:type="dxa"/>
            </w:tcMar>
            <w:vAlign w:val="center"/>
            <w:hideMark/>
          </w:tcPr>
          <w:p w14:paraId="05169A23" w14:textId="77777777" w:rsidR="002B1440" w:rsidRPr="00710CD0" w:rsidRDefault="002B1440" w:rsidP="00D01C19">
            <w:pPr>
              <w:rPr>
                <w:color w:val="00B0F0"/>
                <w:sz w:val="18"/>
                <w:szCs w:val="22"/>
              </w:rPr>
            </w:pPr>
            <w:r w:rsidRPr="008A792E">
              <w:rPr>
                <w:sz w:val="20"/>
              </w:rPr>
              <w:t>AVN1S39</w:t>
            </w:r>
            <w:r w:rsidRPr="008A792E">
              <w:rPr>
                <w:sz w:val="20"/>
              </w:rPr>
              <w:t>データ有効</w:t>
            </w:r>
            <w:r w:rsidRPr="008A792E">
              <w:rPr>
                <w:sz w:val="20"/>
              </w:rPr>
              <w:t>/</w:t>
            </w:r>
            <w:r w:rsidRPr="008A792E">
              <w:rPr>
                <w:sz w:val="20"/>
              </w:rPr>
              <w:t>無効情報</w:t>
            </w:r>
          </w:p>
          <w:p w14:paraId="4F23D667" w14:textId="77777777" w:rsidR="002B1440" w:rsidRPr="008A792E" w:rsidRDefault="002B1440" w:rsidP="00D01C19">
            <w:pPr>
              <w:rPr>
                <w:sz w:val="20"/>
              </w:rPr>
            </w:pPr>
            <w:r w:rsidRPr="00710CD0">
              <w:rPr>
                <w:rFonts w:hint="eastAsia"/>
                <w:color w:val="00B0F0"/>
                <w:sz w:val="18"/>
                <w:szCs w:val="22"/>
              </w:rPr>
              <w:t xml:space="preserve">AVN1S39 </w:t>
            </w:r>
            <w:r w:rsidRPr="00710CD0">
              <w:rPr>
                <w:color w:val="00B0F0"/>
                <w:sz w:val="18"/>
                <w:szCs w:val="22"/>
              </w:rPr>
              <w:t>Data valid/invalid information</w:t>
            </w:r>
          </w:p>
        </w:tc>
        <w:tc>
          <w:tcPr>
            <w:tcW w:w="686" w:type="dxa"/>
            <w:vMerge/>
            <w:tcBorders>
              <w:top w:val="single" w:sz="4" w:space="0" w:color="auto"/>
              <w:left w:val="single" w:sz="4" w:space="0" w:color="auto"/>
              <w:bottom w:val="single" w:sz="4" w:space="0" w:color="auto"/>
              <w:right w:val="single" w:sz="4" w:space="0" w:color="auto"/>
            </w:tcBorders>
          </w:tcPr>
          <w:p w14:paraId="2CE51545" w14:textId="77777777" w:rsidR="002B1440" w:rsidRPr="008A792E" w:rsidRDefault="002B1440" w:rsidP="00D01C19">
            <w:pPr>
              <w:rPr>
                <w:sz w:val="20"/>
              </w:rPr>
            </w:pPr>
          </w:p>
        </w:tc>
      </w:tr>
      <w:tr w:rsidR="00FA6FF9" w:rsidRPr="008A792E" w14:paraId="0A25501F"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DB0533F" w14:textId="77777777" w:rsidR="00FA6FF9" w:rsidRPr="008A792E" w:rsidRDefault="00FA6FF9" w:rsidP="00ED0B52">
            <w:pPr>
              <w:rPr>
                <w:sz w:val="20"/>
              </w:rPr>
            </w:pPr>
            <w:r w:rsidRPr="008A792E">
              <w:rPr>
                <w:rFonts w:hint="eastAsia"/>
                <w:sz w:val="20"/>
              </w:rPr>
              <w:t>3</w:t>
            </w:r>
            <w:r w:rsidRPr="008A792E">
              <w:rPr>
                <w:sz w:val="20"/>
              </w:rPr>
              <w:t>.4</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07685CF" w14:textId="77777777" w:rsidR="00FA6FF9" w:rsidRPr="008A792E" w:rsidRDefault="00FA6FF9" w:rsidP="00ED0B52">
            <w:pPr>
              <w:rPr>
                <w:sz w:val="20"/>
              </w:rPr>
            </w:pPr>
            <w:r w:rsidRPr="008A792E">
              <w:rPr>
                <w:rFonts w:hint="eastAsia"/>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DF81BA7" w14:textId="77777777" w:rsidR="00FA6FF9" w:rsidRPr="008A792E" w:rsidRDefault="00FA6FF9" w:rsidP="00E63A0E">
            <w:pPr>
              <w:rPr>
                <w:sz w:val="20"/>
              </w:rPr>
            </w:pPr>
            <w:r w:rsidRPr="008A792E">
              <w:rPr>
                <w:sz w:val="20"/>
              </w:rPr>
              <w:t>C_ST_DCS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249E47C" w14:textId="77777777" w:rsidR="00FA6FF9" w:rsidRPr="008A792E" w:rsidRDefault="00FA6FF9" w:rsidP="00ED0B52">
            <w:pPr>
              <w:rPr>
                <w:sz w:val="20"/>
              </w:rPr>
            </w:pPr>
            <w:r w:rsidRPr="008A792E">
              <w:rPr>
                <w:rFonts w:hint="eastAsia"/>
                <w:sz w:val="20"/>
              </w:rPr>
              <w:t>Switch State of Steering</w:t>
            </w:r>
          </w:p>
        </w:tc>
        <w:tc>
          <w:tcPr>
            <w:tcW w:w="4279" w:type="dxa"/>
            <w:tcBorders>
              <w:top w:val="single" w:sz="4" w:space="0" w:color="000000"/>
              <w:left w:val="single" w:sz="4" w:space="0" w:color="000000"/>
              <w:bottom w:val="single" w:sz="4" w:space="0" w:color="000000"/>
              <w:right w:val="single" w:sz="4" w:space="0" w:color="auto"/>
            </w:tcBorders>
            <w:shd w:val="clear" w:color="auto" w:fill="auto"/>
            <w:tcMar>
              <w:top w:w="28" w:type="dxa"/>
              <w:left w:w="144" w:type="dxa"/>
              <w:bottom w:w="28" w:type="dxa"/>
              <w:right w:w="144" w:type="dxa"/>
            </w:tcMar>
            <w:vAlign w:val="center"/>
          </w:tcPr>
          <w:p w14:paraId="57CF249D" w14:textId="77777777" w:rsidR="00FA6FF9" w:rsidRPr="00710CD0" w:rsidRDefault="00FA6FF9" w:rsidP="00ED0B52">
            <w:pPr>
              <w:rPr>
                <w:color w:val="00B0F0"/>
                <w:sz w:val="18"/>
                <w:szCs w:val="22"/>
              </w:rPr>
            </w:pPr>
            <w:r w:rsidRPr="008A792E">
              <w:rPr>
                <w:rFonts w:hint="eastAsia"/>
                <w:sz w:val="20"/>
              </w:rPr>
              <w:t>シャシー</w:t>
            </w:r>
            <w:r w:rsidRPr="008A792E">
              <w:rPr>
                <w:sz w:val="20"/>
              </w:rPr>
              <w:t>系</w:t>
            </w:r>
            <w:r w:rsidRPr="008A792E">
              <w:rPr>
                <w:rFonts w:hint="eastAsia"/>
                <w:sz w:val="20"/>
              </w:rPr>
              <w:t>(</w:t>
            </w:r>
            <w:r w:rsidRPr="008A792E">
              <w:rPr>
                <w:rFonts w:hint="eastAsia"/>
                <w:sz w:val="20"/>
              </w:rPr>
              <w:t>ｽﾃｱﾘﾝｸﾞ</w:t>
            </w:r>
            <w:r w:rsidRPr="008A792E">
              <w:rPr>
                <w:rFonts w:hint="eastAsia"/>
                <w:sz w:val="20"/>
              </w:rPr>
              <w:t>)</w:t>
            </w:r>
            <w:r w:rsidRPr="008A792E">
              <w:rPr>
                <w:sz w:val="20"/>
              </w:rPr>
              <w:t>SW</w:t>
            </w:r>
            <w:r w:rsidRPr="008A792E">
              <w:rPr>
                <w:sz w:val="20"/>
              </w:rPr>
              <w:t>操作情報</w:t>
            </w:r>
            <w:r w:rsidRPr="008A792E">
              <w:rPr>
                <w:rFonts w:hint="eastAsia"/>
                <w:sz w:val="20"/>
              </w:rPr>
              <w:t xml:space="preserve"> for DMS ver2.0</w:t>
            </w:r>
          </w:p>
          <w:p w14:paraId="40BC8462" w14:textId="77777777" w:rsidR="00FA6FF9" w:rsidRPr="008A792E" w:rsidRDefault="00FA6FF9" w:rsidP="00ED0B52">
            <w:pPr>
              <w:rPr>
                <w:sz w:val="20"/>
              </w:rPr>
            </w:pPr>
            <w:r w:rsidRPr="00710CD0">
              <w:rPr>
                <w:color w:val="00B0F0"/>
                <w:sz w:val="18"/>
                <w:szCs w:val="22"/>
              </w:rPr>
              <w:t xml:space="preserve">Operated information of </w:t>
            </w:r>
            <w:r w:rsidRPr="00710CD0">
              <w:rPr>
                <w:rFonts w:hint="eastAsia"/>
                <w:color w:val="00B0F0"/>
                <w:sz w:val="18"/>
                <w:szCs w:val="22"/>
              </w:rPr>
              <w:t>chassis</w:t>
            </w:r>
            <w:r w:rsidRPr="00710CD0">
              <w:rPr>
                <w:color w:val="00B0F0"/>
                <w:sz w:val="18"/>
                <w:szCs w:val="22"/>
              </w:rPr>
              <w:t xml:space="preserve"> switch</w:t>
            </w:r>
          </w:p>
        </w:tc>
        <w:tc>
          <w:tcPr>
            <w:tcW w:w="686" w:type="dxa"/>
            <w:vMerge w:val="restart"/>
            <w:tcBorders>
              <w:top w:val="single" w:sz="4" w:space="0" w:color="auto"/>
              <w:left w:val="single" w:sz="4" w:space="0" w:color="auto"/>
              <w:bottom w:val="single" w:sz="4" w:space="0" w:color="auto"/>
              <w:right w:val="single" w:sz="4" w:space="0" w:color="auto"/>
            </w:tcBorders>
          </w:tcPr>
          <w:p w14:paraId="1B2F8C47" w14:textId="77777777" w:rsidR="00FA6FF9" w:rsidRPr="008A792E" w:rsidRDefault="00FA6FF9" w:rsidP="00ED0B52">
            <w:pPr>
              <w:rPr>
                <w:sz w:val="20"/>
              </w:rPr>
            </w:pPr>
            <w:r w:rsidRPr="008A792E">
              <w:rPr>
                <w:rFonts w:hint="eastAsia"/>
                <w:sz w:val="20"/>
              </w:rPr>
              <w:t>D</w:t>
            </w:r>
            <w:r w:rsidRPr="008A792E">
              <w:rPr>
                <w:sz w:val="20"/>
              </w:rPr>
              <w:t>ata3</w:t>
            </w:r>
          </w:p>
        </w:tc>
      </w:tr>
      <w:tr w:rsidR="00FA6FF9" w:rsidRPr="008A792E" w14:paraId="0464D2FD"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47F5DF2" w14:textId="77777777" w:rsidR="00FA6FF9" w:rsidRPr="008A792E" w:rsidRDefault="00FA6FF9" w:rsidP="00ED0B52">
            <w:pPr>
              <w:rPr>
                <w:sz w:val="20"/>
              </w:rPr>
            </w:pPr>
            <w:r w:rsidRPr="008A792E">
              <w:rPr>
                <w:rFonts w:hint="eastAsia"/>
                <w:sz w:val="20"/>
              </w:rPr>
              <w:t>3.0</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543FEF5" w14:textId="77777777" w:rsidR="00FA6FF9" w:rsidRPr="008A792E" w:rsidRDefault="00FA6FF9" w:rsidP="00ED0B52">
            <w:pPr>
              <w:rPr>
                <w:sz w:val="20"/>
              </w:rPr>
            </w:pPr>
            <w:r w:rsidRPr="008A792E">
              <w:rPr>
                <w:rFonts w:hint="eastAsia"/>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C98C204" w14:textId="77777777" w:rsidR="00FA6FF9" w:rsidRPr="008A792E" w:rsidRDefault="00FA6FF9" w:rsidP="00ED0B52">
            <w:pPr>
              <w:rPr>
                <w:sz w:val="20"/>
              </w:rPr>
            </w:pPr>
            <w:r w:rsidRPr="008A792E">
              <w:rPr>
                <w:rFonts w:hint="eastAsia"/>
                <w:sz w:val="20"/>
              </w:rPr>
              <w:t>C_</w:t>
            </w:r>
            <w:r w:rsidRPr="008A792E">
              <w:rPr>
                <w:sz w:val="20"/>
              </w:rPr>
              <w:t>SU_DCS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B57D218" w14:textId="77777777" w:rsidR="00FA6FF9" w:rsidRPr="008A792E" w:rsidRDefault="00FA6FF9" w:rsidP="00ED0B52">
            <w:pPr>
              <w:rPr>
                <w:sz w:val="20"/>
              </w:rPr>
            </w:pPr>
            <w:r w:rsidRPr="008A792E">
              <w:rPr>
                <w:rFonts w:hint="eastAsia"/>
                <w:sz w:val="20"/>
              </w:rPr>
              <w:t>Switch State of Suspension</w:t>
            </w:r>
          </w:p>
        </w:tc>
        <w:tc>
          <w:tcPr>
            <w:tcW w:w="4279" w:type="dxa"/>
            <w:tcBorders>
              <w:top w:val="single" w:sz="4" w:space="0" w:color="000000"/>
              <w:left w:val="single" w:sz="4" w:space="0" w:color="000000"/>
              <w:bottom w:val="single" w:sz="4" w:space="0" w:color="000000"/>
              <w:right w:val="single" w:sz="4" w:space="0" w:color="auto"/>
            </w:tcBorders>
            <w:shd w:val="clear" w:color="auto" w:fill="auto"/>
            <w:tcMar>
              <w:top w:w="28" w:type="dxa"/>
              <w:left w:w="144" w:type="dxa"/>
              <w:bottom w:w="28" w:type="dxa"/>
              <w:right w:w="144" w:type="dxa"/>
            </w:tcMar>
            <w:vAlign w:val="center"/>
          </w:tcPr>
          <w:p w14:paraId="5323B6DD" w14:textId="77777777" w:rsidR="00FA6FF9" w:rsidRPr="00710CD0" w:rsidRDefault="00FA6FF9" w:rsidP="00ED0B52">
            <w:pPr>
              <w:rPr>
                <w:color w:val="00B0F0"/>
                <w:sz w:val="18"/>
                <w:szCs w:val="22"/>
              </w:rPr>
            </w:pPr>
            <w:r w:rsidRPr="008A792E">
              <w:rPr>
                <w:rFonts w:hint="eastAsia"/>
                <w:sz w:val="20"/>
              </w:rPr>
              <w:t>シャシー</w:t>
            </w:r>
            <w:r w:rsidRPr="008A792E">
              <w:rPr>
                <w:sz w:val="20"/>
              </w:rPr>
              <w:t>系</w:t>
            </w:r>
            <w:r w:rsidRPr="008A792E">
              <w:rPr>
                <w:rFonts w:hint="eastAsia"/>
                <w:sz w:val="20"/>
              </w:rPr>
              <w:t>(</w:t>
            </w:r>
            <w:r w:rsidRPr="008A792E">
              <w:rPr>
                <w:rFonts w:hint="eastAsia"/>
                <w:sz w:val="20"/>
              </w:rPr>
              <w:t>ｻｽﾍﾟﾝｼｮﾝ</w:t>
            </w:r>
            <w:r w:rsidRPr="008A792E">
              <w:rPr>
                <w:rFonts w:hint="eastAsia"/>
                <w:sz w:val="20"/>
              </w:rPr>
              <w:t>)</w:t>
            </w:r>
            <w:r w:rsidRPr="008A792E">
              <w:rPr>
                <w:sz w:val="20"/>
              </w:rPr>
              <w:t>SW</w:t>
            </w:r>
            <w:r w:rsidRPr="008A792E">
              <w:rPr>
                <w:sz w:val="20"/>
              </w:rPr>
              <w:t>操作情報</w:t>
            </w:r>
            <w:r w:rsidRPr="008A792E">
              <w:rPr>
                <w:rFonts w:hint="eastAsia"/>
                <w:sz w:val="20"/>
              </w:rPr>
              <w:t>for DMS ver2.0</w:t>
            </w:r>
          </w:p>
          <w:p w14:paraId="1C2B1574" w14:textId="77777777" w:rsidR="00FA6FF9" w:rsidRPr="008A792E" w:rsidRDefault="00FA6FF9" w:rsidP="00ED0B52">
            <w:pPr>
              <w:rPr>
                <w:sz w:val="20"/>
              </w:rPr>
            </w:pPr>
            <w:r w:rsidRPr="00710CD0">
              <w:rPr>
                <w:color w:val="00B0F0"/>
                <w:sz w:val="18"/>
                <w:szCs w:val="22"/>
              </w:rPr>
              <w:t xml:space="preserve">Operated information of </w:t>
            </w:r>
            <w:r w:rsidRPr="00710CD0">
              <w:rPr>
                <w:rFonts w:hint="eastAsia"/>
                <w:color w:val="00B0F0"/>
                <w:sz w:val="18"/>
                <w:szCs w:val="22"/>
              </w:rPr>
              <w:t>chassis</w:t>
            </w:r>
            <w:r w:rsidRPr="00710CD0">
              <w:rPr>
                <w:color w:val="00B0F0"/>
                <w:sz w:val="18"/>
                <w:szCs w:val="22"/>
              </w:rPr>
              <w:t xml:space="preserve"> switch</w:t>
            </w:r>
          </w:p>
        </w:tc>
        <w:tc>
          <w:tcPr>
            <w:tcW w:w="686" w:type="dxa"/>
            <w:vMerge/>
            <w:tcBorders>
              <w:top w:val="single" w:sz="4" w:space="0" w:color="auto"/>
              <w:left w:val="single" w:sz="4" w:space="0" w:color="auto"/>
              <w:bottom w:val="single" w:sz="4" w:space="0" w:color="auto"/>
              <w:right w:val="single" w:sz="4" w:space="0" w:color="auto"/>
            </w:tcBorders>
          </w:tcPr>
          <w:p w14:paraId="3BE2BC76" w14:textId="77777777" w:rsidR="00FA6FF9" w:rsidRPr="008A792E" w:rsidRDefault="00FA6FF9" w:rsidP="00ED0B52">
            <w:pPr>
              <w:rPr>
                <w:sz w:val="20"/>
              </w:rPr>
            </w:pPr>
          </w:p>
        </w:tc>
      </w:tr>
      <w:tr w:rsidR="00ED0B52" w:rsidRPr="008A792E" w14:paraId="7281B3E8" w14:textId="77777777" w:rsidTr="002170DB">
        <w:tc>
          <w:tcPr>
            <w:tcW w:w="514"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AFED867" w14:textId="77777777" w:rsidR="00ED0B52" w:rsidRPr="008A792E" w:rsidRDefault="00FA6FF9" w:rsidP="00ED0B52">
            <w:pPr>
              <w:rPr>
                <w:sz w:val="20"/>
              </w:rPr>
            </w:pPr>
            <w:r w:rsidRPr="008A792E">
              <w:rPr>
                <w:rFonts w:hint="eastAsia"/>
                <w:sz w:val="20"/>
              </w:rPr>
              <w:t>4.4</w:t>
            </w:r>
          </w:p>
        </w:tc>
        <w:tc>
          <w:tcPr>
            <w:tcW w:w="388"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0DC0AC81" w14:textId="77777777" w:rsidR="00ED0B52" w:rsidRPr="008A792E" w:rsidRDefault="00FA6FF9" w:rsidP="00ED0B52">
            <w:pPr>
              <w:rPr>
                <w:sz w:val="20"/>
              </w:rPr>
            </w:pPr>
            <w:r w:rsidRPr="008A792E">
              <w:rPr>
                <w:rFonts w:hint="eastAsia"/>
                <w:sz w:val="20"/>
              </w:rPr>
              <w:t>4</w:t>
            </w:r>
          </w:p>
        </w:tc>
        <w:tc>
          <w:tcPr>
            <w:tcW w:w="1974"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3A69679" w14:textId="77777777" w:rsidR="00ED0B52" w:rsidRPr="008A792E" w:rsidRDefault="00ED0B52" w:rsidP="00ED0B52">
            <w:pPr>
              <w:rPr>
                <w:sz w:val="20"/>
              </w:rPr>
            </w:pPr>
            <w:r w:rsidRPr="008A792E">
              <w:rPr>
                <w:sz w:val="20"/>
              </w:rPr>
              <w:t>C_BR_DCS</w:t>
            </w:r>
          </w:p>
        </w:tc>
        <w:tc>
          <w:tcPr>
            <w:tcW w:w="2049"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8E76FFC" w14:textId="77777777" w:rsidR="00ED0B52" w:rsidRPr="008A792E" w:rsidRDefault="00ED0B52" w:rsidP="00ED0B52">
            <w:pPr>
              <w:rPr>
                <w:sz w:val="20"/>
              </w:rPr>
            </w:pPr>
            <w:r w:rsidRPr="008A792E">
              <w:rPr>
                <w:rFonts w:hint="eastAsia"/>
                <w:sz w:val="20"/>
              </w:rPr>
              <w:t>Swit</w:t>
            </w:r>
            <w:r w:rsidRPr="008A792E">
              <w:rPr>
                <w:sz w:val="20"/>
              </w:rPr>
              <w:t>c</w:t>
            </w:r>
            <w:r w:rsidRPr="008A792E">
              <w:rPr>
                <w:rFonts w:hint="eastAsia"/>
                <w:sz w:val="20"/>
              </w:rPr>
              <w:t>h State</w:t>
            </w:r>
            <w:r w:rsidRPr="008A792E">
              <w:rPr>
                <w:sz w:val="20"/>
              </w:rPr>
              <w:t xml:space="preserve"> of Brake</w:t>
            </w:r>
          </w:p>
        </w:tc>
        <w:tc>
          <w:tcPr>
            <w:tcW w:w="4279" w:type="dxa"/>
            <w:tcBorders>
              <w:top w:val="single" w:sz="4" w:space="0" w:color="000000"/>
              <w:left w:val="single" w:sz="4" w:space="0" w:color="000000"/>
              <w:bottom w:val="single" w:sz="4" w:space="0" w:color="000000"/>
              <w:right w:val="single" w:sz="4" w:space="0" w:color="auto"/>
            </w:tcBorders>
            <w:shd w:val="clear" w:color="auto" w:fill="auto"/>
            <w:tcMar>
              <w:top w:w="28" w:type="dxa"/>
              <w:left w:w="144" w:type="dxa"/>
              <w:bottom w:w="28" w:type="dxa"/>
              <w:right w:w="144" w:type="dxa"/>
            </w:tcMar>
            <w:vAlign w:val="center"/>
          </w:tcPr>
          <w:p w14:paraId="01BFC9BA" w14:textId="77777777" w:rsidR="00ED0B52" w:rsidRPr="008A792E" w:rsidRDefault="00ED0B52" w:rsidP="00ED0B52">
            <w:pPr>
              <w:rPr>
                <w:sz w:val="20"/>
              </w:rPr>
            </w:pPr>
            <w:r w:rsidRPr="008A792E">
              <w:rPr>
                <w:rFonts w:hint="eastAsia"/>
                <w:sz w:val="20"/>
              </w:rPr>
              <w:t>シャシー</w:t>
            </w:r>
            <w:r w:rsidRPr="008A792E">
              <w:rPr>
                <w:sz w:val="20"/>
              </w:rPr>
              <w:t>系</w:t>
            </w:r>
            <w:r w:rsidRPr="008A792E">
              <w:rPr>
                <w:rFonts w:hint="eastAsia"/>
                <w:sz w:val="20"/>
              </w:rPr>
              <w:t>（ﾌﾞﾚｰｷ）</w:t>
            </w:r>
            <w:r w:rsidRPr="008A792E">
              <w:rPr>
                <w:sz w:val="20"/>
              </w:rPr>
              <w:t>SW</w:t>
            </w:r>
            <w:r w:rsidRPr="008A792E">
              <w:rPr>
                <w:sz w:val="20"/>
              </w:rPr>
              <w:t>操作情報</w:t>
            </w:r>
            <w:r w:rsidRPr="008A792E">
              <w:rPr>
                <w:rFonts w:hint="eastAsia"/>
                <w:sz w:val="20"/>
              </w:rPr>
              <w:t>for DMS ver2.0</w:t>
            </w:r>
          </w:p>
          <w:p w14:paraId="35AA9A5F" w14:textId="77777777" w:rsidR="00ED0B52" w:rsidRPr="00710CD0" w:rsidRDefault="00ED0B52" w:rsidP="00ED0B52">
            <w:pPr>
              <w:rPr>
                <w:color w:val="00B0F0"/>
                <w:sz w:val="20"/>
              </w:rPr>
            </w:pPr>
            <w:r w:rsidRPr="00710CD0">
              <w:rPr>
                <w:color w:val="00B0F0"/>
                <w:sz w:val="18"/>
                <w:szCs w:val="22"/>
              </w:rPr>
              <w:t xml:space="preserve">Operated information of </w:t>
            </w:r>
            <w:r w:rsidRPr="00710CD0">
              <w:rPr>
                <w:rFonts w:hint="eastAsia"/>
                <w:color w:val="00B0F0"/>
                <w:sz w:val="18"/>
                <w:szCs w:val="22"/>
              </w:rPr>
              <w:t>chassis</w:t>
            </w:r>
            <w:r w:rsidRPr="00710CD0">
              <w:rPr>
                <w:color w:val="00B0F0"/>
                <w:sz w:val="18"/>
                <w:szCs w:val="22"/>
              </w:rPr>
              <w:t xml:space="preserve"> switch</w:t>
            </w:r>
          </w:p>
        </w:tc>
        <w:tc>
          <w:tcPr>
            <w:tcW w:w="686" w:type="dxa"/>
            <w:tcBorders>
              <w:top w:val="single" w:sz="4" w:space="0" w:color="auto"/>
              <w:left w:val="single" w:sz="4" w:space="0" w:color="auto"/>
              <w:bottom w:val="single" w:sz="4" w:space="0" w:color="auto"/>
              <w:right w:val="single" w:sz="4" w:space="0" w:color="auto"/>
            </w:tcBorders>
          </w:tcPr>
          <w:p w14:paraId="6CF0F206" w14:textId="77777777" w:rsidR="00ED0B52" w:rsidRPr="008A792E" w:rsidRDefault="00FA6FF9" w:rsidP="00ED0B52">
            <w:pPr>
              <w:rPr>
                <w:sz w:val="20"/>
              </w:rPr>
            </w:pPr>
            <w:r w:rsidRPr="008A792E">
              <w:rPr>
                <w:rFonts w:hint="eastAsia"/>
                <w:sz w:val="20"/>
              </w:rPr>
              <w:t>Data4</w:t>
            </w:r>
          </w:p>
        </w:tc>
      </w:tr>
    </w:tbl>
    <w:p w14:paraId="74DFC27D" w14:textId="77777777" w:rsidR="002B1440" w:rsidRPr="008A792E" w:rsidRDefault="00CE31EE" w:rsidP="00136B41">
      <w:pPr>
        <w:ind w:leftChars="200" w:left="386"/>
        <w:rPr>
          <w:rFonts w:hint="eastAsia"/>
        </w:rPr>
      </w:pPr>
      <w:r w:rsidRPr="008A792E">
        <w:rPr>
          <w:rFonts w:hint="eastAsia"/>
        </w:rPr>
        <w:t>AVN</w:t>
      </w:r>
      <w:r w:rsidR="007F12CB" w:rsidRPr="008A792E">
        <w:rPr>
          <w:rFonts w:hint="eastAsia"/>
        </w:rPr>
        <w:t>は、カスタマイズ画面で操作したカスタマイズＳＷ信号を定期送信する。又、スイッチ操作（押下／離し）を起点としてカスタマイズＳＷ信号を送信する。</w:t>
      </w:r>
    </w:p>
    <w:p w14:paraId="47353550" w14:textId="77777777" w:rsidR="007F12CB" w:rsidRPr="00710CD0" w:rsidRDefault="00CE31EE" w:rsidP="00136B41">
      <w:pPr>
        <w:ind w:leftChars="200" w:left="386"/>
        <w:rPr>
          <w:rFonts w:hint="eastAsia"/>
          <w:color w:val="00B0F0"/>
          <w:sz w:val="20"/>
          <w:szCs w:val="22"/>
        </w:rPr>
      </w:pPr>
      <w:r w:rsidRPr="00710CD0">
        <w:rPr>
          <w:rFonts w:hint="eastAsia"/>
          <w:color w:val="00B0F0"/>
          <w:sz w:val="20"/>
          <w:szCs w:val="22"/>
        </w:rPr>
        <w:t>AVN</w:t>
      </w:r>
      <w:r w:rsidR="000A68E8" w:rsidRPr="00710CD0">
        <w:rPr>
          <w:rFonts w:hint="eastAsia"/>
          <w:color w:val="00B0F0"/>
          <w:sz w:val="20"/>
          <w:szCs w:val="22"/>
        </w:rPr>
        <w:t xml:space="preserve"> cyclically sends Switch information of DMS customization which is operated on DMS customization setting screen, and the trigger of signal is user switch operation, that is push and release action.</w:t>
      </w:r>
    </w:p>
    <w:p w14:paraId="5F4B1A4C" w14:textId="77777777" w:rsidR="00CA5E4D" w:rsidRPr="00AE2925" w:rsidRDefault="00CA5E4D" w:rsidP="00CA5E4D">
      <w:pPr>
        <w:rPr>
          <w:color w:val="000000"/>
        </w:rPr>
      </w:pPr>
    </w:p>
    <w:p w14:paraId="5F3CC673" w14:textId="77777777" w:rsidR="00CA5E4D" w:rsidRPr="00AE2925" w:rsidRDefault="00CA5E4D" w:rsidP="00CA5E4D">
      <w:pPr>
        <w:ind w:firstLineChars="150" w:firstLine="289"/>
        <w:rPr>
          <w:rFonts w:hint="eastAsia"/>
          <w:color w:val="000000"/>
          <w:szCs w:val="21"/>
        </w:rPr>
      </w:pPr>
      <w:ins w:id="151" w:author="Nagai, Shun/永井 駿" w:date="2024-06-24T10:05:00Z">
        <w:r w:rsidRPr="00AE2925">
          <w:rPr>
            <w:rFonts w:hint="eastAsia"/>
            <w:color w:val="000000"/>
            <w:szCs w:val="21"/>
          </w:rPr>
          <w:t>※</w:t>
        </w:r>
      </w:ins>
      <w:r w:rsidRPr="00AE2925">
        <w:rPr>
          <w:color w:val="000000"/>
          <w:szCs w:val="21"/>
        </w:rPr>
        <w:t>DMS ver3.0</w:t>
      </w:r>
      <w:r w:rsidRPr="00AE2925">
        <w:rPr>
          <w:rFonts w:hint="eastAsia"/>
          <w:color w:val="000000"/>
          <w:szCs w:val="21"/>
        </w:rPr>
        <w:t>も</w:t>
      </w:r>
      <w:r w:rsidRPr="00AE2925">
        <w:rPr>
          <w:rFonts w:hint="eastAsia"/>
          <w:color w:val="000000"/>
          <w:szCs w:val="21"/>
        </w:rPr>
        <w:t xml:space="preserve">DMS </w:t>
      </w:r>
      <w:r w:rsidRPr="00AE2925">
        <w:rPr>
          <w:color w:val="000000"/>
          <w:szCs w:val="21"/>
        </w:rPr>
        <w:t>ver2</w:t>
      </w:r>
      <w:r w:rsidRPr="00AE2925">
        <w:rPr>
          <w:rFonts w:hint="eastAsia"/>
          <w:color w:val="000000"/>
          <w:szCs w:val="21"/>
        </w:rPr>
        <w:t>同様の対応をとる</w:t>
      </w:r>
    </w:p>
    <w:p w14:paraId="399618BF" w14:textId="77777777" w:rsidR="00CA5E4D" w:rsidRPr="00AE2925" w:rsidRDefault="00CA5E4D" w:rsidP="00CA5E4D">
      <w:pPr>
        <w:ind w:firstLineChars="150" w:firstLine="289"/>
        <w:rPr>
          <w:color w:val="000000"/>
          <w:szCs w:val="21"/>
        </w:rPr>
      </w:pPr>
      <w:ins w:id="152" w:author="Nagai, Shun/永井 駿" w:date="2024-06-24T10:05:00Z">
        <w:r w:rsidRPr="00AE2925">
          <w:rPr>
            <w:rFonts w:hint="eastAsia"/>
            <w:color w:val="000000"/>
            <w:szCs w:val="21"/>
          </w:rPr>
          <w:t>※</w:t>
        </w:r>
      </w:ins>
      <w:r w:rsidRPr="00AE2925">
        <w:rPr>
          <w:color w:val="000000"/>
          <w:szCs w:val="21"/>
        </w:rPr>
        <w:t>DMS ver3.0 has the same specifications as DMS ver2.</w:t>
      </w:r>
    </w:p>
    <w:p w14:paraId="4E40319A" w14:textId="77777777" w:rsidR="007F12CB" w:rsidRPr="008A792E" w:rsidRDefault="002D233B" w:rsidP="00136B41">
      <w:pPr>
        <w:ind w:leftChars="200" w:left="386"/>
        <w:rPr>
          <w:rFonts w:hint="eastAsia"/>
        </w:rPr>
      </w:pPr>
      <w:r>
        <w:br/>
      </w:r>
    </w:p>
    <w:p w14:paraId="0FBBAF19" w14:textId="77777777" w:rsidR="00FA13AB" w:rsidRPr="008A792E" w:rsidRDefault="00FA13AB" w:rsidP="00FA13AB">
      <w:pPr>
        <w:rPr>
          <w:rFonts w:hint="eastAsia"/>
          <w:sz w:val="20"/>
        </w:rPr>
      </w:pPr>
      <w:r w:rsidRPr="008A792E">
        <w:rPr>
          <w:rFonts w:hint="eastAsia"/>
        </w:rPr>
        <w:t>パワトレ系</w:t>
      </w:r>
      <w:r w:rsidRPr="008A792E">
        <w:rPr>
          <w:rFonts w:hint="eastAsia"/>
        </w:rPr>
        <w:t>SW</w:t>
      </w:r>
      <w:r w:rsidRPr="008A792E">
        <w:rPr>
          <w:rFonts w:hint="eastAsia"/>
        </w:rPr>
        <w:t>操作情報</w:t>
      </w:r>
      <w:r w:rsidRPr="008A792E">
        <w:rPr>
          <w:rFonts w:hint="eastAsia"/>
        </w:rPr>
        <w:tab/>
      </w:r>
      <w:r w:rsidRPr="008A792E">
        <w:rPr>
          <w:rFonts w:hint="eastAsia"/>
        </w:rPr>
        <w:tab/>
      </w:r>
      <w:r w:rsidR="002B57D3" w:rsidRPr="008A792E">
        <w:rPr>
          <w:rFonts w:hint="eastAsia"/>
        </w:rPr>
        <w:t xml:space="preserve">　　　</w:t>
      </w:r>
      <w:r w:rsidR="00710CD0">
        <w:tab/>
      </w:r>
      <w:r w:rsidRPr="008A792E">
        <w:rPr>
          <w:rFonts w:hint="eastAsia"/>
        </w:rPr>
        <w:t>シャシー系</w:t>
      </w:r>
      <w:r w:rsidRPr="008A792E">
        <w:rPr>
          <w:rFonts w:hint="eastAsia"/>
        </w:rPr>
        <w:t>SW</w:t>
      </w:r>
      <w:r w:rsidRPr="008A792E">
        <w:rPr>
          <w:rFonts w:hint="eastAsia"/>
        </w:rPr>
        <w:t>操作情報</w:t>
      </w:r>
    </w:p>
    <w:p w14:paraId="2E3916DE" w14:textId="77777777" w:rsidR="001640E9" w:rsidRPr="00710CD0" w:rsidRDefault="002B1440" w:rsidP="00FA13AB">
      <w:pPr>
        <w:rPr>
          <w:color w:val="00B0F0"/>
        </w:rPr>
      </w:pPr>
      <w:r w:rsidRPr="00710CD0">
        <w:rPr>
          <w:color w:val="00B0F0"/>
          <w:sz w:val="20"/>
        </w:rPr>
        <w:t xml:space="preserve">Operated information of </w:t>
      </w:r>
      <w:r w:rsidRPr="00710CD0">
        <w:rPr>
          <w:rFonts w:hint="eastAsia"/>
          <w:color w:val="00B0F0"/>
          <w:sz w:val="20"/>
        </w:rPr>
        <w:t xml:space="preserve">Powertrain </w:t>
      </w:r>
      <w:r w:rsidRPr="00710CD0">
        <w:rPr>
          <w:color w:val="00B0F0"/>
          <w:sz w:val="20"/>
        </w:rPr>
        <w:t xml:space="preserve">switch </w:t>
      </w:r>
      <w:r w:rsidRPr="008A792E">
        <w:rPr>
          <w:rFonts w:hint="eastAsia"/>
          <w:sz w:val="20"/>
        </w:rPr>
        <w:t xml:space="preserve">  </w:t>
      </w:r>
      <w:r w:rsidR="00710CD0">
        <w:rPr>
          <w:sz w:val="20"/>
        </w:rPr>
        <w:tab/>
      </w:r>
      <w:r w:rsidRPr="00710CD0">
        <w:rPr>
          <w:color w:val="00B0F0"/>
          <w:sz w:val="20"/>
        </w:rPr>
        <w:t>Operated information of Chassis switch</w:t>
      </w:r>
    </w:p>
    <w:tbl>
      <w:tblPr>
        <w:tblpPr w:leftFromText="142" w:rightFromText="142" w:vertAnchor="text" w:tblpX="190"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807"/>
        <w:gridCol w:w="471"/>
        <w:gridCol w:w="450"/>
        <w:gridCol w:w="539"/>
        <w:gridCol w:w="563"/>
        <w:gridCol w:w="417"/>
        <w:gridCol w:w="2888"/>
        <w:gridCol w:w="565"/>
        <w:gridCol w:w="751"/>
        <w:gridCol w:w="450"/>
        <w:gridCol w:w="554"/>
      </w:tblGrid>
      <w:tr w:rsidR="0078338C" w:rsidRPr="008A792E" w14:paraId="49A6748A" w14:textId="77777777" w:rsidTr="00245056">
        <w:tblPrEx>
          <w:tblCellMar>
            <w:top w:w="0" w:type="dxa"/>
            <w:bottom w:w="0" w:type="dxa"/>
          </w:tblCellMar>
        </w:tblPrEx>
        <w:trPr>
          <w:trHeight w:val="135"/>
        </w:trPr>
        <w:tc>
          <w:tcPr>
            <w:tcW w:w="1807" w:type="dxa"/>
          </w:tcPr>
          <w:p w14:paraId="5F2F12BF" w14:textId="77777777" w:rsidR="001640E9" w:rsidRPr="008A792E" w:rsidRDefault="001640E9" w:rsidP="001640E9">
            <w:pPr>
              <w:rPr>
                <w:rFonts w:hint="eastAsia"/>
              </w:rPr>
            </w:pPr>
          </w:p>
        </w:tc>
        <w:tc>
          <w:tcPr>
            <w:tcW w:w="471" w:type="dxa"/>
          </w:tcPr>
          <w:p w14:paraId="2BEF09E5" w14:textId="77777777" w:rsidR="001640E9" w:rsidRPr="008A792E" w:rsidRDefault="001640E9" w:rsidP="001640E9">
            <w:pPr>
              <w:rPr>
                <w:rFonts w:hint="eastAsia"/>
              </w:rPr>
            </w:pPr>
            <w:r w:rsidRPr="008A792E">
              <w:t>B</w:t>
            </w:r>
            <w:r w:rsidRPr="008A792E">
              <w:rPr>
                <w:rFonts w:hint="eastAsia"/>
              </w:rPr>
              <w:t>7</w:t>
            </w:r>
          </w:p>
        </w:tc>
        <w:tc>
          <w:tcPr>
            <w:tcW w:w="450" w:type="dxa"/>
          </w:tcPr>
          <w:p w14:paraId="0C5B6E3C" w14:textId="77777777" w:rsidR="001640E9" w:rsidRPr="008A792E" w:rsidRDefault="001640E9" w:rsidP="001640E9">
            <w:pPr>
              <w:rPr>
                <w:rFonts w:hint="eastAsia"/>
              </w:rPr>
            </w:pPr>
            <w:r w:rsidRPr="008A792E">
              <w:rPr>
                <w:rFonts w:hint="eastAsia"/>
              </w:rPr>
              <w:t>B6</w:t>
            </w:r>
          </w:p>
        </w:tc>
        <w:tc>
          <w:tcPr>
            <w:tcW w:w="539" w:type="dxa"/>
          </w:tcPr>
          <w:p w14:paraId="2AA0B7AF" w14:textId="77777777" w:rsidR="001640E9" w:rsidRPr="008A792E" w:rsidRDefault="001640E9" w:rsidP="001640E9">
            <w:pPr>
              <w:rPr>
                <w:rFonts w:hint="eastAsia"/>
              </w:rPr>
            </w:pPr>
            <w:r w:rsidRPr="008A792E">
              <w:rPr>
                <w:rFonts w:hint="eastAsia"/>
              </w:rPr>
              <w:t>B5</w:t>
            </w:r>
          </w:p>
        </w:tc>
        <w:tc>
          <w:tcPr>
            <w:tcW w:w="563" w:type="dxa"/>
            <w:tcBorders>
              <w:bottom w:val="single" w:sz="4" w:space="0" w:color="auto"/>
            </w:tcBorders>
          </w:tcPr>
          <w:p w14:paraId="72B37DC7" w14:textId="77777777" w:rsidR="001640E9" w:rsidRPr="008A792E" w:rsidRDefault="001640E9" w:rsidP="001640E9">
            <w:pPr>
              <w:rPr>
                <w:rFonts w:hint="eastAsia"/>
              </w:rPr>
            </w:pPr>
            <w:r w:rsidRPr="008A792E">
              <w:rPr>
                <w:rFonts w:hint="eastAsia"/>
              </w:rPr>
              <w:t>B4</w:t>
            </w:r>
          </w:p>
        </w:tc>
        <w:tc>
          <w:tcPr>
            <w:tcW w:w="417" w:type="dxa"/>
            <w:tcBorders>
              <w:top w:val="nil"/>
              <w:bottom w:val="nil"/>
              <w:right w:val="single" w:sz="4" w:space="0" w:color="auto"/>
            </w:tcBorders>
          </w:tcPr>
          <w:p w14:paraId="6AED26E3" w14:textId="77777777" w:rsidR="001640E9" w:rsidRPr="008A792E" w:rsidRDefault="001640E9" w:rsidP="001640E9">
            <w:pPr>
              <w:rPr>
                <w:rFonts w:hint="eastAsia"/>
              </w:rPr>
            </w:pPr>
          </w:p>
        </w:tc>
        <w:tc>
          <w:tcPr>
            <w:tcW w:w="2888" w:type="dxa"/>
            <w:tcBorders>
              <w:top w:val="single" w:sz="4" w:space="0" w:color="auto"/>
              <w:left w:val="single" w:sz="4" w:space="0" w:color="auto"/>
              <w:bottom w:val="single" w:sz="4" w:space="0" w:color="auto"/>
            </w:tcBorders>
          </w:tcPr>
          <w:p w14:paraId="26F9CC60" w14:textId="77777777" w:rsidR="001640E9" w:rsidRPr="008A792E" w:rsidRDefault="001640E9" w:rsidP="001640E9">
            <w:pPr>
              <w:rPr>
                <w:rFonts w:hint="eastAsia"/>
              </w:rPr>
            </w:pPr>
          </w:p>
        </w:tc>
        <w:tc>
          <w:tcPr>
            <w:tcW w:w="565" w:type="dxa"/>
          </w:tcPr>
          <w:p w14:paraId="582246BB" w14:textId="77777777" w:rsidR="001640E9" w:rsidRPr="008A792E" w:rsidRDefault="001640E9" w:rsidP="001640E9">
            <w:pPr>
              <w:rPr>
                <w:rFonts w:hint="eastAsia"/>
              </w:rPr>
            </w:pPr>
            <w:r w:rsidRPr="008A792E">
              <w:t>B</w:t>
            </w:r>
            <w:r w:rsidRPr="008A792E">
              <w:rPr>
                <w:rFonts w:hint="eastAsia"/>
              </w:rPr>
              <w:t>3</w:t>
            </w:r>
          </w:p>
        </w:tc>
        <w:tc>
          <w:tcPr>
            <w:tcW w:w="751" w:type="dxa"/>
          </w:tcPr>
          <w:p w14:paraId="36005531" w14:textId="77777777" w:rsidR="001640E9" w:rsidRPr="008A792E" w:rsidRDefault="001640E9" w:rsidP="001640E9">
            <w:pPr>
              <w:rPr>
                <w:rFonts w:hint="eastAsia"/>
              </w:rPr>
            </w:pPr>
            <w:r w:rsidRPr="008A792E">
              <w:rPr>
                <w:rFonts w:hint="eastAsia"/>
              </w:rPr>
              <w:t>B2</w:t>
            </w:r>
          </w:p>
        </w:tc>
        <w:tc>
          <w:tcPr>
            <w:tcW w:w="450" w:type="dxa"/>
          </w:tcPr>
          <w:p w14:paraId="45D109CC" w14:textId="77777777" w:rsidR="001640E9" w:rsidRPr="008A792E" w:rsidRDefault="001640E9" w:rsidP="001640E9">
            <w:pPr>
              <w:rPr>
                <w:rFonts w:hint="eastAsia"/>
              </w:rPr>
            </w:pPr>
            <w:r w:rsidRPr="008A792E">
              <w:rPr>
                <w:rFonts w:hint="eastAsia"/>
              </w:rPr>
              <w:t>B1</w:t>
            </w:r>
          </w:p>
        </w:tc>
        <w:tc>
          <w:tcPr>
            <w:tcW w:w="554" w:type="dxa"/>
          </w:tcPr>
          <w:p w14:paraId="7F71BE82" w14:textId="77777777" w:rsidR="001640E9" w:rsidRPr="008A792E" w:rsidRDefault="001640E9" w:rsidP="001640E9">
            <w:pPr>
              <w:rPr>
                <w:rFonts w:hint="eastAsia"/>
              </w:rPr>
            </w:pPr>
            <w:r w:rsidRPr="008A792E">
              <w:rPr>
                <w:rFonts w:hint="eastAsia"/>
              </w:rPr>
              <w:t>B0</w:t>
            </w:r>
          </w:p>
        </w:tc>
      </w:tr>
      <w:tr w:rsidR="0078338C" w:rsidRPr="008A792E" w14:paraId="26D33FB2" w14:textId="77777777" w:rsidTr="00245056">
        <w:tblPrEx>
          <w:tblCellMar>
            <w:top w:w="0" w:type="dxa"/>
            <w:bottom w:w="0" w:type="dxa"/>
          </w:tblCellMar>
        </w:tblPrEx>
        <w:trPr>
          <w:trHeight w:val="150"/>
        </w:trPr>
        <w:tc>
          <w:tcPr>
            <w:tcW w:w="1807" w:type="dxa"/>
          </w:tcPr>
          <w:p w14:paraId="11D1C0F4" w14:textId="77777777" w:rsidR="001640E9" w:rsidRPr="00710CD0" w:rsidRDefault="001640E9" w:rsidP="001640E9">
            <w:pPr>
              <w:rPr>
                <w:rFonts w:hint="eastAsia"/>
                <w:color w:val="00B0F0"/>
                <w:sz w:val="16"/>
              </w:rPr>
            </w:pPr>
            <w:r w:rsidRPr="008A792E">
              <w:rPr>
                <w:rFonts w:hint="eastAsia"/>
                <w:sz w:val="16"/>
              </w:rPr>
              <w:t>操作無し</w:t>
            </w:r>
          </w:p>
          <w:p w14:paraId="36E41CEB" w14:textId="77777777" w:rsidR="001640E9" w:rsidRPr="008A792E" w:rsidRDefault="001640E9" w:rsidP="001640E9">
            <w:pPr>
              <w:rPr>
                <w:rFonts w:hint="eastAsia"/>
              </w:rPr>
            </w:pPr>
            <w:r w:rsidRPr="00710CD0">
              <w:rPr>
                <w:rFonts w:hint="eastAsia"/>
                <w:color w:val="00B0F0"/>
                <w:sz w:val="16"/>
              </w:rPr>
              <w:t>No user operation</w:t>
            </w:r>
          </w:p>
        </w:tc>
        <w:tc>
          <w:tcPr>
            <w:tcW w:w="471" w:type="dxa"/>
          </w:tcPr>
          <w:p w14:paraId="683639C3" w14:textId="77777777" w:rsidR="001640E9" w:rsidRPr="008A792E" w:rsidRDefault="0040497D" w:rsidP="001640E9">
            <w:pPr>
              <w:rPr>
                <w:rFonts w:hint="eastAsia"/>
              </w:rPr>
            </w:pPr>
            <w:r w:rsidRPr="008A792E">
              <w:t>0</w:t>
            </w:r>
          </w:p>
        </w:tc>
        <w:tc>
          <w:tcPr>
            <w:tcW w:w="450" w:type="dxa"/>
          </w:tcPr>
          <w:p w14:paraId="0352D83E" w14:textId="77777777" w:rsidR="001640E9" w:rsidRPr="008A792E" w:rsidRDefault="0040497D" w:rsidP="00FB357B">
            <w:pPr>
              <w:rPr>
                <w:rFonts w:hint="eastAsia"/>
              </w:rPr>
            </w:pPr>
            <w:r w:rsidRPr="008A792E">
              <w:rPr>
                <w:rFonts w:hint="eastAsia"/>
              </w:rPr>
              <w:t>0</w:t>
            </w:r>
          </w:p>
        </w:tc>
        <w:tc>
          <w:tcPr>
            <w:tcW w:w="539" w:type="dxa"/>
          </w:tcPr>
          <w:p w14:paraId="1C3E734E" w14:textId="77777777" w:rsidR="001640E9" w:rsidRPr="008A792E" w:rsidRDefault="0040497D" w:rsidP="00D07451">
            <w:pPr>
              <w:rPr>
                <w:rFonts w:hint="eastAsia"/>
              </w:rPr>
            </w:pPr>
            <w:r w:rsidRPr="008A792E">
              <w:rPr>
                <w:rFonts w:hint="eastAsia"/>
              </w:rPr>
              <w:t>0</w:t>
            </w:r>
          </w:p>
        </w:tc>
        <w:tc>
          <w:tcPr>
            <w:tcW w:w="563" w:type="dxa"/>
            <w:tcBorders>
              <w:top w:val="single" w:sz="4" w:space="0" w:color="auto"/>
              <w:bottom w:val="single" w:sz="4" w:space="0" w:color="auto"/>
            </w:tcBorders>
          </w:tcPr>
          <w:p w14:paraId="22DA3455" w14:textId="77777777" w:rsidR="001640E9" w:rsidRPr="008A792E" w:rsidRDefault="0040497D" w:rsidP="003A6DCB">
            <w:pPr>
              <w:rPr>
                <w:rFonts w:hint="eastAsia"/>
              </w:rPr>
            </w:pPr>
            <w:r w:rsidRPr="008A792E">
              <w:rPr>
                <w:rFonts w:hint="eastAsia"/>
              </w:rPr>
              <w:t>0</w:t>
            </w:r>
          </w:p>
        </w:tc>
        <w:tc>
          <w:tcPr>
            <w:tcW w:w="417" w:type="dxa"/>
            <w:tcBorders>
              <w:top w:val="nil"/>
              <w:bottom w:val="nil"/>
              <w:right w:val="single" w:sz="4" w:space="0" w:color="auto"/>
            </w:tcBorders>
          </w:tcPr>
          <w:p w14:paraId="281665D1" w14:textId="77777777" w:rsidR="001640E9" w:rsidRPr="008A792E" w:rsidRDefault="001640E9" w:rsidP="001640E9">
            <w:pPr>
              <w:rPr>
                <w:rFonts w:hint="eastAsia"/>
              </w:rPr>
            </w:pPr>
          </w:p>
        </w:tc>
        <w:tc>
          <w:tcPr>
            <w:tcW w:w="2888" w:type="dxa"/>
            <w:tcBorders>
              <w:top w:val="single" w:sz="4" w:space="0" w:color="auto"/>
              <w:left w:val="single" w:sz="4" w:space="0" w:color="auto"/>
              <w:bottom w:val="single" w:sz="4" w:space="0" w:color="auto"/>
            </w:tcBorders>
          </w:tcPr>
          <w:p w14:paraId="7E4CBA98" w14:textId="77777777" w:rsidR="001640E9" w:rsidRPr="00710CD0" w:rsidRDefault="001640E9" w:rsidP="001640E9">
            <w:pPr>
              <w:rPr>
                <w:rFonts w:hint="eastAsia"/>
                <w:color w:val="00B0F0"/>
                <w:sz w:val="16"/>
              </w:rPr>
            </w:pPr>
            <w:r w:rsidRPr="008A792E">
              <w:rPr>
                <w:rFonts w:hint="eastAsia"/>
                <w:sz w:val="16"/>
              </w:rPr>
              <w:t>操作無し</w:t>
            </w:r>
          </w:p>
          <w:p w14:paraId="609F57D9" w14:textId="77777777" w:rsidR="001640E9" w:rsidRPr="008A792E" w:rsidRDefault="001640E9" w:rsidP="001640E9">
            <w:pPr>
              <w:rPr>
                <w:rFonts w:hint="eastAsia"/>
              </w:rPr>
            </w:pPr>
            <w:r w:rsidRPr="00710CD0">
              <w:rPr>
                <w:rFonts w:hint="eastAsia"/>
                <w:color w:val="00B0F0"/>
                <w:sz w:val="16"/>
              </w:rPr>
              <w:t>No user operation</w:t>
            </w:r>
          </w:p>
        </w:tc>
        <w:tc>
          <w:tcPr>
            <w:tcW w:w="565" w:type="dxa"/>
          </w:tcPr>
          <w:p w14:paraId="5BF9F8C5" w14:textId="77777777" w:rsidR="001640E9" w:rsidRPr="008A792E" w:rsidRDefault="001640E9" w:rsidP="001640E9">
            <w:pPr>
              <w:rPr>
                <w:rFonts w:hint="eastAsia"/>
              </w:rPr>
            </w:pPr>
            <w:r w:rsidRPr="008A792E">
              <w:rPr>
                <w:rFonts w:hint="eastAsia"/>
              </w:rPr>
              <w:t>0</w:t>
            </w:r>
          </w:p>
        </w:tc>
        <w:tc>
          <w:tcPr>
            <w:tcW w:w="751" w:type="dxa"/>
          </w:tcPr>
          <w:p w14:paraId="1FC98EB6" w14:textId="77777777" w:rsidR="001640E9" w:rsidRPr="008A792E" w:rsidRDefault="001640E9" w:rsidP="001640E9">
            <w:pPr>
              <w:rPr>
                <w:rFonts w:hint="eastAsia"/>
              </w:rPr>
            </w:pPr>
            <w:r w:rsidRPr="008A792E">
              <w:rPr>
                <w:rFonts w:hint="eastAsia"/>
              </w:rPr>
              <w:t>0</w:t>
            </w:r>
          </w:p>
        </w:tc>
        <w:tc>
          <w:tcPr>
            <w:tcW w:w="450" w:type="dxa"/>
          </w:tcPr>
          <w:p w14:paraId="12749A3C" w14:textId="77777777" w:rsidR="001640E9" w:rsidRPr="008A792E" w:rsidRDefault="001640E9" w:rsidP="001640E9">
            <w:pPr>
              <w:rPr>
                <w:rFonts w:hint="eastAsia"/>
              </w:rPr>
            </w:pPr>
            <w:r w:rsidRPr="008A792E">
              <w:rPr>
                <w:rFonts w:hint="eastAsia"/>
              </w:rPr>
              <w:t>0</w:t>
            </w:r>
          </w:p>
        </w:tc>
        <w:tc>
          <w:tcPr>
            <w:tcW w:w="554" w:type="dxa"/>
          </w:tcPr>
          <w:p w14:paraId="1E4DB987" w14:textId="77777777" w:rsidR="001640E9" w:rsidRPr="008A792E" w:rsidRDefault="001640E9" w:rsidP="001640E9">
            <w:pPr>
              <w:rPr>
                <w:rFonts w:hint="eastAsia"/>
              </w:rPr>
            </w:pPr>
            <w:r w:rsidRPr="008A792E">
              <w:rPr>
                <w:rFonts w:hint="eastAsia"/>
              </w:rPr>
              <w:t>0</w:t>
            </w:r>
          </w:p>
        </w:tc>
      </w:tr>
      <w:tr w:rsidR="0078338C" w:rsidRPr="008A792E" w14:paraId="5EFA6C37" w14:textId="77777777" w:rsidTr="00245056">
        <w:tblPrEx>
          <w:tblCellMar>
            <w:top w:w="0" w:type="dxa"/>
            <w:bottom w:w="0" w:type="dxa"/>
          </w:tblCellMar>
        </w:tblPrEx>
        <w:trPr>
          <w:trHeight w:val="90"/>
        </w:trPr>
        <w:tc>
          <w:tcPr>
            <w:tcW w:w="1807" w:type="dxa"/>
          </w:tcPr>
          <w:p w14:paraId="113F465D" w14:textId="77777777" w:rsidR="001640E9" w:rsidRPr="008A792E" w:rsidRDefault="001640E9" w:rsidP="001640E9">
            <w:pPr>
              <w:rPr>
                <w:rFonts w:hint="eastAsia"/>
              </w:rPr>
            </w:pPr>
            <w:r w:rsidRPr="008A792E">
              <w:rPr>
                <w:rFonts w:hint="eastAsia"/>
              </w:rPr>
              <w:t>Power</w:t>
            </w:r>
          </w:p>
        </w:tc>
        <w:tc>
          <w:tcPr>
            <w:tcW w:w="471" w:type="dxa"/>
          </w:tcPr>
          <w:p w14:paraId="437B2830" w14:textId="77777777" w:rsidR="001640E9" w:rsidRPr="008A792E" w:rsidRDefault="0040497D" w:rsidP="00FB357B">
            <w:pPr>
              <w:rPr>
                <w:rFonts w:hint="eastAsia"/>
              </w:rPr>
            </w:pPr>
            <w:r w:rsidRPr="008A792E">
              <w:rPr>
                <w:rFonts w:hint="eastAsia"/>
              </w:rPr>
              <w:t>0</w:t>
            </w:r>
          </w:p>
        </w:tc>
        <w:tc>
          <w:tcPr>
            <w:tcW w:w="450" w:type="dxa"/>
          </w:tcPr>
          <w:p w14:paraId="66C1A170" w14:textId="77777777" w:rsidR="001640E9" w:rsidRPr="008A792E" w:rsidRDefault="0040497D" w:rsidP="00D07451">
            <w:pPr>
              <w:rPr>
                <w:rFonts w:hint="eastAsia"/>
              </w:rPr>
            </w:pPr>
            <w:r w:rsidRPr="008A792E">
              <w:rPr>
                <w:rFonts w:hint="eastAsia"/>
              </w:rPr>
              <w:t>0</w:t>
            </w:r>
          </w:p>
        </w:tc>
        <w:tc>
          <w:tcPr>
            <w:tcW w:w="539" w:type="dxa"/>
          </w:tcPr>
          <w:p w14:paraId="2D5B2406" w14:textId="77777777" w:rsidR="001640E9" w:rsidRPr="008A792E" w:rsidRDefault="0040497D" w:rsidP="003A6DCB">
            <w:pPr>
              <w:rPr>
                <w:rFonts w:hint="eastAsia"/>
              </w:rPr>
            </w:pPr>
            <w:r w:rsidRPr="008A792E">
              <w:rPr>
                <w:rFonts w:hint="eastAsia"/>
              </w:rPr>
              <w:t>0</w:t>
            </w:r>
          </w:p>
        </w:tc>
        <w:tc>
          <w:tcPr>
            <w:tcW w:w="563" w:type="dxa"/>
            <w:tcBorders>
              <w:top w:val="single" w:sz="4" w:space="0" w:color="auto"/>
            </w:tcBorders>
          </w:tcPr>
          <w:p w14:paraId="1C81C7F5" w14:textId="77777777" w:rsidR="001640E9" w:rsidRPr="008A792E" w:rsidRDefault="0040497D" w:rsidP="001640E9">
            <w:pPr>
              <w:rPr>
                <w:rFonts w:hint="eastAsia"/>
              </w:rPr>
            </w:pPr>
            <w:r w:rsidRPr="008A792E">
              <w:rPr>
                <w:rFonts w:hint="eastAsia"/>
              </w:rPr>
              <w:t>1</w:t>
            </w:r>
          </w:p>
        </w:tc>
        <w:tc>
          <w:tcPr>
            <w:tcW w:w="417" w:type="dxa"/>
            <w:tcBorders>
              <w:top w:val="nil"/>
              <w:bottom w:val="nil"/>
              <w:right w:val="single" w:sz="4" w:space="0" w:color="auto"/>
            </w:tcBorders>
          </w:tcPr>
          <w:p w14:paraId="39E0CA4F" w14:textId="77777777" w:rsidR="001640E9" w:rsidRPr="008A792E" w:rsidRDefault="001640E9" w:rsidP="001640E9">
            <w:pPr>
              <w:rPr>
                <w:rFonts w:hint="eastAsia"/>
              </w:rPr>
            </w:pPr>
          </w:p>
        </w:tc>
        <w:tc>
          <w:tcPr>
            <w:tcW w:w="2888" w:type="dxa"/>
            <w:tcBorders>
              <w:top w:val="single" w:sz="4" w:space="0" w:color="auto"/>
              <w:left w:val="single" w:sz="4" w:space="0" w:color="auto"/>
            </w:tcBorders>
          </w:tcPr>
          <w:p w14:paraId="7FBE1D66" w14:textId="77777777" w:rsidR="001640E9" w:rsidRPr="008A792E" w:rsidRDefault="001640E9" w:rsidP="001640E9">
            <w:pPr>
              <w:rPr>
                <w:rFonts w:hint="eastAsia"/>
              </w:rPr>
            </w:pPr>
            <w:r w:rsidRPr="008A792E">
              <w:rPr>
                <w:rFonts w:hint="eastAsia"/>
              </w:rPr>
              <w:t>Sport</w:t>
            </w:r>
            <w:r w:rsidR="002B57D3" w:rsidRPr="008A792E">
              <w:rPr>
                <w:rFonts w:hint="eastAsia"/>
              </w:rPr>
              <w:t>(steer)</w:t>
            </w:r>
            <w:r w:rsidR="002B57D3" w:rsidRPr="008A792E">
              <w:rPr>
                <w:rFonts w:hint="eastAsia"/>
              </w:rPr>
              <w:t>×</w:t>
            </w:r>
            <w:r w:rsidR="002B57D3" w:rsidRPr="008A792E">
              <w:rPr>
                <w:rFonts w:hint="eastAsia"/>
              </w:rPr>
              <w:t>Sport(sus)</w:t>
            </w:r>
          </w:p>
        </w:tc>
        <w:tc>
          <w:tcPr>
            <w:tcW w:w="565" w:type="dxa"/>
          </w:tcPr>
          <w:p w14:paraId="3B7AD70E" w14:textId="77777777" w:rsidR="001640E9" w:rsidRPr="008A792E" w:rsidRDefault="001640E9" w:rsidP="001640E9">
            <w:pPr>
              <w:rPr>
                <w:rFonts w:hint="eastAsia"/>
              </w:rPr>
            </w:pPr>
            <w:r w:rsidRPr="008A792E">
              <w:rPr>
                <w:rFonts w:hint="eastAsia"/>
              </w:rPr>
              <w:t>0</w:t>
            </w:r>
          </w:p>
        </w:tc>
        <w:tc>
          <w:tcPr>
            <w:tcW w:w="751" w:type="dxa"/>
          </w:tcPr>
          <w:p w14:paraId="7298F772" w14:textId="77777777" w:rsidR="001640E9" w:rsidRPr="008A792E" w:rsidRDefault="001640E9" w:rsidP="001640E9">
            <w:pPr>
              <w:rPr>
                <w:rFonts w:hint="eastAsia"/>
              </w:rPr>
            </w:pPr>
            <w:r w:rsidRPr="008A792E">
              <w:rPr>
                <w:rFonts w:hint="eastAsia"/>
              </w:rPr>
              <w:t>0</w:t>
            </w:r>
          </w:p>
        </w:tc>
        <w:tc>
          <w:tcPr>
            <w:tcW w:w="450" w:type="dxa"/>
          </w:tcPr>
          <w:p w14:paraId="7159B591" w14:textId="77777777" w:rsidR="001640E9" w:rsidRPr="008A792E" w:rsidRDefault="001640E9" w:rsidP="001640E9">
            <w:pPr>
              <w:rPr>
                <w:rFonts w:hint="eastAsia"/>
              </w:rPr>
            </w:pPr>
            <w:r w:rsidRPr="008A792E">
              <w:rPr>
                <w:rFonts w:hint="eastAsia"/>
              </w:rPr>
              <w:t>0</w:t>
            </w:r>
          </w:p>
        </w:tc>
        <w:tc>
          <w:tcPr>
            <w:tcW w:w="554" w:type="dxa"/>
          </w:tcPr>
          <w:p w14:paraId="19975DE9" w14:textId="77777777" w:rsidR="001640E9" w:rsidRPr="008A792E" w:rsidRDefault="001640E9" w:rsidP="001640E9">
            <w:pPr>
              <w:rPr>
                <w:rFonts w:hint="eastAsia"/>
              </w:rPr>
            </w:pPr>
            <w:r w:rsidRPr="008A792E">
              <w:rPr>
                <w:rFonts w:hint="eastAsia"/>
              </w:rPr>
              <w:t>1</w:t>
            </w:r>
          </w:p>
        </w:tc>
      </w:tr>
      <w:tr w:rsidR="0078338C" w:rsidRPr="008A792E" w14:paraId="632A9419" w14:textId="77777777" w:rsidTr="00245056">
        <w:tblPrEx>
          <w:tblCellMar>
            <w:top w:w="0" w:type="dxa"/>
            <w:bottom w:w="0" w:type="dxa"/>
          </w:tblCellMar>
        </w:tblPrEx>
        <w:trPr>
          <w:trHeight w:val="150"/>
        </w:trPr>
        <w:tc>
          <w:tcPr>
            <w:tcW w:w="1807" w:type="dxa"/>
          </w:tcPr>
          <w:p w14:paraId="48165924" w14:textId="77777777" w:rsidR="001640E9" w:rsidRPr="008A792E" w:rsidRDefault="001640E9" w:rsidP="001640E9">
            <w:pPr>
              <w:rPr>
                <w:rFonts w:hint="eastAsia"/>
              </w:rPr>
            </w:pPr>
            <w:r w:rsidRPr="008A792E">
              <w:rPr>
                <w:rFonts w:hint="eastAsia"/>
              </w:rPr>
              <w:t>Eco</w:t>
            </w:r>
          </w:p>
        </w:tc>
        <w:tc>
          <w:tcPr>
            <w:tcW w:w="471" w:type="dxa"/>
          </w:tcPr>
          <w:p w14:paraId="1C6687C8" w14:textId="77777777" w:rsidR="001640E9" w:rsidRPr="008A792E" w:rsidRDefault="0040497D" w:rsidP="001640E9">
            <w:pPr>
              <w:rPr>
                <w:rFonts w:hint="eastAsia"/>
              </w:rPr>
            </w:pPr>
            <w:r w:rsidRPr="008A792E">
              <w:rPr>
                <w:rFonts w:hint="eastAsia"/>
              </w:rPr>
              <w:t>0</w:t>
            </w:r>
          </w:p>
        </w:tc>
        <w:tc>
          <w:tcPr>
            <w:tcW w:w="450" w:type="dxa"/>
          </w:tcPr>
          <w:p w14:paraId="2473C4FF" w14:textId="77777777" w:rsidR="001640E9" w:rsidRPr="008A792E" w:rsidRDefault="0040497D" w:rsidP="001640E9">
            <w:pPr>
              <w:rPr>
                <w:rFonts w:hint="eastAsia"/>
              </w:rPr>
            </w:pPr>
            <w:r w:rsidRPr="008A792E">
              <w:rPr>
                <w:rFonts w:hint="eastAsia"/>
              </w:rPr>
              <w:t>0</w:t>
            </w:r>
          </w:p>
        </w:tc>
        <w:tc>
          <w:tcPr>
            <w:tcW w:w="539" w:type="dxa"/>
          </w:tcPr>
          <w:p w14:paraId="08592D1A" w14:textId="77777777" w:rsidR="001640E9" w:rsidRPr="008A792E" w:rsidRDefault="0040497D" w:rsidP="001640E9">
            <w:pPr>
              <w:rPr>
                <w:rFonts w:hint="eastAsia"/>
              </w:rPr>
            </w:pPr>
            <w:r w:rsidRPr="008A792E">
              <w:rPr>
                <w:rFonts w:hint="eastAsia"/>
              </w:rPr>
              <w:t>1</w:t>
            </w:r>
          </w:p>
        </w:tc>
        <w:tc>
          <w:tcPr>
            <w:tcW w:w="563" w:type="dxa"/>
            <w:tcBorders>
              <w:bottom w:val="single" w:sz="4" w:space="0" w:color="auto"/>
            </w:tcBorders>
          </w:tcPr>
          <w:p w14:paraId="6023F657" w14:textId="77777777" w:rsidR="001640E9" w:rsidRPr="008A792E" w:rsidRDefault="0040497D" w:rsidP="001640E9">
            <w:pPr>
              <w:rPr>
                <w:rFonts w:hint="eastAsia"/>
              </w:rPr>
            </w:pPr>
            <w:r w:rsidRPr="008A792E">
              <w:rPr>
                <w:rFonts w:hint="eastAsia"/>
              </w:rPr>
              <w:t>0</w:t>
            </w:r>
          </w:p>
        </w:tc>
        <w:tc>
          <w:tcPr>
            <w:tcW w:w="417" w:type="dxa"/>
            <w:tcBorders>
              <w:top w:val="nil"/>
              <w:bottom w:val="nil"/>
              <w:right w:val="single" w:sz="4" w:space="0" w:color="auto"/>
            </w:tcBorders>
          </w:tcPr>
          <w:p w14:paraId="5EAE54C6" w14:textId="77777777" w:rsidR="001640E9" w:rsidRPr="008A792E" w:rsidRDefault="001640E9" w:rsidP="001640E9">
            <w:pPr>
              <w:rPr>
                <w:rFonts w:hint="eastAsia"/>
              </w:rPr>
            </w:pPr>
          </w:p>
        </w:tc>
        <w:tc>
          <w:tcPr>
            <w:tcW w:w="2888" w:type="dxa"/>
            <w:tcBorders>
              <w:left w:val="single" w:sz="4" w:space="0" w:color="auto"/>
              <w:bottom w:val="single" w:sz="4" w:space="0" w:color="auto"/>
            </w:tcBorders>
          </w:tcPr>
          <w:p w14:paraId="60F722B8" w14:textId="77777777" w:rsidR="001640E9" w:rsidRPr="008A792E" w:rsidRDefault="002B57D3" w:rsidP="001640E9">
            <w:pPr>
              <w:rPr>
                <w:rFonts w:hint="eastAsia"/>
              </w:rPr>
            </w:pPr>
            <w:r w:rsidRPr="008A792E">
              <w:rPr>
                <w:rFonts w:hint="eastAsia"/>
              </w:rPr>
              <w:t>Normal(steer)</w:t>
            </w:r>
            <w:r w:rsidRPr="008A792E">
              <w:rPr>
                <w:rFonts w:hint="eastAsia"/>
              </w:rPr>
              <w:t>×</w:t>
            </w:r>
            <w:r w:rsidR="001640E9" w:rsidRPr="008A792E">
              <w:rPr>
                <w:rFonts w:hint="eastAsia"/>
              </w:rPr>
              <w:t>Comfort</w:t>
            </w:r>
            <w:r w:rsidRPr="008A792E">
              <w:rPr>
                <w:rFonts w:hint="eastAsia"/>
              </w:rPr>
              <w:t>(sus)</w:t>
            </w:r>
          </w:p>
        </w:tc>
        <w:tc>
          <w:tcPr>
            <w:tcW w:w="565" w:type="dxa"/>
          </w:tcPr>
          <w:p w14:paraId="03FBD12D" w14:textId="77777777" w:rsidR="001640E9" w:rsidRPr="008A792E" w:rsidRDefault="001640E9" w:rsidP="001640E9">
            <w:pPr>
              <w:rPr>
                <w:rFonts w:hint="eastAsia"/>
              </w:rPr>
            </w:pPr>
            <w:r w:rsidRPr="008A792E">
              <w:rPr>
                <w:rFonts w:hint="eastAsia"/>
              </w:rPr>
              <w:t>0</w:t>
            </w:r>
          </w:p>
        </w:tc>
        <w:tc>
          <w:tcPr>
            <w:tcW w:w="751" w:type="dxa"/>
          </w:tcPr>
          <w:p w14:paraId="6E946723" w14:textId="77777777" w:rsidR="001640E9" w:rsidRPr="008A792E" w:rsidRDefault="001640E9" w:rsidP="001640E9">
            <w:pPr>
              <w:rPr>
                <w:rFonts w:hint="eastAsia"/>
              </w:rPr>
            </w:pPr>
            <w:r w:rsidRPr="008A792E">
              <w:rPr>
                <w:rFonts w:hint="eastAsia"/>
              </w:rPr>
              <w:t>0</w:t>
            </w:r>
          </w:p>
        </w:tc>
        <w:tc>
          <w:tcPr>
            <w:tcW w:w="450" w:type="dxa"/>
          </w:tcPr>
          <w:p w14:paraId="4E45A7F8" w14:textId="77777777" w:rsidR="001640E9" w:rsidRPr="008A792E" w:rsidRDefault="001640E9" w:rsidP="001640E9">
            <w:pPr>
              <w:rPr>
                <w:rFonts w:hint="eastAsia"/>
              </w:rPr>
            </w:pPr>
            <w:r w:rsidRPr="008A792E">
              <w:rPr>
                <w:rFonts w:hint="eastAsia"/>
              </w:rPr>
              <w:t>1</w:t>
            </w:r>
          </w:p>
        </w:tc>
        <w:tc>
          <w:tcPr>
            <w:tcW w:w="554" w:type="dxa"/>
          </w:tcPr>
          <w:p w14:paraId="6149B17B" w14:textId="77777777" w:rsidR="001640E9" w:rsidRPr="008A792E" w:rsidRDefault="001640E9" w:rsidP="001640E9">
            <w:pPr>
              <w:rPr>
                <w:rFonts w:hint="eastAsia"/>
              </w:rPr>
            </w:pPr>
            <w:r w:rsidRPr="008A792E">
              <w:rPr>
                <w:rFonts w:hint="eastAsia"/>
              </w:rPr>
              <w:t>0</w:t>
            </w:r>
          </w:p>
        </w:tc>
      </w:tr>
      <w:tr w:rsidR="0078338C" w:rsidRPr="008A792E" w14:paraId="02CC40FC" w14:textId="77777777" w:rsidTr="00245056">
        <w:tblPrEx>
          <w:tblCellMar>
            <w:top w:w="0" w:type="dxa"/>
            <w:bottom w:w="0" w:type="dxa"/>
          </w:tblCellMar>
        </w:tblPrEx>
        <w:trPr>
          <w:trHeight w:val="150"/>
        </w:trPr>
        <w:tc>
          <w:tcPr>
            <w:tcW w:w="1807" w:type="dxa"/>
            <w:tcBorders>
              <w:bottom w:val="single" w:sz="4" w:space="0" w:color="auto"/>
            </w:tcBorders>
          </w:tcPr>
          <w:p w14:paraId="738069CE" w14:textId="77777777" w:rsidR="001640E9" w:rsidRPr="008A792E" w:rsidRDefault="001640E9" w:rsidP="001640E9">
            <w:pPr>
              <w:rPr>
                <w:rFonts w:hint="eastAsia"/>
              </w:rPr>
            </w:pPr>
            <w:r w:rsidRPr="008A792E">
              <w:rPr>
                <w:rFonts w:hint="eastAsia"/>
              </w:rPr>
              <w:t>Normal</w:t>
            </w:r>
          </w:p>
        </w:tc>
        <w:tc>
          <w:tcPr>
            <w:tcW w:w="471" w:type="dxa"/>
            <w:tcBorders>
              <w:bottom w:val="single" w:sz="4" w:space="0" w:color="auto"/>
            </w:tcBorders>
          </w:tcPr>
          <w:p w14:paraId="2068052A" w14:textId="77777777" w:rsidR="001640E9" w:rsidRPr="008A792E" w:rsidRDefault="0040497D" w:rsidP="00FB357B">
            <w:pPr>
              <w:rPr>
                <w:rFonts w:hint="eastAsia"/>
              </w:rPr>
            </w:pPr>
            <w:r w:rsidRPr="008A792E">
              <w:rPr>
                <w:rFonts w:hint="eastAsia"/>
              </w:rPr>
              <w:t>0</w:t>
            </w:r>
          </w:p>
        </w:tc>
        <w:tc>
          <w:tcPr>
            <w:tcW w:w="450" w:type="dxa"/>
            <w:tcBorders>
              <w:bottom w:val="single" w:sz="4" w:space="0" w:color="auto"/>
            </w:tcBorders>
          </w:tcPr>
          <w:p w14:paraId="519AE384" w14:textId="77777777" w:rsidR="001640E9" w:rsidRPr="008A792E" w:rsidRDefault="0040497D" w:rsidP="00D07451">
            <w:pPr>
              <w:rPr>
                <w:rFonts w:hint="eastAsia"/>
              </w:rPr>
            </w:pPr>
            <w:r w:rsidRPr="008A792E">
              <w:rPr>
                <w:rFonts w:hint="eastAsia"/>
              </w:rPr>
              <w:t>1</w:t>
            </w:r>
          </w:p>
        </w:tc>
        <w:tc>
          <w:tcPr>
            <w:tcW w:w="539" w:type="dxa"/>
            <w:tcBorders>
              <w:bottom w:val="single" w:sz="4" w:space="0" w:color="auto"/>
            </w:tcBorders>
          </w:tcPr>
          <w:p w14:paraId="3E170ED4" w14:textId="77777777" w:rsidR="001640E9" w:rsidRPr="008A792E" w:rsidRDefault="0040497D" w:rsidP="003A6DCB">
            <w:pPr>
              <w:rPr>
                <w:rFonts w:hint="eastAsia"/>
              </w:rPr>
            </w:pPr>
            <w:r w:rsidRPr="008A792E">
              <w:rPr>
                <w:rFonts w:hint="eastAsia"/>
              </w:rPr>
              <w:t>0</w:t>
            </w:r>
          </w:p>
        </w:tc>
        <w:tc>
          <w:tcPr>
            <w:tcW w:w="563" w:type="dxa"/>
            <w:tcBorders>
              <w:bottom w:val="single" w:sz="4" w:space="0" w:color="auto"/>
            </w:tcBorders>
          </w:tcPr>
          <w:p w14:paraId="15A0A69F" w14:textId="77777777" w:rsidR="001640E9" w:rsidRPr="008A792E" w:rsidRDefault="0040497D" w:rsidP="00187771">
            <w:pPr>
              <w:rPr>
                <w:rFonts w:hint="eastAsia"/>
              </w:rPr>
            </w:pPr>
            <w:r w:rsidRPr="008A792E">
              <w:rPr>
                <w:rFonts w:hint="eastAsia"/>
              </w:rPr>
              <w:t>0</w:t>
            </w:r>
          </w:p>
        </w:tc>
        <w:tc>
          <w:tcPr>
            <w:tcW w:w="417" w:type="dxa"/>
            <w:tcBorders>
              <w:top w:val="nil"/>
              <w:bottom w:val="nil"/>
              <w:right w:val="single" w:sz="4" w:space="0" w:color="auto"/>
            </w:tcBorders>
          </w:tcPr>
          <w:p w14:paraId="4F24DFCD" w14:textId="77777777" w:rsidR="001640E9" w:rsidRPr="008A792E" w:rsidRDefault="001640E9" w:rsidP="001640E9">
            <w:pPr>
              <w:rPr>
                <w:rFonts w:hint="eastAsia"/>
              </w:rPr>
            </w:pPr>
          </w:p>
        </w:tc>
        <w:tc>
          <w:tcPr>
            <w:tcW w:w="2888" w:type="dxa"/>
            <w:tcBorders>
              <w:left w:val="single" w:sz="4" w:space="0" w:color="auto"/>
            </w:tcBorders>
          </w:tcPr>
          <w:p w14:paraId="54AAA499" w14:textId="77777777" w:rsidR="001640E9" w:rsidRPr="008A792E" w:rsidRDefault="002B57D3" w:rsidP="004560F9">
            <w:pPr>
              <w:rPr>
                <w:rFonts w:hint="eastAsia"/>
              </w:rPr>
            </w:pPr>
            <w:r w:rsidRPr="008A792E">
              <w:rPr>
                <w:rFonts w:hint="eastAsia"/>
              </w:rPr>
              <w:t>Sport(steer)</w:t>
            </w:r>
            <w:r w:rsidRPr="008A792E">
              <w:rPr>
                <w:rFonts w:hint="eastAsia"/>
              </w:rPr>
              <w:t>×</w:t>
            </w:r>
            <w:r w:rsidRPr="008A792E">
              <w:rPr>
                <w:rFonts w:hint="eastAsia"/>
              </w:rPr>
              <w:t>Comfort(sus)</w:t>
            </w:r>
          </w:p>
        </w:tc>
        <w:tc>
          <w:tcPr>
            <w:tcW w:w="565" w:type="dxa"/>
          </w:tcPr>
          <w:p w14:paraId="3179555A" w14:textId="77777777" w:rsidR="001640E9" w:rsidRPr="008A792E" w:rsidRDefault="001640E9" w:rsidP="001640E9">
            <w:pPr>
              <w:rPr>
                <w:rFonts w:hint="eastAsia"/>
              </w:rPr>
            </w:pPr>
            <w:r w:rsidRPr="008A792E">
              <w:rPr>
                <w:rFonts w:hint="eastAsia"/>
              </w:rPr>
              <w:t>0</w:t>
            </w:r>
          </w:p>
        </w:tc>
        <w:tc>
          <w:tcPr>
            <w:tcW w:w="751" w:type="dxa"/>
          </w:tcPr>
          <w:p w14:paraId="16CC3A62" w14:textId="77777777" w:rsidR="001640E9" w:rsidRPr="008A792E" w:rsidRDefault="002B57D3" w:rsidP="001640E9">
            <w:pPr>
              <w:rPr>
                <w:rFonts w:hint="eastAsia"/>
              </w:rPr>
            </w:pPr>
            <w:r w:rsidRPr="008A792E">
              <w:rPr>
                <w:rFonts w:hint="eastAsia"/>
              </w:rPr>
              <w:t>0</w:t>
            </w:r>
          </w:p>
        </w:tc>
        <w:tc>
          <w:tcPr>
            <w:tcW w:w="450" w:type="dxa"/>
          </w:tcPr>
          <w:p w14:paraId="33E88F87" w14:textId="77777777" w:rsidR="001640E9" w:rsidRPr="008A792E" w:rsidRDefault="002B57D3" w:rsidP="001640E9">
            <w:pPr>
              <w:rPr>
                <w:rFonts w:hint="eastAsia"/>
              </w:rPr>
            </w:pPr>
            <w:r w:rsidRPr="008A792E">
              <w:rPr>
                <w:rFonts w:hint="eastAsia"/>
              </w:rPr>
              <w:t>1</w:t>
            </w:r>
          </w:p>
        </w:tc>
        <w:tc>
          <w:tcPr>
            <w:tcW w:w="554" w:type="dxa"/>
          </w:tcPr>
          <w:p w14:paraId="7BD70448" w14:textId="77777777" w:rsidR="001640E9" w:rsidRPr="008A792E" w:rsidRDefault="002B57D3" w:rsidP="001640E9">
            <w:pPr>
              <w:rPr>
                <w:rFonts w:hint="eastAsia"/>
              </w:rPr>
            </w:pPr>
            <w:r w:rsidRPr="008A792E">
              <w:rPr>
                <w:rFonts w:hint="eastAsia"/>
              </w:rPr>
              <w:t>1</w:t>
            </w:r>
          </w:p>
        </w:tc>
      </w:tr>
      <w:tr w:rsidR="0078338C" w:rsidRPr="008A792E" w14:paraId="64DC36FF" w14:textId="77777777" w:rsidTr="00245056">
        <w:tblPrEx>
          <w:tblCellMar>
            <w:top w:w="0" w:type="dxa"/>
            <w:bottom w:w="0" w:type="dxa"/>
          </w:tblCellMar>
        </w:tblPrEx>
        <w:trPr>
          <w:trHeight w:val="150"/>
        </w:trPr>
        <w:tc>
          <w:tcPr>
            <w:tcW w:w="1807" w:type="dxa"/>
            <w:tcBorders>
              <w:top w:val="single" w:sz="4" w:space="0" w:color="auto"/>
              <w:left w:val="single" w:sz="4" w:space="0" w:color="auto"/>
              <w:bottom w:val="single" w:sz="4" w:space="0" w:color="auto"/>
              <w:right w:val="single" w:sz="4" w:space="0" w:color="auto"/>
            </w:tcBorders>
          </w:tcPr>
          <w:p w14:paraId="70E5BCB7" w14:textId="77777777" w:rsidR="00C7328C" w:rsidRPr="008A792E" w:rsidRDefault="00C7328C" w:rsidP="00C7328C">
            <w:pPr>
              <w:rPr>
                <w:rFonts w:hint="eastAsia"/>
              </w:rPr>
            </w:pPr>
            <w:r w:rsidRPr="008A792E">
              <w:t>Range</w:t>
            </w:r>
          </w:p>
        </w:tc>
        <w:tc>
          <w:tcPr>
            <w:tcW w:w="471" w:type="dxa"/>
            <w:tcBorders>
              <w:top w:val="single" w:sz="4" w:space="0" w:color="auto"/>
              <w:left w:val="single" w:sz="4" w:space="0" w:color="auto"/>
              <w:bottom w:val="single" w:sz="4" w:space="0" w:color="auto"/>
              <w:right w:val="single" w:sz="4" w:space="0" w:color="auto"/>
            </w:tcBorders>
          </w:tcPr>
          <w:p w14:paraId="3885A907" w14:textId="77777777" w:rsidR="00C7328C" w:rsidRPr="008A792E" w:rsidRDefault="0040497D" w:rsidP="00FB357B">
            <w:pPr>
              <w:rPr>
                <w:rFonts w:hint="eastAsia"/>
              </w:rPr>
            </w:pPr>
            <w:r w:rsidRPr="008A792E">
              <w:rPr>
                <w:rFonts w:hint="eastAsia"/>
              </w:rPr>
              <w:t>0</w:t>
            </w:r>
          </w:p>
        </w:tc>
        <w:tc>
          <w:tcPr>
            <w:tcW w:w="450" w:type="dxa"/>
            <w:tcBorders>
              <w:top w:val="single" w:sz="4" w:space="0" w:color="auto"/>
              <w:left w:val="single" w:sz="4" w:space="0" w:color="auto"/>
              <w:bottom w:val="single" w:sz="4" w:space="0" w:color="auto"/>
              <w:right w:val="single" w:sz="4" w:space="0" w:color="auto"/>
            </w:tcBorders>
          </w:tcPr>
          <w:p w14:paraId="7AB2355A" w14:textId="77777777" w:rsidR="00C7328C" w:rsidRPr="008A792E" w:rsidRDefault="0040497D" w:rsidP="00D07451">
            <w:pPr>
              <w:rPr>
                <w:rFonts w:hint="eastAsia"/>
              </w:rPr>
            </w:pPr>
            <w:r w:rsidRPr="008A792E">
              <w:rPr>
                <w:rFonts w:hint="eastAsia"/>
              </w:rPr>
              <w:t>1</w:t>
            </w:r>
          </w:p>
        </w:tc>
        <w:tc>
          <w:tcPr>
            <w:tcW w:w="539" w:type="dxa"/>
            <w:tcBorders>
              <w:top w:val="single" w:sz="4" w:space="0" w:color="auto"/>
              <w:left w:val="single" w:sz="4" w:space="0" w:color="auto"/>
              <w:bottom w:val="single" w:sz="4" w:space="0" w:color="auto"/>
              <w:right w:val="single" w:sz="4" w:space="0" w:color="auto"/>
            </w:tcBorders>
          </w:tcPr>
          <w:p w14:paraId="21B5A64C" w14:textId="77777777" w:rsidR="00C7328C" w:rsidRPr="008A792E" w:rsidRDefault="0040497D" w:rsidP="003A6DCB">
            <w:pPr>
              <w:rPr>
                <w:rFonts w:hint="eastAsia"/>
              </w:rPr>
            </w:pPr>
            <w:r w:rsidRPr="008A792E">
              <w:rPr>
                <w:rFonts w:hint="eastAsia"/>
              </w:rPr>
              <w:t>0</w:t>
            </w:r>
          </w:p>
        </w:tc>
        <w:tc>
          <w:tcPr>
            <w:tcW w:w="563" w:type="dxa"/>
            <w:tcBorders>
              <w:top w:val="single" w:sz="4" w:space="0" w:color="auto"/>
              <w:left w:val="single" w:sz="4" w:space="0" w:color="auto"/>
              <w:bottom w:val="single" w:sz="4" w:space="0" w:color="auto"/>
              <w:right w:val="single" w:sz="4" w:space="0" w:color="auto"/>
            </w:tcBorders>
          </w:tcPr>
          <w:p w14:paraId="50B97AF7" w14:textId="77777777" w:rsidR="00C7328C" w:rsidRPr="008A792E" w:rsidRDefault="0040497D" w:rsidP="00187771">
            <w:pPr>
              <w:rPr>
                <w:rFonts w:hint="eastAsia"/>
              </w:rPr>
            </w:pPr>
            <w:r w:rsidRPr="008A792E">
              <w:rPr>
                <w:rFonts w:hint="eastAsia"/>
              </w:rPr>
              <w:t>1</w:t>
            </w:r>
          </w:p>
        </w:tc>
        <w:tc>
          <w:tcPr>
            <w:tcW w:w="417" w:type="dxa"/>
            <w:tcBorders>
              <w:top w:val="nil"/>
              <w:left w:val="single" w:sz="4" w:space="0" w:color="auto"/>
              <w:bottom w:val="nil"/>
              <w:right w:val="single" w:sz="4" w:space="0" w:color="auto"/>
            </w:tcBorders>
          </w:tcPr>
          <w:p w14:paraId="76AF28E6" w14:textId="77777777" w:rsidR="00C7328C" w:rsidRPr="008A792E" w:rsidRDefault="00C7328C" w:rsidP="00C7328C">
            <w:pPr>
              <w:rPr>
                <w:rFonts w:hint="eastAsia"/>
              </w:rPr>
            </w:pPr>
          </w:p>
        </w:tc>
        <w:tc>
          <w:tcPr>
            <w:tcW w:w="2888" w:type="dxa"/>
            <w:tcBorders>
              <w:left w:val="single" w:sz="4" w:space="0" w:color="auto"/>
            </w:tcBorders>
          </w:tcPr>
          <w:p w14:paraId="38C0F139" w14:textId="77777777" w:rsidR="00C7328C" w:rsidRPr="008A792E" w:rsidRDefault="00C7328C" w:rsidP="00C7328C">
            <w:pPr>
              <w:rPr>
                <w:rFonts w:hint="eastAsia"/>
              </w:rPr>
            </w:pPr>
            <w:r w:rsidRPr="008A792E">
              <w:rPr>
                <w:rFonts w:hint="eastAsia"/>
              </w:rPr>
              <w:t>Normal(steer)</w:t>
            </w:r>
            <w:r w:rsidRPr="008A792E">
              <w:rPr>
                <w:rFonts w:hint="eastAsia"/>
              </w:rPr>
              <w:t>×</w:t>
            </w:r>
            <w:r w:rsidRPr="008A792E">
              <w:rPr>
                <w:rFonts w:hint="eastAsia"/>
              </w:rPr>
              <w:t>Normal(sus)</w:t>
            </w:r>
          </w:p>
        </w:tc>
        <w:tc>
          <w:tcPr>
            <w:tcW w:w="565" w:type="dxa"/>
          </w:tcPr>
          <w:p w14:paraId="5CF2E050" w14:textId="77777777" w:rsidR="00C7328C" w:rsidRPr="008A792E" w:rsidRDefault="00C7328C" w:rsidP="00C7328C">
            <w:pPr>
              <w:rPr>
                <w:rFonts w:hint="eastAsia"/>
              </w:rPr>
            </w:pPr>
            <w:r w:rsidRPr="008A792E">
              <w:rPr>
                <w:rFonts w:hint="eastAsia"/>
              </w:rPr>
              <w:t>0</w:t>
            </w:r>
          </w:p>
        </w:tc>
        <w:tc>
          <w:tcPr>
            <w:tcW w:w="751" w:type="dxa"/>
          </w:tcPr>
          <w:p w14:paraId="6C943746" w14:textId="77777777" w:rsidR="00C7328C" w:rsidRPr="008A792E" w:rsidRDefault="00C7328C" w:rsidP="00C7328C">
            <w:pPr>
              <w:rPr>
                <w:rFonts w:hint="eastAsia"/>
              </w:rPr>
            </w:pPr>
            <w:r w:rsidRPr="008A792E">
              <w:rPr>
                <w:rFonts w:hint="eastAsia"/>
              </w:rPr>
              <w:t>1</w:t>
            </w:r>
          </w:p>
        </w:tc>
        <w:tc>
          <w:tcPr>
            <w:tcW w:w="450" w:type="dxa"/>
          </w:tcPr>
          <w:p w14:paraId="0D196CF2" w14:textId="77777777" w:rsidR="00C7328C" w:rsidRPr="008A792E" w:rsidRDefault="00C7328C" w:rsidP="00C7328C">
            <w:pPr>
              <w:rPr>
                <w:rFonts w:hint="eastAsia"/>
              </w:rPr>
            </w:pPr>
            <w:r w:rsidRPr="008A792E">
              <w:rPr>
                <w:rFonts w:hint="eastAsia"/>
              </w:rPr>
              <w:t>0</w:t>
            </w:r>
          </w:p>
        </w:tc>
        <w:tc>
          <w:tcPr>
            <w:tcW w:w="554" w:type="dxa"/>
          </w:tcPr>
          <w:p w14:paraId="237544C6" w14:textId="77777777" w:rsidR="00C7328C" w:rsidRPr="008A792E" w:rsidRDefault="00C7328C" w:rsidP="00C7328C">
            <w:pPr>
              <w:rPr>
                <w:rFonts w:hint="eastAsia"/>
              </w:rPr>
            </w:pPr>
            <w:r w:rsidRPr="008A792E">
              <w:rPr>
                <w:rFonts w:hint="eastAsia"/>
              </w:rPr>
              <w:t>0</w:t>
            </w:r>
          </w:p>
        </w:tc>
      </w:tr>
      <w:tr w:rsidR="0078338C" w:rsidRPr="008A792E" w14:paraId="78AEC5C4" w14:textId="77777777" w:rsidTr="007C48ED">
        <w:tblPrEx>
          <w:tblCellMar>
            <w:top w:w="0" w:type="dxa"/>
            <w:bottom w:w="0" w:type="dxa"/>
          </w:tblCellMar>
        </w:tblPrEx>
        <w:trPr>
          <w:trHeight w:val="150"/>
        </w:trPr>
        <w:tc>
          <w:tcPr>
            <w:tcW w:w="1807" w:type="dxa"/>
            <w:tcBorders>
              <w:top w:val="single" w:sz="4" w:space="0" w:color="auto"/>
              <w:left w:val="single" w:sz="4" w:space="0" w:color="auto"/>
              <w:bottom w:val="single" w:sz="4" w:space="0" w:color="auto"/>
              <w:right w:val="single" w:sz="4" w:space="0" w:color="auto"/>
            </w:tcBorders>
          </w:tcPr>
          <w:p w14:paraId="6F36B105" w14:textId="77777777" w:rsidR="00DA5286" w:rsidRPr="008A792E" w:rsidRDefault="00E664E0" w:rsidP="00C7328C">
            <w:pPr>
              <w:rPr>
                <w:rFonts w:hint="eastAsia"/>
              </w:rPr>
            </w:pPr>
            <w:r w:rsidRPr="008A792E">
              <w:rPr>
                <w:sz w:val="20"/>
                <w:szCs w:val="20"/>
              </w:rPr>
              <w:t>Rear Comfort</w:t>
            </w:r>
          </w:p>
        </w:tc>
        <w:tc>
          <w:tcPr>
            <w:tcW w:w="471" w:type="dxa"/>
            <w:tcBorders>
              <w:top w:val="single" w:sz="4" w:space="0" w:color="auto"/>
              <w:left w:val="single" w:sz="4" w:space="0" w:color="auto"/>
              <w:bottom w:val="single" w:sz="4" w:space="0" w:color="auto"/>
              <w:right w:val="single" w:sz="4" w:space="0" w:color="auto"/>
            </w:tcBorders>
          </w:tcPr>
          <w:p w14:paraId="20320B99" w14:textId="77777777" w:rsidR="00C7328C" w:rsidRPr="008A792E" w:rsidRDefault="0040497D" w:rsidP="00FB357B">
            <w:pPr>
              <w:rPr>
                <w:rFonts w:hint="eastAsia"/>
              </w:rPr>
            </w:pPr>
            <w:r w:rsidRPr="008A792E">
              <w:rPr>
                <w:rFonts w:hint="eastAsia"/>
              </w:rPr>
              <w:t>0</w:t>
            </w:r>
          </w:p>
        </w:tc>
        <w:tc>
          <w:tcPr>
            <w:tcW w:w="450" w:type="dxa"/>
            <w:tcBorders>
              <w:top w:val="single" w:sz="4" w:space="0" w:color="auto"/>
              <w:left w:val="single" w:sz="4" w:space="0" w:color="auto"/>
              <w:bottom w:val="single" w:sz="4" w:space="0" w:color="auto"/>
              <w:right w:val="single" w:sz="4" w:space="0" w:color="auto"/>
            </w:tcBorders>
          </w:tcPr>
          <w:p w14:paraId="3AF3ACF2" w14:textId="77777777" w:rsidR="00C7328C" w:rsidRPr="008A792E" w:rsidRDefault="0040497D" w:rsidP="00D07451">
            <w:pPr>
              <w:rPr>
                <w:rFonts w:hint="eastAsia"/>
              </w:rPr>
            </w:pPr>
            <w:r w:rsidRPr="008A792E">
              <w:rPr>
                <w:rFonts w:hint="eastAsia"/>
              </w:rPr>
              <w:t>1</w:t>
            </w:r>
          </w:p>
        </w:tc>
        <w:tc>
          <w:tcPr>
            <w:tcW w:w="539" w:type="dxa"/>
            <w:tcBorders>
              <w:top w:val="single" w:sz="4" w:space="0" w:color="auto"/>
              <w:left w:val="single" w:sz="4" w:space="0" w:color="auto"/>
              <w:bottom w:val="single" w:sz="4" w:space="0" w:color="auto"/>
              <w:right w:val="single" w:sz="4" w:space="0" w:color="auto"/>
            </w:tcBorders>
          </w:tcPr>
          <w:p w14:paraId="313E9AE1" w14:textId="77777777" w:rsidR="00C7328C" w:rsidRPr="008A792E" w:rsidRDefault="0040497D" w:rsidP="003A6DCB">
            <w:pPr>
              <w:rPr>
                <w:rFonts w:hint="eastAsia"/>
              </w:rPr>
            </w:pPr>
            <w:r w:rsidRPr="008A792E">
              <w:rPr>
                <w:rFonts w:hint="eastAsia"/>
              </w:rPr>
              <w:t>1</w:t>
            </w:r>
          </w:p>
        </w:tc>
        <w:tc>
          <w:tcPr>
            <w:tcW w:w="563" w:type="dxa"/>
            <w:tcBorders>
              <w:top w:val="single" w:sz="4" w:space="0" w:color="auto"/>
              <w:left w:val="single" w:sz="4" w:space="0" w:color="auto"/>
              <w:bottom w:val="single" w:sz="4" w:space="0" w:color="auto"/>
              <w:right w:val="single" w:sz="4" w:space="0" w:color="auto"/>
            </w:tcBorders>
          </w:tcPr>
          <w:p w14:paraId="49C870D8" w14:textId="77777777" w:rsidR="00C7328C" w:rsidRPr="008A792E" w:rsidRDefault="0040497D" w:rsidP="00187771">
            <w:pPr>
              <w:rPr>
                <w:rFonts w:hint="eastAsia"/>
              </w:rPr>
            </w:pPr>
            <w:r w:rsidRPr="008A792E">
              <w:rPr>
                <w:rFonts w:hint="eastAsia"/>
              </w:rPr>
              <w:t>0</w:t>
            </w:r>
          </w:p>
        </w:tc>
        <w:tc>
          <w:tcPr>
            <w:tcW w:w="417" w:type="dxa"/>
            <w:tcBorders>
              <w:top w:val="nil"/>
              <w:left w:val="single" w:sz="4" w:space="0" w:color="auto"/>
              <w:bottom w:val="nil"/>
              <w:right w:val="single" w:sz="4" w:space="0" w:color="auto"/>
            </w:tcBorders>
          </w:tcPr>
          <w:p w14:paraId="299DF6C5" w14:textId="77777777" w:rsidR="00C7328C" w:rsidRPr="008A792E" w:rsidRDefault="00C7328C" w:rsidP="00C7328C">
            <w:pPr>
              <w:rPr>
                <w:rFonts w:hint="eastAsia"/>
              </w:rPr>
            </w:pPr>
          </w:p>
        </w:tc>
        <w:tc>
          <w:tcPr>
            <w:tcW w:w="2888" w:type="dxa"/>
            <w:tcBorders>
              <w:left w:val="single" w:sz="4" w:space="0" w:color="auto"/>
            </w:tcBorders>
          </w:tcPr>
          <w:p w14:paraId="2C10B76A" w14:textId="77777777" w:rsidR="00C7328C" w:rsidRPr="008A792E" w:rsidRDefault="00C7328C" w:rsidP="00C7328C">
            <w:pPr>
              <w:rPr>
                <w:rFonts w:hint="eastAsia"/>
              </w:rPr>
            </w:pPr>
            <w:r w:rsidRPr="008A792E">
              <w:rPr>
                <w:rFonts w:hint="eastAsia"/>
              </w:rPr>
              <w:t>Sport(steer)</w:t>
            </w:r>
            <w:r w:rsidRPr="008A792E">
              <w:rPr>
                <w:rFonts w:hint="eastAsia"/>
              </w:rPr>
              <w:t>×</w:t>
            </w:r>
            <w:r w:rsidRPr="008A792E">
              <w:rPr>
                <w:rFonts w:hint="eastAsia"/>
              </w:rPr>
              <w:t>Normal(sus)</w:t>
            </w:r>
          </w:p>
        </w:tc>
        <w:tc>
          <w:tcPr>
            <w:tcW w:w="565" w:type="dxa"/>
          </w:tcPr>
          <w:p w14:paraId="18591ACD" w14:textId="77777777" w:rsidR="00C7328C" w:rsidRPr="008A792E" w:rsidRDefault="00C7328C" w:rsidP="00C7328C">
            <w:pPr>
              <w:rPr>
                <w:rFonts w:hint="eastAsia"/>
              </w:rPr>
            </w:pPr>
            <w:r w:rsidRPr="008A792E">
              <w:rPr>
                <w:rFonts w:hint="eastAsia"/>
              </w:rPr>
              <w:t>0</w:t>
            </w:r>
          </w:p>
        </w:tc>
        <w:tc>
          <w:tcPr>
            <w:tcW w:w="751" w:type="dxa"/>
          </w:tcPr>
          <w:p w14:paraId="2D65F447" w14:textId="77777777" w:rsidR="00C7328C" w:rsidRPr="008A792E" w:rsidRDefault="00C7328C" w:rsidP="00C7328C">
            <w:pPr>
              <w:rPr>
                <w:rFonts w:hint="eastAsia"/>
              </w:rPr>
            </w:pPr>
            <w:r w:rsidRPr="008A792E">
              <w:rPr>
                <w:rFonts w:hint="eastAsia"/>
              </w:rPr>
              <w:t>1</w:t>
            </w:r>
          </w:p>
        </w:tc>
        <w:tc>
          <w:tcPr>
            <w:tcW w:w="450" w:type="dxa"/>
          </w:tcPr>
          <w:p w14:paraId="3B591E69" w14:textId="77777777" w:rsidR="00C7328C" w:rsidRPr="008A792E" w:rsidRDefault="00C7328C" w:rsidP="00C7328C">
            <w:pPr>
              <w:rPr>
                <w:rFonts w:hint="eastAsia"/>
              </w:rPr>
            </w:pPr>
            <w:r w:rsidRPr="008A792E">
              <w:rPr>
                <w:rFonts w:hint="eastAsia"/>
              </w:rPr>
              <w:t>0</w:t>
            </w:r>
          </w:p>
        </w:tc>
        <w:tc>
          <w:tcPr>
            <w:tcW w:w="554" w:type="dxa"/>
          </w:tcPr>
          <w:p w14:paraId="64F07B15" w14:textId="77777777" w:rsidR="00C7328C" w:rsidRPr="008A792E" w:rsidRDefault="00C7328C" w:rsidP="00C7328C">
            <w:pPr>
              <w:rPr>
                <w:rFonts w:hint="eastAsia"/>
              </w:rPr>
            </w:pPr>
            <w:r w:rsidRPr="008A792E">
              <w:rPr>
                <w:rFonts w:hint="eastAsia"/>
              </w:rPr>
              <w:t>1</w:t>
            </w:r>
          </w:p>
        </w:tc>
      </w:tr>
      <w:tr w:rsidR="007C48ED" w:rsidRPr="008A792E" w14:paraId="407E9239" w14:textId="77777777" w:rsidTr="007C48ED">
        <w:tblPrEx>
          <w:tblCellMar>
            <w:top w:w="0" w:type="dxa"/>
            <w:bottom w:w="0" w:type="dxa"/>
          </w:tblCellMar>
        </w:tblPrEx>
        <w:trPr>
          <w:trHeight w:val="150"/>
        </w:trPr>
        <w:tc>
          <w:tcPr>
            <w:tcW w:w="1807" w:type="dxa"/>
            <w:tcBorders>
              <w:top w:val="single" w:sz="4" w:space="0" w:color="auto"/>
              <w:left w:val="single" w:sz="4" w:space="0" w:color="auto"/>
              <w:bottom w:val="single" w:sz="4" w:space="0" w:color="auto"/>
              <w:right w:val="single" w:sz="4" w:space="0" w:color="auto"/>
            </w:tcBorders>
          </w:tcPr>
          <w:p w14:paraId="63E5FB0B" w14:textId="77777777" w:rsidR="007C48ED" w:rsidRPr="00010758" w:rsidRDefault="007C48ED" w:rsidP="007C48ED">
            <w:pPr>
              <w:rPr>
                <w:rFonts w:hint="eastAsia"/>
              </w:rPr>
            </w:pPr>
            <w:r w:rsidRPr="00010758">
              <w:rPr>
                <w:sz w:val="20"/>
                <w:szCs w:val="20"/>
              </w:rPr>
              <w:t>Track</w:t>
            </w:r>
          </w:p>
        </w:tc>
        <w:tc>
          <w:tcPr>
            <w:tcW w:w="471" w:type="dxa"/>
            <w:tcBorders>
              <w:top w:val="single" w:sz="4" w:space="0" w:color="auto"/>
              <w:left w:val="single" w:sz="4" w:space="0" w:color="auto"/>
              <w:bottom w:val="single" w:sz="4" w:space="0" w:color="auto"/>
              <w:right w:val="single" w:sz="4" w:space="0" w:color="auto"/>
            </w:tcBorders>
          </w:tcPr>
          <w:p w14:paraId="08DCC52B" w14:textId="77777777" w:rsidR="007C48ED" w:rsidRPr="00010758" w:rsidRDefault="007C48ED" w:rsidP="007C48ED">
            <w:pPr>
              <w:rPr>
                <w:rFonts w:hint="eastAsia"/>
              </w:rPr>
            </w:pPr>
            <w:r w:rsidRPr="00010758">
              <w:rPr>
                <w:rFonts w:hint="eastAsia"/>
              </w:rPr>
              <w:t>0</w:t>
            </w:r>
          </w:p>
        </w:tc>
        <w:tc>
          <w:tcPr>
            <w:tcW w:w="450" w:type="dxa"/>
            <w:tcBorders>
              <w:top w:val="single" w:sz="4" w:space="0" w:color="auto"/>
              <w:left w:val="single" w:sz="4" w:space="0" w:color="auto"/>
              <w:bottom w:val="single" w:sz="4" w:space="0" w:color="auto"/>
              <w:right w:val="single" w:sz="4" w:space="0" w:color="auto"/>
            </w:tcBorders>
          </w:tcPr>
          <w:p w14:paraId="1884B2E1" w14:textId="77777777" w:rsidR="007C48ED" w:rsidRPr="00010758" w:rsidRDefault="007C48ED" w:rsidP="007C48ED">
            <w:pPr>
              <w:rPr>
                <w:rFonts w:hint="eastAsia"/>
              </w:rPr>
            </w:pPr>
            <w:r w:rsidRPr="00010758">
              <w:rPr>
                <w:rFonts w:hint="eastAsia"/>
              </w:rPr>
              <w:t>1</w:t>
            </w:r>
          </w:p>
        </w:tc>
        <w:tc>
          <w:tcPr>
            <w:tcW w:w="539" w:type="dxa"/>
            <w:tcBorders>
              <w:top w:val="single" w:sz="4" w:space="0" w:color="auto"/>
              <w:left w:val="single" w:sz="4" w:space="0" w:color="auto"/>
              <w:bottom w:val="single" w:sz="4" w:space="0" w:color="auto"/>
              <w:right w:val="single" w:sz="4" w:space="0" w:color="auto"/>
            </w:tcBorders>
          </w:tcPr>
          <w:p w14:paraId="35CF1451" w14:textId="77777777" w:rsidR="007C48ED" w:rsidRPr="00010758" w:rsidRDefault="007C48ED" w:rsidP="007C48ED">
            <w:pPr>
              <w:rPr>
                <w:rFonts w:hint="eastAsia"/>
              </w:rPr>
            </w:pPr>
            <w:r w:rsidRPr="00010758">
              <w:rPr>
                <w:rFonts w:hint="eastAsia"/>
              </w:rPr>
              <w:t>1</w:t>
            </w:r>
          </w:p>
        </w:tc>
        <w:tc>
          <w:tcPr>
            <w:tcW w:w="563" w:type="dxa"/>
            <w:tcBorders>
              <w:top w:val="single" w:sz="4" w:space="0" w:color="auto"/>
              <w:left w:val="single" w:sz="4" w:space="0" w:color="auto"/>
              <w:bottom w:val="single" w:sz="4" w:space="0" w:color="auto"/>
              <w:right w:val="single" w:sz="4" w:space="0" w:color="auto"/>
            </w:tcBorders>
          </w:tcPr>
          <w:p w14:paraId="644B3234" w14:textId="77777777" w:rsidR="007C48ED" w:rsidRPr="00010758" w:rsidRDefault="007C48ED" w:rsidP="007C48ED">
            <w:pPr>
              <w:rPr>
                <w:rFonts w:hint="eastAsia"/>
              </w:rPr>
            </w:pPr>
            <w:r w:rsidRPr="00010758">
              <w:rPr>
                <w:rFonts w:hint="eastAsia"/>
              </w:rPr>
              <w:t>1</w:t>
            </w:r>
          </w:p>
        </w:tc>
        <w:tc>
          <w:tcPr>
            <w:tcW w:w="417" w:type="dxa"/>
            <w:tcBorders>
              <w:top w:val="nil"/>
              <w:left w:val="single" w:sz="4" w:space="0" w:color="auto"/>
              <w:bottom w:val="nil"/>
              <w:right w:val="single" w:sz="4" w:space="0" w:color="auto"/>
            </w:tcBorders>
          </w:tcPr>
          <w:p w14:paraId="33D1D95F" w14:textId="77777777" w:rsidR="007C48ED" w:rsidRPr="00010758" w:rsidRDefault="007C48ED" w:rsidP="007C48ED">
            <w:pPr>
              <w:rPr>
                <w:rFonts w:hint="eastAsia"/>
              </w:rPr>
            </w:pPr>
          </w:p>
        </w:tc>
        <w:tc>
          <w:tcPr>
            <w:tcW w:w="2888" w:type="dxa"/>
            <w:tcBorders>
              <w:left w:val="single" w:sz="4" w:space="0" w:color="auto"/>
              <w:bottom w:val="single" w:sz="4" w:space="0" w:color="auto"/>
            </w:tcBorders>
          </w:tcPr>
          <w:p w14:paraId="148CDB3E" w14:textId="77777777" w:rsidR="007C48ED" w:rsidRPr="008A792E" w:rsidRDefault="007C48ED" w:rsidP="007C48ED">
            <w:pPr>
              <w:rPr>
                <w:rFonts w:hint="eastAsia"/>
              </w:rPr>
            </w:pPr>
            <w:r w:rsidRPr="008A792E">
              <w:rPr>
                <w:rFonts w:hint="eastAsia"/>
              </w:rPr>
              <w:t>Normal(steer)</w:t>
            </w:r>
            <w:r w:rsidRPr="008A792E">
              <w:rPr>
                <w:rFonts w:hint="eastAsia"/>
              </w:rPr>
              <w:t>×</w:t>
            </w:r>
            <w:r w:rsidRPr="008A792E">
              <w:rPr>
                <w:rFonts w:hint="eastAsia"/>
              </w:rPr>
              <w:t>Sport(sus)</w:t>
            </w:r>
          </w:p>
        </w:tc>
        <w:tc>
          <w:tcPr>
            <w:tcW w:w="565" w:type="dxa"/>
          </w:tcPr>
          <w:p w14:paraId="7AC3A92B" w14:textId="77777777" w:rsidR="007C48ED" w:rsidRPr="008A792E" w:rsidRDefault="007C48ED" w:rsidP="007C48ED">
            <w:pPr>
              <w:rPr>
                <w:rFonts w:hint="eastAsia"/>
              </w:rPr>
            </w:pPr>
            <w:r w:rsidRPr="008A792E">
              <w:rPr>
                <w:rFonts w:hint="eastAsia"/>
              </w:rPr>
              <w:t>1</w:t>
            </w:r>
          </w:p>
        </w:tc>
        <w:tc>
          <w:tcPr>
            <w:tcW w:w="751" w:type="dxa"/>
          </w:tcPr>
          <w:p w14:paraId="3F3DDA0C" w14:textId="77777777" w:rsidR="007C48ED" w:rsidRPr="008A792E" w:rsidRDefault="007C48ED" w:rsidP="007C48ED">
            <w:pPr>
              <w:rPr>
                <w:rFonts w:hint="eastAsia"/>
              </w:rPr>
            </w:pPr>
            <w:r w:rsidRPr="008A792E">
              <w:rPr>
                <w:rFonts w:hint="eastAsia"/>
              </w:rPr>
              <w:t>0</w:t>
            </w:r>
          </w:p>
        </w:tc>
        <w:tc>
          <w:tcPr>
            <w:tcW w:w="450" w:type="dxa"/>
          </w:tcPr>
          <w:p w14:paraId="42E2C8EA" w14:textId="77777777" w:rsidR="007C48ED" w:rsidRPr="008A792E" w:rsidRDefault="007C48ED" w:rsidP="007C48ED">
            <w:pPr>
              <w:rPr>
                <w:rFonts w:hint="eastAsia"/>
              </w:rPr>
            </w:pPr>
            <w:r w:rsidRPr="008A792E">
              <w:rPr>
                <w:rFonts w:hint="eastAsia"/>
              </w:rPr>
              <w:t>0</w:t>
            </w:r>
          </w:p>
        </w:tc>
        <w:tc>
          <w:tcPr>
            <w:tcW w:w="554" w:type="dxa"/>
          </w:tcPr>
          <w:p w14:paraId="11428896" w14:textId="77777777" w:rsidR="007C48ED" w:rsidRPr="008A792E" w:rsidRDefault="007C48ED" w:rsidP="007C48ED">
            <w:pPr>
              <w:rPr>
                <w:rFonts w:hint="eastAsia"/>
              </w:rPr>
            </w:pPr>
            <w:r w:rsidRPr="008A792E">
              <w:rPr>
                <w:rFonts w:hint="eastAsia"/>
              </w:rPr>
              <w:t>0</w:t>
            </w:r>
          </w:p>
        </w:tc>
      </w:tr>
    </w:tbl>
    <w:p w14:paraId="52BC633B" w14:textId="77777777" w:rsidR="00DC5196" w:rsidRPr="008A792E" w:rsidRDefault="00DC5196" w:rsidP="00FA13AB"/>
    <w:p w14:paraId="2037B610" w14:textId="77777777" w:rsidR="00DC5196" w:rsidRPr="008A792E" w:rsidRDefault="00DC5196" w:rsidP="00FA13AB"/>
    <w:tbl>
      <w:tblPr>
        <w:tblpPr w:leftFromText="142" w:rightFromText="142" w:vertAnchor="text" w:tblpX="190"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42"/>
        <w:gridCol w:w="709"/>
        <w:gridCol w:w="567"/>
        <w:gridCol w:w="567"/>
        <w:gridCol w:w="592"/>
        <w:gridCol w:w="218"/>
        <w:gridCol w:w="2308"/>
        <w:gridCol w:w="709"/>
        <w:gridCol w:w="709"/>
        <w:gridCol w:w="709"/>
        <w:gridCol w:w="592"/>
        <w:tblGridChange w:id="153">
          <w:tblGrid>
            <w:gridCol w:w="1942"/>
            <w:gridCol w:w="709"/>
            <w:gridCol w:w="567"/>
            <w:gridCol w:w="567"/>
            <w:gridCol w:w="592"/>
            <w:gridCol w:w="218"/>
            <w:gridCol w:w="2308"/>
            <w:gridCol w:w="709"/>
            <w:gridCol w:w="709"/>
            <w:gridCol w:w="709"/>
            <w:gridCol w:w="592"/>
          </w:tblGrid>
        </w:tblGridChange>
      </w:tblGrid>
      <w:tr w:rsidR="00DC5196" w:rsidRPr="008A792E" w14:paraId="2421D340" w14:textId="77777777" w:rsidTr="00245056">
        <w:tblPrEx>
          <w:tblCellMar>
            <w:top w:w="0" w:type="dxa"/>
            <w:bottom w:w="0" w:type="dxa"/>
          </w:tblCellMar>
        </w:tblPrEx>
        <w:trPr>
          <w:trHeight w:val="150"/>
        </w:trPr>
        <w:tc>
          <w:tcPr>
            <w:tcW w:w="4377" w:type="dxa"/>
            <w:gridSpan w:val="5"/>
            <w:tcBorders>
              <w:top w:val="nil"/>
              <w:left w:val="nil"/>
              <w:bottom w:val="single" w:sz="4" w:space="0" w:color="auto"/>
              <w:right w:val="nil"/>
            </w:tcBorders>
          </w:tcPr>
          <w:p w14:paraId="14503F4F" w14:textId="77777777" w:rsidR="00DC5196" w:rsidRPr="008A792E" w:rsidRDefault="00DC5196" w:rsidP="00A148E0">
            <w:r w:rsidRPr="008A792E">
              <w:rPr>
                <w:rFonts w:hint="eastAsia"/>
              </w:rPr>
              <w:t>シャシー系（ステアリング）</w:t>
            </w:r>
            <w:r w:rsidRPr="008A792E">
              <w:rPr>
                <w:rFonts w:hint="eastAsia"/>
              </w:rPr>
              <w:t>SW</w:t>
            </w:r>
            <w:r w:rsidRPr="008A792E">
              <w:rPr>
                <w:rFonts w:hint="eastAsia"/>
              </w:rPr>
              <w:t>操作情報</w:t>
            </w:r>
          </w:p>
          <w:p w14:paraId="659975B7" w14:textId="77777777" w:rsidR="00DC5196" w:rsidRPr="008A792E" w:rsidRDefault="00DC5196" w:rsidP="00A148E0">
            <w:pPr>
              <w:rPr>
                <w:rFonts w:hint="eastAsia"/>
              </w:rPr>
            </w:pPr>
            <w:r w:rsidRPr="008A792E">
              <w:rPr>
                <w:rFonts w:hint="eastAsia"/>
              </w:rPr>
              <w:t>（</w:t>
            </w:r>
            <w:r w:rsidRPr="008A792E">
              <w:rPr>
                <w:rFonts w:hint="eastAsia"/>
                <w:sz w:val="20"/>
              </w:rPr>
              <w:t>C</w:t>
            </w:r>
            <w:r w:rsidRPr="008A792E">
              <w:rPr>
                <w:sz w:val="20"/>
              </w:rPr>
              <w:t>_DCMOD2</w:t>
            </w:r>
            <w:r w:rsidRPr="008A792E">
              <w:rPr>
                <w:rFonts w:hint="eastAsia"/>
                <w:sz w:val="20"/>
              </w:rPr>
              <w:t>：</w:t>
            </w:r>
            <w:r w:rsidRPr="008A792E">
              <w:rPr>
                <w:rFonts w:hint="eastAsia"/>
                <w:sz w:val="20"/>
              </w:rPr>
              <w:t>011</w:t>
            </w:r>
            <w:r w:rsidRPr="008A792E">
              <w:rPr>
                <w:sz w:val="20"/>
              </w:rPr>
              <w:t>b</w:t>
            </w:r>
            <w:r w:rsidRPr="008A792E">
              <w:rPr>
                <w:rFonts w:hint="eastAsia"/>
                <w:sz w:val="20"/>
              </w:rPr>
              <w:t>の場合）</w:t>
            </w:r>
          </w:p>
          <w:p w14:paraId="4B45DA47" w14:textId="77777777" w:rsidR="00DC5196" w:rsidRPr="00710CD0" w:rsidRDefault="00DC5196" w:rsidP="00A148E0">
            <w:pPr>
              <w:rPr>
                <w:rFonts w:hint="eastAsia"/>
                <w:color w:val="00B0F0"/>
              </w:rPr>
            </w:pPr>
            <w:r w:rsidRPr="00710CD0">
              <w:rPr>
                <w:color w:val="00B0F0"/>
                <w:sz w:val="20"/>
              </w:rPr>
              <w:t>Operated information of Chassis Steering</w:t>
            </w:r>
            <w:r w:rsidRPr="00710CD0">
              <w:rPr>
                <w:rFonts w:hint="eastAsia"/>
                <w:color w:val="00B0F0"/>
                <w:sz w:val="20"/>
              </w:rPr>
              <w:t xml:space="preserve"> </w:t>
            </w:r>
            <w:r w:rsidRPr="00710CD0">
              <w:rPr>
                <w:color w:val="00B0F0"/>
                <w:sz w:val="20"/>
              </w:rPr>
              <w:t>switch</w:t>
            </w:r>
          </w:p>
        </w:tc>
        <w:tc>
          <w:tcPr>
            <w:tcW w:w="218" w:type="dxa"/>
            <w:tcBorders>
              <w:top w:val="nil"/>
              <w:left w:val="nil"/>
              <w:bottom w:val="nil"/>
              <w:right w:val="nil"/>
            </w:tcBorders>
          </w:tcPr>
          <w:p w14:paraId="51D3A5BE" w14:textId="77777777" w:rsidR="00DC5196" w:rsidRPr="008A792E" w:rsidRDefault="00DC5196" w:rsidP="00A148E0">
            <w:pPr>
              <w:rPr>
                <w:rFonts w:hint="eastAsia"/>
              </w:rPr>
            </w:pPr>
          </w:p>
        </w:tc>
        <w:tc>
          <w:tcPr>
            <w:tcW w:w="5027" w:type="dxa"/>
            <w:gridSpan w:val="5"/>
            <w:tcBorders>
              <w:top w:val="nil"/>
              <w:left w:val="nil"/>
              <w:bottom w:val="single" w:sz="4" w:space="0" w:color="auto"/>
              <w:right w:val="nil"/>
            </w:tcBorders>
          </w:tcPr>
          <w:p w14:paraId="3F8A3C98" w14:textId="77777777" w:rsidR="00DC5196" w:rsidRPr="008A792E" w:rsidRDefault="00DC5196" w:rsidP="00A148E0">
            <w:pPr>
              <w:ind w:leftChars="-1" w:left="-2"/>
            </w:pPr>
            <w:r w:rsidRPr="008A792E">
              <w:rPr>
                <w:rFonts w:hint="eastAsia"/>
              </w:rPr>
              <w:t>シャシー系（サスペンション）</w:t>
            </w:r>
            <w:r w:rsidRPr="008A792E">
              <w:rPr>
                <w:rFonts w:hint="eastAsia"/>
              </w:rPr>
              <w:t>SW</w:t>
            </w:r>
            <w:r w:rsidRPr="008A792E">
              <w:rPr>
                <w:rFonts w:hint="eastAsia"/>
              </w:rPr>
              <w:t>操作情報</w:t>
            </w:r>
          </w:p>
          <w:p w14:paraId="35437381" w14:textId="77777777" w:rsidR="00DC5196" w:rsidRPr="00710CD0" w:rsidRDefault="00DC5196" w:rsidP="00A148E0">
            <w:pPr>
              <w:ind w:leftChars="-1" w:left="-2"/>
              <w:rPr>
                <w:rFonts w:hint="eastAsia"/>
                <w:color w:val="00B0F0"/>
              </w:rPr>
            </w:pPr>
            <w:r w:rsidRPr="008A792E">
              <w:rPr>
                <w:rFonts w:hint="eastAsia"/>
              </w:rPr>
              <w:t>（</w:t>
            </w:r>
            <w:r w:rsidRPr="008A792E">
              <w:rPr>
                <w:rFonts w:hint="eastAsia"/>
                <w:sz w:val="20"/>
              </w:rPr>
              <w:t>C</w:t>
            </w:r>
            <w:r w:rsidRPr="008A792E">
              <w:rPr>
                <w:sz w:val="20"/>
              </w:rPr>
              <w:t>_DCMOD2</w:t>
            </w:r>
            <w:r w:rsidRPr="008A792E">
              <w:rPr>
                <w:rFonts w:hint="eastAsia"/>
                <w:sz w:val="20"/>
              </w:rPr>
              <w:t>：</w:t>
            </w:r>
            <w:r w:rsidRPr="008A792E">
              <w:rPr>
                <w:rFonts w:hint="eastAsia"/>
                <w:sz w:val="20"/>
              </w:rPr>
              <w:t>011</w:t>
            </w:r>
            <w:r w:rsidRPr="008A792E">
              <w:rPr>
                <w:sz w:val="20"/>
              </w:rPr>
              <w:t>b</w:t>
            </w:r>
            <w:r w:rsidRPr="008A792E">
              <w:rPr>
                <w:rFonts w:hint="eastAsia"/>
                <w:sz w:val="20"/>
              </w:rPr>
              <w:t>の場合）</w:t>
            </w:r>
          </w:p>
          <w:p w14:paraId="77B2DEFF" w14:textId="77777777" w:rsidR="00DC5196" w:rsidRPr="008A792E" w:rsidRDefault="00DC5196" w:rsidP="00A148E0">
            <w:pPr>
              <w:ind w:leftChars="-1" w:left="-2"/>
              <w:rPr>
                <w:rFonts w:hint="eastAsia"/>
              </w:rPr>
            </w:pPr>
            <w:r w:rsidRPr="00710CD0">
              <w:rPr>
                <w:color w:val="00B0F0"/>
                <w:sz w:val="20"/>
              </w:rPr>
              <w:t xml:space="preserve">Operated information of </w:t>
            </w:r>
            <w:r w:rsidRPr="00710CD0">
              <w:rPr>
                <w:rFonts w:hint="eastAsia"/>
                <w:color w:val="00B0F0"/>
                <w:sz w:val="20"/>
              </w:rPr>
              <w:t xml:space="preserve">Chassis Suspension </w:t>
            </w:r>
            <w:r w:rsidRPr="00710CD0">
              <w:rPr>
                <w:color w:val="00B0F0"/>
                <w:sz w:val="20"/>
              </w:rPr>
              <w:t xml:space="preserve">switch </w:t>
            </w:r>
            <w:r w:rsidRPr="00710CD0">
              <w:rPr>
                <w:rFonts w:hint="eastAsia"/>
                <w:color w:val="00B0F0"/>
                <w:sz w:val="20"/>
              </w:rPr>
              <w:t xml:space="preserve"> </w:t>
            </w:r>
          </w:p>
        </w:tc>
      </w:tr>
      <w:tr w:rsidR="00C01FD6" w:rsidRPr="008A792E" w14:paraId="3D3C9CCD" w14:textId="77777777" w:rsidTr="00245056">
        <w:tblPrEx>
          <w:tblCellMar>
            <w:top w:w="0" w:type="dxa"/>
            <w:bottom w:w="0" w:type="dxa"/>
          </w:tblCellMar>
        </w:tblPrEx>
        <w:trPr>
          <w:trHeight w:val="135"/>
        </w:trPr>
        <w:tc>
          <w:tcPr>
            <w:tcW w:w="1942" w:type="dxa"/>
            <w:tcBorders>
              <w:top w:val="single" w:sz="4" w:space="0" w:color="auto"/>
              <w:bottom w:val="single" w:sz="4" w:space="0" w:color="auto"/>
            </w:tcBorders>
          </w:tcPr>
          <w:p w14:paraId="40B20668" w14:textId="77777777" w:rsidR="00DC5196" w:rsidRPr="008A792E" w:rsidRDefault="00DC5196" w:rsidP="00DC5196">
            <w:pPr>
              <w:rPr>
                <w:rFonts w:hint="eastAsia"/>
              </w:rPr>
            </w:pPr>
          </w:p>
        </w:tc>
        <w:tc>
          <w:tcPr>
            <w:tcW w:w="709" w:type="dxa"/>
            <w:tcBorders>
              <w:top w:val="single" w:sz="4" w:space="0" w:color="auto"/>
              <w:bottom w:val="single" w:sz="4" w:space="0" w:color="auto"/>
            </w:tcBorders>
          </w:tcPr>
          <w:p w14:paraId="08AC9A8D" w14:textId="77777777" w:rsidR="00DC5196" w:rsidRPr="008A792E" w:rsidRDefault="00DC5196" w:rsidP="00DC5196">
            <w:pPr>
              <w:rPr>
                <w:rFonts w:hint="eastAsia"/>
              </w:rPr>
            </w:pPr>
            <w:r w:rsidRPr="008A792E">
              <w:rPr>
                <w:rFonts w:hint="eastAsia"/>
              </w:rPr>
              <w:t>B3</w:t>
            </w:r>
          </w:p>
        </w:tc>
        <w:tc>
          <w:tcPr>
            <w:tcW w:w="567" w:type="dxa"/>
            <w:tcBorders>
              <w:top w:val="single" w:sz="4" w:space="0" w:color="auto"/>
              <w:bottom w:val="single" w:sz="4" w:space="0" w:color="auto"/>
            </w:tcBorders>
          </w:tcPr>
          <w:p w14:paraId="60B1D3BC" w14:textId="77777777" w:rsidR="00DC5196" w:rsidRPr="008A792E" w:rsidRDefault="00DC5196" w:rsidP="00DC5196">
            <w:pPr>
              <w:rPr>
                <w:rFonts w:hint="eastAsia"/>
              </w:rPr>
            </w:pPr>
            <w:r w:rsidRPr="008A792E">
              <w:rPr>
                <w:rFonts w:hint="eastAsia"/>
              </w:rPr>
              <w:t>B2</w:t>
            </w:r>
          </w:p>
        </w:tc>
        <w:tc>
          <w:tcPr>
            <w:tcW w:w="567" w:type="dxa"/>
            <w:tcBorders>
              <w:top w:val="single" w:sz="4" w:space="0" w:color="auto"/>
              <w:bottom w:val="single" w:sz="4" w:space="0" w:color="auto"/>
            </w:tcBorders>
          </w:tcPr>
          <w:p w14:paraId="2114BC33" w14:textId="77777777" w:rsidR="00DC5196" w:rsidRPr="008A792E" w:rsidRDefault="00DC5196" w:rsidP="00DC5196">
            <w:pPr>
              <w:rPr>
                <w:rFonts w:hint="eastAsia"/>
              </w:rPr>
            </w:pPr>
            <w:r w:rsidRPr="008A792E">
              <w:rPr>
                <w:rFonts w:hint="eastAsia"/>
              </w:rPr>
              <w:t>B1</w:t>
            </w:r>
          </w:p>
        </w:tc>
        <w:tc>
          <w:tcPr>
            <w:tcW w:w="592" w:type="dxa"/>
            <w:tcBorders>
              <w:top w:val="single" w:sz="4" w:space="0" w:color="auto"/>
              <w:bottom w:val="single" w:sz="4" w:space="0" w:color="auto"/>
            </w:tcBorders>
          </w:tcPr>
          <w:p w14:paraId="3384AF65" w14:textId="77777777" w:rsidR="00DC5196" w:rsidRPr="008A792E" w:rsidRDefault="00DC5196" w:rsidP="00DC5196">
            <w:pPr>
              <w:rPr>
                <w:rFonts w:hint="eastAsia"/>
              </w:rPr>
            </w:pPr>
            <w:r w:rsidRPr="008A792E">
              <w:rPr>
                <w:rFonts w:hint="eastAsia"/>
              </w:rPr>
              <w:t>B0</w:t>
            </w:r>
          </w:p>
        </w:tc>
        <w:tc>
          <w:tcPr>
            <w:tcW w:w="218" w:type="dxa"/>
            <w:tcBorders>
              <w:top w:val="nil"/>
              <w:bottom w:val="nil"/>
              <w:right w:val="single" w:sz="4" w:space="0" w:color="auto"/>
            </w:tcBorders>
          </w:tcPr>
          <w:p w14:paraId="04497862" w14:textId="77777777" w:rsidR="00DC5196" w:rsidRPr="008A792E" w:rsidRDefault="00DC5196" w:rsidP="00DC519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119BEE0B" w14:textId="77777777" w:rsidR="00DC5196" w:rsidRPr="008A792E" w:rsidRDefault="00DC5196" w:rsidP="00DC5196">
            <w:pPr>
              <w:rPr>
                <w:rFonts w:hint="eastAsia"/>
              </w:rPr>
            </w:pPr>
          </w:p>
        </w:tc>
        <w:tc>
          <w:tcPr>
            <w:tcW w:w="709" w:type="dxa"/>
            <w:tcBorders>
              <w:top w:val="single" w:sz="4" w:space="0" w:color="auto"/>
              <w:left w:val="single" w:sz="4" w:space="0" w:color="auto"/>
              <w:bottom w:val="single" w:sz="4" w:space="0" w:color="auto"/>
              <w:right w:val="single" w:sz="4" w:space="0" w:color="auto"/>
            </w:tcBorders>
          </w:tcPr>
          <w:p w14:paraId="2607D671" w14:textId="77777777" w:rsidR="00DC5196" w:rsidRPr="008A792E" w:rsidRDefault="00DC5196" w:rsidP="00DC5196">
            <w:pPr>
              <w:rPr>
                <w:rFonts w:hint="eastAsia"/>
              </w:rPr>
            </w:pPr>
            <w:r w:rsidRPr="008A792E">
              <w:t>B3</w:t>
            </w:r>
          </w:p>
        </w:tc>
        <w:tc>
          <w:tcPr>
            <w:tcW w:w="709" w:type="dxa"/>
            <w:tcBorders>
              <w:top w:val="single" w:sz="4" w:space="0" w:color="auto"/>
              <w:left w:val="single" w:sz="4" w:space="0" w:color="auto"/>
              <w:bottom w:val="single" w:sz="4" w:space="0" w:color="auto"/>
              <w:right w:val="single" w:sz="4" w:space="0" w:color="auto"/>
            </w:tcBorders>
          </w:tcPr>
          <w:p w14:paraId="15BA7A9B" w14:textId="77777777" w:rsidR="00DC5196" w:rsidRPr="008A792E" w:rsidRDefault="00DC5196" w:rsidP="00DC5196">
            <w:pPr>
              <w:rPr>
                <w:rFonts w:hint="eastAsia"/>
              </w:rPr>
            </w:pPr>
            <w:r w:rsidRPr="008A792E">
              <w:rPr>
                <w:rFonts w:hint="eastAsia"/>
              </w:rPr>
              <w:t>B2</w:t>
            </w:r>
          </w:p>
        </w:tc>
        <w:tc>
          <w:tcPr>
            <w:tcW w:w="709" w:type="dxa"/>
            <w:tcBorders>
              <w:top w:val="single" w:sz="4" w:space="0" w:color="auto"/>
              <w:left w:val="single" w:sz="4" w:space="0" w:color="auto"/>
              <w:bottom w:val="single" w:sz="4" w:space="0" w:color="auto"/>
              <w:right w:val="single" w:sz="4" w:space="0" w:color="auto"/>
            </w:tcBorders>
          </w:tcPr>
          <w:p w14:paraId="2DFE3FB6" w14:textId="77777777" w:rsidR="00DC5196" w:rsidRPr="008A792E" w:rsidRDefault="00DC5196" w:rsidP="00DC5196">
            <w:pPr>
              <w:rPr>
                <w:rFonts w:hint="eastAsia"/>
              </w:rPr>
            </w:pPr>
            <w:r w:rsidRPr="008A792E">
              <w:rPr>
                <w:rFonts w:hint="eastAsia"/>
              </w:rPr>
              <w:t>B1</w:t>
            </w:r>
          </w:p>
        </w:tc>
        <w:tc>
          <w:tcPr>
            <w:tcW w:w="592" w:type="dxa"/>
            <w:tcBorders>
              <w:top w:val="single" w:sz="4" w:space="0" w:color="auto"/>
              <w:left w:val="single" w:sz="4" w:space="0" w:color="auto"/>
              <w:bottom w:val="single" w:sz="4" w:space="0" w:color="auto"/>
              <w:right w:val="single" w:sz="4" w:space="0" w:color="auto"/>
            </w:tcBorders>
          </w:tcPr>
          <w:p w14:paraId="0DDEF3D3" w14:textId="77777777" w:rsidR="00DC5196" w:rsidRPr="008A792E" w:rsidRDefault="00DC5196" w:rsidP="00DC5196">
            <w:pPr>
              <w:rPr>
                <w:rFonts w:hint="eastAsia"/>
              </w:rPr>
            </w:pPr>
            <w:r w:rsidRPr="008A792E">
              <w:rPr>
                <w:rFonts w:hint="eastAsia"/>
              </w:rPr>
              <w:t>B0</w:t>
            </w:r>
          </w:p>
        </w:tc>
      </w:tr>
      <w:tr w:rsidR="00C01FD6" w:rsidRPr="008A792E" w14:paraId="36D8BDC2" w14:textId="77777777" w:rsidTr="00245056">
        <w:tblPrEx>
          <w:tblCellMar>
            <w:top w:w="0" w:type="dxa"/>
            <w:bottom w:w="0" w:type="dxa"/>
          </w:tblCellMar>
        </w:tblPrEx>
        <w:trPr>
          <w:trHeight w:val="135"/>
        </w:trPr>
        <w:tc>
          <w:tcPr>
            <w:tcW w:w="1942" w:type="dxa"/>
            <w:tcBorders>
              <w:top w:val="single" w:sz="4" w:space="0" w:color="auto"/>
              <w:bottom w:val="single" w:sz="4" w:space="0" w:color="auto"/>
            </w:tcBorders>
          </w:tcPr>
          <w:p w14:paraId="59583252" w14:textId="77777777" w:rsidR="00DC5196" w:rsidRPr="00710CD0" w:rsidRDefault="00DC5196" w:rsidP="00DC5196">
            <w:pPr>
              <w:rPr>
                <w:rFonts w:hint="eastAsia"/>
                <w:color w:val="00B0F0"/>
                <w:sz w:val="16"/>
              </w:rPr>
            </w:pPr>
            <w:r w:rsidRPr="008A792E">
              <w:rPr>
                <w:rFonts w:hint="eastAsia"/>
                <w:sz w:val="16"/>
              </w:rPr>
              <w:t>操作無し</w:t>
            </w:r>
          </w:p>
          <w:p w14:paraId="278F696E" w14:textId="77777777" w:rsidR="00DC5196" w:rsidRPr="008A792E" w:rsidRDefault="00DC5196" w:rsidP="00DC5196">
            <w:pPr>
              <w:rPr>
                <w:rFonts w:hint="eastAsia"/>
              </w:rPr>
            </w:pPr>
            <w:r w:rsidRPr="00710CD0">
              <w:rPr>
                <w:rFonts w:hint="eastAsia"/>
                <w:color w:val="00B0F0"/>
                <w:sz w:val="16"/>
              </w:rPr>
              <w:t>No user operation</w:t>
            </w:r>
          </w:p>
        </w:tc>
        <w:tc>
          <w:tcPr>
            <w:tcW w:w="709" w:type="dxa"/>
            <w:tcBorders>
              <w:top w:val="single" w:sz="4" w:space="0" w:color="auto"/>
              <w:bottom w:val="single" w:sz="4" w:space="0" w:color="auto"/>
            </w:tcBorders>
          </w:tcPr>
          <w:p w14:paraId="43CC5B2E"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11D2D2B9"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5FEAC2F8" w14:textId="77777777" w:rsidR="00DC5196" w:rsidRPr="008A792E" w:rsidRDefault="00DC5196" w:rsidP="00DC5196">
            <w:pPr>
              <w:rPr>
                <w:rFonts w:hint="eastAsia"/>
              </w:rPr>
            </w:pPr>
            <w:r w:rsidRPr="008A792E">
              <w:rPr>
                <w:rFonts w:hint="eastAsia"/>
              </w:rPr>
              <w:t>0</w:t>
            </w:r>
          </w:p>
        </w:tc>
        <w:tc>
          <w:tcPr>
            <w:tcW w:w="592" w:type="dxa"/>
            <w:tcBorders>
              <w:top w:val="single" w:sz="4" w:space="0" w:color="auto"/>
              <w:bottom w:val="single" w:sz="4" w:space="0" w:color="auto"/>
            </w:tcBorders>
          </w:tcPr>
          <w:p w14:paraId="4C469409" w14:textId="77777777" w:rsidR="00DC5196" w:rsidRPr="008A792E" w:rsidRDefault="00DC5196" w:rsidP="00DC5196">
            <w:pPr>
              <w:rPr>
                <w:rFonts w:hint="eastAsia"/>
              </w:rPr>
            </w:pPr>
            <w:r w:rsidRPr="008A792E">
              <w:rPr>
                <w:rFonts w:hint="eastAsia"/>
              </w:rPr>
              <w:t>0</w:t>
            </w:r>
          </w:p>
        </w:tc>
        <w:tc>
          <w:tcPr>
            <w:tcW w:w="218" w:type="dxa"/>
            <w:tcBorders>
              <w:top w:val="nil"/>
              <w:bottom w:val="nil"/>
              <w:right w:val="single" w:sz="4" w:space="0" w:color="auto"/>
            </w:tcBorders>
          </w:tcPr>
          <w:p w14:paraId="4AAA0558" w14:textId="77777777" w:rsidR="00DC5196" w:rsidRPr="008A792E" w:rsidRDefault="00DC5196" w:rsidP="00DC519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779BE645" w14:textId="77777777" w:rsidR="00DC5196" w:rsidRPr="00710CD0" w:rsidRDefault="00DC5196" w:rsidP="00DC5196">
            <w:pPr>
              <w:rPr>
                <w:rFonts w:hint="eastAsia"/>
                <w:color w:val="00B0F0"/>
                <w:sz w:val="16"/>
              </w:rPr>
            </w:pPr>
            <w:r w:rsidRPr="008A792E">
              <w:rPr>
                <w:rFonts w:hint="eastAsia"/>
                <w:sz w:val="16"/>
              </w:rPr>
              <w:t>操作無し</w:t>
            </w:r>
          </w:p>
          <w:p w14:paraId="32DDD516" w14:textId="77777777" w:rsidR="00DC5196" w:rsidRPr="008A792E" w:rsidRDefault="00DC5196" w:rsidP="00DC5196">
            <w:pPr>
              <w:rPr>
                <w:rFonts w:hint="eastAsia"/>
              </w:rPr>
            </w:pPr>
            <w:r w:rsidRPr="00710CD0">
              <w:rPr>
                <w:rFonts w:hint="eastAsia"/>
                <w:color w:val="00B0F0"/>
                <w:sz w:val="16"/>
              </w:rPr>
              <w:t>No user operation</w:t>
            </w:r>
          </w:p>
        </w:tc>
        <w:tc>
          <w:tcPr>
            <w:tcW w:w="709" w:type="dxa"/>
            <w:tcBorders>
              <w:top w:val="single" w:sz="4" w:space="0" w:color="auto"/>
              <w:left w:val="single" w:sz="4" w:space="0" w:color="auto"/>
              <w:bottom w:val="single" w:sz="4" w:space="0" w:color="auto"/>
              <w:right w:val="single" w:sz="4" w:space="0" w:color="auto"/>
            </w:tcBorders>
          </w:tcPr>
          <w:p w14:paraId="034475C0"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74660889"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09625C0C" w14:textId="77777777" w:rsidR="00DC5196" w:rsidRPr="008A792E" w:rsidRDefault="00DC5196" w:rsidP="00DC5196">
            <w:pPr>
              <w:rPr>
                <w:rFonts w:hint="eastAsia"/>
              </w:rPr>
            </w:pPr>
            <w:r w:rsidRPr="008A792E">
              <w:rPr>
                <w:rFonts w:hint="eastAsia"/>
              </w:rPr>
              <w:t>0</w:t>
            </w:r>
          </w:p>
        </w:tc>
        <w:tc>
          <w:tcPr>
            <w:tcW w:w="592" w:type="dxa"/>
            <w:tcBorders>
              <w:top w:val="single" w:sz="4" w:space="0" w:color="auto"/>
              <w:left w:val="single" w:sz="4" w:space="0" w:color="auto"/>
              <w:bottom w:val="single" w:sz="4" w:space="0" w:color="auto"/>
              <w:right w:val="single" w:sz="4" w:space="0" w:color="auto"/>
            </w:tcBorders>
          </w:tcPr>
          <w:p w14:paraId="1D71EE89" w14:textId="77777777" w:rsidR="00DC5196" w:rsidRPr="008A792E" w:rsidRDefault="00DC5196" w:rsidP="00DC5196">
            <w:pPr>
              <w:rPr>
                <w:rFonts w:hint="eastAsia"/>
              </w:rPr>
            </w:pPr>
            <w:r w:rsidRPr="008A792E">
              <w:rPr>
                <w:rFonts w:hint="eastAsia"/>
              </w:rPr>
              <w:t>0</w:t>
            </w:r>
          </w:p>
        </w:tc>
      </w:tr>
      <w:tr w:rsidR="00C01FD6" w:rsidRPr="008A792E" w14:paraId="758F8CBA" w14:textId="77777777" w:rsidTr="00245056">
        <w:tblPrEx>
          <w:tblCellMar>
            <w:top w:w="0" w:type="dxa"/>
            <w:bottom w:w="0" w:type="dxa"/>
          </w:tblCellMar>
        </w:tblPrEx>
        <w:trPr>
          <w:trHeight w:val="270"/>
        </w:trPr>
        <w:tc>
          <w:tcPr>
            <w:tcW w:w="1942" w:type="dxa"/>
            <w:tcBorders>
              <w:top w:val="single" w:sz="4" w:space="0" w:color="auto"/>
              <w:bottom w:val="single" w:sz="4" w:space="0" w:color="auto"/>
            </w:tcBorders>
          </w:tcPr>
          <w:p w14:paraId="33F499F6" w14:textId="77777777" w:rsidR="006462F3" w:rsidRPr="008A792E" w:rsidRDefault="006462F3" w:rsidP="00DC5196">
            <w:pPr>
              <w:rPr>
                <w:rFonts w:hint="eastAsia"/>
              </w:rPr>
            </w:pPr>
            <w:r w:rsidRPr="008A792E">
              <w:t>Sport</w:t>
            </w:r>
          </w:p>
        </w:tc>
        <w:tc>
          <w:tcPr>
            <w:tcW w:w="709" w:type="dxa"/>
            <w:tcBorders>
              <w:top w:val="single" w:sz="4" w:space="0" w:color="auto"/>
              <w:bottom w:val="single" w:sz="4" w:space="0" w:color="auto"/>
            </w:tcBorders>
          </w:tcPr>
          <w:p w14:paraId="49C34E14"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64973BB1"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18D9DAC2" w14:textId="77777777" w:rsidR="00DC5196" w:rsidRPr="008A792E" w:rsidRDefault="00DC5196" w:rsidP="00DC5196">
            <w:pPr>
              <w:rPr>
                <w:rFonts w:hint="eastAsia"/>
              </w:rPr>
            </w:pPr>
            <w:r w:rsidRPr="008A792E">
              <w:rPr>
                <w:rFonts w:hint="eastAsia"/>
              </w:rPr>
              <w:t>0</w:t>
            </w:r>
          </w:p>
        </w:tc>
        <w:tc>
          <w:tcPr>
            <w:tcW w:w="592" w:type="dxa"/>
            <w:tcBorders>
              <w:top w:val="single" w:sz="4" w:space="0" w:color="auto"/>
              <w:bottom w:val="single" w:sz="4" w:space="0" w:color="auto"/>
            </w:tcBorders>
          </w:tcPr>
          <w:p w14:paraId="78A9F5B4" w14:textId="77777777" w:rsidR="00DC5196" w:rsidRPr="008A792E" w:rsidRDefault="00DC5196" w:rsidP="00DC5196">
            <w:pPr>
              <w:rPr>
                <w:rFonts w:hint="eastAsia"/>
              </w:rPr>
            </w:pPr>
            <w:r w:rsidRPr="008A792E">
              <w:rPr>
                <w:rFonts w:hint="eastAsia"/>
              </w:rPr>
              <w:t>1</w:t>
            </w:r>
          </w:p>
        </w:tc>
        <w:tc>
          <w:tcPr>
            <w:tcW w:w="218" w:type="dxa"/>
            <w:tcBorders>
              <w:top w:val="nil"/>
              <w:bottom w:val="nil"/>
              <w:right w:val="single" w:sz="4" w:space="0" w:color="auto"/>
            </w:tcBorders>
          </w:tcPr>
          <w:p w14:paraId="2B43E132" w14:textId="77777777" w:rsidR="00DC5196" w:rsidRPr="008A792E" w:rsidRDefault="00DC5196" w:rsidP="00DC519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6622F6BB" w14:textId="77777777" w:rsidR="006462F3" w:rsidRPr="008A792E" w:rsidRDefault="006462F3" w:rsidP="00DC5196">
            <w:pPr>
              <w:rPr>
                <w:rFonts w:hint="eastAsia"/>
              </w:rPr>
            </w:pPr>
            <w:r w:rsidRPr="008A792E">
              <w:t>Sport</w:t>
            </w:r>
          </w:p>
        </w:tc>
        <w:tc>
          <w:tcPr>
            <w:tcW w:w="709" w:type="dxa"/>
            <w:tcBorders>
              <w:top w:val="single" w:sz="4" w:space="0" w:color="auto"/>
              <w:left w:val="single" w:sz="4" w:space="0" w:color="auto"/>
              <w:bottom w:val="single" w:sz="4" w:space="0" w:color="auto"/>
              <w:right w:val="single" w:sz="4" w:space="0" w:color="auto"/>
            </w:tcBorders>
          </w:tcPr>
          <w:p w14:paraId="66604D48"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1781ABD5"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64A9DAB3" w14:textId="77777777" w:rsidR="00DC5196" w:rsidRPr="008A792E" w:rsidRDefault="00DC5196" w:rsidP="00DC5196">
            <w:pPr>
              <w:rPr>
                <w:rFonts w:hint="eastAsia"/>
              </w:rPr>
            </w:pPr>
            <w:r w:rsidRPr="008A792E">
              <w:rPr>
                <w:rFonts w:hint="eastAsia"/>
              </w:rPr>
              <w:t>0</w:t>
            </w:r>
          </w:p>
        </w:tc>
        <w:tc>
          <w:tcPr>
            <w:tcW w:w="592" w:type="dxa"/>
            <w:tcBorders>
              <w:top w:val="single" w:sz="4" w:space="0" w:color="auto"/>
              <w:left w:val="single" w:sz="4" w:space="0" w:color="auto"/>
              <w:bottom w:val="single" w:sz="4" w:space="0" w:color="auto"/>
              <w:right w:val="single" w:sz="4" w:space="0" w:color="auto"/>
            </w:tcBorders>
          </w:tcPr>
          <w:p w14:paraId="6337FA70" w14:textId="77777777" w:rsidR="00DC5196" w:rsidRPr="008A792E" w:rsidRDefault="00DC5196" w:rsidP="00DC5196">
            <w:pPr>
              <w:rPr>
                <w:rFonts w:hint="eastAsia"/>
              </w:rPr>
            </w:pPr>
            <w:r w:rsidRPr="008A792E">
              <w:rPr>
                <w:rFonts w:hint="eastAsia"/>
              </w:rPr>
              <w:t>1</w:t>
            </w:r>
          </w:p>
        </w:tc>
      </w:tr>
      <w:tr w:rsidR="0078338C" w:rsidRPr="008A792E" w14:paraId="60C7A7B4" w14:textId="77777777" w:rsidTr="00C01FD6">
        <w:tblPrEx>
          <w:tblCellMar>
            <w:top w:w="0" w:type="dxa"/>
            <w:bottom w:w="0" w:type="dxa"/>
          </w:tblCellMar>
        </w:tblPrEx>
        <w:tc>
          <w:tcPr>
            <w:tcW w:w="1942" w:type="dxa"/>
            <w:tcBorders>
              <w:top w:val="single" w:sz="4" w:space="0" w:color="auto"/>
              <w:bottom w:val="single" w:sz="4" w:space="0" w:color="auto"/>
            </w:tcBorders>
          </w:tcPr>
          <w:p w14:paraId="1F16A6F2" w14:textId="77777777" w:rsidR="006462F3" w:rsidRPr="008A792E" w:rsidRDefault="006462F3" w:rsidP="00DC5196">
            <w:pPr>
              <w:rPr>
                <w:rFonts w:hint="eastAsia"/>
              </w:rPr>
            </w:pPr>
            <w:r w:rsidRPr="008A792E">
              <w:lastRenderedPageBreak/>
              <w:t>Normal</w:t>
            </w:r>
          </w:p>
        </w:tc>
        <w:tc>
          <w:tcPr>
            <w:tcW w:w="709" w:type="dxa"/>
            <w:tcBorders>
              <w:top w:val="single" w:sz="4" w:space="0" w:color="auto"/>
              <w:bottom w:val="single" w:sz="4" w:space="0" w:color="auto"/>
            </w:tcBorders>
          </w:tcPr>
          <w:p w14:paraId="430F50A1"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3D950B9A"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19EAE7FE" w14:textId="77777777" w:rsidR="00DC5196" w:rsidRPr="008A792E" w:rsidRDefault="00DC5196" w:rsidP="00DC5196">
            <w:pPr>
              <w:rPr>
                <w:rFonts w:hint="eastAsia"/>
              </w:rPr>
            </w:pPr>
            <w:r w:rsidRPr="008A792E">
              <w:rPr>
                <w:rFonts w:hint="eastAsia"/>
              </w:rPr>
              <w:t>1</w:t>
            </w:r>
          </w:p>
        </w:tc>
        <w:tc>
          <w:tcPr>
            <w:tcW w:w="592" w:type="dxa"/>
            <w:tcBorders>
              <w:top w:val="single" w:sz="4" w:space="0" w:color="auto"/>
              <w:bottom w:val="single" w:sz="4" w:space="0" w:color="auto"/>
              <w:right w:val="single" w:sz="4" w:space="0" w:color="auto"/>
            </w:tcBorders>
          </w:tcPr>
          <w:p w14:paraId="63D2B4F7" w14:textId="77777777" w:rsidR="00DC5196" w:rsidRPr="008A792E" w:rsidRDefault="00DC5196" w:rsidP="00DC5196">
            <w:pPr>
              <w:rPr>
                <w:rFonts w:hint="eastAsia"/>
              </w:rPr>
            </w:pPr>
            <w:r w:rsidRPr="008A792E">
              <w:rPr>
                <w:rFonts w:hint="eastAsia"/>
              </w:rPr>
              <w:t>0</w:t>
            </w:r>
          </w:p>
        </w:tc>
        <w:tc>
          <w:tcPr>
            <w:tcW w:w="218" w:type="dxa"/>
            <w:tcBorders>
              <w:top w:val="nil"/>
              <w:left w:val="single" w:sz="4" w:space="0" w:color="auto"/>
              <w:bottom w:val="nil"/>
              <w:right w:val="single" w:sz="4" w:space="0" w:color="auto"/>
            </w:tcBorders>
          </w:tcPr>
          <w:p w14:paraId="257562B1" w14:textId="77777777" w:rsidR="00DC5196" w:rsidRPr="008A792E" w:rsidRDefault="00DC5196" w:rsidP="00DC519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2357D68D" w14:textId="77777777" w:rsidR="006462F3" w:rsidRPr="008A792E" w:rsidRDefault="006462F3" w:rsidP="00DC5196">
            <w:pPr>
              <w:rPr>
                <w:rFonts w:hint="eastAsia"/>
              </w:rPr>
            </w:pPr>
            <w:r w:rsidRPr="008A792E">
              <w:t>Normal</w:t>
            </w:r>
          </w:p>
        </w:tc>
        <w:tc>
          <w:tcPr>
            <w:tcW w:w="709" w:type="dxa"/>
            <w:tcBorders>
              <w:top w:val="single" w:sz="4" w:space="0" w:color="auto"/>
              <w:left w:val="single" w:sz="4" w:space="0" w:color="auto"/>
              <w:bottom w:val="single" w:sz="4" w:space="0" w:color="auto"/>
              <w:right w:val="single" w:sz="4" w:space="0" w:color="auto"/>
            </w:tcBorders>
          </w:tcPr>
          <w:p w14:paraId="7BCEA62D"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41CA0D13"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7F646E23" w14:textId="77777777" w:rsidR="00DC5196" w:rsidRPr="008A792E" w:rsidRDefault="00DC5196" w:rsidP="00DC5196">
            <w:pPr>
              <w:rPr>
                <w:rFonts w:hint="eastAsia"/>
              </w:rPr>
            </w:pPr>
            <w:r w:rsidRPr="008A792E">
              <w:rPr>
                <w:rFonts w:hint="eastAsia"/>
              </w:rPr>
              <w:t>1</w:t>
            </w:r>
          </w:p>
        </w:tc>
        <w:tc>
          <w:tcPr>
            <w:tcW w:w="592" w:type="dxa"/>
            <w:tcBorders>
              <w:top w:val="single" w:sz="4" w:space="0" w:color="auto"/>
              <w:left w:val="single" w:sz="4" w:space="0" w:color="auto"/>
              <w:bottom w:val="single" w:sz="4" w:space="0" w:color="auto"/>
              <w:right w:val="single" w:sz="4" w:space="0" w:color="auto"/>
            </w:tcBorders>
          </w:tcPr>
          <w:p w14:paraId="4AE2258E" w14:textId="77777777" w:rsidR="00DC5196" w:rsidRPr="008A792E" w:rsidRDefault="00DC5196" w:rsidP="00DC5196">
            <w:pPr>
              <w:rPr>
                <w:rFonts w:hint="eastAsia"/>
              </w:rPr>
            </w:pPr>
            <w:r w:rsidRPr="008A792E">
              <w:rPr>
                <w:rFonts w:hint="eastAsia"/>
              </w:rPr>
              <w:t>0</w:t>
            </w:r>
          </w:p>
        </w:tc>
      </w:tr>
      <w:tr w:rsidR="00C01FD6" w:rsidRPr="008A792E" w14:paraId="4BDA2E7A" w14:textId="77777777" w:rsidTr="00245056">
        <w:tblPrEx>
          <w:tblCellMar>
            <w:top w:w="0" w:type="dxa"/>
            <w:bottom w:w="0" w:type="dxa"/>
          </w:tblCellMar>
        </w:tblPrEx>
        <w:tc>
          <w:tcPr>
            <w:tcW w:w="1942" w:type="dxa"/>
            <w:tcBorders>
              <w:top w:val="single" w:sz="4" w:space="0" w:color="auto"/>
              <w:bottom w:val="single" w:sz="4" w:space="0" w:color="auto"/>
            </w:tcBorders>
          </w:tcPr>
          <w:p w14:paraId="66798C8A" w14:textId="77777777" w:rsidR="00DA5286" w:rsidRPr="008A792E" w:rsidRDefault="00E664E0" w:rsidP="00D07451">
            <w:r w:rsidRPr="008A792E">
              <w:rPr>
                <w:sz w:val="20"/>
                <w:szCs w:val="20"/>
              </w:rPr>
              <w:t>Rear Comfort</w:t>
            </w:r>
          </w:p>
        </w:tc>
        <w:tc>
          <w:tcPr>
            <w:tcW w:w="709" w:type="dxa"/>
            <w:tcBorders>
              <w:top w:val="single" w:sz="4" w:space="0" w:color="auto"/>
              <w:bottom w:val="single" w:sz="4" w:space="0" w:color="auto"/>
            </w:tcBorders>
          </w:tcPr>
          <w:p w14:paraId="60117667"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18F83951" w14:textId="77777777" w:rsidR="00DC5196" w:rsidRPr="008A792E" w:rsidRDefault="00DC5196" w:rsidP="00DC5196">
            <w:pPr>
              <w:rPr>
                <w:rFonts w:hint="eastAsia"/>
              </w:rPr>
            </w:pPr>
            <w:r w:rsidRPr="008A792E">
              <w:rPr>
                <w:rFonts w:hint="eastAsia"/>
              </w:rPr>
              <w:t>0</w:t>
            </w:r>
          </w:p>
        </w:tc>
        <w:tc>
          <w:tcPr>
            <w:tcW w:w="567" w:type="dxa"/>
            <w:tcBorders>
              <w:top w:val="single" w:sz="4" w:space="0" w:color="auto"/>
              <w:bottom w:val="single" w:sz="4" w:space="0" w:color="auto"/>
            </w:tcBorders>
          </w:tcPr>
          <w:p w14:paraId="05BBA17C" w14:textId="77777777" w:rsidR="00DC5196" w:rsidRPr="008A792E" w:rsidRDefault="00DC5196" w:rsidP="00DC5196">
            <w:pPr>
              <w:rPr>
                <w:rFonts w:hint="eastAsia"/>
              </w:rPr>
            </w:pPr>
            <w:r w:rsidRPr="008A792E">
              <w:rPr>
                <w:rFonts w:hint="eastAsia"/>
              </w:rPr>
              <w:t>1</w:t>
            </w:r>
          </w:p>
        </w:tc>
        <w:tc>
          <w:tcPr>
            <w:tcW w:w="592" w:type="dxa"/>
            <w:tcBorders>
              <w:top w:val="single" w:sz="4" w:space="0" w:color="auto"/>
              <w:bottom w:val="single" w:sz="4" w:space="0" w:color="auto"/>
              <w:right w:val="single" w:sz="4" w:space="0" w:color="auto"/>
            </w:tcBorders>
          </w:tcPr>
          <w:p w14:paraId="0A2EC959" w14:textId="77777777" w:rsidR="00DC5196" w:rsidRPr="008A792E" w:rsidRDefault="00DC5196" w:rsidP="00DC5196">
            <w:pPr>
              <w:rPr>
                <w:rFonts w:hint="eastAsia"/>
              </w:rPr>
            </w:pPr>
            <w:r w:rsidRPr="008A792E">
              <w:rPr>
                <w:rFonts w:hint="eastAsia"/>
              </w:rPr>
              <w:t>1</w:t>
            </w:r>
          </w:p>
        </w:tc>
        <w:tc>
          <w:tcPr>
            <w:tcW w:w="218" w:type="dxa"/>
            <w:tcBorders>
              <w:top w:val="nil"/>
              <w:left w:val="single" w:sz="4" w:space="0" w:color="auto"/>
              <w:bottom w:val="nil"/>
              <w:right w:val="single" w:sz="4" w:space="0" w:color="auto"/>
            </w:tcBorders>
          </w:tcPr>
          <w:p w14:paraId="3FEF10C2" w14:textId="77777777" w:rsidR="00DC5196" w:rsidRPr="008A792E" w:rsidRDefault="00DC5196" w:rsidP="00DC519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5162A982" w14:textId="77777777" w:rsidR="00DA5286" w:rsidRPr="008A792E" w:rsidRDefault="00E664E0" w:rsidP="00E664E0">
            <w:pPr>
              <w:rPr>
                <w:rFonts w:hint="eastAsia"/>
                <w:strike/>
              </w:rPr>
            </w:pPr>
            <w:r w:rsidRPr="008A792E">
              <w:rPr>
                <w:sz w:val="20"/>
                <w:szCs w:val="20"/>
              </w:rPr>
              <w:t>Rear Comfort</w:t>
            </w:r>
          </w:p>
        </w:tc>
        <w:tc>
          <w:tcPr>
            <w:tcW w:w="709" w:type="dxa"/>
            <w:tcBorders>
              <w:top w:val="single" w:sz="4" w:space="0" w:color="auto"/>
              <w:left w:val="single" w:sz="4" w:space="0" w:color="auto"/>
              <w:bottom w:val="single" w:sz="4" w:space="0" w:color="auto"/>
              <w:right w:val="single" w:sz="4" w:space="0" w:color="auto"/>
            </w:tcBorders>
          </w:tcPr>
          <w:p w14:paraId="510DC18F"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17C762EB" w14:textId="77777777" w:rsidR="00DC5196" w:rsidRPr="008A792E" w:rsidRDefault="00DC5196" w:rsidP="00DC5196">
            <w:pPr>
              <w:rPr>
                <w:rFonts w:hint="eastAsia"/>
              </w:rPr>
            </w:pPr>
            <w:r w:rsidRPr="008A792E">
              <w:rPr>
                <w:rFonts w:hint="eastAsia"/>
              </w:rPr>
              <w:t>0</w:t>
            </w:r>
          </w:p>
        </w:tc>
        <w:tc>
          <w:tcPr>
            <w:tcW w:w="709" w:type="dxa"/>
            <w:tcBorders>
              <w:top w:val="single" w:sz="4" w:space="0" w:color="auto"/>
              <w:left w:val="single" w:sz="4" w:space="0" w:color="auto"/>
              <w:bottom w:val="single" w:sz="4" w:space="0" w:color="auto"/>
              <w:right w:val="single" w:sz="4" w:space="0" w:color="auto"/>
            </w:tcBorders>
          </w:tcPr>
          <w:p w14:paraId="572A8E49" w14:textId="77777777" w:rsidR="00DC5196" w:rsidRPr="008A792E" w:rsidRDefault="00DC5196" w:rsidP="00DC5196">
            <w:pPr>
              <w:rPr>
                <w:rFonts w:hint="eastAsia"/>
              </w:rPr>
            </w:pPr>
            <w:r w:rsidRPr="008A792E">
              <w:rPr>
                <w:rFonts w:hint="eastAsia"/>
              </w:rPr>
              <w:t>1</w:t>
            </w:r>
          </w:p>
        </w:tc>
        <w:tc>
          <w:tcPr>
            <w:tcW w:w="592" w:type="dxa"/>
            <w:tcBorders>
              <w:top w:val="single" w:sz="4" w:space="0" w:color="auto"/>
              <w:left w:val="single" w:sz="4" w:space="0" w:color="auto"/>
              <w:bottom w:val="single" w:sz="4" w:space="0" w:color="auto"/>
              <w:right w:val="single" w:sz="4" w:space="0" w:color="auto"/>
            </w:tcBorders>
          </w:tcPr>
          <w:p w14:paraId="16A17A36" w14:textId="77777777" w:rsidR="00DC5196" w:rsidRPr="008A792E" w:rsidRDefault="00DC5196" w:rsidP="00DC5196">
            <w:pPr>
              <w:rPr>
                <w:rFonts w:hint="eastAsia"/>
              </w:rPr>
            </w:pPr>
            <w:r w:rsidRPr="008A792E">
              <w:rPr>
                <w:rFonts w:hint="eastAsia"/>
              </w:rPr>
              <w:t>1</w:t>
            </w:r>
          </w:p>
        </w:tc>
      </w:tr>
      <w:tr w:rsidR="006878D6" w:rsidRPr="008A792E" w14:paraId="1B478B8A" w14:textId="77777777" w:rsidTr="00245056">
        <w:tblPrEx>
          <w:tblCellMar>
            <w:top w:w="0" w:type="dxa"/>
            <w:bottom w:w="0" w:type="dxa"/>
          </w:tblCellMar>
        </w:tblPrEx>
        <w:tc>
          <w:tcPr>
            <w:tcW w:w="1942" w:type="dxa"/>
            <w:tcBorders>
              <w:top w:val="single" w:sz="4" w:space="0" w:color="auto"/>
              <w:bottom w:val="single" w:sz="4" w:space="0" w:color="auto"/>
            </w:tcBorders>
          </w:tcPr>
          <w:p w14:paraId="0C35D564" w14:textId="77777777" w:rsidR="006878D6" w:rsidRPr="00010758" w:rsidRDefault="006878D6" w:rsidP="006878D6">
            <w:pPr>
              <w:rPr>
                <w:sz w:val="20"/>
                <w:szCs w:val="20"/>
              </w:rPr>
            </w:pPr>
            <w:r w:rsidRPr="00010758">
              <w:rPr>
                <w:rFonts w:hint="eastAsia"/>
                <w:sz w:val="20"/>
                <w:szCs w:val="20"/>
              </w:rPr>
              <w:t>T</w:t>
            </w:r>
            <w:r w:rsidRPr="00010758">
              <w:rPr>
                <w:sz w:val="20"/>
                <w:szCs w:val="20"/>
              </w:rPr>
              <w:t>rack</w:t>
            </w:r>
          </w:p>
        </w:tc>
        <w:tc>
          <w:tcPr>
            <w:tcW w:w="709" w:type="dxa"/>
            <w:tcBorders>
              <w:top w:val="single" w:sz="4" w:space="0" w:color="auto"/>
              <w:bottom w:val="single" w:sz="4" w:space="0" w:color="auto"/>
            </w:tcBorders>
          </w:tcPr>
          <w:p w14:paraId="0848135B" w14:textId="77777777" w:rsidR="006878D6" w:rsidRPr="00010758" w:rsidRDefault="006878D6" w:rsidP="006878D6">
            <w:pPr>
              <w:rPr>
                <w:rFonts w:hint="eastAsia"/>
              </w:rPr>
            </w:pPr>
            <w:r w:rsidRPr="00010758">
              <w:t>0</w:t>
            </w:r>
          </w:p>
        </w:tc>
        <w:tc>
          <w:tcPr>
            <w:tcW w:w="567" w:type="dxa"/>
            <w:tcBorders>
              <w:top w:val="single" w:sz="4" w:space="0" w:color="auto"/>
              <w:bottom w:val="single" w:sz="4" w:space="0" w:color="auto"/>
            </w:tcBorders>
          </w:tcPr>
          <w:p w14:paraId="501B3C1C" w14:textId="77777777" w:rsidR="006878D6" w:rsidRPr="00010758" w:rsidRDefault="006878D6" w:rsidP="006878D6">
            <w:pPr>
              <w:rPr>
                <w:rFonts w:hint="eastAsia"/>
              </w:rPr>
            </w:pPr>
            <w:r w:rsidRPr="00010758">
              <w:rPr>
                <w:rFonts w:hint="eastAsia"/>
              </w:rPr>
              <w:t>1</w:t>
            </w:r>
          </w:p>
        </w:tc>
        <w:tc>
          <w:tcPr>
            <w:tcW w:w="567" w:type="dxa"/>
            <w:tcBorders>
              <w:top w:val="single" w:sz="4" w:space="0" w:color="auto"/>
              <w:bottom w:val="single" w:sz="4" w:space="0" w:color="auto"/>
            </w:tcBorders>
          </w:tcPr>
          <w:p w14:paraId="3FDDE4E6" w14:textId="77777777" w:rsidR="006878D6" w:rsidRPr="00010758" w:rsidRDefault="006878D6" w:rsidP="006878D6">
            <w:pPr>
              <w:rPr>
                <w:rFonts w:hint="eastAsia"/>
              </w:rPr>
            </w:pPr>
            <w:r w:rsidRPr="00010758">
              <w:rPr>
                <w:rFonts w:hint="eastAsia"/>
              </w:rPr>
              <w:t>0</w:t>
            </w:r>
          </w:p>
        </w:tc>
        <w:tc>
          <w:tcPr>
            <w:tcW w:w="592" w:type="dxa"/>
            <w:tcBorders>
              <w:top w:val="single" w:sz="4" w:space="0" w:color="auto"/>
              <w:bottom w:val="single" w:sz="4" w:space="0" w:color="auto"/>
              <w:right w:val="single" w:sz="4" w:space="0" w:color="auto"/>
            </w:tcBorders>
          </w:tcPr>
          <w:p w14:paraId="3EA32685" w14:textId="77777777" w:rsidR="006878D6" w:rsidRPr="00010758" w:rsidRDefault="006878D6" w:rsidP="006878D6">
            <w:pPr>
              <w:rPr>
                <w:rFonts w:hint="eastAsia"/>
              </w:rPr>
            </w:pPr>
            <w:r w:rsidRPr="00010758">
              <w:rPr>
                <w:rFonts w:hint="eastAsia"/>
              </w:rPr>
              <w:t>0</w:t>
            </w:r>
          </w:p>
        </w:tc>
        <w:tc>
          <w:tcPr>
            <w:tcW w:w="218" w:type="dxa"/>
            <w:tcBorders>
              <w:top w:val="nil"/>
              <w:left w:val="single" w:sz="4" w:space="0" w:color="auto"/>
              <w:bottom w:val="nil"/>
              <w:right w:val="single" w:sz="4" w:space="0" w:color="auto"/>
            </w:tcBorders>
          </w:tcPr>
          <w:p w14:paraId="1409836D" w14:textId="77777777" w:rsidR="006878D6" w:rsidRPr="00010758" w:rsidRDefault="006878D6" w:rsidP="006878D6">
            <w:pPr>
              <w:rPr>
                <w:rFonts w:hint="eastAsia"/>
              </w:rPr>
            </w:pPr>
          </w:p>
        </w:tc>
        <w:tc>
          <w:tcPr>
            <w:tcW w:w="2308" w:type="dxa"/>
            <w:tcBorders>
              <w:top w:val="single" w:sz="4" w:space="0" w:color="auto"/>
              <w:left w:val="single" w:sz="4" w:space="0" w:color="auto"/>
              <w:bottom w:val="single" w:sz="4" w:space="0" w:color="auto"/>
              <w:right w:val="single" w:sz="4" w:space="0" w:color="auto"/>
            </w:tcBorders>
          </w:tcPr>
          <w:p w14:paraId="4C03AE89" w14:textId="77777777" w:rsidR="006878D6" w:rsidRPr="00010758" w:rsidRDefault="006878D6" w:rsidP="006878D6">
            <w:pPr>
              <w:rPr>
                <w:sz w:val="20"/>
                <w:szCs w:val="20"/>
              </w:rPr>
            </w:pPr>
            <w:r w:rsidRPr="00010758">
              <w:rPr>
                <w:rFonts w:hint="eastAsia"/>
                <w:sz w:val="20"/>
                <w:szCs w:val="20"/>
              </w:rPr>
              <w:t>T</w:t>
            </w:r>
            <w:r w:rsidRPr="00010758">
              <w:rPr>
                <w:sz w:val="20"/>
                <w:szCs w:val="20"/>
              </w:rPr>
              <w:t>rack</w:t>
            </w:r>
          </w:p>
        </w:tc>
        <w:tc>
          <w:tcPr>
            <w:tcW w:w="709" w:type="dxa"/>
            <w:tcBorders>
              <w:top w:val="single" w:sz="4" w:space="0" w:color="auto"/>
              <w:left w:val="single" w:sz="4" w:space="0" w:color="auto"/>
              <w:bottom w:val="single" w:sz="4" w:space="0" w:color="auto"/>
              <w:right w:val="single" w:sz="4" w:space="0" w:color="auto"/>
            </w:tcBorders>
          </w:tcPr>
          <w:p w14:paraId="444B919D" w14:textId="77777777" w:rsidR="006878D6" w:rsidRPr="00010758" w:rsidRDefault="006878D6" w:rsidP="006878D6">
            <w:pPr>
              <w:rPr>
                <w:rFonts w:hint="eastAsia"/>
              </w:rPr>
            </w:pPr>
            <w:r w:rsidRPr="00010758">
              <w:t>0</w:t>
            </w:r>
          </w:p>
        </w:tc>
        <w:tc>
          <w:tcPr>
            <w:tcW w:w="709" w:type="dxa"/>
            <w:tcBorders>
              <w:top w:val="single" w:sz="4" w:space="0" w:color="auto"/>
              <w:left w:val="single" w:sz="4" w:space="0" w:color="auto"/>
              <w:bottom w:val="single" w:sz="4" w:space="0" w:color="auto"/>
              <w:right w:val="single" w:sz="4" w:space="0" w:color="auto"/>
            </w:tcBorders>
          </w:tcPr>
          <w:p w14:paraId="221E17B1" w14:textId="77777777" w:rsidR="006878D6" w:rsidRPr="00010758" w:rsidRDefault="006878D6" w:rsidP="006878D6">
            <w:pPr>
              <w:rPr>
                <w:rFonts w:hint="eastAsia"/>
              </w:rPr>
            </w:pPr>
            <w:r w:rsidRPr="00010758">
              <w:rPr>
                <w:rFonts w:hint="eastAsia"/>
              </w:rPr>
              <w:t>1</w:t>
            </w:r>
          </w:p>
        </w:tc>
        <w:tc>
          <w:tcPr>
            <w:tcW w:w="709" w:type="dxa"/>
            <w:tcBorders>
              <w:top w:val="single" w:sz="4" w:space="0" w:color="auto"/>
              <w:left w:val="single" w:sz="4" w:space="0" w:color="auto"/>
              <w:bottom w:val="single" w:sz="4" w:space="0" w:color="auto"/>
              <w:right w:val="single" w:sz="4" w:space="0" w:color="auto"/>
            </w:tcBorders>
          </w:tcPr>
          <w:p w14:paraId="777FAB1A" w14:textId="77777777" w:rsidR="006878D6" w:rsidRPr="00010758" w:rsidRDefault="006878D6" w:rsidP="006878D6">
            <w:pPr>
              <w:rPr>
                <w:rFonts w:hint="eastAsia"/>
              </w:rPr>
            </w:pPr>
            <w:r w:rsidRPr="00010758">
              <w:rPr>
                <w:rFonts w:hint="eastAsia"/>
              </w:rPr>
              <w:t>0</w:t>
            </w:r>
          </w:p>
        </w:tc>
        <w:tc>
          <w:tcPr>
            <w:tcW w:w="592" w:type="dxa"/>
            <w:tcBorders>
              <w:top w:val="single" w:sz="4" w:space="0" w:color="auto"/>
              <w:left w:val="single" w:sz="4" w:space="0" w:color="auto"/>
              <w:bottom w:val="single" w:sz="4" w:space="0" w:color="auto"/>
              <w:right w:val="single" w:sz="4" w:space="0" w:color="auto"/>
            </w:tcBorders>
          </w:tcPr>
          <w:p w14:paraId="77D4016C" w14:textId="77777777" w:rsidR="006878D6" w:rsidRPr="00010758" w:rsidRDefault="006878D6" w:rsidP="006878D6">
            <w:pPr>
              <w:rPr>
                <w:rFonts w:hint="eastAsia"/>
              </w:rPr>
            </w:pPr>
            <w:r w:rsidRPr="00010758">
              <w:rPr>
                <w:rFonts w:hint="eastAsia"/>
              </w:rPr>
              <w:t>0</w:t>
            </w:r>
          </w:p>
        </w:tc>
      </w:tr>
    </w:tbl>
    <w:p w14:paraId="22C0F7FD" w14:textId="77777777" w:rsidR="00ED0B52" w:rsidRPr="008A792E" w:rsidRDefault="00ED0B52" w:rsidP="00FA13AB">
      <w:pPr>
        <w:rPr>
          <w:rFonts w:hint="eastAsia"/>
        </w:rPr>
      </w:pPr>
    </w:p>
    <w:p w14:paraId="5FF669FE" w14:textId="77777777" w:rsidR="000D32DB" w:rsidRPr="008A792E" w:rsidRDefault="00ED0B52" w:rsidP="00ED0B52">
      <w:r w:rsidRPr="008A792E">
        <w:rPr>
          <w:rFonts w:hint="eastAsia"/>
        </w:rPr>
        <w:t>シャシー系（ブレーキ）</w:t>
      </w:r>
      <w:r w:rsidRPr="008A792E">
        <w:rPr>
          <w:rFonts w:hint="eastAsia"/>
        </w:rPr>
        <w:t>SW</w:t>
      </w:r>
      <w:r w:rsidRPr="008A792E">
        <w:rPr>
          <w:rFonts w:hint="eastAsia"/>
        </w:rPr>
        <w:t>操作情報</w:t>
      </w:r>
    </w:p>
    <w:p w14:paraId="0B4D2140" w14:textId="77777777" w:rsidR="00ED0B52" w:rsidRPr="008A792E" w:rsidRDefault="00ED0B52" w:rsidP="00ED0B52">
      <w:pPr>
        <w:rPr>
          <w:sz w:val="20"/>
        </w:rPr>
      </w:pPr>
      <w:r w:rsidRPr="008A792E">
        <w:rPr>
          <w:rFonts w:hint="eastAsia"/>
        </w:rPr>
        <w:t>（</w:t>
      </w:r>
      <w:r w:rsidRPr="008A792E">
        <w:rPr>
          <w:rFonts w:hint="eastAsia"/>
          <w:sz w:val="20"/>
        </w:rPr>
        <w:t>C</w:t>
      </w:r>
      <w:r w:rsidRPr="008A792E">
        <w:rPr>
          <w:sz w:val="20"/>
        </w:rPr>
        <w:t>_DCMOD2</w:t>
      </w:r>
      <w:r w:rsidRPr="008A792E">
        <w:rPr>
          <w:rFonts w:hint="eastAsia"/>
          <w:sz w:val="20"/>
        </w:rPr>
        <w:t>：</w:t>
      </w:r>
      <w:r w:rsidR="00BB1462" w:rsidRPr="008A792E">
        <w:rPr>
          <w:rFonts w:hint="eastAsia"/>
          <w:sz w:val="20"/>
        </w:rPr>
        <w:t>011</w:t>
      </w:r>
      <w:r w:rsidRPr="008A792E">
        <w:rPr>
          <w:sz w:val="20"/>
        </w:rPr>
        <w:t>b</w:t>
      </w:r>
      <w:r w:rsidRPr="008A792E">
        <w:rPr>
          <w:rFonts w:hint="eastAsia"/>
          <w:sz w:val="20"/>
        </w:rPr>
        <w:t>の場合）</w:t>
      </w:r>
    </w:p>
    <w:p w14:paraId="29013DE9" w14:textId="77777777" w:rsidR="00ED0B52" w:rsidRPr="00710CD0" w:rsidRDefault="00ED0B52" w:rsidP="00ED0B52">
      <w:pPr>
        <w:rPr>
          <w:color w:val="00B0F0"/>
        </w:rPr>
      </w:pPr>
      <w:r w:rsidRPr="00710CD0">
        <w:rPr>
          <w:color w:val="00B0F0"/>
          <w:sz w:val="20"/>
        </w:rPr>
        <w:t xml:space="preserve">Operated information of </w:t>
      </w:r>
      <w:r w:rsidRPr="00710CD0">
        <w:rPr>
          <w:rFonts w:hint="eastAsia"/>
          <w:color w:val="00B0F0"/>
          <w:sz w:val="20"/>
        </w:rPr>
        <w:t xml:space="preserve">Chassis Suspension </w:t>
      </w:r>
      <w:r w:rsidRPr="00710CD0">
        <w:rPr>
          <w:color w:val="00B0F0"/>
          <w:sz w:val="20"/>
        </w:rPr>
        <w:t xml:space="preserve">switch </w:t>
      </w:r>
      <w:r w:rsidRPr="00710CD0">
        <w:rPr>
          <w:rFonts w:hint="eastAsia"/>
          <w:color w:val="00B0F0"/>
          <w:sz w:val="20"/>
        </w:rPr>
        <w:t xml:space="preserve">  </w:t>
      </w:r>
    </w:p>
    <w:tbl>
      <w:tblPr>
        <w:tblpPr w:leftFromText="142" w:rightFromText="142" w:vertAnchor="text" w:tblpX="190"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084"/>
        <w:gridCol w:w="567"/>
        <w:gridCol w:w="567"/>
        <w:gridCol w:w="567"/>
        <w:gridCol w:w="567"/>
      </w:tblGrid>
      <w:tr w:rsidR="00D01BB0" w:rsidRPr="008A792E" w14:paraId="373DD540" w14:textId="77777777" w:rsidTr="00361768">
        <w:tblPrEx>
          <w:tblCellMar>
            <w:top w:w="0" w:type="dxa"/>
            <w:bottom w:w="0" w:type="dxa"/>
          </w:tblCellMar>
        </w:tblPrEx>
        <w:trPr>
          <w:trHeight w:val="135"/>
        </w:trPr>
        <w:tc>
          <w:tcPr>
            <w:tcW w:w="2084" w:type="dxa"/>
            <w:tcBorders>
              <w:top w:val="single" w:sz="4" w:space="0" w:color="auto"/>
              <w:left w:val="single" w:sz="4" w:space="0" w:color="auto"/>
              <w:bottom w:val="single" w:sz="4" w:space="0" w:color="auto"/>
            </w:tcBorders>
          </w:tcPr>
          <w:p w14:paraId="2FB0ED2F" w14:textId="77777777" w:rsidR="00D01BB0" w:rsidRPr="008A792E" w:rsidRDefault="00D01BB0" w:rsidP="00421AA0">
            <w:pPr>
              <w:rPr>
                <w:rFonts w:hint="eastAsia"/>
              </w:rPr>
            </w:pPr>
          </w:p>
        </w:tc>
        <w:tc>
          <w:tcPr>
            <w:tcW w:w="567" w:type="dxa"/>
          </w:tcPr>
          <w:p w14:paraId="3188003D" w14:textId="77777777" w:rsidR="00D01BB0" w:rsidRPr="008A792E" w:rsidRDefault="00D01BB0" w:rsidP="00421AA0">
            <w:pPr>
              <w:rPr>
                <w:rFonts w:hint="eastAsia"/>
              </w:rPr>
            </w:pPr>
            <w:r w:rsidRPr="008A792E">
              <w:t>B3</w:t>
            </w:r>
          </w:p>
        </w:tc>
        <w:tc>
          <w:tcPr>
            <w:tcW w:w="567" w:type="dxa"/>
          </w:tcPr>
          <w:p w14:paraId="497DE7AC" w14:textId="77777777" w:rsidR="00D01BB0" w:rsidRPr="008A792E" w:rsidRDefault="00D01BB0" w:rsidP="00421AA0">
            <w:pPr>
              <w:rPr>
                <w:rFonts w:hint="eastAsia"/>
              </w:rPr>
            </w:pPr>
            <w:r w:rsidRPr="008A792E">
              <w:rPr>
                <w:rFonts w:hint="eastAsia"/>
              </w:rPr>
              <w:t>B2</w:t>
            </w:r>
          </w:p>
        </w:tc>
        <w:tc>
          <w:tcPr>
            <w:tcW w:w="567" w:type="dxa"/>
          </w:tcPr>
          <w:p w14:paraId="7E2D7E35" w14:textId="77777777" w:rsidR="00D01BB0" w:rsidRPr="008A792E" w:rsidRDefault="00D01BB0" w:rsidP="00421AA0">
            <w:pPr>
              <w:rPr>
                <w:rFonts w:hint="eastAsia"/>
              </w:rPr>
            </w:pPr>
            <w:r w:rsidRPr="008A792E">
              <w:rPr>
                <w:rFonts w:hint="eastAsia"/>
              </w:rPr>
              <w:t>B1</w:t>
            </w:r>
          </w:p>
        </w:tc>
        <w:tc>
          <w:tcPr>
            <w:tcW w:w="567" w:type="dxa"/>
          </w:tcPr>
          <w:p w14:paraId="324FB775" w14:textId="77777777" w:rsidR="00D01BB0" w:rsidRPr="008A792E" w:rsidRDefault="00D01BB0" w:rsidP="00421AA0">
            <w:pPr>
              <w:rPr>
                <w:rFonts w:hint="eastAsia"/>
              </w:rPr>
            </w:pPr>
            <w:r w:rsidRPr="008A792E">
              <w:rPr>
                <w:rFonts w:hint="eastAsia"/>
              </w:rPr>
              <w:t>B0</w:t>
            </w:r>
          </w:p>
        </w:tc>
      </w:tr>
      <w:tr w:rsidR="00D01BB0" w:rsidRPr="008A792E" w14:paraId="12B489EF" w14:textId="77777777" w:rsidTr="00361768">
        <w:tblPrEx>
          <w:tblCellMar>
            <w:top w:w="0" w:type="dxa"/>
            <w:bottom w:w="0" w:type="dxa"/>
          </w:tblCellMar>
        </w:tblPrEx>
        <w:trPr>
          <w:trHeight w:val="150"/>
        </w:trPr>
        <w:tc>
          <w:tcPr>
            <w:tcW w:w="2084" w:type="dxa"/>
            <w:tcBorders>
              <w:top w:val="single" w:sz="4" w:space="0" w:color="auto"/>
              <w:left w:val="single" w:sz="4" w:space="0" w:color="auto"/>
              <w:bottom w:val="single" w:sz="4" w:space="0" w:color="auto"/>
            </w:tcBorders>
          </w:tcPr>
          <w:p w14:paraId="5A2AD89B" w14:textId="77777777" w:rsidR="00D01BB0" w:rsidRPr="00710CD0" w:rsidRDefault="00D01BB0" w:rsidP="00421AA0">
            <w:pPr>
              <w:rPr>
                <w:rFonts w:hint="eastAsia"/>
                <w:color w:val="00B0F0"/>
                <w:sz w:val="16"/>
              </w:rPr>
            </w:pPr>
            <w:r w:rsidRPr="008A792E">
              <w:rPr>
                <w:rFonts w:hint="eastAsia"/>
                <w:sz w:val="16"/>
              </w:rPr>
              <w:t>操作無し</w:t>
            </w:r>
          </w:p>
          <w:p w14:paraId="38C4A2C7" w14:textId="77777777" w:rsidR="00D01BB0" w:rsidRPr="008A792E" w:rsidRDefault="00D01BB0" w:rsidP="00421AA0">
            <w:pPr>
              <w:rPr>
                <w:rFonts w:hint="eastAsia"/>
              </w:rPr>
            </w:pPr>
            <w:r w:rsidRPr="00710CD0">
              <w:rPr>
                <w:rFonts w:hint="eastAsia"/>
                <w:color w:val="00B0F0"/>
                <w:sz w:val="16"/>
              </w:rPr>
              <w:t>No user operation</w:t>
            </w:r>
          </w:p>
        </w:tc>
        <w:tc>
          <w:tcPr>
            <w:tcW w:w="567" w:type="dxa"/>
          </w:tcPr>
          <w:p w14:paraId="6AA5786B" w14:textId="77777777" w:rsidR="00D01BB0" w:rsidRPr="008A792E" w:rsidRDefault="00D01BB0" w:rsidP="00421AA0">
            <w:pPr>
              <w:rPr>
                <w:rFonts w:hint="eastAsia"/>
              </w:rPr>
            </w:pPr>
            <w:r w:rsidRPr="008A792E">
              <w:rPr>
                <w:rFonts w:hint="eastAsia"/>
              </w:rPr>
              <w:t>0</w:t>
            </w:r>
          </w:p>
        </w:tc>
        <w:tc>
          <w:tcPr>
            <w:tcW w:w="567" w:type="dxa"/>
          </w:tcPr>
          <w:p w14:paraId="69098FB0" w14:textId="77777777" w:rsidR="00D01BB0" w:rsidRPr="008A792E" w:rsidRDefault="00D01BB0" w:rsidP="00421AA0">
            <w:pPr>
              <w:rPr>
                <w:rFonts w:hint="eastAsia"/>
              </w:rPr>
            </w:pPr>
            <w:r w:rsidRPr="008A792E">
              <w:rPr>
                <w:rFonts w:hint="eastAsia"/>
              </w:rPr>
              <w:t>0</w:t>
            </w:r>
          </w:p>
        </w:tc>
        <w:tc>
          <w:tcPr>
            <w:tcW w:w="567" w:type="dxa"/>
          </w:tcPr>
          <w:p w14:paraId="2EDA4594" w14:textId="77777777" w:rsidR="00D01BB0" w:rsidRPr="008A792E" w:rsidRDefault="00D01BB0" w:rsidP="00421AA0">
            <w:pPr>
              <w:rPr>
                <w:rFonts w:hint="eastAsia"/>
              </w:rPr>
            </w:pPr>
            <w:r w:rsidRPr="008A792E">
              <w:rPr>
                <w:rFonts w:hint="eastAsia"/>
              </w:rPr>
              <w:t>0</w:t>
            </w:r>
          </w:p>
        </w:tc>
        <w:tc>
          <w:tcPr>
            <w:tcW w:w="567" w:type="dxa"/>
          </w:tcPr>
          <w:p w14:paraId="06AC1529" w14:textId="77777777" w:rsidR="00D01BB0" w:rsidRPr="008A792E" w:rsidRDefault="00D01BB0" w:rsidP="00421AA0">
            <w:pPr>
              <w:rPr>
                <w:rFonts w:hint="eastAsia"/>
              </w:rPr>
            </w:pPr>
            <w:r w:rsidRPr="008A792E">
              <w:rPr>
                <w:rFonts w:hint="eastAsia"/>
              </w:rPr>
              <w:t>0</w:t>
            </w:r>
          </w:p>
        </w:tc>
      </w:tr>
      <w:tr w:rsidR="00D01BB0" w:rsidRPr="008A792E" w14:paraId="2554F4BC" w14:textId="77777777" w:rsidTr="00361768">
        <w:tblPrEx>
          <w:tblCellMar>
            <w:top w:w="0" w:type="dxa"/>
            <w:bottom w:w="0" w:type="dxa"/>
          </w:tblCellMar>
        </w:tblPrEx>
        <w:trPr>
          <w:trHeight w:val="90"/>
        </w:trPr>
        <w:tc>
          <w:tcPr>
            <w:tcW w:w="2084" w:type="dxa"/>
            <w:tcBorders>
              <w:top w:val="single" w:sz="4" w:space="0" w:color="auto"/>
              <w:left w:val="single" w:sz="4" w:space="0" w:color="auto"/>
            </w:tcBorders>
          </w:tcPr>
          <w:p w14:paraId="331C469B" w14:textId="77777777" w:rsidR="00D01BB0" w:rsidRPr="008A792E" w:rsidRDefault="00D01BB0" w:rsidP="00421AA0">
            <w:pPr>
              <w:rPr>
                <w:rFonts w:hint="eastAsia"/>
              </w:rPr>
            </w:pPr>
            <w:r w:rsidRPr="008A792E">
              <w:t>Normal</w:t>
            </w:r>
          </w:p>
        </w:tc>
        <w:tc>
          <w:tcPr>
            <w:tcW w:w="567" w:type="dxa"/>
          </w:tcPr>
          <w:p w14:paraId="5ECD654C" w14:textId="77777777" w:rsidR="00D01BB0" w:rsidRPr="008A792E" w:rsidRDefault="00D01BB0" w:rsidP="00421AA0">
            <w:pPr>
              <w:rPr>
                <w:rFonts w:hint="eastAsia"/>
              </w:rPr>
            </w:pPr>
            <w:r w:rsidRPr="008A792E">
              <w:rPr>
                <w:rFonts w:hint="eastAsia"/>
              </w:rPr>
              <w:t>0</w:t>
            </w:r>
          </w:p>
        </w:tc>
        <w:tc>
          <w:tcPr>
            <w:tcW w:w="567" w:type="dxa"/>
          </w:tcPr>
          <w:p w14:paraId="08B40F45" w14:textId="77777777" w:rsidR="00D01BB0" w:rsidRPr="008A792E" w:rsidRDefault="00D01BB0" w:rsidP="00421AA0">
            <w:pPr>
              <w:rPr>
                <w:rFonts w:hint="eastAsia"/>
              </w:rPr>
            </w:pPr>
            <w:r w:rsidRPr="008A792E">
              <w:rPr>
                <w:rFonts w:hint="eastAsia"/>
              </w:rPr>
              <w:t>0</w:t>
            </w:r>
          </w:p>
        </w:tc>
        <w:tc>
          <w:tcPr>
            <w:tcW w:w="567" w:type="dxa"/>
          </w:tcPr>
          <w:p w14:paraId="7EBA8ACD" w14:textId="77777777" w:rsidR="00D01BB0" w:rsidRPr="008A792E" w:rsidRDefault="00D01BB0" w:rsidP="00421AA0">
            <w:pPr>
              <w:rPr>
                <w:rFonts w:hint="eastAsia"/>
              </w:rPr>
            </w:pPr>
            <w:r w:rsidRPr="008A792E">
              <w:t>1</w:t>
            </w:r>
          </w:p>
        </w:tc>
        <w:tc>
          <w:tcPr>
            <w:tcW w:w="567" w:type="dxa"/>
          </w:tcPr>
          <w:p w14:paraId="556BD847" w14:textId="77777777" w:rsidR="00D01BB0" w:rsidRPr="008A792E" w:rsidRDefault="00D01BB0" w:rsidP="00421AA0">
            <w:pPr>
              <w:rPr>
                <w:rFonts w:hint="eastAsia"/>
              </w:rPr>
            </w:pPr>
            <w:r w:rsidRPr="008A792E">
              <w:t>0</w:t>
            </w:r>
          </w:p>
        </w:tc>
      </w:tr>
      <w:tr w:rsidR="00D01BB0" w:rsidRPr="008A792E" w14:paraId="48E3A336" w14:textId="77777777" w:rsidTr="00361768">
        <w:tblPrEx>
          <w:tblCellMar>
            <w:top w:w="0" w:type="dxa"/>
            <w:bottom w:w="0" w:type="dxa"/>
          </w:tblCellMar>
        </w:tblPrEx>
        <w:trPr>
          <w:trHeight w:val="150"/>
        </w:trPr>
        <w:tc>
          <w:tcPr>
            <w:tcW w:w="2084" w:type="dxa"/>
            <w:tcBorders>
              <w:left w:val="single" w:sz="4" w:space="0" w:color="auto"/>
              <w:bottom w:val="single" w:sz="4" w:space="0" w:color="auto"/>
            </w:tcBorders>
          </w:tcPr>
          <w:p w14:paraId="473D9B13" w14:textId="77777777" w:rsidR="00D01BB0" w:rsidRPr="008A792E" w:rsidRDefault="00E664E0" w:rsidP="00E664E0">
            <w:pPr>
              <w:rPr>
                <w:rFonts w:hint="eastAsia"/>
                <w:strike/>
              </w:rPr>
            </w:pPr>
            <w:r w:rsidRPr="008A792E">
              <w:rPr>
                <w:sz w:val="20"/>
                <w:szCs w:val="20"/>
              </w:rPr>
              <w:t>Rear Comfort</w:t>
            </w:r>
          </w:p>
        </w:tc>
        <w:tc>
          <w:tcPr>
            <w:tcW w:w="567" w:type="dxa"/>
          </w:tcPr>
          <w:p w14:paraId="21730C62" w14:textId="77777777" w:rsidR="00D01BB0" w:rsidRPr="008A792E" w:rsidRDefault="00D01BB0" w:rsidP="00421AA0">
            <w:pPr>
              <w:rPr>
                <w:rFonts w:hint="eastAsia"/>
              </w:rPr>
            </w:pPr>
            <w:r w:rsidRPr="008A792E">
              <w:rPr>
                <w:rFonts w:hint="eastAsia"/>
              </w:rPr>
              <w:t>0</w:t>
            </w:r>
          </w:p>
        </w:tc>
        <w:tc>
          <w:tcPr>
            <w:tcW w:w="567" w:type="dxa"/>
          </w:tcPr>
          <w:p w14:paraId="55AED554" w14:textId="77777777" w:rsidR="00D01BB0" w:rsidRPr="008A792E" w:rsidRDefault="00D01BB0" w:rsidP="00421AA0">
            <w:pPr>
              <w:rPr>
                <w:rFonts w:hint="eastAsia"/>
              </w:rPr>
            </w:pPr>
            <w:r w:rsidRPr="008A792E">
              <w:rPr>
                <w:rFonts w:hint="eastAsia"/>
              </w:rPr>
              <w:t>0</w:t>
            </w:r>
          </w:p>
        </w:tc>
        <w:tc>
          <w:tcPr>
            <w:tcW w:w="567" w:type="dxa"/>
          </w:tcPr>
          <w:p w14:paraId="2F3AED87" w14:textId="77777777" w:rsidR="00D01BB0" w:rsidRPr="008A792E" w:rsidRDefault="00D01BB0" w:rsidP="00421AA0">
            <w:pPr>
              <w:rPr>
                <w:rFonts w:hint="eastAsia"/>
              </w:rPr>
            </w:pPr>
            <w:r w:rsidRPr="008A792E">
              <w:rPr>
                <w:rFonts w:hint="eastAsia"/>
              </w:rPr>
              <w:t>1</w:t>
            </w:r>
          </w:p>
        </w:tc>
        <w:tc>
          <w:tcPr>
            <w:tcW w:w="567" w:type="dxa"/>
          </w:tcPr>
          <w:p w14:paraId="02B7311C" w14:textId="77777777" w:rsidR="00D01BB0" w:rsidRPr="008A792E" w:rsidRDefault="00D01BB0" w:rsidP="00421AA0">
            <w:pPr>
              <w:rPr>
                <w:rFonts w:hint="eastAsia"/>
              </w:rPr>
            </w:pPr>
            <w:r w:rsidRPr="008A792E">
              <w:t>1</w:t>
            </w:r>
          </w:p>
        </w:tc>
      </w:tr>
    </w:tbl>
    <w:p w14:paraId="5FF9369E" w14:textId="77777777" w:rsidR="00ED0B52" w:rsidRPr="008A792E" w:rsidRDefault="00ED0B52" w:rsidP="00ED0B52"/>
    <w:p w14:paraId="76B140BC" w14:textId="77777777" w:rsidR="00ED0B52" w:rsidRPr="008A792E" w:rsidRDefault="00ED0B52" w:rsidP="00ED0B52">
      <w:pPr>
        <w:rPr>
          <w:rFonts w:hint="eastAsia"/>
        </w:rPr>
      </w:pPr>
    </w:p>
    <w:p w14:paraId="090D5760" w14:textId="77777777" w:rsidR="00ED0B52" w:rsidRPr="008A792E" w:rsidRDefault="00ED0B52" w:rsidP="00ED0B52"/>
    <w:p w14:paraId="5FDDA0B7" w14:textId="77777777" w:rsidR="00ED0B52" w:rsidRPr="008A792E" w:rsidRDefault="00ED0B52" w:rsidP="00ED0B52"/>
    <w:p w14:paraId="546B7814" w14:textId="77777777" w:rsidR="00ED0B52" w:rsidRPr="008A792E" w:rsidRDefault="00ED0B52" w:rsidP="00ED0B52"/>
    <w:p w14:paraId="39EA6AD0" w14:textId="77777777" w:rsidR="00C7328C" w:rsidRPr="008A792E" w:rsidRDefault="00C7328C" w:rsidP="00FA13AB"/>
    <w:p w14:paraId="71107557" w14:textId="77777777" w:rsidR="00C01FD6" w:rsidRPr="008A792E" w:rsidRDefault="00C01FD6" w:rsidP="00FA13AB">
      <w:pPr>
        <w:rPr>
          <w:rFonts w:hint="eastAsia"/>
        </w:rPr>
      </w:pPr>
    </w:p>
    <w:tbl>
      <w:tblPr>
        <w:tblpPr w:leftFromText="142" w:rightFromText="142" w:vertAnchor="text" w:tblpX="190"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70"/>
        <w:gridCol w:w="723"/>
        <w:gridCol w:w="724"/>
        <w:gridCol w:w="724"/>
        <w:gridCol w:w="645"/>
        <w:gridCol w:w="218"/>
        <w:gridCol w:w="1620"/>
        <w:gridCol w:w="885"/>
        <w:gridCol w:w="765"/>
        <w:gridCol w:w="885"/>
        <w:gridCol w:w="872"/>
        <w:tblGridChange w:id="154">
          <w:tblGrid>
            <w:gridCol w:w="1470"/>
            <w:gridCol w:w="723"/>
            <w:gridCol w:w="724"/>
            <w:gridCol w:w="724"/>
            <w:gridCol w:w="645"/>
            <w:gridCol w:w="218"/>
            <w:gridCol w:w="1620"/>
            <w:gridCol w:w="885"/>
            <w:gridCol w:w="765"/>
            <w:gridCol w:w="885"/>
            <w:gridCol w:w="872"/>
          </w:tblGrid>
        </w:tblGridChange>
      </w:tblGrid>
      <w:tr w:rsidR="002B57D3" w:rsidRPr="008A792E" w14:paraId="390EE373" w14:textId="77777777" w:rsidTr="00A9353F">
        <w:tblPrEx>
          <w:tblCellMar>
            <w:top w:w="0" w:type="dxa"/>
            <w:bottom w:w="0" w:type="dxa"/>
          </w:tblCellMar>
        </w:tblPrEx>
        <w:trPr>
          <w:trHeight w:val="150"/>
        </w:trPr>
        <w:tc>
          <w:tcPr>
            <w:tcW w:w="4286" w:type="dxa"/>
            <w:gridSpan w:val="5"/>
            <w:tcBorders>
              <w:top w:val="nil"/>
              <w:left w:val="nil"/>
              <w:bottom w:val="single" w:sz="4" w:space="0" w:color="auto"/>
              <w:right w:val="nil"/>
            </w:tcBorders>
          </w:tcPr>
          <w:p w14:paraId="1F728B42" w14:textId="77777777" w:rsidR="002B57D3" w:rsidRPr="00710CD0" w:rsidRDefault="002B57D3" w:rsidP="00C54896">
            <w:pPr>
              <w:rPr>
                <w:rFonts w:hint="eastAsia"/>
                <w:color w:val="00B0F0"/>
              </w:rPr>
            </w:pPr>
            <w:r w:rsidRPr="008A792E">
              <w:rPr>
                <w:rFonts w:hint="eastAsia"/>
              </w:rPr>
              <w:t>エアコン</w:t>
            </w:r>
            <w:r w:rsidRPr="008A792E">
              <w:rPr>
                <w:rFonts w:hint="eastAsia"/>
              </w:rPr>
              <w:t xml:space="preserve"> SW</w:t>
            </w:r>
            <w:r w:rsidRPr="008A792E">
              <w:rPr>
                <w:rFonts w:hint="eastAsia"/>
              </w:rPr>
              <w:t>操作情報</w:t>
            </w:r>
          </w:p>
          <w:p w14:paraId="0855382C" w14:textId="77777777" w:rsidR="002B57D3" w:rsidRPr="008A792E" w:rsidRDefault="002B57D3" w:rsidP="00C54896">
            <w:pPr>
              <w:rPr>
                <w:rFonts w:hint="eastAsia"/>
              </w:rPr>
            </w:pPr>
            <w:r w:rsidRPr="00710CD0">
              <w:rPr>
                <w:color w:val="00B0F0"/>
                <w:sz w:val="20"/>
              </w:rPr>
              <w:t xml:space="preserve">Operated information of </w:t>
            </w:r>
            <w:r w:rsidRPr="00710CD0">
              <w:rPr>
                <w:rFonts w:hint="eastAsia"/>
                <w:color w:val="00B0F0"/>
                <w:sz w:val="20"/>
              </w:rPr>
              <w:t xml:space="preserve">A/C </w:t>
            </w:r>
            <w:r w:rsidRPr="00710CD0">
              <w:rPr>
                <w:color w:val="00B0F0"/>
                <w:sz w:val="20"/>
              </w:rPr>
              <w:t>switch</w:t>
            </w:r>
            <w:r w:rsidRPr="008A792E">
              <w:rPr>
                <w:sz w:val="20"/>
              </w:rPr>
              <w:t xml:space="preserve"> </w:t>
            </w:r>
            <w:r w:rsidRPr="008A792E">
              <w:rPr>
                <w:rFonts w:hint="eastAsia"/>
                <w:sz w:val="20"/>
              </w:rPr>
              <w:t xml:space="preserve"> </w:t>
            </w:r>
          </w:p>
        </w:tc>
        <w:tc>
          <w:tcPr>
            <w:tcW w:w="218" w:type="dxa"/>
            <w:tcBorders>
              <w:top w:val="nil"/>
              <w:left w:val="nil"/>
              <w:bottom w:val="nil"/>
              <w:right w:val="nil"/>
            </w:tcBorders>
          </w:tcPr>
          <w:p w14:paraId="4858B79E" w14:textId="77777777" w:rsidR="002B57D3" w:rsidRPr="008A792E" w:rsidRDefault="002B57D3" w:rsidP="00C54896">
            <w:pPr>
              <w:rPr>
                <w:rFonts w:hint="eastAsia"/>
              </w:rPr>
            </w:pPr>
          </w:p>
        </w:tc>
        <w:tc>
          <w:tcPr>
            <w:tcW w:w="5027" w:type="dxa"/>
            <w:gridSpan w:val="5"/>
            <w:tcBorders>
              <w:top w:val="nil"/>
              <w:left w:val="nil"/>
              <w:bottom w:val="single" w:sz="4" w:space="0" w:color="auto"/>
              <w:right w:val="nil"/>
            </w:tcBorders>
          </w:tcPr>
          <w:p w14:paraId="0E88F4C1" w14:textId="77777777" w:rsidR="002B57D3" w:rsidRPr="008A792E" w:rsidRDefault="002B57D3" w:rsidP="00C54896">
            <w:pPr>
              <w:ind w:leftChars="-1" w:left="-2"/>
              <w:rPr>
                <w:rFonts w:hint="eastAsia"/>
              </w:rPr>
            </w:pPr>
            <w:r w:rsidRPr="008A792E">
              <w:rPr>
                <w:rFonts w:hint="eastAsia"/>
              </w:rPr>
              <w:t>マルチメディア</w:t>
            </w:r>
            <w:r w:rsidRPr="008A792E">
              <w:rPr>
                <w:rFonts w:hint="eastAsia"/>
              </w:rPr>
              <w:t xml:space="preserve">( AVN1S39) </w:t>
            </w:r>
            <w:r w:rsidRPr="008A792E">
              <w:rPr>
                <w:rFonts w:hint="eastAsia"/>
              </w:rPr>
              <w:t>有効無効</w:t>
            </w:r>
          </w:p>
          <w:p w14:paraId="3722471D" w14:textId="77777777" w:rsidR="002B57D3" w:rsidRPr="00C4600D" w:rsidRDefault="002B57D3" w:rsidP="00C54896">
            <w:pPr>
              <w:ind w:leftChars="-1" w:left="-2"/>
              <w:rPr>
                <w:rFonts w:hint="eastAsia"/>
                <w:color w:val="00B0F0"/>
              </w:rPr>
            </w:pPr>
            <w:r w:rsidRPr="00C4600D">
              <w:rPr>
                <w:rFonts w:hint="eastAsia"/>
                <w:color w:val="00B0F0"/>
                <w:sz w:val="20"/>
              </w:rPr>
              <w:t xml:space="preserve">AVN1S39 </w:t>
            </w:r>
            <w:r w:rsidRPr="00C4600D">
              <w:rPr>
                <w:color w:val="00B0F0"/>
                <w:sz w:val="20"/>
              </w:rPr>
              <w:t>Data valid/invalid information</w:t>
            </w:r>
          </w:p>
        </w:tc>
      </w:tr>
      <w:tr w:rsidR="002B57D3" w:rsidRPr="008A792E" w14:paraId="0BBAAA43" w14:textId="77777777" w:rsidTr="00A9353F">
        <w:tblPrEx>
          <w:tblCellMar>
            <w:top w:w="0" w:type="dxa"/>
            <w:bottom w:w="0" w:type="dxa"/>
          </w:tblCellMar>
        </w:tblPrEx>
        <w:trPr>
          <w:trHeight w:val="135"/>
        </w:trPr>
        <w:tc>
          <w:tcPr>
            <w:tcW w:w="1470" w:type="dxa"/>
            <w:tcBorders>
              <w:top w:val="single" w:sz="4" w:space="0" w:color="auto"/>
              <w:bottom w:val="single" w:sz="4" w:space="0" w:color="auto"/>
            </w:tcBorders>
          </w:tcPr>
          <w:p w14:paraId="0B388A4C" w14:textId="77777777" w:rsidR="002B57D3" w:rsidRPr="008A792E" w:rsidRDefault="002B57D3" w:rsidP="00C54896">
            <w:pPr>
              <w:rPr>
                <w:rFonts w:hint="eastAsia"/>
              </w:rPr>
            </w:pPr>
          </w:p>
        </w:tc>
        <w:tc>
          <w:tcPr>
            <w:tcW w:w="723" w:type="dxa"/>
            <w:tcBorders>
              <w:top w:val="single" w:sz="4" w:space="0" w:color="auto"/>
              <w:bottom w:val="single" w:sz="4" w:space="0" w:color="auto"/>
            </w:tcBorders>
          </w:tcPr>
          <w:p w14:paraId="131E3F15" w14:textId="77777777" w:rsidR="002B57D3" w:rsidRPr="008A792E" w:rsidRDefault="002B57D3" w:rsidP="00C54896">
            <w:pPr>
              <w:rPr>
                <w:rFonts w:hint="eastAsia"/>
              </w:rPr>
            </w:pPr>
            <w:r w:rsidRPr="008A792E">
              <w:rPr>
                <w:rFonts w:hint="eastAsia"/>
              </w:rPr>
              <w:t>B7</w:t>
            </w:r>
          </w:p>
        </w:tc>
        <w:tc>
          <w:tcPr>
            <w:tcW w:w="724" w:type="dxa"/>
            <w:tcBorders>
              <w:top w:val="single" w:sz="4" w:space="0" w:color="auto"/>
              <w:bottom w:val="single" w:sz="4" w:space="0" w:color="auto"/>
            </w:tcBorders>
          </w:tcPr>
          <w:p w14:paraId="0A66C852" w14:textId="77777777" w:rsidR="002B57D3" w:rsidRPr="008A792E" w:rsidRDefault="002B57D3" w:rsidP="00C54896">
            <w:pPr>
              <w:rPr>
                <w:rFonts w:hint="eastAsia"/>
              </w:rPr>
            </w:pPr>
            <w:r w:rsidRPr="008A792E">
              <w:rPr>
                <w:rFonts w:hint="eastAsia"/>
              </w:rPr>
              <w:t>B6</w:t>
            </w:r>
          </w:p>
        </w:tc>
        <w:tc>
          <w:tcPr>
            <w:tcW w:w="724" w:type="dxa"/>
            <w:tcBorders>
              <w:top w:val="single" w:sz="4" w:space="0" w:color="auto"/>
              <w:bottom w:val="single" w:sz="4" w:space="0" w:color="auto"/>
            </w:tcBorders>
          </w:tcPr>
          <w:p w14:paraId="241FB467" w14:textId="77777777" w:rsidR="002B57D3" w:rsidRPr="008A792E" w:rsidRDefault="002B57D3" w:rsidP="00C54896">
            <w:pPr>
              <w:rPr>
                <w:rFonts w:hint="eastAsia"/>
              </w:rPr>
            </w:pPr>
            <w:r w:rsidRPr="008A792E">
              <w:rPr>
                <w:rFonts w:hint="eastAsia"/>
              </w:rPr>
              <w:t>B5</w:t>
            </w:r>
          </w:p>
        </w:tc>
        <w:tc>
          <w:tcPr>
            <w:tcW w:w="645" w:type="dxa"/>
            <w:tcBorders>
              <w:top w:val="single" w:sz="4" w:space="0" w:color="auto"/>
              <w:bottom w:val="single" w:sz="4" w:space="0" w:color="auto"/>
            </w:tcBorders>
          </w:tcPr>
          <w:p w14:paraId="6F589940" w14:textId="77777777" w:rsidR="002B57D3" w:rsidRPr="008A792E" w:rsidRDefault="002B57D3" w:rsidP="00C54896">
            <w:pPr>
              <w:rPr>
                <w:rFonts w:hint="eastAsia"/>
              </w:rPr>
            </w:pPr>
            <w:r w:rsidRPr="008A792E">
              <w:rPr>
                <w:rFonts w:hint="eastAsia"/>
              </w:rPr>
              <w:t>B4</w:t>
            </w:r>
          </w:p>
        </w:tc>
        <w:tc>
          <w:tcPr>
            <w:tcW w:w="218" w:type="dxa"/>
            <w:tcBorders>
              <w:top w:val="nil"/>
              <w:bottom w:val="nil"/>
              <w:right w:val="single" w:sz="4" w:space="0" w:color="auto"/>
            </w:tcBorders>
          </w:tcPr>
          <w:p w14:paraId="34FC112E" w14:textId="77777777" w:rsidR="002B57D3" w:rsidRPr="008A792E" w:rsidRDefault="002B57D3" w:rsidP="00C54896">
            <w:pPr>
              <w:rPr>
                <w:rFonts w:hint="eastAsia"/>
              </w:rPr>
            </w:pPr>
          </w:p>
        </w:tc>
        <w:tc>
          <w:tcPr>
            <w:tcW w:w="1620" w:type="dxa"/>
            <w:tcBorders>
              <w:top w:val="single" w:sz="4" w:space="0" w:color="auto"/>
              <w:left w:val="single" w:sz="4" w:space="0" w:color="auto"/>
              <w:bottom w:val="single" w:sz="4" w:space="0" w:color="auto"/>
              <w:right w:val="single" w:sz="4" w:space="0" w:color="auto"/>
            </w:tcBorders>
          </w:tcPr>
          <w:p w14:paraId="452BDEF6" w14:textId="77777777" w:rsidR="002B57D3" w:rsidRPr="008A792E" w:rsidRDefault="002B57D3" w:rsidP="00C54896">
            <w:pPr>
              <w:rPr>
                <w:rFonts w:hint="eastAsia"/>
              </w:rPr>
            </w:pPr>
          </w:p>
        </w:tc>
        <w:tc>
          <w:tcPr>
            <w:tcW w:w="885" w:type="dxa"/>
            <w:tcBorders>
              <w:top w:val="single" w:sz="4" w:space="0" w:color="auto"/>
              <w:left w:val="single" w:sz="4" w:space="0" w:color="auto"/>
              <w:bottom w:val="single" w:sz="4" w:space="0" w:color="auto"/>
              <w:right w:val="single" w:sz="4" w:space="0" w:color="auto"/>
            </w:tcBorders>
          </w:tcPr>
          <w:p w14:paraId="3F15679F" w14:textId="77777777" w:rsidR="002B57D3" w:rsidRPr="008A792E" w:rsidRDefault="002B57D3" w:rsidP="00C54896">
            <w:pPr>
              <w:rPr>
                <w:rFonts w:hint="eastAsia"/>
              </w:rPr>
            </w:pPr>
            <w:r w:rsidRPr="008A792E">
              <w:t>B</w:t>
            </w:r>
            <w:r w:rsidRPr="008A792E">
              <w:rPr>
                <w:rFonts w:hint="eastAsia"/>
              </w:rPr>
              <w:t>3</w:t>
            </w:r>
          </w:p>
        </w:tc>
        <w:tc>
          <w:tcPr>
            <w:tcW w:w="765" w:type="dxa"/>
            <w:tcBorders>
              <w:top w:val="single" w:sz="4" w:space="0" w:color="auto"/>
              <w:left w:val="single" w:sz="4" w:space="0" w:color="auto"/>
              <w:bottom w:val="single" w:sz="4" w:space="0" w:color="auto"/>
              <w:right w:val="single" w:sz="4" w:space="0" w:color="auto"/>
            </w:tcBorders>
          </w:tcPr>
          <w:p w14:paraId="333519F3" w14:textId="77777777" w:rsidR="002B57D3" w:rsidRPr="008A792E" w:rsidRDefault="002B57D3" w:rsidP="00C54896">
            <w:pPr>
              <w:rPr>
                <w:rFonts w:hint="eastAsia"/>
              </w:rPr>
            </w:pPr>
            <w:r w:rsidRPr="008A792E">
              <w:rPr>
                <w:rFonts w:hint="eastAsia"/>
              </w:rPr>
              <w:t>B2</w:t>
            </w:r>
          </w:p>
        </w:tc>
        <w:tc>
          <w:tcPr>
            <w:tcW w:w="885" w:type="dxa"/>
            <w:tcBorders>
              <w:top w:val="single" w:sz="4" w:space="0" w:color="auto"/>
              <w:left w:val="single" w:sz="4" w:space="0" w:color="auto"/>
              <w:bottom w:val="single" w:sz="4" w:space="0" w:color="auto"/>
              <w:right w:val="single" w:sz="4" w:space="0" w:color="auto"/>
            </w:tcBorders>
          </w:tcPr>
          <w:p w14:paraId="17315B4B" w14:textId="77777777" w:rsidR="002B57D3" w:rsidRPr="008A792E" w:rsidRDefault="002B57D3" w:rsidP="00C54896">
            <w:pPr>
              <w:rPr>
                <w:rFonts w:hint="eastAsia"/>
              </w:rPr>
            </w:pPr>
            <w:r w:rsidRPr="008A792E">
              <w:rPr>
                <w:rFonts w:hint="eastAsia"/>
              </w:rPr>
              <w:t>B1</w:t>
            </w:r>
          </w:p>
        </w:tc>
        <w:tc>
          <w:tcPr>
            <w:tcW w:w="872" w:type="dxa"/>
            <w:tcBorders>
              <w:top w:val="single" w:sz="4" w:space="0" w:color="auto"/>
              <w:left w:val="single" w:sz="4" w:space="0" w:color="auto"/>
              <w:bottom w:val="single" w:sz="4" w:space="0" w:color="auto"/>
              <w:right w:val="single" w:sz="4" w:space="0" w:color="auto"/>
            </w:tcBorders>
          </w:tcPr>
          <w:p w14:paraId="5B8801D2" w14:textId="77777777" w:rsidR="002B57D3" w:rsidRPr="008A792E" w:rsidRDefault="002B57D3" w:rsidP="00C54896">
            <w:pPr>
              <w:rPr>
                <w:rFonts w:hint="eastAsia"/>
              </w:rPr>
            </w:pPr>
            <w:r w:rsidRPr="008A792E">
              <w:rPr>
                <w:rFonts w:hint="eastAsia"/>
              </w:rPr>
              <w:t>B0</w:t>
            </w:r>
          </w:p>
        </w:tc>
      </w:tr>
      <w:tr w:rsidR="002B57D3" w:rsidRPr="008A792E" w14:paraId="5E91C88C" w14:textId="77777777" w:rsidTr="00C54896">
        <w:tblPrEx>
          <w:tblCellMar>
            <w:top w:w="0" w:type="dxa"/>
            <w:bottom w:w="0" w:type="dxa"/>
          </w:tblCellMar>
        </w:tblPrEx>
        <w:trPr>
          <w:trHeight w:val="135"/>
        </w:trPr>
        <w:tc>
          <w:tcPr>
            <w:tcW w:w="1470" w:type="dxa"/>
            <w:tcBorders>
              <w:top w:val="single" w:sz="4" w:space="0" w:color="auto"/>
              <w:bottom w:val="single" w:sz="4" w:space="0" w:color="auto"/>
            </w:tcBorders>
          </w:tcPr>
          <w:p w14:paraId="13227F12" w14:textId="77777777" w:rsidR="002B57D3" w:rsidRPr="00710CD0" w:rsidRDefault="002B57D3" w:rsidP="00C54896">
            <w:pPr>
              <w:rPr>
                <w:rFonts w:hint="eastAsia"/>
                <w:color w:val="00B0F0"/>
                <w:sz w:val="16"/>
              </w:rPr>
            </w:pPr>
            <w:r w:rsidRPr="008A792E">
              <w:rPr>
                <w:rFonts w:hint="eastAsia"/>
                <w:sz w:val="16"/>
              </w:rPr>
              <w:t>操作無し</w:t>
            </w:r>
          </w:p>
          <w:p w14:paraId="2D7187E4" w14:textId="77777777" w:rsidR="002B57D3" w:rsidRPr="008A792E" w:rsidRDefault="002B57D3" w:rsidP="00C54896">
            <w:pPr>
              <w:rPr>
                <w:rFonts w:hint="eastAsia"/>
              </w:rPr>
            </w:pPr>
            <w:r w:rsidRPr="00710CD0">
              <w:rPr>
                <w:rFonts w:hint="eastAsia"/>
                <w:color w:val="00B0F0"/>
                <w:sz w:val="16"/>
              </w:rPr>
              <w:t>No user operation</w:t>
            </w:r>
          </w:p>
        </w:tc>
        <w:tc>
          <w:tcPr>
            <w:tcW w:w="723" w:type="dxa"/>
            <w:tcBorders>
              <w:top w:val="single" w:sz="4" w:space="0" w:color="auto"/>
              <w:bottom w:val="single" w:sz="4" w:space="0" w:color="auto"/>
            </w:tcBorders>
          </w:tcPr>
          <w:p w14:paraId="77771210"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2DFCE0A8"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594355C9" w14:textId="77777777" w:rsidR="002B57D3" w:rsidRPr="008A792E" w:rsidRDefault="00C25377" w:rsidP="007026F2">
            <w:pPr>
              <w:rPr>
                <w:rFonts w:hint="eastAsia"/>
              </w:rPr>
            </w:pPr>
            <w:r w:rsidRPr="008A792E">
              <w:rPr>
                <w:rFonts w:hint="eastAsia"/>
              </w:rPr>
              <w:t>0</w:t>
            </w:r>
          </w:p>
        </w:tc>
        <w:tc>
          <w:tcPr>
            <w:tcW w:w="645" w:type="dxa"/>
            <w:tcBorders>
              <w:top w:val="single" w:sz="4" w:space="0" w:color="auto"/>
              <w:bottom w:val="single" w:sz="4" w:space="0" w:color="auto"/>
            </w:tcBorders>
          </w:tcPr>
          <w:p w14:paraId="073EE82C" w14:textId="77777777" w:rsidR="002B57D3" w:rsidRPr="008A792E" w:rsidRDefault="00C25377" w:rsidP="00C33BC9">
            <w:pPr>
              <w:rPr>
                <w:rFonts w:hint="eastAsia"/>
              </w:rPr>
            </w:pPr>
            <w:r w:rsidRPr="008A792E">
              <w:rPr>
                <w:rFonts w:hint="eastAsia"/>
              </w:rPr>
              <w:t>0</w:t>
            </w:r>
          </w:p>
        </w:tc>
        <w:tc>
          <w:tcPr>
            <w:tcW w:w="218" w:type="dxa"/>
            <w:tcBorders>
              <w:top w:val="nil"/>
              <w:bottom w:val="nil"/>
              <w:right w:val="single" w:sz="4" w:space="0" w:color="auto"/>
            </w:tcBorders>
          </w:tcPr>
          <w:p w14:paraId="135DA5E5" w14:textId="77777777" w:rsidR="002B57D3" w:rsidRPr="008A792E" w:rsidRDefault="002B57D3" w:rsidP="00C54896">
            <w:pPr>
              <w:rPr>
                <w:rFonts w:hint="eastAsia"/>
              </w:rPr>
            </w:pPr>
          </w:p>
        </w:tc>
        <w:tc>
          <w:tcPr>
            <w:tcW w:w="1620" w:type="dxa"/>
            <w:tcBorders>
              <w:top w:val="single" w:sz="4" w:space="0" w:color="auto"/>
              <w:left w:val="single" w:sz="4" w:space="0" w:color="auto"/>
              <w:bottom w:val="single" w:sz="4" w:space="0" w:color="auto"/>
              <w:right w:val="single" w:sz="4" w:space="0" w:color="auto"/>
            </w:tcBorders>
          </w:tcPr>
          <w:p w14:paraId="0AB207BA" w14:textId="77777777" w:rsidR="002B57D3" w:rsidRPr="008A792E" w:rsidRDefault="002B57D3" w:rsidP="00C54896">
            <w:pPr>
              <w:rPr>
                <w:rFonts w:hint="eastAsia"/>
              </w:rPr>
            </w:pPr>
            <w:r w:rsidRPr="008A792E">
              <w:rPr>
                <w:rFonts w:hint="eastAsia"/>
              </w:rPr>
              <w:t>無効</w:t>
            </w:r>
            <w:r w:rsidRPr="008A792E">
              <w:rPr>
                <w:rFonts w:hint="eastAsia"/>
              </w:rPr>
              <w:t xml:space="preserve"> </w:t>
            </w:r>
            <w:r w:rsidRPr="008A792E">
              <w:rPr>
                <w:rFonts w:hint="eastAsia"/>
              </w:rPr>
              <w:t>（不定）</w:t>
            </w:r>
            <w:r w:rsidR="00710CD0" w:rsidRPr="00710CD0">
              <w:rPr>
                <w:rFonts w:hint="eastAsia"/>
                <w:color w:val="00B0F0"/>
                <w:sz w:val="20"/>
                <w:szCs w:val="22"/>
              </w:rPr>
              <w:t>/</w:t>
            </w:r>
            <w:r w:rsidR="00710CD0" w:rsidRPr="00710CD0">
              <w:rPr>
                <w:color w:val="00B0F0"/>
                <w:sz w:val="20"/>
                <w:szCs w:val="22"/>
              </w:rPr>
              <w:t xml:space="preserve"> Invalid</w:t>
            </w:r>
          </w:p>
        </w:tc>
        <w:tc>
          <w:tcPr>
            <w:tcW w:w="885" w:type="dxa"/>
            <w:tcBorders>
              <w:top w:val="single" w:sz="4" w:space="0" w:color="auto"/>
              <w:left w:val="single" w:sz="4" w:space="0" w:color="auto"/>
              <w:bottom w:val="single" w:sz="4" w:space="0" w:color="auto"/>
              <w:right w:val="single" w:sz="4" w:space="0" w:color="auto"/>
            </w:tcBorders>
          </w:tcPr>
          <w:p w14:paraId="6ADF33A0" w14:textId="77777777" w:rsidR="002B57D3" w:rsidRPr="008A792E" w:rsidRDefault="002B57D3" w:rsidP="00C54896">
            <w:pPr>
              <w:rPr>
                <w:rFonts w:hint="eastAsia"/>
              </w:rPr>
            </w:pPr>
            <w:r w:rsidRPr="008A792E">
              <w:rPr>
                <w:rFonts w:hint="eastAsia"/>
              </w:rPr>
              <w:t>0</w:t>
            </w:r>
          </w:p>
        </w:tc>
        <w:tc>
          <w:tcPr>
            <w:tcW w:w="765" w:type="dxa"/>
            <w:tcBorders>
              <w:top w:val="single" w:sz="4" w:space="0" w:color="auto"/>
              <w:left w:val="single" w:sz="4" w:space="0" w:color="auto"/>
              <w:bottom w:val="single" w:sz="4" w:space="0" w:color="auto"/>
              <w:right w:val="single" w:sz="4" w:space="0" w:color="auto"/>
            </w:tcBorders>
          </w:tcPr>
          <w:p w14:paraId="0FCC5ECA" w14:textId="77777777" w:rsidR="002B57D3" w:rsidRPr="008A792E" w:rsidRDefault="002B57D3" w:rsidP="00C54896">
            <w:pPr>
              <w:rPr>
                <w:rFonts w:hint="eastAsia"/>
              </w:rPr>
            </w:pPr>
            <w:r w:rsidRPr="008A792E">
              <w:rPr>
                <w:rFonts w:hint="eastAsia"/>
              </w:rPr>
              <w:t>0</w:t>
            </w:r>
          </w:p>
        </w:tc>
        <w:tc>
          <w:tcPr>
            <w:tcW w:w="885" w:type="dxa"/>
            <w:tcBorders>
              <w:top w:val="single" w:sz="4" w:space="0" w:color="auto"/>
              <w:left w:val="single" w:sz="4" w:space="0" w:color="auto"/>
              <w:bottom w:val="single" w:sz="4" w:space="0" w:color="auto"/>
              <w:right w:val="single" w:sz="4" w:space="0" w:color="auto"/>
            </w:tcBorders>
          </w:tcPr>
          <w:p w14:paraId="2E5D20F5" w14:textId="77777777" w:rsidR="002B57D3" w:rsidRPr="008A792E" w:rsidRDefault="002B57D3" w:rsidP="00C54896">
            <w:pPr>
              <w:rPr>
                <w:rFonts w:hint="eastAsia"/>
              </w:rPr>
            </w:pPr>
            <w:r w:rsidRPr="008A792E">
              <w:rPr>
                <w:rFonts w:hint="eastAsia"/>
              </w:rPr>
              <w:t>0</w:t>
            </w:r>
          </w:p>
        </w:tc>
        <w:tc>
          <w:tcPr>
            <w:tcW w:w="872" w:type="dxa"/>
            <w:tcBorders>
              <w:top w:val="single" w:sz="4" w:space="0" w:color="auto"/>
              <w:left w:val="single" w:sz="4" w:space="0" w:color="auto"/>
              <w:bottom w:val="single" w:sz="4" w:space="0" w:color="auto"/>
              <w:right w:val="single" w:sz="4" w:space="0" w:color="auto"/>
            </w:tcBorders>
          </w:tcPr>
          <w:p w14:paraId="45C62BF9" w14:textId="77777777" w:rsidR="002B57D3" w:rsidRPr="008A792E" w:rsidRDefault="002B57D3" w:rsidP="00C54896">
            <w:pPr>
              <w:rPr>
                <w:rFonts w:hint="eastAsia"/>
              </w:rPr>
            </w:pPr>
            <w:r w:rsidRPr="008A792E">
              <w:rPr>
                <w:rFonts w:hint="eastAsia"/>
              </w:rPr>
              <w:t>0</w:t>
            </w:r>
          </w:p>
        </w:tc>
      </w:tr>
      <w:tr w:rsidR="002B57D3" w:rsidRPr="008A792E" w14:paraId="70501B62" w14:textId="77777777" w:rsidTr="00C54896">
        <w:tblPrEx>
          <w:tblCellMar>
            <w:top w:w="0" w:type="dxa"/>
            <w:bottom w:w="0" w:type="dxa"/>
          </w:tblCellMar>
        </w:tblPrEx>
        <w:trPr>
          <w:trHeight w:val="270"/>
        </w:trPr>
        <w:tc>
          <w:tcPr>
            <w:tcW w:w="1470" w:type="dxa"/>
            <w:tcBorders>
              <w:top w:val="single" w:sz="4" w:space="0" w:color="auto"/>
              <w:bottom w:val="single" w:sz="4" w:space="0" w:color="auto"/>
            </w:tcBorders>
          </w:tcPr>
          <w:p w14:paraId="19C77B94" w14:textId="77777777" w:rsidR="002B57D3" w:rsidRPr="008A792E" w:rsidRDefault="002B57D3" w:rsidP="00C54896">
            <w:pPr>
              <w:rPr>
                <w:rFonts w:hint="eastAsia"/>
              </w:rPr>
            </w:pPr>
            <w:r w:rsidRPr="008A792E">
              <w:rPr>
                <w:rFonts w:hint="eastAsia"/>
              </w:rPr>
              <w:t>Eco</w:t>
            </w:r>
          </w:p>
        </w:tc>
        <w:tc>
          <w:tcPr>
            <w:tcW w:w="723" w:type="dxa"/>
            <w:tcBorders>
              <w:top w:val="single" w:sz="4" w:space="0" w:color="auto"/>
              <w:bottom w:val="single" w:sz="4" w:space="0" w:color="auto"/>
            </w:tcBorders>
          </w:tcPr>
          <w:p w14:paraId="14DC92A4"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6CF2680E"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2A8ED00E" w14:textId="77777777" w:rsidR="002B57D3" w:rsidRPr="008A792E" w:rsidRDefault="00C25377" w:rsidP="00C54896">
            <w:pPr>
              <w:rPr>
                <w:rFonts w:hint="eastAsia"/>
              </w:rPr>
            </w:pPr>
            <w:r w:rsidRPr="008A792E">
              <w:rPr>
                <w:rFonts w:hint="eastAsia"/>
              </w:rPr>
              <w:t>0</w:t>
            </w:r>
          </w:p>
        </w:tc>
        <w:tc>
          <w:tcPr>
            <w:tcW w:w="645" w:type="dxa"/>
            <w:tcBorders>
              <w:top w:val="single" w:sz="4" w:space="0" w:color="auto"/>
              <w:bottom w:val="single" w:sz="4" w:space="0" w:color="auto"/>
            </w:tcBorders>
          </w:tcPr>
          <w:p w14:paraId="43D08360" w14:textId="77777777" w:rsidR="002B57D3" w:rsidRPr="008A792E" w:rsidRDefault="00C25377" w:rsidP="00C54896">
            <w:pPr>
              <w:rPr>
                <w:rFonts w:hint="eastAsia"/>
              </w:rPr>
            </w:pPr>
            <w:r w:rsidRPr="008A792E">
              <w:rPr>
                <w:rFonts w:hint="eastAsia"/>
              </w:rPr>
              <w:t>1</w:t>
            </w:r>
          </w:p>
        </w:tc>
        <w:tc>
          <w:tcPr>
            <w:tcW w:w="218" w:type="dxa"/>
            <w:tcBorders>
              <w:top w:val="nil"/>
              <w:bottom w:val="nil"/>
              <w:right w:val="single" w:sz="4" w:space="0" w:color="auto"/>
            </w:tcBorders>
          </w:tcPr>
          <w:p w14:paraId="314CCEFF" w14:textId="77777777" w:rsidR="002B57D3" w:rsidRPr="008A792E" w:rsidRDefault="002B57D3" w:rsidP="00C54896">
            <w:pPr>
              <w:rPr>
                <w:rFonts w:hint="eastAsia"/>
              </w:rPr>
            </w:pPr>
          </w:p>
        </w:tc>
        <w:tc>
          <w:tcPr>
            <w:tcW w:w="1620" w:type="dxa"/>
            <w:tcBorders>
              <w:top w:val="single" w:sz="4" w:space="0" w:color="auto"/>
              <w:left w:val="single" w:sz="4" w:space="0" w:color="auto"/>
              <w:bottom w:val="single" w:sz="4" w:space="0" w:color="auto"/>
              <w:right w:val="single" w:sz="4" w:space="0" w:color="auto"/>
            </w:tcBorders>
          </w:tcPr>
          <w:p w14:paraId="6AADCD4C" w14:textId="77777777" w:rsidR="002B57D3" w:rsidRPr="008A792E" w:rsidRDefault="002B57D3" w:rsidP="00C54896">
            <w:pPr>
              <w:rPr>
                <w:rFonts w:hint="eastAsia"/>
              </w:rPr>
            </w:pPr>
            <w:r w:rsidRPr="008A792E">
              <w:rPr>
                <w:rFonts w:hint="eastAsia"/>
              </w:rPr>
              <w:t>有効</w:t>
            </w:r>
            <w:r w:rsidR="00710CD0" w:rsidRPr="00710CD0">
              <w:rPr>
                <w:rFonts w:hint="eastAsia"/>
                <w:color w:val="00B0F0"/>
                <w:sz w:val="20"/>
                <w:szCs w:val="22"/>
              </w:rPr>
              <w:t xml:space="preserve"> </w:t>
            </w:r>
            <w:r w:rsidR="00710CD0" w:rsidRPr="00710CD0">
              <w:rPr>
                <w:color w:val="00B0F0"/>
                <w:sz w:val="20"/>
                <w:szCs w:val="22"/>
              </w:rPr>
              <w:t>/ Valid</w:t>
            </w:r>
          </w:p>
        </w:tc>
        <w:tc>
          <w:tcPr>
            <w:tcW w:w="885" w:type="dxa"/>
            <w:tcBorders>
              <w:top w:val="single" w:sz="4" w:space="0" w:color="auto"/>
              <w:left w:val="single" w:sz="4" w:space="0" w:color="auto"/>
              <w:bottom w:val="single" w:sz="4" w:space="0" w:color="auto"/>
              <w:right w:val="single" w:sz="4" w:space="0" w:color="auto"/>
            </w:tcBorders>
          </w:tcPr>
          <w:p w14:paraId="28A9D373" w14:textId="77777777" w:rsidR="002B57D3" w:rsidRPr="008A792E" w:rsidRDefault="002B57D3" w:rsidP="00C54896">
            <w:pPr>
              <w:rPr>
                <w:rFonts w:hint="eastAsia"/>
              </w:rPr>
            </w:pPr>
            <w:r w:rsidRPr="008A792E">
              <w:rPr>
                <w:rFonts w:hint="eastAsia"/>
              </w:rPr>
              <w:t>0</w:t>
            </w:r>
          </w:p>
        </w:tc>
        <w:tc>
          <w:tcPr>
            <w:tcW w:w="765" w:type="dxa"/>
            <w:tcBorders>
              <w:top w:val="single" w:sz="4" w:space="0" w:color="auto"/>
              <w:left w:val="single" w:sz="4" w:space="0" w:color="auto"/>
              <w:bottom w:val="single" w:sz="4" w:space="0" w:color="auto"/>
              <w:right w:val="single" w:sz="4" w:space="0" w:color="auto"/>
            </w:tcBorders>
          </w:tcPr>
          <w:p w14:paraId="16219967" w14:textId="77777777" w:rsidR="002B57D3" w:rsidRPr="008A792E" w:rsidRDefault="002B57D3" w:rsidP="00C54896">
            <w:pPr>
              <w:rPr>
                <w:rFonts w:hint="eastAsia"/>
              </w:rPr>
            </w:pPr>
            <w:r w:rsidRPr="008A792E">
              <w:rPr>
                <w:rFonts w:hint="eastAsia"/>
              </w:rPr>
              <w:t>0</w:t>
            </w:r>
          </w:p>
        </w:tc>
        <w:tc>
          <w:tcPr>
            <w:tcW w:w="885" w:type="dxa"/>
            <w:tcBorders>
              <w:top w:val="single" w:sz="4" w:space="0" w:color="auto"/>
              <w:left w:val="single" w:sz="4" w:space="0" w:color="auto"/>
              <w:bottom w:val="single" w:sz="4" w:space="0" w:color="auto"/>
              <w:right w:val="single" w:sz="4" w:space="0" w:color="auto"/>
            </w:tcBorders>
          </w:tcPr>
          <w:p w14:paraId="2206C7DB" w14:textId="77777777" w:rsidR="002B57D3" w:rsidRPr="008A792E" w:rsidRDefault="002B57D3" w:rsidP="00C54896">
            <w:pPr>
              <w:rPr>
                <w:rFonts w:hint="eastAsia"/>
              </w:rPr>
            </w:pPr>
            <w:r w:rsidRPr="008A792E">
              <w:rPr>
                <w:rFonts w:hint="eastAsia"/>
              </w:rPr>
              <w:t>0</w:t>
            </w:r>
          </w:p>
        </w:tc>
        <w:tc>
          <w:tcPr>
            <w:tcW w:w="872" w:type="dxa"/>
            <w:tcBorders>
              <w:top w:val="single" w:sz="4" w:space="0" w:color="auto"/>
              <w:left w:val="single" w:sz="4" w:space="0" w:color="auto"/>
              <w:bottom w:val="single" w:sz="4" w:space="0" w:color="auto"/>
              <w:right w:val="single" w:sz="4" w:space="0" w:color="auto"/>
            </w:tcBorders>
          </w:tcPr>
          <w:p w14:paraId="792DE250" w14:textId="77777777" w:rsidR="002B57D3" w:rsidRPr="008A792E" w:rsidRDefault="002B57D3" w:rsidP="00C54896">
            <w:pPr>
              <w:rPr>
                <w:rFonts w:hint="eastAsia"/>
              </w:rPr>
            </w:pPr>
            <w:r w:rsidRPr="008A792E">
              <w:rPr>
                <w:rFonts w:hint="eastAsia"/>
              </w:rPr>
              <w:t>1</w:t>
            </w:r>
          </w:p>
        </w:tc>
      </w:tr>
      <w:tr w:rsidR="002B57D3" w:rsidRPr="008A792E" w14:paraId="6F7C5698" w14:textId="77777777" w:rsidTr="00C54896">
        <w:tblPrEx>
          <w:tblCellMar>
            <w:top w:w="0" w:type="dxa"/>
            <w:bottom w:w="0" w:type="dxa"/>
          </w:tblCellMar>
        </w:tblPrEx>
        <w:tc>
          <w:tcPr>
            <w:tcW w:w="1470" w:type="dxa"/>
            <w:tcBorders>
              <w:top w:val="single" w:sz="4" w:space="0" w:color="auto"/>
              <w:bottom w:val="single" w:sz="4" w:space="0" w:color="auto"/>
            </w:tcBorders>
          </w:tcPr>
          <w:p w14:paraId="4C377669" w14:textId="77777777" w:rsidR="002B57D3" w:rsidRPr="008A792E" w:rsidRDefault="002B57D3" w:rsidP="00C54896">
            <w:pPr>
              <w:rPr>
                <w:rFonts w:hint="eastAsia"/>
              </w:rPr>
            </w:pPr>
            <w:r w:rsidRPr="008A792E">
              <w:rPr>
                <w:rFonts w:hint="eastAsia"/>
              </w:rPr>
              <w:t>Normal</w:t>
            </w:r>
          </w:p>
        </w:tc>
        <w:tc>
          <w:tcPr>
            <w:tcW w:w="723" w:type="dxa"/>
            <w:tcBorders>
              <w:top w:val="single" w:sz="4" w:space="0" w:color="auto"/>
              <w:bottom w:val="single" w:sz="4" w:space="0" w:color="auto"/>
            </w:tcBorders>
          </w:tcPr>
          <w:p w14:paraId="06C68512"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08EBBEBC" w14:textId="77777777" w:rsidR="002B57D3" w:rsidRPr="008A792E" w:rsidRDefault="00C25377" w:rsidP="00C54896">
            <w:pPr>
              <w:rPr>
                <w:rFonts w:hint="eastAsia"/>
              </w:rPr>
            </w:pPr>
            <w:r w:rsidRPr="008A792E">
              <w:rPr>
                <w:rFonts w:hint="eastAsia"/>
              </w:rPr>
              <w:t>0</w:t>
            </w:r>
          </w:p>
        </w:tc>
        <w:tc>
          <w:tcPr>
            <w:tcW w:w="724" w:type="dxa"/>
            <w:tcBorders>
              <w:top w:val="single" w:sz="4" w:space="0" w:color="auto"/>
              <w:bottom w:val="single" w:sz="4" w:space="0" w:color="auto"/>
            </w:tcBorders>
          </w:tcPr>
          <w:p w14:paraId="5700F8CE" w14:textId="77777777" w:rsidR="002B57D3" w:rsidRPr="008A792E" w:rsidRDefault="00C25377" w:rsidP="00C54896">
            <w:pPr>
              <w:rPr>
                <w:rFonts w:hint="eastAsia"/>
              </w:rPr>
            </w:pPr>
            <w:r w:rsidRPr="008A792E">
              <w:rPr>
                <w:rFonts w:hint="eastAsia"/>
              </w:rPr>
              <w:t>1</w:t>
            </w:r>
          </w:p>
        </w:tc>
        <w:tc>
          <w:tcPr>
            <w:tcW w:w="645" w:type="dxa"/>
            <w:tcBorders>
              <w:top w:val="single" w:sz="4" w:space="0" w:color="auto"/>
              <w:bottom w:val="single" w:sz="4" w:space="0" w:color="auto"/>
              <w:right w:val="single" w:sz="4" w:space="0" w:color="auto"/>
            </w:tcBorders>
          </w:tcPr>
          <w:p w14:paraId="5B55CDC0" w14:textId="77777777" w:rsidR="002B57D3" w:rsidRPr="008A792E" w:rsidRDefault="00C25377" w:rsidP="00C54896">
            <w:pPr>
              <w:rPr>
                <w:rFonts w:hint="eastAsia"/>
              </w:rPr>
            </w:pPr>
            <w:r w:rsidRPr="008A792E">
              <w:rPr>
                <w:rFonts w:hint="eastAsia"/>
              </w:rPr>
              <w:t>0</w:t>
            </w:r>
          </w:p>
        </w:tc>
        <w:tc>
          <w:tcPr>
            <w:tcW w:w="218" w:type="dxa"/>
            <w:tcBorders>
              <w:top w:val="nil"/>
              <w:left w:val="single" w:sz="4" w:space="0" w:color="auto"/>
              <w:bottom w:val="nil"/>
              <w:right w:val="nil"/>
            </w:tcBorders>
          </w:tcPr>
          <w:p w14:paraId="05C33391" w14:textId="77777777" w:rsidR="002B57D3" w:rsidRPr="008A792E" w:rsidRDefault="002B57D3" w:rsidP="00C54896">
            <w:pPr>
              <w:rPr>
                <w:rFonts w:hint="eastAsia"/>
              </w:rPr>
            </w:pPr>
          </w:p>
        </w:tc>
        <w:tc>
          <w:tcPr>
            <w:tcW w:w="1620" w:type="dxa"/>
            <w:tcBorders>
              <w:top w:val="single" w:sz="4" w:space="0" w:color="auto"/>
              <w:left w:val="nil"/>
              <w:bottom w:val="nil"/>
              <w:right w:val="nil"/>
            </w:tcBorders>
          </w:tcPr>
          <w:p w14:paraId="2C9DFBF9" w14:textId="77777777" w:rsidR="002B57D3" w:rsidRPr="008A792E" w:rsidRDefault="002B57D3" w:rsidP="00C54896">
            <w:pPr>
              <w:rPr>
                <w:rFonts w:hint="eastAsia"/>
              </w:rPr>
            </w:pPr>
          </w:p>
        </w:tc>
        <w:tc>
          <w:tcPr>
            <w:tcW w:w="885" w:type="dxa"/>
            <w:tcBorders>
              <w:top w:val="single" w:sz="4" w:space="0" w:color="auto"/>
              <w:left w:val="nil"/>
              <w:bottom w:val="nil"/>
              <w:right w:val="nil"/>
            </w:tcBorders>
          </w:tcPr>
          <w:p w14:paraId="43D83F12" w14:textId="77777777" w:rsidR="002B57D3" w:rsidRPr="008A792E" w:rsidRDefault="002B57D3" w:rsidP="00C54896">
            <w:pPr>
              <w:rPr>
                <w:rFonts w:hint="eastAsia"/>
              </w:rPr>
            </w:pPr>
          </w:p>
        </w:tc>
        <w:tc>
          <w:tcPr>
            <w:tcW w:w="765" w:type="dxa"/>
            <w:tcBorders>
              <w:top w:val="single" w:sz="4" w:space="0" w:color="auto"/>
              <w:left w:val="nil"/>
              <w:bottom w:val="nil"/>
              <w:right w:val="nil"/>
            </w:tcBorders>
          </w:tcPr>
          <w:p w14:paraId="59F8778B" w14:textId="77777777" w:rsidR="002B57D3" w:rsidRPr="008A792E" w:rsidRDefault="002B57D3" w:rsidP="00C54896">
            <w:pPr>
              <w:rPr>
                <w:rFonts w:hint="eastAsia"/>
              </w:rPr>
            </w:pPr>
          </w:p>
        </w:tc>
        <w:tc>
          <w:tcPr>
            <w:tcW w:w="885" w:type="dxa"/>
            <w:tcBorders>
              <w:top w:val="single" w:sz="4" w:space="0" w:color="auto"/>
              <w:left w:val="nil"/>
              <w:bottom w:val="nil"/>
              <w:right w:val="nil"/>
            </w:tcBorders>
          </w:tcPr>
          <w:p w14:paraId="2C0EFFD1" w14:textId="77777777" w:rsidR="002B57D3" w:rsidRPr="008A792E" w:rsidRDefault="002B57D3" w:rsidP="00C54896">
            <w:pPr>
              <w:rPr>
                <w:rFonts w:hint="eastAsia"/>
              </w:rPr>
            </w:pPr>
          </w:p>
        </w:tc>
        <w:tc>
          <w:tcPr>
            <w:tcW w:w="872" w:type="dxa"/>
            <w:tcBorders>
              <w:top w:val="single" w:sz="4" w:space="0" w:color="auto"/>
              <w:left w:val="nil"/>
              <w:bottom w:val="nil"/>
              <w:right w:val="nil"/>
            </w:tcBorders>
          </w:tcPr>
          <w:p w14:paraId="5678B31D" w14:textId="77777777" w:rsidR="002B57D3" w:rsidRPr="008A792E" w:rsidRDefault="002B57D3" w:rsidP="00C54896">
            <w:pPr>
              <w:rPr>
                <w:rFonts w:hint="eastAsia"/>
              </w:rPr>
            </w:pPr>
          </w:p>
        </w:tc>
      </w:tr>
      <w:tr w:rsidR="00C7328C" w:rsidRPr="008A792E" w14:paraId="4E0F5EDC" w14:textId="77777777" w:rsidTr="00421AA0">
        <w:tblPrEx>
          <w:tblCellMar>
            <w:top w:w="0" w:type="dxa"/>
            <w:bottom w:w="0" w:type="dxa"/>
          </w:tblCellMar>
        </w:tblPrEx>
        <w:trPr>
          <w:gridAfter w:val="6"/>
          <w:wAfter w:w="5245" w:type="dxa"/>
        </w:trPr>
        <w:tc>
          <w:tcPr>
            <w:tcW w:w="1470" w:type="dxa"/>
            <w:tcBorders>
              <w:top w:val="single" w:sz="4" w:space="0" w:color="auto"/>
              <w:bottom w:val="single" w:sz="4" w:space="0" w:color="auto"/>
            </w:tcBorders>
          </w:tcPr>
          <w:p w14:paraId="1012F71D" w14:textId="77777777" w:rsidR="00C7328C" w:rsidRPr="008A792E" w:rsidRDefault="00C7328C" w:rsidP="00421AA0">
            <w:pPr>
              <w:rPr>
                <w:rFonts w:hint="eastAsia"/>
              </w:rPr>
            </w:pPr>
            <w:r w:rsidRPr="008A792E">
              <w:t>Range</w:t>
            </w:r>
          </w:p>
        </w:tc>
        <w:tc>
          <w:tcPr>
            <w:tcW w:w="723" w:type="dxa"/>
            <w:tcBorders>
              <w:top w:val="single" w:sz="4" w:space="0" w:color="auto"/>
              <w:bottom w:val="single" w:sz="4" w:space="0" w:color="auto"/>
            </w:tcBorders>
          </w:tcPr>
          <w:p w14:paraId="429ECA9C" w14:textId="77777777" w:rsidR="00C7328C" w:rsidRPr="008A792E" w:rsidRDefault="00C25377" w:rsidP="00421AA0">
            <w:pPr>
              <w:rPr>
                <w:rFonts w:hint="eastAsia"/>
              </w:rPr>
            </w:pPr>
            <w:r w:rsidRPr="008A792E">
              <w:rPr>
                <w:rFonts w:hint="eastAsia"/>
              </w:rPr>
              <w:t>0</w:t>
            </w:r>
          </w:p>
        </w:tc>
        <w:tc>
          <w:tcPr>
            <w:tcW w:w="724" w:type="dxa"/>
            <w:tcBorders>
              <w:top w:val="single" w:sz="4" w:space="0" w:color="auto"/>
              <w:bottom w:val="single" w:sz="4" w:space="0" w:color="auto"/>
            </w:tcBorders>
          </w:tcPr>
          <w:p w14:paraId="60CF898D" w14:textId="77777777" w:rsidR="00C7328C" w:rsidRPr="008A792E" w:rsidRDefault="00C25377" w:rsidP="00421AA0">
            <w:pPr>
              <w:rPr>
                <w:rFonts w:hint="eastAsia"/>
              </w:rPr>
            </w:pPr>
            <w:r w:rsidRPr="008A792E">
              <w:rPr>
                <w:rFonts w:hint="eastAsia"/>
              </w:rPr>
              <w:t>0</w:t>
            </w:r>
          </w:p>
        </w:tc>
        <w:tc>
          <w:tcPr>
            <w:tcW w:w="724" w:type="dxa"/>
            <w:tcBorders>
              <w:top w:val="single" w:sz="4" w:space="0" w:color="auto"/>
              <w:bottom w:val="single" w:sz="4" w:space="0" w:color="auto"/>
            </w:tcBorders>
          </w:tcPr>
          <w:p w14:paraId="14DCDFFC" w14:textId="77777777" w:rsidR="00C7328C" w:rsidRPr="008A792E" w:rsidRDefault="00C25377" w:rsidP="00421AA0">
            <w:pPr>
              <w:rPr>
                <w:rFonts w:hint="eastAsia"/>
              </w:rPr>
            </w:pPr>
            <w:r w:rsidRPr="008A792E">
              <w:rPr>
                <w:rFonts w:hint="eastAsia"/>
              </w:rPr>
              <w:t>1</w:t>
            </w:r>
          </w:p>
        </w:tc>
        <w:tc>
          <w:tcPr>
            <w:tcW w:w="645" w:type="dxa"/>
            <w:tcBorders>
              <w:top w:val="single" w:sz="4" w:space="0" w:color="auto"/>
              <w:bottom w:val="single" w:sz="4" w:space="0" w:color="auto"/>
              <w:right w:val="single" w:sz="4" w:space="0" w:color="auto"/>
            </w:tcBorders>
          </w:tcPr>
          <w:p w14:paraId="78898063" w14:textId="77777777" w:rsidR="00C7328C" w:rsidRPr="008A792E" w:rsidRDefault="00C25377" w:rsidP="00421AA0">
            <w:pPr>
              <w:rPr>
                <w:rFonts w:hint="eastAsia"/>
              </w:rPr>
            </w:pPr>
            <w:r w:rsidRPr="008A792E">
              <w:rPr>
                <w:rFonts w:hint="eastAsia"/>
              </w:rPr>
              <w:t>1</w:t>
            </w:r>
          </w:p>
        </w:tc>
      </w:tr>
    </w:tbl>
    <w:p w14:paraId="3EB6F25E" w14:textId="77777777" w:rsidR="00CC74C0" w:rsidRPr="008A792E" w:rsidRDefault="00CC74C0" w:rsidP="00473A03">
      <w:pPr>
        <w:ind w:leftChars="200" w:left="386"/>
      </w:pPr>
    </w:p>
    <w:p w14:paraId="0B7CCED4" w14:textId="77777777" w:rsidR="00A753E6" w:rsidRPr="008A792E" w:rsidRDefault="00A753E6" w:rsidP="00CC17EE">
      <w:pPr>
        <w:pStyle w:val="Heading3"/>
      </w:pPr>
      <w:bookmarkStart w:id="155" w:name="_Toc166748997"/>
      <w:bookmarkStart w:id="156" w:name="_Toc207119742"/>
      <w:r w:rsidRPr="008A792E">
        <w:rPr>
          <w:rFonts w:hint="eastAsia"/>
        </w:rPr>
        <w:t>CAN</w:t>
      </w:r>
      <w:r w:rsidRPr="008A792E">
        <w:rPr>
          <w:rFonts w:hint="eastAsia"/>
        </w:rPr>
        <w:t>出力信号処理</w:t>
      </w:r>
      <w:r w:rsidR="0056678B" w:rsidRPr="008A792E">
        <w:rPr>
          <w:rFonts w:hint="eastAsia"/>
        </w:rPr>
        <w:t>（カスタマイズ</w:t>
      </w:r>
      <w:r w:rsidR="000D32DB" w:rsidRPr="008A792E">
        <w:t xml:space="preserve"> </w:t>
      </w:r>
      <w:r w:rsidR="000D32DB" w:rsidRPr="008A792E">
        <w:rPr>
          <w:rFonts w:hint="eastAsia"/>
        </w:rPr>
        <w:t>シャシー系以外</w:t>
      </w:r>
      <w:r w:rsidR="0056678B" w:rsidRPr="008A792E">
        <w:rPr>
          <w:rFonts w:hint="eastAsia"/>
        </w:rPr>
        <w:t>）</w:t>
      </w:r>
      <w:r w:rsidR="00C9579E" w:rsidRPr="00710CD0">
        <w:rPr>
          <w:rFonts w:hint="eastAsia"/>
          <w:color w:val="00B0F0"/>
          <w:sz w:val="20"/>
          <w:szCs w:val="22"/>
        </w:rPr>
        <w:t>/ Process order of CAN output signal (F</w:t>
      </w:r>
      <w:r w:rsidR="00C9579E" w:rsidRPr="00710CD0">
        <w:rPr>
          <w:color w:val="00B0F0"/>
          <w:sz w:val="20"/>
          <w:szCs w:val="22"/>
        </w:rPr>
        <w:t>o</w:t>
      </w:r>
      <w:r w:rsidR="00C9579E" w:rsidRPr="00710CD0">
        <w:rPr>
          <w:rFonts w:hint="eastAsia"/>
          <w:color w:val="00B0F0"/>
          <w:sz w:val="20"/>
          <w:szCs w:val="22"/>
        </w:rPr>
        <w:t>r DMS customization</w:t>
      </w:r>
      <w:r w:rsidR="007837BD" w:rsidRPr="00710CD0">
        <w:rPr>
          <w:rFonts w:hint="eastAsia"/>
          <w:color w:val="00B0F0"/>
          <w:sz w:val="20"/>
          <w:szCs w:val="22"/>
        </w:rPr>
        <w:t xml:space="preserve"> except for Chassis function</w:t>
      </w:r>
      <w:r w:rsidR="00C9579E" w:rsidRPr="00710CD0">
        <w:rPr>
          <w:rFonts w:hint="eastAsia"/>
          <w:color w:val="00B0F0"/>
          <w:sz w:val="20"/>
          <w:szCs w:val="22"/>
        </w:rPr>
        <w:t>)</w:t>
      </w:r>
      <w:bookmarkEnd w:id="155"/>
      <w:bookmarkEnd w:id="156"/>
    </w:p>
    <w:p w14:paraId="4E1743DA" w14:textId="77777777" w:rsidR="000577A1" w:rsidRPr="008A792E" w:rsidRDefault="000577A1" w:rsidP="000577A1">
      <w:pPr>
        <w:rPr>
          <w:rFonts w:hint="eastAsia"/>
        </w:rPr>
      </w:pPr>
    </w:p>
    <w:p w14:paraId="6D92DBCF" w14:textId="77777777" w:rsidR="0056678B" w:rsidRPr="008A792E" w:rsidRDefault="0056678B" w:rsidP="0056678B">
      <w:pPr>
        <w:ind w:leftChars="200" w:left="386"/>
        <w:rPr>
          <w:rFonts w:hint="eastAsia"/>
        </w:rPr>
      </w:pPr>
      <w:r w:rsidRPr="008A792E">
        <w:rPr>
          <w:rFonts w:hint="eastAsia"/>
        </w:rPr>
        <w:t>本フレームのＳＷ情報（マルチメディア有効無効情報</w:t>
      </w:r>
      <w:r w:rsidR="00167927" w:rsidRPr="008A792E">
        <w:rPr>
          <w:rFonts w:hint="eastAsia"/>
        </w:rPr>
        <w:t>および</w:t>
      </w:r>
      <w:r w:rsidR="00167927" w:rsidRPr="008A792E">
        <w:rPr>
          <w:rFonts w:hint="eastAsia"/>
          <w:kern w:val="0"/>
        </w:rPr>
        <w:t>ドライブモード用</w:t>
      </w:r>
      <w:r w:rsidR="00167927" w:rsidRPr="008A792E">
        <w:rPr>
          <w:rFonts w:hint="eastAsia"/>
          <w:kern w:val="0"/>
        </w:rPr>
        <w:t>MM</w:t>
      </w:r>
      <w:r w:rsidR="00167927" w:rsidRPr="008A792E">
        <w:rPr>
          <w:rFonts w:hint="eastAsia"/>
          <w:kern w:val="0"/>
        </w:rPr>
        <w:t>有効</w:t>
      </w:r>
      <w:r w:rsidR="00167927" w:rsidRPr="008A792E">
        <w:rPr>
          <w:rFonts w:hint="eastAsia"/>
          <w:kern w:val="0"/>
        </w:rPr>
        <w:t>/</w:t>
      </w:r>
      <w:r w:rsidR="00167927" w:rsidRPr="008A792E">
        <w:rPr>
          <w:rFonts w:hint="eastAsia"/>
          <w:kern w:val="0"/>
        </w:rPr>
        <w:t>無効情報</w:t>
      </w:r>
      <w:r w:rsidRPr="008A792E">
        <w:rPr>
          <w:rFonts w:hint="eastAsia"/>
        </w:rPr>
        <w:t>を除く）は、カスタマイズ設定画面以外では、常時、無押下状態にセットする。</w:t>
      </w:r>
    </w:p>
    <w:p w14:paraId="36077755" w14:textId="77777777" w:rsidR="00C9579E" w:rsidRPr="00710CD0" w:rsidRDefault="00C9579E" w:rsidP="00136B41">
      <w:pPr>
        <w:ind w:leftChars="200" w:left="477" w:hangingChars="50" w:hanging="91"/>
        <w:rPr>
          <w:rFonts w:hint="eastAsia"/>
          <w:color w:val="00B0F0"/>
        </w:rPr>
      </w:pPr>
      <w:r w:rsidRPr="00710CD0">
        <w:rPr>
          <w:rFonts w:hint="eastAsia"/>
          <w:color w:val="00B0F0"/>
          <w:sz w:val="20"/>
          <w:szCs w:val="22"/>
        </w:rPr>
        <w:t xml:space="preserve">When </w:t>
      </w:r>
      <w:r w:rsidR="00CE31EE" w:rsidRPr="00710CD0">
        <w:rPr>
          <w:rFonts w:hint="eastAsia"/>
          <w:color w:val="00B0F0"/>
          <w:sz w:val="20"/>
          <w:szCs w:val="22"/>
        </w:rPr>
        <w:t>AVN</w:t>
      </w:r>
      <w:r w:rsidRPr="00710CD0">
        <w:rPr>
          <w:rFonts w:hint="eastAsia"/>
          <w:color w:val="00B0F0"/>
          <w:sz w:val="20"/>
          <w:szCs w:val="22"/>
        </w:rPr>
        <w:t xml:space="preserve"> screen </w:t>
      </w:r>
      <w:r w:rsidR="00AB274D" w:rsidRPr="00710CD0">
        <w:rPr>
          <w:rFonts w:hint="eastAsia"/>
          <w:color w:val="00B0F0"/>
          <w:sz w:val="20"/>
          <w:szCs w:val="22"/>
        </w:rPr>
        <w:t>displays screen</w:t>
      </w:r>
      <w:r w:rsidR="00343AE9" w:rsidRPr="00710CD0">
        <w:rPr>
          <w:rFonts w:hint="eastAsia"/>
          <w:color w:val="00B0F0"/>
          <w:sz w:val="20"/>
          <w:szCs w:val="22"/>
        </w:rPr>
        <w:t xml:space="preserve"> other than DMS customization setting, </w:t>
      </w:r>
      <w:r w:rsidRPr="00710CD0">
        <w:rPr>
          <w:rFonts w:hint="eastAsia"/>
          <w:color w:val="00B0F0"/>
          <w:sz w:val="20"/>
          <w:szCs w:val="22"/>
        </w:rPr>
        <w:t>a</w:t>
      </w:r>
      <w:r w:rsidR="00343AE9" w:rsidRPr="00710CD0">
        <w:rPr>
          <w:rFonts w:hint="eastAsia"/>
          <w:color w:val="00B0F0"/>
          <w:sz w:val="20"/>
          <w:szCs w:val="22"/>
        </w:rPr>
        <w:t>ll the signal value</w:t>
      </w:r>
      <w:r w:rsidR="009F6215" w:rsidRPr="00710CD0">
        <w:rPr>
          <w:rFonts w:hint="eastAsia"/>
          <w:color w:val="00B0F0"/>
          <w:sz w:val="20"/>
          <w:szCs w:val="22"/>
        </w:rPr>
        <w:t xml:space="preserve"> described in 2.2.</w:t>
      </w:r>
      <w:r w:rsidR="00FB24B8" w:rsidRPr="00710CD0">
        <w:rPr>
          <w:rFonts w:hint="eastAsia"/>
          <w:color w:val="00B0F0"/>
          <w:sz w:val="20"/>
          <w:szCs w:val="22"/>
        </w:rPr>
        <w:t>1</w:t>
      </w:r>
      <w:r w:rsidR="00343AE9" w:rsidRPr="00710CD0">
        <w:rPr>
          <w:rFonts w:hint="eastAsia"/>
          <w:color w:val="00B0F0"/>
          <w:sz w:val="20"/>
          <w:szCs w:val="22"/>
        </w:rPr>
        <w:t xml:space="preserve"> except AVN1S39</w:t>
      </w:r>
      <w:r w:rsidR="009F6215" w:rsidRPr="00710CD0">
        <w:rPr>
          <w:rFonts w:hint="eastAsia"/>
          <w:color w:val="00B0F0"/>
          <w:sz w:val="20"/>
          <w:szCs w:val="22"/>
        </w:rPr>
        <w:t xml:space="preserve"> Data valid</w:t>
      </w:r>
      <w:r w:rsidR="00A45959" w:rsidRPr="00710CD0">
        <w:rPr>
          <w:color w:val="00B0F0"/>
          <w:sz w:val="20"/>
          <w:szCs w:val="22"/>
        </w:rPr>
        <w:t>/</w:t>
      </w:r>
      <w:r w:rsidR="009F6215" w:rsidRPr="00710CD0">
        <w:rPr>
          <w:rFonts w:hint="eastAsia"/>
          <w:color w:val="00B0F0"/>
          <w:sz w:val="20"/>
          <w:szCs w:val="22"/>
        </w:rPr>
        <w:t>invalid</w:t>
      </w:r>
      <w:r w:rsidR="00343AE9" w:rsidRPr="00710CD0">
        <w:rPr>
          <w:rFonts w:hint="eastAsia"/>
          <w:color w:val="00B0F0"/>
          <w:sz w:val="20"/>
          <w:szCs w:val="22"/>
        </w:rPr>
        <w:t xml:space="preserve"> </w:t>
      </w:r>
      <w:r w:rsidR="00363A87" w:rsidRPr="00710CD0">
        <w:rPr>
          <w:rFonts w:hint="eastAsia"/>
          <w:color w:val="00B0F0"/>
          <w:sz w:val="20"/>
          <w:szCs w:val="22"/>
        </w:rPr>
        <w:t>a</w:t>
      </w:r>
      <w:r w:rsidR="00363A87" w:rsidRPr="00710CD0">
        <w:rPr>
          <w:color w:val="00B0F0"/>
          <w:sz w:val="20"/>
          <w:szCs w:val="22"/>
        </w:rPr>
        <w:t xml:space="preserve">nd MM valid information for Drive Mode </w:t>
      </w:r>
      <w:r w:rsidRPr="00710CD0">
        <w:rPr>
          <w:rFonts w:hint="eastAsia"/>
          <w:color w:val="00B0F0"/>
          <w:sz w:val="20"/>
          <w:szCs w:val="22"/>
        </w:rPr>
        <w:t>is</w:t>
      </w:r>
      <w:r w:rsidR="00343AE9" w:rsidRPr="00710CD0">
        <w:rPr>
          <w:rFonts w:hint="eastAsia"/>
          <w:color w:val="00B0F0"/>
          <w:sz w:val="20"/>
          <w:szCs w:val="22"/>
        </w:rPr>
        <w:t xml:space="preserve"> </w:t>
      </w:r>
      <w:r w:rsidRPr="00710CD0">
        <w:rPr>
          <w:rFonts w:hint="eastAsia"/>
          <w:color w:val="00B0F0"/>
          <w:sz w:val="20"/>
          <w:szCs w:val="22"/>
        </w:rPr>
        <w:t xml:space="preserve">set as </w:t>
      </w:r>
      <w:r w:rsidRPr="00710CD0">
        <w:rPr>
          <w:color w:val="00B0F0"/>
          <w:sz w:val="20"/>
          <w:szCs w:val="22"/>
        </w:rPr>
        <w:t>“</w:t>
      </w:r>
      <w:r w:rsidRPr="00710CD0">
        <w:rPr>
          <w:rFonts w:hint="eastAsia"/>
          <w:color w:val="00B0F0"/>
          <w:sz w:val="20"/>
          <w:szCs w:val="22"/>
        </w:rPr>
        <w:t>No user operation</w:t>
      </w:r>
      <w:r w:rsidRPr="00710CD0">
        <w:rPr>
          <w:color w:val="00B0F0"/>
          <w:sz w:val="20"/>
          <w:szCs w:val="22"/>
        </w:rPr>
        <w:t>”</w:t>
      </w:r>
      <w:r w:rsidR="00343AE9" w:rsidRPr="00710CD0">
        <w:rPr>
          <w:rFonts w:hint="eastAsia"/>
          <w:color w:val="00B0F0"/>
          <w:sz w:val="20"/>
          <w:szCs w:val="22"/>
        </w:rPr>
        <w:t>.</w:t>
      </w:r>
      <w:r w:rsidR="00343AE9" w:rsidRPr="00710CD0">
        <w:rPr>
          <w:rFonts w:hint="eastAsia"/>
          <w:color w:val="00B0F0"/>
        </w:rPr>
        <w:t xml:space="preserve"> </w:t>
      </w:r>
    </w:p>
    <w:p w14:paraId="5779B758" w14:textId="77777777" w:rsidR="0056678B" w:rsidRPr="00ED5FE0" w:rsidRDefault="0056678B">
      <w:pPr>
        <w:numPr>
          <w:ilvl w:val="0"/>
          <w:numId w:val="10"/>
        </w:numPr>
        <w:rPr>
          <w:rFonts w:hint="eastAsia"/>
        </w:rPr>
      </w:pPr>
      <w:r w:rsidRPr="008A792E">
        <w:rPr>
          <w:rFonts w:hint="eastAsia"/>
        </w:rPr>
        <w:t>IG O</w:t>
      </w:r>
      <w:r w:rsidRPr="00ED2A91">
        <w:rPr>
          <w:rFonts w:hint="eastAsia"/>
        </w:rPr>
        <w:t>N</w:t>
      </w:r>
      <w:r w:rsidR="00081970" w:rsidRPr="00ED2A91">
        <w:rPr>
          <w:rFonts w:hint="eastAsia"/>
        </w:rPr>
        <w:t>(</w:t>
      </w:r>
      <w:r w:rsidR="00081970" w:rsidRPr="00ED2A91">
        <w:t>BEV Step3 :Power-ON)</w:t>
      </w:r>
      <w:r w:rsidRPr="00ED2A91">
        <w:rPr>
          <w:rFonts w:hint="eastAsia"/>
        </w:rPr>
        <w:t>を検出後、１秒</w:t>
      </w:r>
      <w:r w:rsidRPr="008A792E">
        <w:rPr>
          <w:rFonts w:hint="eastAsia"/>
        </w:rPr>
        <w:t>定期で</w:t>
      </w:r>
      <w:r w:rsidRPr="00ED5FE0">
        <w:rPr>
          <w:rFonts w:hint="eastAsia"/>
        </w:rPr>
        <w:t>信号を送信する。</w:t>
      </w:r>
    </w:p>
    <w:p w14:paraId="737B7F09" w14:textId="77777777" w:rsidR="00343AE9" w:rsidRPr="00C4600D" w:rsidRDefault="00343AE9" w:rsidP="00245056">
      <w:pPr>
        <w:ind w:left="96" w:firstLineChars="300" w:firstLine="578"/>
        <w:rPr>
          <w:rFonts w:hint="eastAsia"/>
          <w:color w:val="00B0F0"/>
        </w:rPr>
      </w:pPr>
      <w:r w:rsidRPr="00C4600D">
        <w:rPr>
          <w:rFonts w:hint="eastAsia"/>
          <w:color w:val="00B0F0"/>
        </w:rPr>
        <w:t>Cyclically transmits above signal every 1sec after detecting IG-ON</w:t>
      </w:r>
      <w:r w:rsidR="00081970" w:rsidRPr="00C4600D">
        <w:rPr>
          <w:rFonts w:hint="eastAsia"/>
          <w:color w:val="00B0F0"/>
        </w:rPr>
        <w:t>(</w:t>
      </w:r>
      <w:r w:rsidR="00081970" w:rsidRPr="00C4600D">
        <w:rPr>
          <w:color w:val="00B0F0"/>
        </w:rPr>
        <w:t>BEV Step3 :Power-ON)</w:t>
      </w:r>
      <w:r w:rsidRPr="00C4600D">
        <w:rPr>
          <w:rFonts w:hint="eastAsia"/>
          <w:color w:val="00B0F0"/>
        </w:rPr>
        <w:t>.</w:t>
      </w:r>
    </w:p>
    <w:p w14:paraId="63C574D4" w14:textId="77777777" w:rsidR="0056678B" w:rsidRPr="00ED5FE0" w:rsidRDefault="0056678B">
      <w:pPr>
        <w:numPr>
          <w:ilvl w:val="0"/>
          <w:numId w:val="10"/>
        </w:numPr>
        <w:ind w:leftChars="220" w:left="703" w:hangingChars="145" w:hanging="279"/>
        <w:rPr>
          <w:rFonts w:hint="eastAsia"/>
        </w:rPr>
      </w:pPr>
      <w:r w:rsidRPr="00ED5FE0">
        <w:rPr>
          <w:rFonts w:hint="eastAsia"/>
        </w:rPr>
        <w:t>機能設定画面において、該当機能の釦が操作され</w:t>
      </w:r>
      <w:r w:rsidR="006E0980" w:rsidRPr="000274AB">
        <w:rPr>
          <w:rFonts w:hint="eastAsia"/>
        </w:rPr>
        <w:t>押下リリースを検出し</w:t>
      </w:r>
      <w:r w:rsidRPr="000274AB">
        <w:rPr>
          <w:rFonts w:hint="eastAsia"/>
        </w:rPr>
        <w:t>た時点で、信号を押下状態にセットし、送信する。</w:t>
      </w:r>
      <w:r w:rsidR="006E0980" w:rsidRPr="000274AB">
        <w:rPr>
          <w:rFonts w:hint="eastAsia"/>
        </w:rPr>
        <w:t>その後、押下リリース検出して</w:t>
      </w:r>
      <w:r w:rsidR="00221154" w:rsidRPr="000274AB">
        <w:rPr>
          <w:rFonts w:hint="eastAsia"/>
        </w:rPr>
        <w:t>イベント通信周期の最小間隔</w:t>
      </w:r>
      <w:r w:rsidR="006E0980" w:rsidRPr="000274AB">
        <w:rPr>
          <w:rFonts w:hint="eastAsia"/>
        </w:rPr>
        <w:t>より長い間隔のパルスを出力後、</w:t>
      </w:r>
      <w:r w:rsidRPr="000274AB">
        <w:rPr>
          <w:rFonts w:hint="eastAsia"/>
        </w:rPr>
        <w:t>『操作無し』をセットし、送信する。</w:t>
      </w:r>
    </w:p>
    <w:p w14:paraId="291FCCE6" w14:textId="77777777" w:rsidR="00343AE9" w:rsidRPr="000D218D" w:rsidRDefault="00740A48" w:rsidP="00245056">
      <w:pPr>
        <w:ind w:leftChars="350" w:left="675"/>
        <w:rPr>
          <w:rFonts w:hint="eastAsia"/>
          <w:noProof/>
          <w:color w:val="00B0F0"/>
          <w:sz w:val="20"/>
          <w:szCs w:val="22"/>
        </w:rPr>
      </w:pPr>
      <w:r w:rsidRPr="00ED5FE0">
        <w:rPr>
          <w:rFonts w:hint="eastAsia"/>
          <w:noProof/>
          <w:color w:val="00B0F0"/>
          <w:sz w:val="20"/>
          <w:szCs w:val="22"/>
        </w:rPr>
        <w:t>When user pushe</w:t>
      </w:r>
      <w:r w:rsidRPr="000D218D">
        <w:rPr>
          <w:rFonts w:hint="eastAsia"/>
          <w:noProof/>
          <w:color w:val="00B0F0"/>
          <w:sz w:val="20"/>
          <w:szCs w:val="22"/>
        </w:rPr>
        <w:t xml:space="preserve">s </w:t>
      </w:r>
      <w:r w:rsidR="00CC3505" w:rsidRPr="000D218D">
        <w:rPr>
          <w:noProof/>
          <w:color w:val="00B0F0"/>
          <w:sz w:val="20"/>
          <w:szCs w:val="22"/>
        </w:rPr>
        <w:t xml:space="preserve">and releases </w:t>
      </w:r>
      <w:r w:rsidRPr="000D218D">
        <w:rPr>
          <w:rFonts w:hint="eastAsia"/>
          <w:noProof/>
          <w:color w:val="00B0F0"/>
          <w:sz w:val="20"/>
          <w:szCs w:val="22"/>
        </w:rPr>
        <w:t>any button of each system configuration o</w:t>
      </w:r>
      <w:r w:rsidR="00343AE9" w:rsidRPr="000D218D">
        <w:rPr>
          <w:rFonts w:hint="eastAsia"/>
          <w:noProof/>
          <w:color w:val="00B0F0"/>
          <w:sz w:val="20"/>
          <w:szCs w:val="22"/>
        </w:rPr>
        <w:t xml:space="preserve">n the DMS customization setting screen, </w:t>
      </w:r>
      <w:r w:rsidR="00CE31EE" w:rsidRPr="000D218D">
        <w:rPr>
          <w:rFonts w:hint="eastAsia"/>
          <w:noProof/>
          <w:color w:val="00B0F0"/>
          <w:sz w:val="20"/>
          <w:szCs w:val="22"/>
        </w:rPr>
        <w:t>AVN</w:t>
      </w:r>
      <w:r w:rsidRPr="000D218D">
        <w:rPr>
          <w:rFonts w:hint="eastAsia"/>
          <w:noProof/>
          <w:color w:val="00B0F0"/>
          <w:sz w:val="20"/>
          <w:szCs w:val="22"/>
        </w:rPr>
        <w:t xml:space="preserve"> generates above signal value according to </w:t>
      </w:r>
      <w:r w:rsidR="004B7984" w:rsidRPr="000D218D">
        <w:rPr>
          <w:rFonts w:hint="eastAsia"/>
          <w:noProof/>
          <w:color w:val="00B0F0"/>
          <w:sz w:val="20"/>
          <w:szCs w:val="22"/>
        </w:rPr>
        <w:t xml:space="preserve">the </w:t>
      </w:r>
      <w:r w:rsidRPr="000D218D">
        <w:rPr>
          <w:rFonts w:hint="eastAsia"/>
          <w:noProof/>
          <w:color w:val="00B0F0"/>
          <w:sz w:val="20"/>
          <w:szCs w:val="22"/>
        </w:rPr>
        <w:t>user</w:t>
      </w:r>
      <w:r w:rsidR="004B7984" w:rsidRPr="000D218D">
        <w:rPr>
          <w:noProof/>
          <w:color w:val="00B0F0"/>
          <w:sz w:val="20"/>
          <w:szCs w:val="22"/>
        </w:rPr>
        <w:t>’</w:t>
      </w:r>
      <w:r w:rsidR="004B7984" w:rsidRPr="000D218D">
        <w:rPr>
          <w:rFonts w:hint="eastAsia"/>
          <w:noProof/>
          <w:color w:val="00B0F0"/>
          <w:sz w:val="20"/>
          <w:szCs w:val="22"/>
        </w:rPr>
        <w:t>s button select</w:t>
      </w:r>
      <w:r w:rsidRPr="000D218D">
        <w:rPr>
          <w:rFonts w:hint="eastAsia"/>
          <w:noProof/>
          <w:color w:val="00B0F0"/>
          <w:sz w:val="20"/>
          <w:szCs w:val="22"/>
        </w:rPr>
        <w:t xml:space="preserve"> and transmits it.</w:t>
      </w:r>
    </w:p>
    <w:p w14:paraId="44044BE7" w14:textId="77777777" w:rsidR="00740A48" w:rsidRPr="00ED5FE0" w:rsidRDefault="006E0980" w:rsidP="0007411C">
      <w:pPr>
        <w:ind w:leftChars="350" w:left="706" w:hangingChars="17" w:hanging="31"/>
        <w:rPr>
          <w:rFonts w:hint="eastAsia"/>
          <w:color w:val="00B0F0"/>
        </w:rPr>
      </w:pPr>
      <w:r w:rsidRPr="000D218D">
        <w:rPr>
          <w:noProof/>
          <w:color w:val="00B0F0"/>
          <w:sz w:val="20"/>
          <w:szCs w:val="22"/>
        </w:rPr>
        <w:t xml:space="preserve">Output the pulse of the interval that is longer than </w:t>
      </w:r>
      <w:r w:rsidR="00221154" w:rsidRPr="000D218D">
        <w:rPr>
          <w:noProof/>
          <w:color w:val="00B0F0"/>
          <w:sz w:val="20"/>
          <w:szCs w:val="22"/>
        </w:rPr>
        <w:t>minimum event cycle</w:t>
      </w:r>
      <w:r w:rsidRPr="000D218D">
        <w:rPr>
          <w:noProof/>
          <w:color w:val="00B0F0"/>
          <w:sz w:val="20"/>
          <w:szCs w:val="22"/>
        </w:rPr>
        <w:t xml:space="preserve"> after </w:t>
      </w:r>
      <w:r w:rsidR="00CE5C27" w:rsidRPr="000D218D">
        <w:rPr>
          <w:noProof/>
          <w:color w:val="00B0F0"/>
          <w:sz w:val="20"/>
          <w:szCs w:val="22"/>
        </w:rPr>
        <w:t>detects the press release operation, AVN</w:t>
      </w:r>
      <w:r w:rsidR="00740A48" w:rsidRPr="000D218D">
        <w:rPr>
          <w:rFonts w:hint="eastAsia"/>
          <w:noProof/>
          <w:color w:val="00B0F0"/>
          <w:sz w:val="20"/>
          <w:szCs w:val="22"/>
        </w:rPr>
        <w:t xml:space="preserve"> transmits </w:t>
      </w:r>
      <w:r w:rsidR="00740A48" w:rsidRPr="000D218D">
        <w:rPr>
          <w:noProof/>
          <w:color w:val="00B0F0"/>
          <w:sz w:val="20"/>
          <w:szCs w:val="22"/>
        </w:rPr>
        <w:t>“</w:t>
      </w:r>
      <w:r w:rsidR="00740A48" w:rsidRPr="00ED5FE0">
        <w:rPr>
          <w:rFonts w:hint="eastAsia"/>
          <w:noProof/>
          <w:color w:val="00B0F0"/>
          <w:sz w:val="20"/>
          <w:szCs w:val="22"/>
        </w:rPr>
        <w:t xml:space="preserve">No user </w:t>
      </w:r>
      <w:r w:rsidR="00740A48" w:rsidRPr="00ED5FE0">
        <w:rPr>
          <w:rFonts w:hint="eastAsia"/>
          <w:noProof/>
          <w:color w:val="00B0F0"/>
        </w:rPr>
        <w:t>operation</w:t>
      </w:r>
      <w:r w:rsidR="00740A48" w:rsidRPr="00ED5FE0">
        <w:rPr>
          <w:noProof/>
          <w:color w:val="00B0F0"/>
        </w:rPr>
        <w:t>”</w:t>
      </w:r>
      <w:r w:rsidR="00740A48" w:rsidRPr="00ED5FE0">
        <w:rPr>
          <w:rFonts w:hint="eastAsia"/>
          <w:noProof/>
          <w:color w:val="00B0F0"/>
        </w:rPr>
        <w:t>.</w:t>
      </w:r>
    </w:p>
    <w:p w14:paraId="73E0A72B" w14:textId="77777777" w:rsidR="0056678B" w:rsidRPr="00ED5FE0" w:rsidRDefault="0056678B">
      <w:pPr>
        <w:numPr>
          <w:ilvl w:val="0"/>
          <w:numId w:val="10"/>
        </w:numPr>
        <w:rPr>
          <w:rFonts w:hint="eastAsia"/>
        </w:rPr>
      </w:pPr>
      <w:r w:rsidRPr="00ED5FE0">
        <w:rPr>
          <w:rFonts w:hint="eastAsia"/>
        </w:rPr>
        <w:t>マルチメディア有効無効情報は、</w:t>
      </w:r>
      <w:r w:rsidRPr="00ED5FE0">
        <w:rPr>
          <w:rFonts w:hint="eastAsia"/>
        </w:rPr>
        <w:t>IG O</w:t>
      </w:r>
      <w:r w:rsidRPr="00ED2A91">
        <w:rPr>
          <w:rFonts w:hint="eastAsia"/>
        </w:rPr>
        <w:t>N</w:t>
      </w:r>
      <w:r w:rsidR="00081970" w:rsidRPr="00ED2A91">
        <w:rPr>
          <w:rFonts w:hint="eastAsia"/>
        </w:rPr>
        <w:t>(</w:t>
      </w:r>
      <w:r w:rsidR="00081970" w:rsidRPr="00ED2A91">
        <w:t>BEV Step3 :Power-ON)</w:t>
      </w:r>
      <w:r w:rsidRPr="00ED2A91">
        <w:rPr>
          <w:rFonts w:hint="eastAsia"/>
        </w:rPr>
        <w:t>を検出後</w:t>
      </w:r>
      <w:r w:rsidRPr="00ED5FE0">
        <w:rPr>
          <w:rFonts w:hint="eastAsia"/>
        </w:rPr>
        <w:t>、常時有効状態にセットする。</w:t>
      </w:r>
    </w:p>
    <w:p w14:paraId="0C7A1D0D" w14:textId="77777777" w:rsidR="00740A48" w:rsidRPr="007F2622" w:rsidRDefault="00740A48" w:rsidP="00245056">
      <w:pPr>
        <w:ind w:left="96" w:firstLineChars="300" w:firstLine="548"/>
        <w:rPr>
          <w:color w:val="00B0F0"/>
          <w:sz w:val="20"/>
          <w:szCs w:val="22"/>
        </w:rPr>
      </w:pPr>
      <w:r w:rsidRPr="00ED5FE0">
        <w:rPr>
          <w:rFonts w:hint="eastAsia"/>
          <w:color w:val="00B0F0"/>
          <w:sz w:val="20"/>
          <w:szCs w:val="22"/>
        </w:rPr>
        <w:t>Always sets AVN1S39</w:t>
      </w:r>
      <w:r w:rsidR="00E61BED" w:rsidRPr="00ED5FE0">
        <w:rPr>
          <w:sz w:val="20"/>
          <w:szCs w:val="22"/>
        </w:rPr>
        <w:t xml:space="preserve"> </w:t>
      </w:r>
      <w:r w:rsidRPr="00ED5FE0">
        <w:rPr>
          <w:rFonts w:hint="eastAsia"/>
          <w:color w:val="00B0F0"/>
          <w:sz w:val="20"/>
          <w:szCs w:val="22"/>
        </w:rPr>
        <w:t>as valid after detecting IG-ON</w:t>
      </w:r>
      <w:r w:rsidR="00081970" w:rsidRPr="007F2622">
        <w:rPr>
          <w:rFonts w:hint="eastAsia"/>
          <w:color w:val="00B0F0"/>
        </w:rPr>
        <w:t>(</w:t>
      </w:r>
      <w:r w:rsidR="00081970" w:rsidRPr="007F2622">
        <w:rPr>
          <w:color w:val="00B0F0"/>
        </w:rPr>
        <w:t>BEV Step3 :Power-ON)</w:t>
      </w:r>
      <w:r w:rsidRPr="007F2622">
        <w:rPr>
          <w:rFonts w:hint="eastAsia"/>
          <w:color w:val="00B0F0"/>
          <w:sz w:val="20"/>
          <w:szCs w:val="22"/>
        </w:rPr>
        <w:t>.</w:t>
      </w:r>
    </w:p>
    <w:p w14:paraId="43B93C16" w14:textId="77777777" w:rsidR="00F1025C" w:rsidRPr="00ED5FE0" w:rsidRDefault="00F1025C" w:rsidP="00245056">
      <w:pPr>
        <w:rPr>
          <w:rFonts w:hint="eastAsia"/>
        </w:rPr>
      </w:pPr>
    </w:p>
    <w:p w14:paraId="3442F2F5" w14:textId="77777777" w:rsidR="005011BF" w:rsidRPr="00ED5FE0" w:rsidRDefault="005011BF" w:rsidP="00CC17EE">
      <w:pPr>
        <w:pStyle w:val="Heading3"/>
      </w:pPr>
      <w:bookmarkStart w:id="157" w:name="_Toc166748998"/>
      <w:bookmarkStart w:id="158" w:name="_Toc207119743"/>
      <w:r w:rsidRPr="00ED5FE0">
        <w:rPr>
          <w:rFonts w:hint="eastAsia"/>
        </w:rPr>
        <w:t>CAN</w:t>
      </w:r>
      <w:r w:rsidRPr="00ED5FE0">
        <w:rPr>
          <w:rFonts w:hint="eastAsia"/>
        </w:rPr>
        <w:t>出力信号処理（カスタマイズ</w:t>
      </w:r>
      <w:r w:rsidR="000D32DB" w:rsidRPr="00ED5FE0">
        <w:rPr>
          <w:rFonts w:hint="eastAsia"/>
        </w:rPr>
        <w:t xml:space="preserve"> </w:t>
      </w:r>
      <w:r w:rsidR="000D32DB" w:rsidRPr="00ED5FE0">
        <w:rPr>
          <w:rFonts w:hint="eastAsia"/>
        </w:rPr>
        <w:t>シャシー系</w:t>
      </w:r>
      <w:r w:rsidRPr="00ED5FE0">
        <w:rPr>
          <w:rFonts w:hint="eastAsia"/>
        </w:rPr>
        <w:t>）</w:t>
      </w:r>
      <w:r w:rsidR="007837BD" w:rsidRPr="00ED5FE0">
        <w:rPr>
          <w:color w:val="00B0F0"/>
          <w:sz w:val="20"/>
          <w:szCs w:val="22"/>
        </w:rPr>
        <w:t>/ Process order of CAN output signal (For DMS chassis customization)</w:t>
      </w:r>
      <w:bookmarkEnd w:id="157"/>
      <w:bookmarkEnd w:id="158"/>
    </w:p>
    <w:p w14:paraId="076F681D" w14:textId="77777777" w:rsidR="000577A1" w:rsidRPr="00ED5FE0" w:rsidRDefault="000577A1" w:rsidP="00245056">
      <w:pPr>
        <w:ind w:leftChars="-73" w:left="848" w:hangingChars="513" w:hanging="989"/>
      </w:pPr>
    </w:p>
    <w:p w14:paraId="57F9E279" w14:textId="77777777" w:rsidR="005011BF" w:rsidRPr="00ED5FE0" w:rsidRDefault="005011BF" w:rsidP="005011BF">
      <w:pPr>
        <w:ind w:leftChars="200" w:left="386"/>
        <w:rPr>
          <w:rFonts w:hint="eastAsia"/>
        </w:rPr>
      </w:pPr>
      <w:r w:rsidRPr="00ED5FE0">
        <w:rPr>
          <w:rFonts w:hint="eastAsia"/>
        </w:rPr>
        <w:t>本フレームの</w:t>
      </w:r>
      <w:r w:rsidR="00C06804" w:rsidRPr="00ED5FE0">
        <w:rPr>
          <w:rFonts w:hint="eastAsia"/>
        </w:rPr>
        <w:t>シャシー系</w:t>
      </w:r>
      <w:r w:rsidR="0040497D" w:rsidRPr="00ED5FE0">
        <w:rPr>
          <w:rFonts w:hint="eastAsia"/>
        </w:rPr>
        <w:t>の各</w:t>
      </w:r>
      <w:r w:rsidRPr="00ED5FE0">
        <w:rPr>
          <w:rFonts w:hint="eastAsia"/>
        </w:rPr>
        <w:t>ＳＷ</w:t>
      </w:r>
      <w:r w:rsidR="00C06804" w:rsidRPr="00ED5FE0">
        <w:rPr>
          <w:rFonts w:hint="eastAsia"/>
        </w:rPr>
        <w:t>操作</w:t>
      </w:r>
      <w:r w:rsidRPr="00ED5FE0">
        <w:rPr>
          <w:rFonts w:hint="eastAsia"/>
        </w:rPr>
        <w:t>情報は、カスタマイズ設定画面以外では、常時、無押下状態にセットする。</w:t>
      </w:r>
    </w:p>
    <w:p w14:paraId="28720FCE" w14:textId="77777777" w:rsidR="005011BF" w:rsidRPr="00ED5FE0" w:rsidRDefault="005011BF" w:rsidP="005011BF">
      <w:pPr>
        <w:ind w:leftChars="200" w:left="477" w:hangingChars="50" w:hanging="91"/>
        <w:rPr>
          <w:rFonts w:hint="eastAsia"/>
          <w:color w:val="00B0F0"/>
          <w:sz w:val="20"/>
          <w:szCs w:val="22"/>
        </w:rPr>
      </w:pPr>
      <w:r w:rsidRPr="00ED5FE0">
        <w:rPr>
          <w:rFonts w:hint="eastAsia"/>
          <w:color w:val="00B0F0"/>
          <w:sz w:val="20"/>
          <w:szCs w:val="22"/>
        </w:rPr>
        <w:t>When AVN screen displays screen other than DMS customization setting, all the</w:t>
      </w:r>
      <w:r w:rsidR="00FB24B8" w:rsidRPr="00ED5FE0">
        <w:rPr>
          <w:rFonts w:hint="eastAsia"/>
          <w:color w:val="00B0F0"/>
          <w:sz w:val="20"/>
          <w:szCs w:val="22"/>
        </w:rPr>
        <w:t xml:space="preserve"> signal value described in 2.2.1</w:t>
      </w:r>
      <w:r w:rsidRPr="00ED5FE0">
        <w:rPr>
          <w:rFonts w:hint="eastAsia"/>
          <w:color w:val="00B0F0"/>
          <w:sz w:val="20"/>
          <w:szCs w:val="22"/>
        </w:rPr>
        <w:t xml:space="preserve"> except AVN1S39 Data valid/invalid is set as </w:t>
      </w:r>
      <w:r w:rsidRPr="00ED5FE0">
        <w:rPr>
          <w:color w:val="00B0F0"/>
          <w:sz w:val="20"/>
          <w:szCs w:val="22"/>
        </w:rPr>
        <w:t>“</w:t>
      </w:r>
      <w:r w:rsidRPr="00ED5FE0">
        <w:rPr>
          <w:rFonts w:hint="eastAsia"/>
          <w:color w:val="00B0F0"/>
          <w:sz w:val="20"/>
          <w:szCs w:val="22"/>
        </w:rPr>
        <w:t>No user operation</w:t>
      </w:r>
      <w:r w:rsidRPr="00ED5FE0">
        <w:rPr>
          <w:color w:val="00B0F0"/>
          <w:sz w:val="20"/>
          <w:szCs w:val="22"/>
        </w:rPr>
        <w:t>”</w:t>
      </w:r>
      <w:r w:rsidRPr="00ED5FE0">
        <w:rPr>
          <w:rFonts w:hint="eastAsia"/>
          <w:color w:val="00B0F0"/>
          <w:sz w:val="20"/>
          <w:szCs w:val="22"/>
        </w:rPr>
        <w:t xml:space="preserve">. </w:t>
      </w:r>
    </w:p>
    <w:p w14:paraId="3AD50F21" w14:textId="77777777" w:rsidR="005011BF" w:rsidRPr="00ED5FE0" w:rsidRDefault="005011BF">
      <w:pPr>
        <w:numPr>
          <w:ilvl w:val="0"/>
          <w:numId w:val="5"/>
        </w:numPr>
        <w:tabs>
          <w:tab w:val="clear" w:pos="1070"/>
          <w:tab w:val="num" w:pos="710"/>
        </w:tabs>
        <w:rPr>
          <w:rFonts w:hint="eastAsia"/>
        </w:rPr>
      </w:pPr>
      <w:r w:rsidRPr="00ED5FE0">
        <w:rPr>
          <w:rFonts w:hint="eastAsia"/>
        </w:rPr>
        <w:t xml:space="preserve">IG </w:t>
      </w:r>
      <w:r w:rsidRPr="00ED2A91">
        <w:rPr>
          <w:rFonts w:hint="eastAsia"/>
        </w:rPr>
        <w:t>ON</w:t>
      </w:r>
      <w:r w:rsidR="00081970" w:rsidRPr="00ED2A91">
        <w:rPr>
          <w:rFonts w:hint="eastAsia"/>
        </w:rPr>
        <w:t>(</w:t>
      </w:r>
      <w:r w:rsidR="00081970" w:rsidRPr="00ED2A91">
        <w:t>BEV Step3 :Power-ON)</w:t>
      </w:r>
      <w:r w:rsidRPr="00ED2A91">
        <w:rPr>
          <w:rFonts w:hint="eastAsia"/>
        </w:rPr>
        <w:t>を検出後、１秒定</w:t>
      </w:r>
      <w:r w:rsidRPr="00ED5FE0">
        <w:rPr>
          <w:rFonts w:hint="eastAsia"/>
        </w:rPr>
        <w:t>期で信号を送信する。</w:t>
      </w:r>
    </w:p>
    <w:p w14:paraId="1AB22ECC" w14:textId="77777777" w:rsidR="004C2A29" w:rsidRPr="007F2622" w:rsidRDefault="005011BF" w:rsidP="004C2A29">
      <w:pPr>
        <w:ind w:left="1070"/>
        <w:rPr>
          <w:color w:val="00B0F0"/>
          <w:sz w:val="20"/>
          <w:szCs w:val="22"/>
        </w:rPr>
      </w:pPr>
      <w:r w:rsidRPr="00ED5FE0">
        <w:rPr>
          <w:rFonts w:hint="eastAsia"/>
          <w:color w:val="00B0F0"/>
          <w:sz w:val="20"/>
          <w:szCs w:val="22"/>
        </w:rPr>
        <w:lastRenderedPageBreak/>
        <w:t>Cyclically transmits above signal every 1sec after detecting I</w:t>
      </w:r>
      <w:r w:rsidRPr="007F2622">
        <w:rPr>
          <w:rFonts w:hint="eastAsia"/>
          <w:color w:val="00B0F0"/>
          <w:sz w:val="20"/>
          <w:szCs w:val="22"/>
        </w:rPr>
        <w:t>G-ON</w:t>
      </w:r>
      <w:r w:rsidR="00081970" w:rsidRPr="007F2622">
        <w:rPr>
          <w:rFonts w:hint="eastAsia"/>
          <w:color w:val="00B0F0"/>
        </w:rPr>
        <w:t>(</w:t>
      </w:r>
      <w:r w:rsidR="00081970" w:rsidRPr="007F2622">
        <w:rPr>
          <w:color w:val="00B0F0"/>
        </w:rPr>
        <w:t>BEV Step3 :Power-ON)</w:t>
      </w:r>
      <w:r w:rsidRPr="007F2622">
        <w:rPr>
          <w:rFonts w:hint="eastAsia"/>
          <w:color w:val="00B0F0"/>
          <w:sz w:val="20"/>
          <w:szCs w:val="22"/>
        </w:rPr>
        <w:t>.</w:t>
      </w:r>
    </w:p>
    <w:p w14:paraId="40B9F85D" w14:textId="77777777" w:rsidR="005011BF" w:rsidRPr="006E5FFD" w:rsidRDefault="005011BF" w:rsidP="00F435BB">
      <w:pPr>
        <w:numPr>
          <w:ilvl w:val="0"/>
          <w:numId w:val="5"/>
        </w:numPr>
        <w:rPr>
          <w:rFonts w:hint="eastAsia"/>
          <w:dstrike/>
        </w:rPr>
      </w:pPr>
      <w:r w:rsidRPr="00ED5FE0">
        <w:rPr>
          <w:rFonts w:hint="eastAsia"/>
        </w:rPr>
        <w:t>機能設定画面において、該当機能</w:t>
      </w:r>
      <w:r w:rsidRPr="000274AB">
        <w:rPr>
          <w:rFonts w:hint="eastAsia"/>
        </w:rPr>
        <w:t>の釦が</w:t>
      </w:r>
      <w:r w:rsidR="00CE5C27" w:rsidRPr="000274AB">
        <w:rPr>
          <w:rFonts w:hint="eastAsia"/>
        </w:rPr>
        <w:t>押下リリース</w:t>
      </w:r>
      <w:r w:rsidRPr="000274AB">
        <w:rPr>
          <w:rFonts w:hint="eastAsia"/>
        </w:rPr>
        <w:t>され</w:t>
      </w:r>
      <w:r w:rsidRPr="00ED5FE0">
        <w:rPr>
          <w:rFonts w:hint="eastAsia"/>
        </w:rPr>
        <w:t>た時点で、</w:t>
      </w:r>
      <w:r w:rsidR="00F435BB" w:rsidRPr="006E5FFD">
        <w:fldChar w:fldCharType="begin"/>
      </w:r>
      <w:r w:rsidR="00F435BB" w:rsidRPr="006E5FFD">
        <w:instrText xml:space="preserve"> </w:instrText>
      </w:r>
      <w:r w:rsidR="00F435BB" w:rsidRPr="006E5FFD">
        <w:rPr>
          <w:rFonts w:hint="eastAsia"/>
        </w:rPr>
        <w:instrText>REF _Ref198625893 \r \h</w:instrText>
      </w:r>
      <w:r w:rsidR="00F435BB" w:rsidRPr="006E5FFD">
        <w:instrText xml:space="preserve"> </w:instrText>
      </w:r>
      <w:r w:rsidR="00F435BB" w:rsidRPr="006E5FFD">
        <w:instrText xml:space="preserve"> \* MERGEFORMAT </w:instrText>
      </w:r>
      <w:r w:rsidR="00F435BB" w:rsidRPr="006E5FFD">
        <w:fldChar w:fldCharType="separate"/>
      </w:r>
      <w:r w:rsidR="00336074" w:rsidRPr="006E5FFD">
        <w:rPr>
          <w:rFonts w:hint="eastAsia"/>
        </w:rPr>
        <w:t>③</w:t>
      </w:r>
      <w:r w:rsidR="00F435BB" w:rsidRPr="006E5FFD">
        <w:fldChar w:fldCharType="end"/>
      </w:r>
      <w:r w:rsidR="000D32DB" w:rsidRPr="006E5FFD">
        <w:rPr>
          <w:rFonts w:hint="eastAsia"/>
        </w:rPr>
        <w:t>および</w:t>
      </w:r>
      <w:r w:rsidR="00F435BB" w:rsidRPr="006E5FFD">
        <w:fldChar w:fldCharType="begin"/>
      </w:r>
      <w:r w:rsidR="00F435BB" w:rsidRPr="006E5FFD">
        <w:instrText xml:space="preserve"> </w:instrText>
      </w:r>
      <w:r w:rsidR="00F435BB" w:rsidRPr="006E5FFD">
        <w:rPr>
          <w:rFonts w:hint="eastAsia"/>
        </w:rPr>
        <w:instrText>REF _Ref198625900 \r \h</w:instrText>
      </w:r>
      <w:r w:rsidR="00F435BB" w:rsidRPr="006E5FFD">
        <w:instrText xml:space="preserve"> </w:instrText>
      </w:r>
      <w:r w:rsidR="00F435BB" w:rsidRPr="006E5FFD">
        <w:instrText xml:space="preserve"> \* MERGEFORMAT </w:instrText>
      </w:r>
      <w:r w:rsidR="00F435BB" w:rsidRPr="006E5FFD">
        <w:fldChar w:fldCharType="separate"/>
      </w:r>
      <w:r w:rsidR="00336074" w:rsidRPr="006E5FFD">
        <w:rPr>
          <w:rFonts w:hint="eastAsia"/>
        </w:rPr>
        <w:t>④</w:t>
      </w:r>
      <w:r w:rsidR="00F435BB" w:rsidRPr="006E5FFD">
        <w:fldChar w:fldCharType="end"/>
      </w:r>
      <w:r w:rsidR="00C26DDA" w:rsidRPr="006E5FFD">
        <w:rPr>
          <w:rFonts w:hint="eastAsia"/>
        </w:rPr>
        <w:t>の</w:t>
      </w:r>
      <w:r w:rsidR="000D32DB" w:rsidRPr="006E5FFD">
        <w:rPr>
          <w:rFonts w:hint="eastAsia"/>
        </w:rPr>
        <w:t>規則</w:t>
      </w:r>
      <w:r w:rsidR="00C26DDA" w:rsidRPr="006E5FFD">
        <w:rPr>
          <w:rFonts w:hint="eastAsia"/>
        </w:rPr>
        <w:t>に従い、</w:t>
      </w:r>
      <w:r w:rsidRPr="006E5FFD">
        <w:rPr>
          <w:rFonts w:hint="eastAsia"/>
        </w:rPr>
        <w:t>信号を押下状態にセットし、送信する。</w:t>
      </w:r>
    </w:p>
    <w:p w14:paraId="3979E0BA" w14:textId="77777777" w:rsidR="0095101E" w:rsidRPr="002170DB" w:rsidRDefault="005011BF" w:rsidP="002170DB">
      <w:pPr>
        <w:ind w:left="1070"/>
        <w:rPr>
          <w:rFonts w:hint="eastAsia"/>
          <w:noProof/>
          <w:color w:val="00B0F0"/>
          <w:sz w:val="20"/>
          <w:szCs w:val="22"/>
        </w:rPr>
      </w:pPr>
      <w:r w:rsidRPr="00ED5FE0">
        <w:rPr>
          <w:rFonts w:hint="eastAsia"/>
          <w:noProof/>
          <w:color w:val="00B0F0"/>
          <w:sz w:val="20"/>
          <w:szCs w:val="22"/>
        </w:rPr>
        <w:t>When user push</w:t>
      </w:r>
      <w:r w:rsidRPr="000D218D">
        <w:rPr>
          <w:rFonts w:hint="eastAsia"/>
          <w:noProof/>
          <w:color w:val="00B0F0"/>
          <w:sz w:val="20"/>
          <w:szCs w:val="22"/>
        </w:rPr>
        <w:t xml:space="preserve">es </w:t>
      </w:r>
      <w:r w:rsidR="00CC3505" w:rsidRPr="000D218D">
        <w:rPr>
          <w:noProof/>
          <w:color w:val="00B0F0"/>
          <w:sz w:val="20"/>
          <w:szCs w:val="22"/>
        </w:rPr>
        <w:t xml:space="preserve">and releases </w:t>
      </w:r>
      <w:r w:rsidRPr="000D218D">
        <w:rPr>
          <w:rFonts w:hint="eastAsia"/>
          <w:noProof/>
          <w:color w:val="00B0F0"/>
          <w:sz w:val="20"/>
          <w:szCs w:val="22"/>
        </w:rPr>
        <w:t>any butt</w:t>
      </w:r>
      <w:r w:rsidRPr="00ED5FE0">
        <w:rPr>
          <w:rFonts w:hint="eastAsia"/>
          <w:noProof/>
          <w:color w:val="00B0F0"/>
          <w:sz w:val="20"/>
          <w:szCs w:val="22"/>
        </w:rPr>
        <w:t>on of each system configuration on the DMS customization setting screen, AVN generates above signal value according to the user</w:t>
      </w:r>
      <w:r w:rsidRPr="00ED5FE0">
        <w:rPr>
          <w:noProof/>
          <w:color w:val="00B0F0"/>
          <w:sz w:val="20"/>
          <w:szCs w:val="22"/>
        </w:rPr>
        <w:t>’</w:t>
      </w:r>
      <w:r w:rsidRPr="00ED5FE0">
        <w:rPr>
          <w:rFonts w:hint="eastAsia"/>
          <w:noProof/>
          <w:color w:val="00B0F0"/>
          <w:sz w:val="20"/>
          <w:szCs w:val="22"/>
        </w:rPr>
        <w:t>s button select and transmits it</w:t>
      </w:r>
      <w:r w:rsidR="0040497D" w:rsidRPr="00ED5FE0">
        <w:rPr>
          <w:rFonts w:hint="eastAsia"/>
          <w:noProof/>
          <w:color w:val="00B0F0"/>
          <w:sz w:val="20"/>
          <w:szCs w:val="22"/>
        </w:rPr>
        <w:t xml:space="preserve">　</w:t>
      </w:r>
      <w:r w:rsidR="0040497D" w:rsidRPr="00ED5FE0">
        <w:rPr>
          <w:rFonts w:hint="eastAsia"/>
          <w:noProof/>
          <w:color w:val="00B0F0"/>
          <w:sz w:val="20"/>
          <w:szCs w:val="22"/>
        </w:rPr>
        <w:t>under following rule</w:t>
      </w:r>
      <w:r w:rsidR="0040497D" w:rsidRPr="006E5FFD">
        <w:rPr>
          <w:rFonts w:hint="eastAsia"/>
          <w:noProof/>
          <w:color w:val="00B0F0"/>
          <w:sz w:val="20"/>
          <w:szCs w:val="22"/>
        </w:rPr>
        <w:t xml:space="preserve">s </w:t>
      </w:r>
      <w:r w:rsidR="00F435BB" w:rsidRPr="006E5FFD">
        <w:rPr>
          <w:color w:val="00B0F0"/>
        </w:rPr>
        <w:fldChar w:fldCharType="begin"/>
      </w:r>
      <w:r w:rsidR="00F435BB" w:rsidRPr="006E5FFD">
        <w:rPr>
          <w:color w:val="00B0F0"/>
        </w:rPr>
        <w:instrText xml:space="preserve"> </w:instrText>
      </w:r>
      <w:r w:rsidR="00F435BB" w:rsidRPr="006E5FFD">
        <w:rPr>
          <w:rFonts w:hint="eastAsia"/>
          <w:color w:val="00B0F0"/>
        </w:rPr>
        <w:instrText>REF _Ref198625893 \r \h</w:instrText>
      </w:r>
      <w:r w:rsidR="00F435BB" w:rsidRPr="006E5FFD">
        <w:rPr>
          <w:color w:val="00B0F0"/>
        </w:rPr>
        <w:instrText xml:space="preserve"> </w:instrText>
      </w:r>
      <w:r w:rsidR="00F435BB" w:rsidRPr="006E5FFD">
        <w:rPr>
          <w:color w:val="00B0F0"/>
        </w:rPr>
      </w:r>
      <w:r w:rsidR="00F435BB" w:rsidRPr="006E5FFD">
        <w:rPr>
          <w:color w:val="00B0F0"/>
        </w:rPr>
        <w:instrText xml:space="preserve"> \* MERGEFORMAT </w:instrText>
      </w:r>
      <w:r w:rsidR="00F435BB" w:rsidRPr="006E5FFD">
        <w:rPr>
          <w:color w:val="00B0F0"/>
        </w:rPr>
        <w:fldChar w:fldCharType="separate"/>
      </w:r>
      <w:r w:rsidR="00336074" w:rsidRPr="006E5FFD">
        <w:rPr>
          <w:rFonts w:hint="eastAsia"/>
          <w:color w:val="00B0F0"/>
        </w:rPr>
        <w:t>③</w:t>
      </w:r>
      <w:r w:rsidR="00F435BB" w:rsidRPr="006E5FFD">
        <w:rPr>
          <w:color w:val="00B0F0"/>
        </w:rPr>
        <w:fldChar w:fldCharType="end"/>
      </w:r>
      <w:r w:rsidR="0040497D" w:rsidRPr="006E5FFD">
        <w:rPr>
          <w:rFonts w:hint="eastAsia"/>
          <w:noProof/>
          <w:color w:val="00B0F0"/>
          <w:sz w:val="20"/>
          <w:szCs w:val="22"/>
        </w:rPr>
        <w:t xml:space="preserve"> and </w:t>
      </w:r>
      <w:r w:rsidR="00F435BB" w:rsidRPr="006E5FFD">
        <w:rPr>
          <w:color w:val="00B0F0"/>
        </w:rPr>
        <w:fldChar w:fldCharType="begin"/>
      </w:r>
      <w:r w:rsidR="00F435BB" w:rsidRPr="006E5FFD">
        <w:rPr>
          <w:color w:val="00B0F0"/>
        </w:rPr>
        <w:instrText xml:space="preserve"> </w:instrText>
      </w:r>
      <w:r w:rsidR="00F435BB" w:rsidRPr="006E5FFD">
        <w:rPr>
          <w:rFonts w:hint="eastAsia"/>
          <w:color w:val="00B0F0"/>
        </w:rPr>
        <w:instrText>REF _Ref198625900 \r \h</w:instrText>
      </w:r>
      <w:r w:rsidR="00F435BB" w:rsidRPr="006E5FFD">
        <w:rPr>
          <w:color w:val="00B0F0"/>
        </w:rPr>
        <w:instrText xml:space="preserve"> </w:instrText>
      </w:r>
      <w:r w:rsidR="00F435BB" w:rsidRPr="006E5FFD">
        <w:rPr>
          <w:color w:val="00B0F0"/>
        </w:rPr>
      </w:r>
      <w:r w:rsidR="00F435BB" w:rsidRPr="006E5FFD">
        <w:rPr>
          <w:color w:val="00B0F0"/>
        </w:rPr>
        <w:instrText xml:space="preserve"> \* MERGEFORMAT </w:instrText>
      </w:r>
      <w:r w:rsidR="00F435BB" w:rsidRPr="006E5FFD">
        <w:rPr>
          <w:color w:val="00B0F0"/>
        </w:rPr>
        <w:fldChar w:fldCharType="separate"/>
      </w:r>
      <w:r w:rsidR="00336074" w:rsidRPr="006E5FFD">
        <w:rPr>
          <w:rFonts w:hint="eastAsia"/>
          <w:color w:val="00B0F0"/>
        </w:rPr>
        <w:t>④</w:t>
      </w:r>
      <w:r w:rsidR="00F435BB" w:rsidRPr="006E5FFD">
        <w:rPr>
          <w:color w:val="00B0F0"/>
        </w:rPr>
        <w:fldChar w:fldCharType="end"/>
      </w:r>
      <w:r w:rsidRPr="006E5FFD">
        <w:rPr>
          <w:rFonts w:hint="eastAsia"/>
          <w:noProof/>
          <w:color w:val="00B0F0"/>
          <w:sz w:val="20"/>
          <w:szCs w:val="22"/>
        </w:rPr>
        <w:t>.</w:t>
      </w:r>
    </w:p>
    <w:p w14:paraId="13AF0A5A" w14:textId="77777777" w:rsidR="00096C26" w:rsidRPr="00ED5FE0" w:rsidRDefault="00096C26" w:rsidP="00F435BB">
      <w:pPr>
        <w:numPr>
          <w:ilvl w:val="0"/>
          <w:numId w:val="5"/>
        </w:numPr>
        <w:rPr>
          <w:rFonts w:hint="eastAsia"/>
          <w:noProof/>
        </w:rPr>
      </w:pPr>
      <w:bookmarkStart w:id="159" w:name="_Ref198625893"/>
      <w:r w:rsidRPr="00ED5FE0">
        <w:rPr>
          <w:rFonts w:hint="eastAsia"/>
          <w:noProof/>
        </w:rPr>
        <w:t>シャシー系</w:t>
      </w:r>
      <w:r w:rsidR="0040497D" w:rsidRPr="00ED5FE0">
        <w:rPr>
          <w:rFonts w:hint="eastAsia"/>
          <w:noProof/>
        </w:rPr>
        <w:t>カスタマイズ状態</w:t>
      </w:r>
      <w:r w:rsidRPr="00ED5FE0">
        <w:rPr>
          <w:rFonts w:hint="eastAsia"/>
          <w:noProof/>
        </w:rPr>
        <w:t>記憶値および</w:t>
      </w:r>
      <w:r w:rsidRPr="00ED5FE0">
        <w:rPr>
          <w:rFonts w:hint="eastAsia"/>
          <w:noProof/>
        </w:rPr>
        <w:t>SW</w:t>
      </w:r>
      <w:r w:rsidRPr="00ED5FE0">
        <w:rPr>
          <w:rFonts w:hint="eastAsia"/>
          <w:noProof/>
        </w:rPr>
        <w:t>操作をもとに、</w:t>
      </w:r>
      <w:bookmarkEnd w:id="159"/>
    </w:p>
    <w:p w14:paraId="3D2CDCD0" w14:textId="77777777" w:rsidR="00096C26" w:rsidRPr="00ED5FE0" w:rsidRDefault="00096C26" w:rsidP="00096C26">
      <w:pPr>
        <w:ind w:left="1070"/>
        <w:rPr>
          <w:rFonts w:hint="eastAsia"/>
          <w:noProof/>
        </w:rPr>
      </w:pPr>
      <w:r w:rsidRPr="00ED5FE0">
        <w:rPr>
          <w:rFonts w:hint="eastAsia"/>
          <w:noProof/>
        </w:rPr>
        <w:t>・ステアリングおよびサスペンションのうち、</w:t>
      </w:r>
      <w:r w:rsidRPr="00ED5FE0">
        <w:rPr>
          <w:rFonts w:hint="eastAsia"/>
          <w:noProof/>
        </w:rPr>
        <w:t>SW</w:t>
      </w:r>
      <w:r w:rsidRPr="00ED5FE0">
        <w:rPr>
          <w:rFonts w:hint="eastAsia"/>
          <w:noProof/>
        </w:rPr>
        <w:t>操作された側の機能の</w:t>
      </w:r>
      <w:r w:rsidRPr="00ED5FE0">
        <w:rPr>
          <w:rFonts w:hint="eastAsia"/>
          <w:noProof/>
        </w:rPr>
        <w:t>SW</w:t>
      </w:r>
      <w:r w:rsidRPr="00ED5FE0">
        <w:rPr>
          <w:rFonts w:hint="eastAsia"/>
          <w:noProof/>
        </w:rPr>
        <w:t>操作情報</w:t>
      </w:r>
    </w:p>
    <w:p w14:paraId="7D1FE14A" w14:textId="77777777" w:rsidR="00096C26" w:rsidRPr="00AE2925" w:rsidRDefault="00096C26" w:rsidP="00096C26">
      <w:pPr>
        <w:ind w:left="1070"/>
        <w:rPr>
          <w:noProof/>
          <w:color w:val="000000"/>
        </w:rPr>
      </w:pPr>
      <w:r w:rsidRPr="00ED5FE0">
        <w:rPr>
          <w:rFonts w:hint="eastAsia"/>
          <w:noProof/>
        </w:rPr>
        <w:t>・ステアリングおよびサスペンションのうち、</w:t>
      </w:r>
      <w:r w:rsidRPr="00ED5FE0">
        <w:rPr>
          <w:rFonts w:hint="eastAsia"/>
          <w:noProof/>
        </w:rPr>
        <w:t>SW</w:t>
      </w:r>
      <w:r w:rsidRPr="00ED5FE0">
        <w:rPr>
          <w:rFonts w:hint="eastAsia"/>
          <w:noProof/>
        </w:rPr>
        <w:t>操作されていない側の機能のカスタマイズ状態記憶値</w:t>
      </w:r>
      <w:r w:rsidR="0040497D" w:rsidRPr="00ED5FE0">
        <w:rPr>
          <w:rFonts w:hint="eastAsia"/>
          <w:noProof/>
        </w:rPr>
        <w:t>の情報を併せ持つ</w:t>
      </w:r>
      <w:r w:rsidRPr="00ED5FE0">
        <w:rPr>
          <w:rFonts w:hint="eastAsia"/>
          <w:noProof/>
        </w:rPr>
        <w:t>、シャシー系</w:t>
      </w:r>
      <w:r w:rsidRPr="00ED5FE0">
        <w:rPr>
          <w:rFonts w:hint="eastAsia"/>
          <w:noProof/>
        </w:rPr>
        <w:t>SW</w:t>
      </w:r>
      <w:r w:rsidRPr="00ED5FE0">
        <w:rPr>
          <w:rFonts w:hint="eastAsia"/>
          <w:noProof/>
        </w:rPr>
        <w:t>操作信号（</w:t>
      </w:r>
      <w:r w:rsidR="0040497D" w:rsidRPr="00ED5FE0">
        <w:rPr>
          <w:noProof/>
        </w:rPr>
        <w:t>C_DCS</w:t>
      </w:r>
      <w:r w:rsidRPr="00ED5FE0">
        <w:rPr>
          <w:rFonts w:hint="eastAsia"/>
          <w:noProof/>
        </w:rPr>
        <w:t>）を出力する。</w:t>
      </w:r>
      <w:r w:rsidR="00B0697A" w:rsidRPr="000274AB">
        <w:rPr>
          <w:rFonts w:hint="eastAsia"/>
          <w:noProof/>
        </w:rPr>
        <w:t>ただし、</w:t>
      </w:r>
      <w:r w:rsidR="00B0697A" w:rsidRPr="000274AB">
        <w:rPr>
          <w:rFonts w:hint="eastAsia"/>
          <w:noProof/>
        </w:rPr>
        <w:t>D</w:t>
      </w:r>
      <w:r w:rsidR="00B0697A" w:rsidRPr="000274AB">
        <w:rPr>
          <w:noProof/>
        </w:rPr>
        <w:t>MS ver.2</w:t>
      </w:r>
      <w:r w:rsidR="00D74FF4" w:rsidRPr="00AE2925">
        <w:rPr>
          <w:noProof/>
          <w:color w:val="000000"/>
        </w:rPr>
        <w:t>&amp;DMS ver3</w:t>
      </w:r>
      <w:r w:rsidR="00B0697A" w:rsidRPr="000274AB">
        <w:rPr>
          <w:rFonts w:hint="eastAsia"/>
          <w:noProof/>
        </w:rPr>
        <w:t>（</w:t>
      </w:r>
      <w:r w:rsidR="00B0697A" w:rsidRPr="000274AB">
        <w:rPr>
          <w:rFonts w:hint="eastAsia"/>
        </w:rPr>
        <w:t>C_DCMOD2</w:t>
      </w:r>
      <w:r w:rsidR="00B0697A" w:rsidRPr="000274AB">
        <w:rPr>
          <w:rFonts w:hint="eastAsia"/>
        </w:rPr>
        <w:t>：</w:t>
      </w:r>
      <w:r w:rsidR="00B0697A" w:rsidRPr="000274AB">
        <w:rPr>
          <w:rFonts w:hint="eastAsia"/>
        </w:rPr>
        <w:t>0</w:t>
      </w:r>
      <w:r w:rsidR="00B0697A" w:rsidRPr="000274AB">
        <w:t>11</w:t>
      </w:r>
      <w:r w:rsidR="00B0697A" w:rsidRPr="000274AB">
        <w:rPr>
          <w:rFonts w:hint="eastAsia"/>
        </w:rPr>
        <w:t>b</w:t>
      </w:r>
      <w:r w:rsidR="00B0697A" w:rsidRPr="000274AB">
        <w:rPr>
          <w:rFonts w:hint="eastAsia"/>
        </w:rPr>
        <w:t>）の場合は</w:t>
      </w:r>
      <w:r w:rsidR="00B0697A" w:rsidRPr="000274AB">
        <w:rPr>
          <w:rFonts w:hint="eastAsia"/>
        </w:rPr>
        <w:t>0</w:t>
      </w:r>
      <w:r w:rsidR="00B0697A" w:rsidRPr="000274AB">
        <w:rPr>
          <w:rFonts w:hint="eastAsia"/>
        </w:rPr>
        <w:t>固定出力のこと。</w:t>
      </w:r>
    </w:p>
    <w:p w14:paraId="4B12C9E5" w14:textId="77777777" w:rsidR="00096C26" w:rsidRPr="00ED5FE0" w:rsidRDefault="00096C26" w:rsidP="00096C26">
      <w:pPr>
        <w:ind w:left="1070"/>
        <w:rPr>
          <w:color w:val="00B0F0"/>
          <w:sz w:val="20"/>
          <w:szCs w:val="22"/>
        </w:rPr>
      </w:pPr>
      <w:r w:rsidRPr="00ED5FE0">
        <w:rPr>
          <w:color w:val="00B0F0"/>
          <w:sz w:val="20"/>
          <w:szCs w:val="22"/>
        </w:rPr>
        <w:t xml:space="preserve">Operated information of </w:t>
      </w:r>
      <w:r w:rsidRPr="00ED5FE0">
        <w:rPr>
          <w:rFonts w:hint="eastAsia"/>
          <w:color w:val="00B0F0"/>
          <w:sz w:val="20"/>
          <w:szCs w:val="22"/>
        </w:rPr>
        <w:t>Chassis</w:t>
      </w:r>
      <w:r w:rsidRPr="00ED5FE0">
        <w:rPr>
          <w:color w:val="00B0F0"/>
          <w:sz w:val="20"/>
          <w:szCs w:val="22"/>
        </w:rPr>
        <w:t xml:space="preserve"> “</w:t>
      </w:r>
      <w:r w:rsidR="0040497D" w:rsidRPr="00ED5FE0">
        <w:rPr>
          <w:color w:val="00B0F0"/>
          <w:sz w:val="20"/>
          <w:szCs w:val="22"/>
        </w:rPr>
        <w:t>C_DCS</w:t>
      </w:r>
      <w:r w:rsidR="00EA3B8C" w:rsidRPr="00ED5FE0">
        <w:rPr>
          <w:color w:val="00B0F0"/>
          <w:sz w:val="20"/>
          <w:szCs w:val="22"/>
        </w:rPr>
        <w:t>”</w:t>
      </w:r>
      <w:r w:rsidRPr="00ED5FE0">
        <w:rPr>
          <w:color w:val="00B0F0"/>
          <w:sz w:val="20"/>
          <w:szCs w:val="22"/>
        </w:rPr>
        <w:t xml:space="preserve"> is transmitted</w:t>
      </w:r>
      <w:r w:rsidR="00EA3B8C" w:rsidRPr="00ED5FE0">
        <w:rPr>
          <w:color w:val="00B0F0"/>
          <w:sz w:val="20"/>
          <w:szCs w:val="22"/>
        </w:rPr>
        <w:t xml:space="preserve"> </w:t>
      </w:r>
      <w:r w:rsidRPr="00ED5FE0">
        <w:rPr>
          <w:color w:val="00B0F0"/>
          <w:sz w:val="20"/>
          <w:szCs w:val="22"/>
        </w:rPr>
        <w:t>as the information which includes following information</w:t>
      </w:r>
      <w:r w:rsidR="00EA3B8C" w:rsidRPr="00ED5FE0">
        <w:rPr>
          <w:color w:val="00B0F0"/>
          <w:sz w:val="20"/>
          <w:szCs w:val="22"/>
        </w:rPr>
        <w:t xml:space="preserve"> with reference</w:t>
      </w:r>
      <w:r w:rsidR="00EA3B8C" w:rsidRPr="000D218D">
        <w:rPr>
          <w:color w:val="00B0F0"/>
          <w:sz w:val="20"/>
          <w:szCs w:val="22"/>
        </w:rPr>
        <w:t xml:space="preserve"> to </w:t>
      </w:r>
      <w:r w:rsidR="002B409F" w:rsidRPr="000D218D">
        <w:rPr>
          <w:color w:val="00B0F0"/>
          <w:sz w:val="20"/>
          <w:szCs w:val="22"/>
        </w:rPr>
        <w:t>memorized information of chassis setting</w:t>
      </w:r>
      <w:r w:rsidR="00EA3B8C" w:rsidRPr="00ED5FE0">
        <w:rPr>
          <w:sz w:val="20"/>
          <w:szCs w:val="22"/>
        </w:rPr>
        <w:t xml:space="preserve"> </w:t>
      </w:r>
      <w:r w:rsidR="00EA3B8C" w:rsidRPr="00ED5FE0">
        <w:rPr>
          <w:color w:val="00B0F0"/>
          <w:sz w:val="20"/>
          <w:szCs w:val="22"/>
        </w:rPr>
        <w:t>and switch operati</w:t>
      </w:r>
      <w:r w:rsidR="00006380" w:rsidRPr="00ED5FE0">
        <w:rPr>
          <w:color w:val="00B0F0"/>
          <w:sz w:val="20"/>
          <w:szCs w:val="22"/>
        </w:rPr>
        <w:t>o</w:t>
      </w:r>
      <w:r w:rsidR="00EA3B8C" w:rsidRPr="00ED5FE0">
        <w:rPr>
          <w:color w:val="00B0F0"/>
          <w:sz w:val="20"/>
          <w:szCs w:val="22"/>
        </w:rPr>
        <w:t>n signals</w:t>
      </w:r>
      <w:r w:rsidRPr="00ED5FE0">
        <w:rPr>
          <w:color w:val="00B0F0"/>
          <w:sz w:val="20"/>
          <w:szCs w:val="22"/>
        </w:rPr>
        <w:t xml:space="preserve">. </w:t>
      </w:r>
    </w:p>
    <w:p w14:paraId="2AD83354" w14:textId="77777777" w:rsidR="00096C26" w:rsidRPr="00ED5FE0" w:rsidRDefault="00096C26" w:rsidP="00096C26">
      <w:pPr>
        <w:ind w:left="1070"/>
        <w:rPr>
          <w:color w:val="00B0F0"/>
          <w:sz w:val="20"/>
          <w:szCs w:val="22"/>
        </w:rPr>
      </w:pPr>
      <w:r w:rsidRPr="00ED5FE0">
        <w:rPr>
          <w:rFonts w:hint="eastAsia"/>
          <w:noProof/>
          <w:color w:val="00B0F0"/>
          <w:sz w:val="20"/>
          <w:szCs w:val="22"/>
        </w:rPr>
        <w:t>・</w:t>
      </w:r>
      <w:r w:rsidRPr="00ED5FE0">
        <w:rPr>
          <w:color w:val="00B0F0"/>
          <w:sz w:val="20"/>
          <w:szCs w:val="22"/>
        </w:rPr>
        <w:t>Operated information for the switch which operated last steering or suspension</w:t>
      </w:r>
    </w:p>
    <w:p w14:paraId="4335EEE3" w14:textId="77777777" w:rsidR="00096C26" w:rsidRPr="00ED5FE0" w:rsidRDefault="00096C26" w:rsidP="00096C26">
      <w:pPr>
        <w:ind w:left="1070"/>
        <w:rPr>
          <w:color w:val="00B0F0"/>
          <w:sz w:val="20"/>
          <w:szCs w:val="22"/>
        </w:rPr>
      </w:pPr>
      <w:r w:rsidRPr="00ED5FE0">
        <w:rPr>
          <w:rFonts w:hint="eastAsia"/>
          <w:noProof/>
          <w:color w:val="00B0F0"/>
          <w:sz w:val="20"/>
          <w:szCs w:val="22"/>
        </w:rPr>
        <w:t>・</w:t>
      </w:r>
      <w:r w:rsidRPr="00ED5FE0">
        <w:rPr>
          <w:rFonts w:hint="eastAsia"/>
          <w:noProof/>
          <w:color w:val="00B0F0"/>
          <w:sz w:val="20"/>
          <w:szCs w:val="22"/>
        </w:rPr>
        <w:t xml:space="preserve">Meemorized infromation for </w:t>
      </w:r>
      <w:r w:rsidRPr="00ED5FE0">
        <w:rPr>
          <w:noProof/>
          <w:color w:val="00B0F0"/>
          <w:sz w:val="20"/>
          <w:szCs w:val="22"/>
        </w:rPr>
        <w:t>the switch which not operated last steering or suspension</w:t>
      </w:r>
    </w:p>
    <w:p w14:paraId="071A5E59" w14:textId="77777777" w:rsidR="0095101E" w:rsidRPr="00ED5FE0" w:rsidRDefault="00096C26" w:rsidP="0095101E">
      <w:pPr>
        <w:ind w:left="1070"/>
        <w:rPr>
          <w:noProof/>
          <w:color w:val="00B0F0"/>
          <w:szCs w:val="22"/>
        </w:rPr>
      </w:pPr>
      <w:r w:rsidRPr="00ED5FE0">
        <w:rPr>
          <w:rFonts w:hint="eastAsia"/>
          <w:noProof/>
          <w:color w:val="00B0F0"/>
          <w:szCs w:val="22"/>
        </w:rPr>
        <w:t xml:space="preserve">However, </w:t>
      </w:r>
      <w:r w:rsidRPr="00ED5FE0">
        <w:rPr>
          <w:noProof/>
          <w:color w:val="00B0F0"/>
          <w:szCs w:val="22"/>
        </w:rPr>
        <w:t xml:space="preserve">in case </w:t>
      </w:r>
      <w:r w:rsidRPr="00ED5FE0">
        <w:rPr>
          <w:rFonts w:hint="eastAsia"/>
          <w:noProof/>
          <w:color w:val="00B0F0"/>
          <w:szCs w:val="22"/>
        </w:rPr>
        <w:t xml:space="preserve">operated information for steering or suspension is </w:t>
      </w:r>
      <w:r w:rsidRPr="00ED5FE0">
        <w:rPr>
          <w:noProof/>
          <w:color w:val="00B0F0"/>
          <w:szCs w:val="22"/>
        </w:rPr>
        <w:t>“</w:t>
      </w:r>
      <w:r w:rsidR="00E664E0" w:rsidRPr="00ED5FE0">
        <w:rPr>
          <w:color w:val="00B0F0"/>
          <w:sz w:val="18"/>
          <w:szCs w:val="18"/>
        </w:rPr>
        <w:t>Rear Comfort</w:t>
      </w:r>
      <w:r w:rsidRPr="00ED5FE0">
        <w:rPr>
          <w:noProof/>
          <w:color w:val="00B0F0"/>
          <w:szCs w:val="22"/>
        </w:rPr>
        <w:t>”, treat it as “Normal” switch pushed.</w:t>
      </w:r>
    </w:p>
    <w:p w14:paraId="19A234AE" w14:textId="77777777" w:rsidR="00096C26" w:rsidRPr="00ED5FE0" w:rsidRDefault="00096C26" w:rsidP="00F435BB">
      <w:pPr>
        <w:numPr>
          <w:ilvl w:val="0"/>
          <w:numId w:val="5"/>
        </w:numPr>
        <w:rPr>
          <w:noProof/>
          <w:sz w:val="22"/>
        </w:rPr>
      </w:pPr>
      <w:bookmarkStart w:id="160" w:name="_Ref198625900"/>
      <w:r w:rsidRPr="00ED5FE0">
        <w:rPr>
          <w:rFonts w:hint="eastAsia"/>
        </w:rPr>
        <w:t>シャシー系（ステアリング）、シャシー系（サスペンション）、</w:t>
      </w:r>
      <w:r w:rsidRPr="00ED5FE0">
        <w:rPr>
          <w:rFonts w:hint="eastAsia"/>
          <w:sz w:val="20"/>
        </w:rPr>
        <w:t>および</w:t>
      </w:r>
      <w:r w:rsidRPr="00ED5FE0">
        <w:rPr>
          <w:rFonts w:hint="eastAsia"/>
        </w:rPr>
        <w:t>シャシー系（ブレーキ）のいずれかの</w:t>
      </w:r>
      <w:r w:rsidRPr="00ED5FE0">
        <w:rPr>
          <w:rFonts w:hint="eastAsia"/>
          <w:sz w:val="20"/>
        </w:rPr>
        <w:t>該当機能の釦が</w:t>
      </w:r>
      <w:r w:rsidR="00CE5C27" w:rsidRPr="000274AB">
        <w:rPr>
          <w:rFonts w:hint="eastAsia"/>
        </w:rPr>
        <w:t>押下リリース</w:t>
      </w:r>
      <w:r w:rsidRPr="000274AB">
        <w:rPr>
          <w:rFonts w:hint="eastAsia"/>
          <w:sz w:val="20"/>
        </w:rPr>
        <w:t>さ</w:t>
      </w:r>
      <w:r w:rsidRPr="00ED5FE0">
        <w:rPr>
          <w:rFonts w:hint="eastAsia"/>
          <w:sz w:val="20"/>
        </w:rPr>
        <w:t>れた時点で、信号を押下状態にセットし、送信する</w:t>
      </w:r>
      <w:r w:rsidRPr="000274AB">
        <w:rPr>
          <w:rFonts w:hint="eastAsia"/>
          <w:sz w:val="20"/>
        </w:rPr>
        <w:t>。</w:t>
      </w:r>
      <w:r w:rsidR="00CE5C27" w:rsidRPr="000274AB">
        <w:rPr>
          <w:rFonts w:hint="eastAsia"/>
        </w:rPr>
        <w:t>押下リリース検出して</w:t>
      </w:r>
      <w:r w:rsidR="00221154" w:rsidRPr="000274AB">
        <w:rPr>
          <w:rFonts w:ascii="MS Mincho" w:hAnsi="MS Mincho" w:hint="eastAsia"/>
          <w:szCs w:val="21"/>
        </w:rPr>
        <w:t>イベント通信周期の最小間隔</w:t>
      </w:r>
      <w:r w:rsidR="00CE5C27" w:rsidRPr="000274AB">
        <w:rPr>
          <w:rFonts w:hint="eastAsia"/>
        </w:rPr>
        <w:t>より長い間隔のパルスを出力後、</w:t>
      </w:r>
      <w:r w:rsidRPr="000274AB">
        <w:rPr>
          <w:rFonts w:hint="eastAsia"/>
          <w:sz w:val="20"/>
        </w:rPr>
        <w:t>『操作無し』を</w:t>
      </w:r>
      <w:r w:rsidRPr="00ED5FE0">
        <w:rPr>
          <w:rFonts w:hint="eastAsia"/>
          <w:sz w:val="20"/>
        </w:rPr>
        <w:t>セットし、送信する。</w:t>
      </w:r>
      <w:bookmarkEnd w:id="160"/>
    </w:p>
    <w:p w14:paraId="7ECBC176" w14:textId="77777777" w:rsidR="00096C26" w:rsidRPr="000D218D" w:rsidRDefault="00096C26" w:rsidP="00096C26">
      <w:pPr>
        <w:ind w:left="1070"/>
        <w:rPr>
          <w:rFonts w:hint="eastAsia"/>
          <w:noProof/>
          <w:color w:val="00B0F0"/>
          <w:sz w:val="20"/>
          <w:szCs w:val="22"/>
        </w:rPr>
      </w:pPr>
      <w:r w:rsidRPr="00ED5FE0">
        <w:rPr>
          <w:rFonts w:hint="eastAsia"/>
          <w:color w:val="00B0F0"/>
          <w:sz w:val="18"/>
          <w:szCs w:val="22"/>
        </w:rPr>
        <w:t xml:space="preserve"> </w:t>
      </w:r>
      <w:r w:rsidRPr="00ED5FE0">
        <w:rPr>
          <w:rFonts w:hint="eastAsia"/>
          <w:noProof/>
          <w:color w:val="00B0F0"/>
          <w:sz w:val="20"/>
          <w:szCs w:val="22"/>
        </w:rPr>
        <w:t>When user pushe</w:t>
      </w:r>
      <w:r w:rsidRPr="000D218D">
        <w:rPr>
          <w:rFonts w:hint="eastAsia"/>
          <w:noProof/>
          <w:color w:val="00B0F0"/>
          <w:sz w:val="20"/>
          <w:szCs w:val="22"/>
        </w:rPr>
        <w:t xml:space="preserve">s </w:t>
      </w:r>
      <w:r w:rsidR="002B409F" w:rsidRPr="000D218D">
        <w:rPr>
          <w:noProof/>
          <w:color w:val="00B0F0"/>
          <w:sz w:val="20"/>
          <w:szCs w:val="22"/>
        </w:rPr>
        <w:t xml:space="preserve">and releases </w:t>
      </w:r>
      <w:r w:rsidRPr="000D218D">
        <w:rPr>
          <w:noProof/>
          <w:color w:val="00B0F0"/>
          <w:sz w:val="20"/>
          <w:szCs w:val="22"/>
        </w:rPr>
        <w:t>Steering, suspension or brake customizing b</w:t>
      </w:r>
      <w:r w:rsidRPr="000D218D">
        <w:rPr>
          <w:rFonts w:hint="eastAsia"/>
          <w:noProof/>
          <w:color w:val="00B0F0"/>
          <w:sz w:val="20"/>
          <w:szCs w:val="22"/>
        </w:rPr>
        <w:t>utton, AVN generates above signal value according to the user</w:t>
      </w:r>
      <w:r w:rsidRPr="000D218D">
        <w:rPr>
          <w:noProof/>
          <w:color w:val="00B0F0"/>
          <w:sz w:val="20"/>
          <w:szCs w:val="22"/>
        </w:rPr>
        <w:t>’</w:t>
      </w:r>
      <w:r w:rsidRPr="000D218D">
        <w:rPr>
          <w:rFonts w:hint="eastAsia"/>
          <w:noProof/>
          <w:color w:val="00B0F0"/>
          <w:sz w:val="20"/>
          <w:szCs w:val="22"/>
        </w:rPr>
        <w:t>s button select and transmits it.</w:t>
      </w:r>
    </w:p>
    <w:p w14:paraId="69C9CC4B" w14:textId="77777777" w:rsidR="00096C26" w:rsidRPr="00ED5FE0" w:rsidRDefault="002B409F" w:rsidP="00096C26">
      <w:pPr>
        <w:ind w:left="1070"/>
        <w:rPr>
          <w:rFonts w:hint="eastAsia"/>
          <w:sz w:val="20"/>
          <w:szCs w:val="22"/>
        </w:rPr>
      </w:pPr>
      <w:r w:rsidRPr="000D218D">
        <w:rPr>
          <w:noProof/>
          <w:color w:val="00B0F0"/>
          <w:sz w:val="20"/>
          <w:szCs w:val="22"/>
        </w:rPr>
        <w:t xml:space="preserve">Output the pulse of the interval that is longer than </w:t>
      </w:r>
      <w:r w:rsidR="00221154" w:rsidRPr="000D218D">
        <w:rPr>
          <w:rFonts w:eastAsia="Yu Gothic"/>
          <w:color w:val="00B0F0"/>
          <w:sz w:val="20"/>
          <w:szCs w:val="20"/>
        </w:rPr>
        <w:t>minimum event cycle</w:t>
      </w:r>
      <w:r w:rsidRPr="000D218D">
        <w:rPr>
          <w:noProof/>
          <w:color w:val="00B0F0"/>
          <w:sz w:val="20"/>
          <w:szCs w:val="22"/>
        </w:rPr>
        <w:t xml:space="preserve"> after detects the press release operation, </w:t>
      </w:r>
      <w:r w:rsidR="00096C26" w:rsidRPr="000D218D">
        <w:rPr>
          <w:rFonts w:hint="eastAsia"/>
          <w:noProof/>
          <w:color w:val="00B0F0"/>
          <w:sz w:val="20"/>
          <w:szCs w:val="22"/>
        </w:rPr>
        <w:t>and transmits</w:t>
      </w:r>
      <w:r w:rsidR="00096C26" w:rsidRPr="00ED5FE0">
        <w:rPr>
          <w:rFonts w:hint="eastAsia"/>
          <w:noProof/>
          <w:color w:val="00B0F0"/>
          <w:sz w:val="20"/>
          <w:szCs w:val="22"/>
        </w:rPr>
        <w:t xml:space="preserve"> </w:t>
      </w:r>
      <w:r w:rsidR="00096C26" w:rsidRPr="00ED5FE0">
        <w:rPr>
          <w:noProof/>
          <w:color w:val="00B0F0"/>
          <w:sz w:val="20"/>
          <w:szCs w:val="22"/>
        </w:rPr>
        <w:t>“</w:t>
      </w:r>
      <w:r w:rsidR="00096C26" w:rsidRPr="00ED5FE0">
        <w:rPr>
          <w:rFonts w:hint="eastAsia"/>
          <w:noProof/>
          <w:color w:val="00B0F0"/>
          <w:sz w:val="20"/>
          <w:szCs w:val="22"/>
        </w:rPr>
        <w:t>No user operation</w:t>
      </w:r>
      <w:r w:rsidR="00096C26" w:rsidRPr="00ED5FE0">
        <w:rPr>
          <w:noProof/>
          <w:color w:val="00B0F0"/>
          <w:sz w:val="20"/>
          <w:szCs w:val="22"/>
        </w:rPr>
        <w:t>”</w:t>
      </w:r>
      <w:r w:rsidR="00096C26" w:rsidRPr="00ED5FE0">
        <w:rPr>
          <w:rFonts w:hint="eastAsia"/>
          <w:noProof/>
          <w:color w:val="00B0F0"/>
          <w:sz w:val="20"/>
          <w:szCs w:val="22"/>
        </w:rPr>
        <w:t>.</w:t>
      </w:r>
    </w:p>
    <w:p w14:paraId="7DAF3FF8" w14:textId="77777777" w:rsidR="00096C26" w:rsidRPr="00ED5FE0" w:rsidRDefault="00096C26" w:rsidP="00096C26">
      <w:pPr>
        <w:ind w:leftChars="399" w:left="1075" w:hangingChars="188" w:hanging="306"/>
        <w:rPr>
          <w:rFonts w:hint="eastAsia"/>
          <w:sz w:val="18"/>
          <w:szCs w:val="22"/>
        </w:rPr>
      </w:pPr>
    </w:p>
    <w:p w14:paraId="47360E6B" w14:textId="77777777" w:rsidR="00A70905" w:rsidRPr="00ED5FE0" w:rsidRDefault="00096C26" w:rsidP="00245056">
      <w:pPr>
        <w:ind w:leftChars="220" w:left="424"/>
        <w:jc w:val="left"/>
        <w:rPr>
          <w:noProof/>
        </w:rPr>
      </w:pPr>
      <w:r w:rsidRPr="00ED5FE0">
        <w:rPr>
          <w:rFonts w:hint="eastAsia"/>
          <w:noProof/>
        </w:rPr>
        <w:t>各スイッチ操作に対する、</w:t>
      </w:r>
      <w:r w:rsidR="0040497D" w:rsidRPr="00ED5FE0">
        <w:rPr>
          <w:noProof/>
        </w:rPr>
        <w:t>C</w:t>
      </w:r>
      <w:r w:rsidRPr="00ED5FE0">
        <w:rPr>
          <w:rFonts w:hint="eastAsia"/>
          <w:noProof/>
        </w:rPr>
        <w:t>_DCS</w:t>
      </w:r>
      <w:r w:rsidRPr="00ED5FE0">
        <w:rPr>
          <w:rFonts w:hint="eastAsia"/>
          <w:noProof/>
        </w:rPr>
        <w:t>、</w:t>
      </w:r>
      <w:r w:rsidRPr="00ED5FE0">
        <w:rPr>
          <w:sz w:val="20"/>
        </w:rPr>
        <w:t>C_ST_DCS</w:t>
      </w:r>
      <w:r w:rsidRPr="00ED5FE0">
        <w:rPr>
          <w:rFonts w:hint="eastAsia"/>
          <w:sz w:val="20"/>
        </w:rPr>
        <w:t>、</w:t>
      </w:r>
      <w:r w:rsidRPr="00ED5FE0">
        <w:rPr>
          <w:rFonts w:hint="eastAsia"/>
          <w:sz w:val="20"/>
        </w:rPr>
        <w:t>C_</w:t>
      </w:r>
      <w:r w:rsidRPr="00ED5FE0">
        <w:rPr>
          <w:sz w:val="20"/>
        </w:rPr>
        <w:t>SU_DCS</w:t>
      </w:r>
      <w:r w:rsidRPr="00ED5FE0">
        <w:rPr>
          <w:rFonts w:hint="eastAsia"/>
          <w:sz w:val="20"/>
        </w:rPr>
        <w:t>、</w:t>
      </w:r>
      <w:r w:rsidRPr="00ED5FE0">
        <w:rPr>
          <w:sz w:val="20"/>
        </w:rPr>
        <w:t>C_BR_DCS</w:t>
      </w:r>
      <w:r w:rsidRPr="00ED5FE0">
        <w:rPr>
          <w:rFonts w:hint="eastAsia"/>
          <w:sz w:val="20"/>
        </w:rPr>
        <w:t>の</w:t>
      </w:r>
      <w:r w:rsidRPr="00ED5FE0">
        <w:rPr>
          <w:rFonts w:hint="eastAsia"/>
          <w:noProof/>
        </w:rPr>
        <w:t>出力信号の定義は</w:t>
      </w:r>
      <w:r w:rsidR="00F556BF" w:rsidRPr="00ED5FE0">
        <w:rPr>
          <w:rFonts w:hint="eastAsia"/>
          <w:noProof/>
        </w:rPr>
        <w:t>添付</w:t>
      </w:r>
      <w:r w:rsidR="00A70905" w:rsidRPr="00ED5FE0">
        <w:rPr>
          <w:i/>
          <w:noProof/>
        </w:rPr>
        <w:t>”</w:t>
      </w:r>
      <w:r w:rsidR="004B6905" w:rsidRPr="00ED5FE0">
        <w:rPr>
          <w:rFonts w:hint="eastAsia"/>
          <w:i/>
        </w:rPr>
        <w:t xml:space="preserve"> </w:t>
      </w:r>
      <w:r w:rsidR="004B6905" w:rsidRPr="00ED5FE0">
        <w:rPr>
          <w:rFonts w:hint="eastAsia"/>
          <w:i/>
          <w:noProof/>
        </w:rPr>
        <w:t>24MM_</w:t>
      </w:r>
      <w:r w:rsidR="00496B8D" w:rsidRPr="00ED5FE0">
        <w:rPr>
          <w:rFonts w:hint="eastAsia"/>
          <w:i/>
          <w:noProof/>
        </w:rPr>
        <w:t>ドライブモードセレクト</w:t>
      </w:r>
      <w:r w:rsidR="004B6905" w:rsidRPr="00ED5FE0">
        <w:rPr>
          <w:rFonts w:hint="eastAsia"/>
          <w:i/>
          <w:noProof/>
        </w:rPr>
        <w:t>機能仕様書</w:t>
      </w:r>
      <w:r w:rsidR="004B6905" w:rsidRPr="00ED5FE0">
        <w:rPr>
          <w:rFonts w:hint="eastAsia"/>
          <w:i/>
          <w:noProof/>
        </w:rPr>
        <w:t>_</w:t>
      </w:r>
      <w:r w:rsidR="004B6905" w:rsidRPr="00ED5FE0">
        <w:rPr>
          <w:rFonts w:hint="eastAsia"/>
          <w:i/>
          <w:noProof/>
        </w:rPr>
        <w:t>添付資料</w:t>
      </w:r>
      <w:r w:rsidR="004B6905" w:rsidRPr="00ED5FE0">
        <w:rPr>
          <w:rFonts w:hint="eastAsia"/>
          <w:i/>
          <w:noProof/>
        </w:rPr>
        <w:t>_</w:t>
      </w:r>
      <w:r w:rsidR="004B6905" w:rsidRPr="00ED5FE0">
        <w:rPr>
          <w:rFonts w:hint="eastAsia"/>
          <w:i/>
          <w:noProof/>
        </w:rPr>
        <w:t>シャシー系カスタマイズ</w:t>
      </w:r>
      <w:r w:rsidR="00A70905" w:rsidRPr="00ED5FE0">
        <w:rPr>
          <w:i/>
          <w:noProof/>
        </w:rPr>
        <w:t>”</w:t>
      </w:r>
      <w:r w:rsidR="00F556BF" w:rsidRPr="00ED5FE0">
        <w:rPr>
          <w:rFonts w:hint="eastAsia"/>
          <w:noProof/>
        </w:rPr>
        <w:t>参照</w:t>
      </w:r>
      <w:r w:rsidR="00A70905" w:rsidRPr="00ED5FE0">
        <w:rPr>
          <w:rFonts w:hint="eastAsia"/>
          <w:noProof/>
        </w:rPr>
        <w:t>。</w:t>
      </w:r>
    </w:p>
    <w:p w14:paraId="7FD40C7D" w14:textId="77777777" w:rsidR="007E053E" w:rsidRPr="00ED5FE0" w:rsidRDefault="00096C26" w:rsidP="00245056">
      <w:pPr>
        <w:ind w:leftChars="220" w:left="424"/>
        <w:jc w:val="left"/>
        <w:rPr>
          <w:rFonts w:hint="eastAsia"/>
          <w:color w:val="00B0F0"/>
          <w:sz w:val="20"/>
          <w:szCs w:val="22"/>
        </w:rPr>
      </w:pPr>
      <w:r w:rsidRPr="00ED5FE0">
        <w:rPr>
          <w:rFonts w:hint="eastAsia"/>
          <w:noProof/>
          <w:color w:val="00B0F0"/>
          <w:sz w:val="20"/>
          <w:szCs w:val="22"/>
        </w:rPr>
        <w:t xml:space="preserve">The definition of </w:t>
      </w:r>
      <w:r w:rsidR="0040497D" w:rsidRPr="00ED5FE0">
        <w:rPr>
          <w:noProof/>
          <w:color w:val="00B0F0"/>
          <w:sz w:val="20"/>
          <w:szCs w:val="22"/>
        </w:rPr>
        <w:t>output strategy for “C</w:t>
      </w:r>
      <w:r w:rsidRPr="00ED5FE0">
        <w:rPr>
          <w:noProof/>
          <w:color w:val="00B0F0"/>
          <w:sz w:val="20"/>
          <w:szCs w:val="22"/>
        </w:rPr>
        <w:t xml:space="preserve">_DCS”, “C_ST_DCS”, “C_SU_DCS” and “C_BR_DCS” regarding each swithc operation </w:t>
      </w:r>
      <w:r w:rsidR="007E053E" w:rsidRPr="00ED5FE0">
        <w:rPr>
          <w:noProof/>
          <w:color w:val="00B0F0"/>
          <w:sz w:val="20"/>
          <w:szCs w:val="22"/>
        </w:rPr>
        <w:t>is shown in attachment file.</w:t>
      </w:r>
      <w:r w:rsidR="007E053E" w:rsidRPr="00ED5FE0">
        <w:rPr>
          <w:rFonts w:hint="eastAsia"/>
          <w:color w:val="00B0F0"/>
          <w:sz w:val="20"/>
          <w:szCs w:val="22"/>
        </w:rPr>
        <w:t xml:space="preserve"> </w:t>
      </w:r>
    </w:p>
    <w:p w14:paraId="04F00DA7" w14:textId="77777777" w:rsidR="0056678B" w:rsidRPr="00ED5FE0" w:rsidRDefault="0056678B" w:rsidP="00245056">
      <w:pPr>
        <w:ind w:leftChars="220" w:left="424"/>
        <w:jc w:val="left"/>
        <w:rPr>
          <w:color w:val="5B9BD5"/>
        </w:rPr>
      </w:pPr>
    </w:p>
    <w:p w14:paraId="08486510" w14:textId="77777777" w:rsidR="00915487" w:rsidRDefault="00915487" w:rsidP="00245056">
      <w:pPr>
        <w:ind w:leftChars="220" w:left="424"/>
        <w:jc w:val="left"/>
      </w:pPr>
    </w:p>
    <w:p w14:paraId="5C59BC6D" w14:textId="77777777" w:rsidR="004D1230" w:rsidRPr="00ED5FE0" w:rsidRDefault="004D1230" w:rsidP="00245056">
      <w:pPr>
        <w:ind w:leftChars="220" w:left="424"/>
        <w:jc w:val="left"/>
        <w:rPr>
          <w:rFonts w:hint="eastAsia"/>
        </w:rPr>
      </w:pPr>
    </w:p>
    <w:p w14:paraId="799E827A" w14:textId="77777777" w:rsidR="00AB0561" w:rsidRPr="00ED5FE0" w:rsidRDefault="00AB0561" w:rsidP="00CC17EE">
      <w:pPr>
        <w:pStyle w:val="Heading3"/>
        <w:rPr>
          <w:rFonts w:hint="eastAsia"/>
          <w:sz w:val="20"/>
          <w:szCs w:val="22"/>
        </w:rPr>
      </w:pPr>
      <w:bookmarkStart w:id="161" w:name="_Toc166748999"/>
      <w:bookmarkStart w:id="162" w:name="_Toc207119744"/>
      <w:r w:rsidRPr="00ED5FE0">
        <w:rPr>
          <w:rFonts w:hint="eastAsia"/>
        </w:rPr>
        <w:t>CAN</w:t>
      </w:r>
      <w:r w:rsidRPr="00ED5FE0">
        <w:rPr>
          <w:rFonts w:hint="eastAsia"/>
        </w:rPr>
        <w:t>出力信号（</w:t>
      </w:r>
      <w:r w:rsidR="00DA4ED4" w:rsidRPr="00ED5FE0">
        <w:rPr>
          <w:rFonts w:hint="eastAsia"/>
        </w:rPr>
        <w:t>D</w:t>
      </w:r>
      <w:r w:rsidR="00DA4ED4" w:rsidRPr="00ED5FE0">
        <w:t>MS</w:t>
      </w:r>
      <w:r w:rsidR="00DA4ED4" w:rsidRPr="00ED5FE0">
        <w:rPr>
          <w:rFonts w:hint="eastAsia"/>
        </w:rPr>
        <w:t>ソフトスイッチ</w:t>
      </w:r>
      <w:r w:rsidR="005D45AD" w:rsidRPr="000274AB">
        <w:rPr>
          <w:rFonts w:hint="eastAsia"/>
        </w:rPr>
        <w:t xml:space="preserve"> </w:t>
      </w:r>
      <w:r w:rsidR="00D63AE9" w:rsidRPr="000274AB">
        <w:t>19ePFv2</w:t>
      </w:r>
      <w:r w:rsidR="00003F6E" w:rsidRPr="000274AB">
        <w:rPr>
          <w:rFonts w:hint="eastAsia"/>
        </w:rPr>
        <w:t>用</w:t>
      </w:r>
      <w:r w:rsidRPr="00ED5FE0">
        <w:rPr>
          <w:rFonts w:hint="eastAsia"/>
          <w:sz w:val="20"/>
          <w:szCs w:val="22"/>
        </w:rPr>
        <w:t>）</w:t>
      </w:r>
      <w:r w:rsidRPr="00ED5FE0">
        <w:rPr>
          <w:rFonts w:hint="eastAsia"/>
          <w:color w:val="00B0F0"/>
          <w:sz w:val="20"/>
          <w:szCs w:val="22"/>
        </w:rPr>
        <w:t>/ CAN output signa</w:t>
      </w:r>
      <w:r w:rsidRPr="000D218D">
        <w:rPr>
          <w:rFonts w:hint="eastAsia"/>
          <w:color w:val="00B0F0"/>
          <w:sz w:val="20"/>
          <w:szCs w:val="22"/>
        </w:rPr>
        <w:t xml:space="preserve">l (for </w:t>
      </w:r>
      <w:r w:rsidR="00D63AE9" w:rsidRPr="000D218D">
        <w:rPr>
          <w:color w:val="00B0F0"/>
          <w:sz w:val="20"/>
          <w:szCs w:val="22"/>
        </w:rPr>
        <w:t>19ePFv2</w:t>
      </w:r>
      <w:r w:rsidR="005D45AD" w:rsidRPr="000D218D">
        <w:rPr>
          <w:color w:val="00B0F0"/>
          <w:sz w:val="20"/>
          <w:szCs w:val="22"/>
        </w:rPr>
        <w:t xml:space="preserve"> </w:t>
      </w:r>
      <w:r w:rsidRPr="000D218D">
        <w:rPr>
          <w:rFonts w:hint="eastAsia"/>
          <w:color w:val="00B0F0"/>
          <w:sz w:val="20"/>
          <w:szCs w:val="22"/>
        </w:rPr>
        <w:t>DMS</w:t>
      </w:r>
      <w:r w:rsidRPr="000D218D">
        <w:rPr>
          <w:color w:val="00B0F0"/>
          <w:sz w:val="20"/>
          <w:szCs w:val="22"/>
        </w:rPr>
        <w:t xml:space="preserve"> </w:t>
      </w:r>
      <w:r w:rsidR="00DA4ED4" w:rsidRPr="000D218D">
        <w:rPr>
          <w:color w:val="00B0F0"/>
          <w:sz w:val="20"/>
          <w:szCs w:val="22"/>
        </w:rPr>
        <w:t>sof</w:t>
      </w:r>
      <w:r w:rsidR="00DA4ED4" w:rsidRPr="00ED5FE0">
        <w:rPr>
          <w:color w:val="00B0F0"/>
          <w:sz w:val="20"/>
          <w:szCs w:val="22"/>
        </w:rPr>
        <w:t>tware</w:t>
      </w:r>
      <w:r w:rsidRPr="00ED5FE0">
        <w:rPr>
          <w:color w:val="00B0F0"/>
          <w:sz w:val="20"/>
          <w:szCs w:val="22"/>
        </w:rPr>
        <w:t xml:space="preserve"> switch</w:t>
      </w:r>
      <w:r w:rsidRPr="00ED5FE0">
        <w:rPr>
          <w:rFonts w:hint="eastAsia"/>
          <w:color w:val="00B0F0"/>
          <w:sz w:val="20"/>
          <w:szCs w:val="22"/>
        </w:rPr>
        <w:t>)</w:t>
      </w:r>
      <w:bookmarkEnd w:id="161"/>
      <w:bookmarkEnd w:id="162"/>
    </w:p>
    <w:p w14:paraId="51007D34" w14:textId="77777777" w:rsidR="00AB0561" w:rsidRPr="00ED5FE0" w:rsidRDefault="00F04BBF" w:rsidP="00AB0561">
      <w:pPr>
        <w:ind w:leftChars="200" w:left="386"/>
        <w:rPr>
          <w:color w:val="00B0F0"/>
          <w:sz w:val="20"/>
          <w:szCs w:val="22"/>
        </w:rPr>
      </w:pPr>
      <w:r w:rsidRPr="00ED5FE0">
        <w:rPr>
          <w:rFonts w:hint="eastAsia"/>
        </w:rPr>
        <w:t>DMS</w:t>
      </w:r>
      <w:r w:rsidRPr="00ED5FE0">
        <w:rPr>
          <w:rFonts w:hint="eastAsia"/>
        </w:rPr>
        <w:t>ソフトスイッチ用</w:t>
      </w:r>
      <w:r w:rsidR="00AB0561" w:rsidRPr="00ED5FE0">
        <w:rPr>
          <w:rFonts w:hint="eastAsia"/>
        </w:rPr>
        <w:t>モード選択</w:t>
      </w:r>
      <w:r w:rsidR="00AB0561" w:rsidRPr="00ED5FE0">
        <w:rPr>
          <w:rFonts w:hint="eastAsia"/>
        </w:rPr>
        <w:t>SW</w:t>
      </w:r>
      <w:r w:rsidR="00AB0561" w:rsidRPr="00ED5FE0">
        <w:rPr>
          <w:rFonts w:hint="eastAsia"/>
        </w:rPr>
        <w:t>操作情報</w:t>
      </w:r>
      <w:r w:rsidR="00AB0561" w:rsidRPr="00ED5FE0">
        <w:rPr>
          <w:rFonts w:hint="eastAsia"/>
        </w:rPr>
        <w:t xml:space="preserve"> </w:t>
      </w:r>
      <w:r w:rsidR="00AB0561" w:rsidRPr="00ED5FE0">
        <w:rPr>
          <w:rFonts w:hint="eastAsia"/>
          <w:color w:val="00B0F0"/>
          <w:sz w:val="20"/>
          <w:szCs w:val="22"/>
        </w:rPr>
        <w:t xml:space="preserve">/ Switch information of DMS </w:t>
      </w:r>
      <w:r w:rsidR="00AB0561" w:rsidRPr="00ED5FE0">
        <w:rPr>
          <w:color w:val="00B0F0"/>
          <w:sz w:val="20"/>
          <w:szCs w:val="22"/>
        </w:rPr>
        <w:t>mode select</w:t>
      </w:r>
      <w:r w:rsidRPr="00ED5FE0">
        <w:rPr>
          <w:color w:val="00B0F0"/>
          <w:sz w:val="20"/>
          <w:szCs w:val="22"/>
        </w:rPr>
        <w:t xml:space="preserve"> for DMS software switch screen</w:t>
      </w:r>
    </w:p>
    <w:p w14:paraId="1AD00989" w14:textId="77777777" w:rsidR="005D45AD" w:rsidRPr="00ED5FE0" w:rsidRDefault="005D45AD" w:rsidP="005D45AD">
      <w:pPr>
        <w:ind w:leftChars="200" w:left="386"/>
      </w:pPr>
    </w:p>
    <w:p w14:paraId="3A0A97D9" w14:textId="77777777" w:rsidR="005D45AD" w:rsidRPr="00ED5FE0" w:rsidRDefault="005D45AD" w:rsidP="005D45AD">
      <w:pPr>
        <w:ind w:leftChars="200" w:left="386"/>
        <w:rPr>
          <w:rFonts w:eastAsia="フレームラベル" w:hint="eastAsia"/>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rPr>
        <w:t>：</w:t>
      </w:r>
      <w:r w:rsidRPr="00ED5FE0">
        <w:rPr>
          <w:rFonts w:hint="eastAsia"/>
        </w:rPr>
        <w:t>AVNMC05</w:t>
      </w:r>
    </w:p>
    <w:p w14:paraId="437039D2" w14:textId="77777777" w:rsidR="005D45AD" w:rsidRPr="00A45959" w:rsidRDefault="005D45AD" w:rsidP="005D45AD">
      <w:pPr>
        <w:ind w:leftChars="200" w:left="386"/>
        <w:rPr>
          <w:rFonts w:hint="eastAsia"/>
        </w:rPr>
      </w:pPr>
      <w:r w:rsidRPr="00ED5FE0">
        <w:rPr>
          <w:rFonts w:hint="eastAsia"/>
        </w:rPr>
        <w:t>データラベル：下表参照</w:t>
      </w:r>
      <w:r w:rsidRPr="00ED5FE0">
        <w:rPr>
          <w:rFonts w:hint="eastAsia"/>
        </w:rPr>
        <w:t xml:space="preserve">  </w:t>
      </w:r>
      <w:r w:rsidRPr="00ED5FE0">
        <w:rPr>
          <w:rFonts w:hint="eastAsia"/>
          <w:color w:val="00B0F0"/>
          <w:sz w:val="20"/>
          <w:szCs w:val="22"/>
        </w:rPr>
        <w:t>/ Message label</w:t>
      </w:r>
      <w:r w:rsidRPr="00ED5FE0">
        <w:rPr>
          <w:rFonts w:hint="eastAsia"/>
        </w:rPr>
        <w:t>：</w:t>
      </w:r>
      <w:r w:rsidRPr="00C4600D">
        <w:rPr>
          <w:rFonts w:hint="eastAsia"/>
          <w:color w:val="00B0F0"/>
        </w:rPr>
        <w:t>Refer to the below table</w:t>
      </w:r>
    </w:p>
    <w:p w14:paraId="43670CE6" w14:textId="77777777" w:rsidR="005D45AD" w:rsidRPr="00A45959" w:rsidRDefault="005D45AD" w:rsidP="005D45AD">
      <w:pPr>
        <w:ind w:leftChars="200" w:left="386"/>
      </w:pPr>
      <w:r w:rsidRPr="00A45959">
        <w:rPr>
          <w:rFonts w:hint="eastAsia"/>
        </w:rPr>
        <w:t>初期値：無押下状態</w:t>
      </w:r>
      <w:r w:rsidRPr="00A45959">
        <w:rPr>
          <w:rFonts w:hint="eastAsia"/>
        </w:rPr>
        <w:t xml:space="preserve"> </w:t>
      </w:r>
      <w:r w:rsidRPr="00710CD0">
        <w:rPr>
          <w:rFonts w:hint="eastAsia"/>
          <w:color w:val="00B0F0"/>
          <w:sz w:val="20"/>
          <w:szCs w:val="22"/>
        </w:rPr>
        <w:t>/ Initial value</w:t>
      </w:r>
      <w:r w:rsidRPr="00C4600D">
        <w:rPr>
          <w:rFonts w:hint="eastAsia"/>
          <w:color w:val="00B0F0"/>
        </w:rPr>
        <w:t>：</w:t>
      </w:r>
      <w:r w:rsidRPr="00C4600D">
        <w:rPr>
          <w:rFonts w:hint="eastAsia"/>
          <w:color w:val="00B0F0"/>
        </w:rPr>
        <w:t>Non-pushed</w:t>
      </w:r>
    </w:p>
    <w:tbl>
      <w:tblPr>
        <w:tblW w:w="9180" w:type="dxa"/>
        <w:tblCellMar>
          <w:left w:w="0" w:type="dxa"/>
          <w:right w:w="0" w:type="dxa"/>
        </w:tblCellMar>
        <w:tblLook w:val="0420" w:firstRow="1" w:lastRow="0" w:firstColumn="0" w:lastColumn="0" w:noHBand="0" w:noVBand="1"/>
      </w:tblPr>
      <w:tblGrid>
        <w:gridCol w:w="572"/>
        <w:gridCol w:w="701"/>
        <w:gridCol w:w="1866"/>
        <w:gridCol w:w="1960"/>
        <w:gridCol w:w="4081"/>
        <w:tblGridChange w:id="163">
          <w:tblGrid>
            <w:gridCol w:w="572"/>
            <w:gridCol w:w="701"/>
            <w:gridCol w:w="1866"/>
            <w:gridCol w:w="1960"/>
            <w:gridCol w:w="4081"/>
          </w:tblGrid>
        </w:tblGridChange>
      </w:tblGrid>
      <w:tr w:rsidR="005D45AD" w:rsidRPr="00A45959" w14:paraId="1D1A4579" w14:textId="77777777" w:rsidTr="002925CC">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366A4B3" w14:textId="77777777" w:rsidR="005D45AD" w:rsidRPr="00A45959" w:rsidRDefault="005D45AD" w:rsidP="002925CC">
            <w:pPr>
              <w:rPr>
                <w:sz w:val="20"/>
              </w:rPr>
            </w:pPr>
            <w:r w:rsidRPr="00A45959">
              <w:rPr>
                <w:rFonts w:hint="eastAsia"/>
                <w:sz w:val="20"/>
              </w:rPr>
              <w:t>5.5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73C95C5D" w14:textId="77777777" w:rsidR="005D45AD" w:rsidRPr="00A45959" w:rsidRDefault="005D45AD" w:rsidP="002925CC">
            <w:pPr>
              <w:rPr>
                <w:sz w:val="20"/>
              </w:rPr>
            </w:pPr>
            <w:r w:rsidRPr="00A45959">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EE946DC" w14:textId="77777777" w:rsidR="005D45AD" w:rsidRPr="00A45959" w:rsidRDefault="005D45AD" w:rsidP="002925CC">
            <w:pPr>
              <w:rPr>
                <w:rFonts w:hint="eastAsia"/>
                <w:sz w:val="20"/>
              </w:rPr>
            </w:pPr>
            <w:r w:rsidRPr="00A45959">
              <w:rPr>
                <w:rFonts w:hint="eastAsia"/>
                <w:sz w:val="20"/>
              </w:rPr>
              <w:t>L_EC_MD_SW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26502F21" w14:textId="77777777" w:rsidR="005D45AD" w:rsidRPr="00A45959" w:rsidRDefault="005D45AD" w:rsidP="002925CC">
            <w:pPr>
              <w:rPr>
                <w:sz w:val="20"/>
              </w:rPr>
            </w:pPr>
            <w:r w:rsidRPr="00A45959">
              <w:rPr>
                <w:sz w:val="20"/>
              </w:rPr>
              <w:t>Switch State of Eco</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D2CCA38" w14:textId="77777777" w:rsidR="005D45AD" w:rsidRPr="00710CD0" w:rsidRDefault="005D45AD" w:rsidP="002925CC">
            <w:pPr>
              <w:rPr>
                <w:color w:val="00B0F0"/>
                <w:sz w:val="18"/>
                <w:szCs w:val="22"/>
              </w:rPr>
            </w:pPr>
            <w:r w:rsidRPr="00A45959">
              <w:rPr>
                <w:sz w:val="20"/>
              </w:rPr>
              <w:t>ECO SW</w:t>
            </w:r>
            <w:r w:rsidRPr="00A45959">
              <w:rPr>
                <w:sz w:val="20"/>
              </w:rPr>
              <w:t>操作情報</w:t>
            </w:r>
          </w:p>
          <w:p w14:paraId="6A56C040" w14:textId="77777777" w:rsidR="005D45AD" w:rsidRPr="00A45959" w:rsidRDefault="005D45AD" w:rsidP="002925CC">
            <w:pPr>
              <w:rPr>
                <w:sz w:val="20"/>
              </w:rPr>
            </w:pPr>
            <w:r w:rsidRPr="00710CD0">
              <w:rPr>
                <w:color w:val="00B0F0"/>
                <w:sz w:val="18"/>
                <w:szCs w:val="22"/>
              </w:rPr>
              <w:t>Operated information of Eco switch</w:t>
            </w:r>
          </w:p>
        </w:tc>
      </w:tr>
      <w:tr w:rsidR="005D45AD" w:rsidRPr="00A45959" w14:paraId="4D640860" w14:textId="77777777" w:rsidTr="002925CC">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3E7EDDB" w14:textId="77777777" w:rsidR="005D45AD" w:rsidRPr="00A45959" w:rsidRDefault="005D45AD" w:rsidP="002925CC">
            <w:pPr>
              <w:rPr>
                <w:sz w:val="20"/>
              </w:rPr>
            </w:pPr>
            <w:r w:rsidRPr="00A45959">
              <w:rPr>
                <w:rFonts w:hint="eastAsia"/>
                <w:sz w:val="20"/>
              </w:rPr>
              <w:t>5.4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439C9531" w14:textId="77777777" w:rsidR="005D45AD" w:rsidRPr="00A45959" w:rsidRDefault="005D45AD" w:rsidP="002925CC">
            <w:pPr>
              <w:rPr>
                <w:sz w:val="20"/>
              </w:rPr>
            </w:pPr>
            <w:r w:rsidRPr="00A45959">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9146033" w14:textId="77777777" w:rsidR="005D45AD" w:rsidRPr="00A45959" w:rsidRDefault="005D45AD" w:rsidP="002925CC">
            <w:pPr>
              <w:rPr>
                <w:rFonts w:hint="eastAsia"/>
                <w:sz w:val="20"/>
              </w:rPr>
            </w:pPr>
            <w:r w:rsidRPr="00A45959">
              <w:rPr>
                <w:rFonts w:hint="eastAsia"/>
                <w:sz w:val="20"/>
              </w:rPr>
              <w:t>L_NR_MD_SW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DBB77D7" w14:textId="77777777" w:rsidR="005D45AD" w:rsidRPr="00A45959" w:rsidRDefault="005D45AD" w:rsidP="002925CC">
            <w:pPr>
              <w:rPr>
                <w:sz w:val="20"/>
              </w:rPr>
            </w:pPr>
            <w:r w:rsidRPr="00A45959">
              <w:rPr>
                <w:sz w:val="20"/>
              </w:rPr>
              <w:t xml:space="preserve">Switch State of </w:t>
            </w:r>
            <w:r w:rsidRPr="00A45959">
              <w:rPr>
                <w:rFonts w:hint="eastAsia"/>
                <w:sz w:val="20"/>
              </w:rPr>
              <w:t>Normal</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BF161DA" w14:textId="77777777" w:rsidR="005D45AD" w:rsidRPr="00710CD0" w:rsidRDefault="005D45AD" w:rsidP="002925CC">
            <w:pPr>
              <w:rPr>
                <w:color w:val="00B0F0"/>
                <w:sz w:val="18"/>
                <w:szCs w:val="22"/>
              </w:rPr>
            </w:pPr>
            <w:r w:rsidRPr="00A45959">
              <w:rPr>
                <w:sz w:val="20"/>
              </w:rPr>
              <w:t>NORMAL SW</w:t>
            </w:r>
            <w:r w:rsidRPr="00A45959">
              <w:rPr>
                <w:sz w:val="20"/>
              </w:rPr>
              <w:t>操作情報</w:t>
            </w:r>
          </w:p>
          <w:p w14:paraId="6643AD81" w14:textId="77777777" w:rsidR="005D45AD" w:rsidRPr="00A45959" w:rsidRDefault="005D45AD" w:rsidP="002925CC">
            <w:pPr>
              <w:rPr>
                <w:sz w:val="20"/>
              </w:rPr>
            </w:pPr>
            <w:r w:rsidRPr="00710CD0">
              <w:rPr>
                <w:color w:val="00B0F0"/>
                <w:sz w:val="18"/>
                <w:szCs w:val="22"/>
              </w:rPr>
              <w:t>Operated information of Normal switch</w:t>
            </w:r>
          </w:p>
        </w:tc>
      </w:tr>
      <w:tr w:rsidR="005D45AD" w:rsidRPr="00A45959" w14:paraId="63154F6C" w14:textId="77777777" w:rsidTr="002925CC">
        <w:trPr>
          <w:trHeight w:val="292"/>
        </w:trPr>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1A234E7" w14:textId="77777777" w:rsidR="005D45AD" w:rsidRPr="00A45959" w:rsidRDefault="005D45AD" w:rsidP="002925CC">
            <w:pPr>
              <w:rPr>
                <w:sz w:val="20"/>
              </w:rPr>
            </w:pPr>
            <w:r w:rsidRPr="00A45959">
              <w:rPr>
                <w:rFonts w:hint="eastAsia"/>
                <w:sz w:val="20"/>
              </w:rPr>
              <w:t>5.</w:t>
            </w:r>
            <w:r w:rsidRPr="00A45959">
              <w:rPr>
                <w:rFonts w:hint="eastAsia"/>
                <w:strike/>
                <w:sz w:val="20"/>
              </w:rPr>
              <w:t>0</w:t>
            </w:r>
            <w:r w:rsidRPr="00A45959">
              <w:rPr>
                <w:rFonts w:hint="eastAsia"/>
                <w:sz w:val="20"/>
              </w:rPr>
              <w:t>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16D43639" w14:textId="77777777" w:rsidR="005D45AD" w:rsidRPr="00A45959" w:rsidRDefault="005D45AD" w:rsidP="002925CC">
            <w:pPr>
              <w:rPr>
                <w:sz w:val="20"/>
              </w:rPr>
            </w:pPr>
            <w:r w:rsidRPr="00A45959">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630D3F0" w14:textId="77777777" w:rsidR="005D45AD" w:rsidRPr="00A45959" w:rsidRDefault="005D45AD" w:rsidP="002925CC">
            <w:pPr>
              <w:rPr>
                <w:rFonts w:hint="eastAsia"/>
                <w:sz w:val="20"/>
              </w:rPr>
            </w:pPr>
            <w:r w:rsidRPr="00A45959">
              <w:rPr>
                <w:rFonts w:hint="eastAsia"/>
                <w:sz w:val="20"/>
              </w:rPr>
              <w:t>L_PW_MD_SW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A3F96F8" w14:textId="77777777" w:rsidR="005D45AD" w:rsidRPr="00A45959" w:rsidRDefault="005D45AD" w:rsidP="002925CC">
            <w:pPr>
              <w:rPr>
                <w:sz w:val="20"/>
              </w:rPr>
            </w:pPr>
            <w:r w:rsidRPr="00A45959">
              <w:rPr>
                <w:sz w:val="20"/>
              </w:rPr>
              <w:t>Switch State of Sport</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48FA0CD" w14:textId="77777777" w:rsidR="005D45AD" w:rsidRPr="00710CD0" w:rsidRDefault="005D45AD" w:rsidP="002925CC">
            <w:pPr>
              <w:rPr>
                <w:color w:val="00B0F0"/>
                <w:sz w:val="18"/>
                <w:szCs w:val="22"/>
              </w:rPr>
            </w:pPr>
            <w:r w:rsidRPr="00A45959">
              <w:rPr>
                <w:sz w:val="20"/>
              </w:rPr>
              <w:t>SPORT SW</w:t>
            </w:r>
            <w:r w:rsidRPr="00A45959">
              <w:rPr>
                <w:sz w:val="20"/>
              </w:rPr>
              <w:t>操作情報</w:t>
            </w:r>
          </w:p>
          <w:p w14:paraId="4518CA4A" w14:textId="77777777" w:rsidR="005D45AD" w:rsidRPr="00A45959" w:rsidRDefault="005D45AD" w:rsidP="002925CC">
            <w:pPr>
              <w:rPr>
                <w:sz w:val="20"/>
              </w:rPr>
            </w:pPr>
            <w:r w:rsidRPr="00710CD0">
              <w:rPr>
                <w:color w:val="00B0F0"/>
                <w:sz w:val="18"/>
                <w:szCs w:val="22"/>
              </w:rPr>
              <w:t xml:space="preserve">Operated information of Sport switch </w:t>
            </w:r>
          </w:p>
        </w:tc>
      </w:tr>
      <w:tr w:rsidR="005D45AD" w:rsidRPr="00A45959" w14:paraId="26056077" w14:textId="77777777" w:rsidTr="002925CC">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4394DA92" w14:textId="77777777" w:rsidR="005D45AD" w:rsidRPr="00A45959" w:rsidRDefault="005D45AD" w:rsidP="002925CC">
            <w:pPr>
              <w:rPr>
                <w:sz w:val="20"/>
              </w:rPr>
            </w:pPr>
            <w:r w:rsidRPr="00A45959">
              <w:rPr>
                <w:rFonts w:hint="eastAsia"/>
                <w:sz w:val="20"/>
              </w:rPr>
              <w:t>5.6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4091E1F0" w14:textId="77777777" w:rsidR="005D45AD" w:rsidRPr="00A45959" w:rsidRDefault="005D45AD" w:rsidP="002925CC">
            <w:pPr>
              <w:rPr>
                <w:sz w:val="20"/>
              </w:rPr>
            </w:pPr>
            <w:r w:rsidRPr="00A45959">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3795984B" w14:textId="77777777" w:rsidR="005D45AD" w:rsidRPr="00A45959" w:rsidRDefault="005D45AD" w:rsidP="002925CC">
            <w:pPr>
              <w:rPr>
                <w:sz w:val="20"/>
              </w:rPr>
            </w:pPr>
            <w:r w:rsidRPr="00A45959">
              <w:rPr>
                <w:rFonts w:hint="eastAsia"/>
                <w:sz w:val="20"/>
              </w:rPr>
              <w:t>L_</w:t>
            </w:r>
            <w:r w:rsidRPr="00A45959">
              <w:rPr>
                <w:sz w:val="20"/>
              </w:rPr>
              <w:t>CS</w:t>
            </w:r>
            <w:r w:rsidRPr="00A45959">
              <w:rPr>
                <w:rFonts w:hint="eastAsia"/>
                <w:sz w:val="20"/>
              </w:rPr>
              <w:t>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1004280" w14:textId="77777777" w:rsidR="005D45AD" w:rsidRPr="00A45959" w:rsidRDefault="005D45AD" w:rsidP="002925CC">
            <w:pPr>
              <w:rPr>
                <w:sz w:val="20"/>
              </w:rPr>
            </w:pPr>
            <w:r w:rsidRPr="00A45959">
              <w:rPr>
                <w:sz w:val="20"/>
              </w:rPr>
              <w:t>Switch State of Custom</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203E665" w14:textId="77777777" w:rsidR="005D45AD" w:rsidRPr="00710CD0" w:rsidRDefault="005D45AD" w:rsidP="002925CC">
            <w:pPr>
              <w:rPr>
                <w:color w:val="00B0F0"/>
                <w:sz w:val="18"/>
                <w:szCs w:val="22"/>
              </w:rPr>
            </w:pPr>
            <w:r w:rsidRPr="00A45959">
              <w:rPr>
                <w:sz w:val="20"/>
              </w:rPr>
              <w:t>CUSTOM SW</w:t>
            </w:r>
            <w:r w:rsidRPr="00A45959">
              <w:rPr>
                <w:sz w:val="20"/>
              </w:rPr>
              <w:t>操作情報</w:t>
            </w:r>
          </w:p>
          <w:p w14:paraId="6AAA6584" w14:textId="77777777" w:rsidR="005D45AD" w:rsidRPr="00A45959" w:rsidRDefault="005D45AD" w:rsidP="002925CC">
            <w:pPr>
              <w:rPr>
                <w:sz w:val="20"/>
              </w:rPr>
            </w:pPr>
            <w:r w:rsidRPr="00710CD0">
              <w:rPr>
                <w:color w:val="00B0F0"/>
                <w:sz w:val="18"/>
                <w:szCs w:val="22"/>
              </w:rPr>
              <w:t>Operated information of Custom switch</w:t>
            </w:r>
          </w:p>
        </w:tc>
      </w:tr>
      <w:tr w:rsidR="005D45AD" w:rsidRPr="00A45959" w14:paraId="7259F4A9" w14:textId="77777777" w:rsidTr="002925CC">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75288DA" w14:textId="77777777" w:rsidR="005D45AD" w:rsidRPr="00A45959" w:rsidRDefault="005D45AD" w:rsidP="002925CC">
            <w:pPr>
              <w:rPr>
                <w:sz w:val="20"/>
              </w:rPr>
            </w:pPr>
            <w:r w:rsidRPr="00A45959">
              <w:rPr>
                <w:rFonts w:hint="eastAsia"/>
                <w:sz w:val="20"/>
              </w:rPr>
              <w:t>4.2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7458E1F1" w14:textId="77777777" w:rsidR="005D45AD" w:rsidRPr="00A45959" w:rsidRDefault="005D45AD" w:rsidP="002925CC">
            <w:pPr>
              <w:rPr>
                <w:sz w:val="20"/>
              </w:rPr>
            </w:pPr>
            <w:r w:rsidRPr="00A45959">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0E0D716" w14:textId="77777777" w:rsidR="005D45AD" w:rsidRPr="00A45959" w:rsidRDefault="005D45AD" w:rsidP="002925CC">
            <w:pPr>
              <w:rPr>
                <w:sz w:val="20"/>
              </w:rPr>
            </w:pPr>
            <w:r w:rsidRPr="00A45959">
              <w:rPr>
                <w:rFonts w:hint="eastAsia"/>
                <w:sz w:val="20"/>
              </w:rPr>
              <w:t>L_</w:t>
            </w:r>
            <w:r w:rsidRPr="00A45959">
              <w:rPr>
                <w:sz w:val="20"/>
              </w:rPr>
              <w:t>RG</w:t>
            </w:r>
            <w:r w:rsidRPr="00A45959">
              <w:rPr>
                <w:rFonts w:hint="eastAsia"/>
                <w:sz w:val="20"/>
              </w:rPr>
              <w:t>_MD_S</w:t>
            </w:r>
            <w:r w:rsidRPr="00A45959">
              <w:rPr>
                <w:sz w:val="20"/>
              </w:rPr>
              <w:t>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CA81646" w14:textId="77777777" w:rsidR="005D45AD" w:rsidRPr="00A45959" w:rsidRDefault="005D45AD" w:rsidP="002925CC">
            <w:pPr>
              <w:rPr>
                <w:sz w:val="20"/>
              </w:rPr>
            </w:pPr>
            <w:r w:rsidRPr="00A45959">
              <w:rPr>
                <w:sz w:val="20"/>
              </w:rPr>
              <w:t>Switch State of Range</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76B4681" w14:textId="77777777" w:rsidR="005D45AD" w:rsidRPr="00710CD0" w:rsidRDefault="005D45AD" w:rsidP="002925CC">
            <w:pPr>
              <w:rPr>
                <w:color w:val="00B0F0"/>
                <w:sz w:val="18"/>
                <w:szCs w:val="22"/>
              </w:rPr>
            </w:pPr>
            <w:r w:rsidRPr="00A45959">
              <w:rPr>
                <w:sz w:val="20"/>
              </w:rPr>
              <w:t>RANGE SW</w:t>
            </w:r>
            <w:r w:rsidRPr="00A45959">
              <w:rPr>
                <w:sz w:val="20"/>
              </w:rPr>
              <w:t>操作情報</w:t>
            </w:r>
          </w:p>
          <w:p w14:paraId="697CC337" w14:textId="77777777" w:rsidR="005D45AD" w:rsidRPr="00A45959" w:rsidRDefault="005D45AD" w:rsidP="002925CC">
            <w:pPr>
              <w:rPr>
                <w:sz w:val="20"/>
              </w:rPr>
            </w:pPr>
            <w:r w:rsidRPr="00710CD0">
              <w:rPr>
                <w:color w:val="00B0F0"/>
                <w:sz w:val="18"/>
                <w:szCs w:val="22"/>
              </w:rPr>
              <w:t>Operated information of Range switch</w:t>
            </w:r>
          </w:p>
        </w:tc>
      </w:tr>
      <w:tr w:rsidR="005D45AD" w:rsidRPr="00EA0E72" w14:paraId="3E0B479D" w14:textId="77777777" w:rsidTr="002925CC">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000BF5E1" w14:textId="77777777" w:rsidR="005D45AD" w:rsidRPr="00EA0E72" w:rsidRDefault="005D45AD" w:rsidP="002925CC">
            <w:pPr>
              <w:rPr>
                <w:sz w:val="20"/>
              </w:rPr>
            </w:pPr>
            <w:r w:rsidRPr="00EA0E72">
              <w:rPr>
                <w:rFonts w:hint="eastAsia"/>
                <w:sz w:val="20"/>
              </w:rPr>
              <w:lastRenderedPageBreak/>
              <w:t>4.4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5E45D3A" w14:textId="77777777" w:rsidR="005D45AD" w:rsidRPr="00EA0E72" w:rsidRDefault="005D45AD" w:rsidP="002925CC">
            <w:pPr>
              <w:rPr>
                <w:rFonts w:hint="eastAsia"/>
                <w:sz w:val="20"/>
              </w:rPr>
            </w:pPr>
            <w:r w:rsidRPr="00EA0E72">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4D96586" w14:textId="77777777" w:rsidR="005D45AD" w:rsidRPr="00EA0E72" w:rsidRDefault="005D45AD" w:rsidP="002925CC">
            <w:pPr>
              <w:rPr>
                <w:rFonts w:hint="eastAsia"/>
                <w:sz w:val="20"/>
              </w:rPr>
            </w:pPr>
            <w:r w:rsidRPr="00EA0E72">
              <w:rPr>
                <w:rFonts w:hint="eastAsia"/>
                <w:sz w:val="20"/>
              </w:rPr>
              <w:t>L_</w:t>
            </w:r>
            <w:r w:rsidRPr="00EA0E72">
              <w:rPr>
                <w:sz w:val="20"/>
              </w:rPr>
              <w:t>CH</w:t>
            </w:r>
            <w:r w:rsidRPr="00EA0E72">
              <w:rPr>
                <w:rFonts w:hint="eastAsia"/>
                <w:sz w:val="20"/>
              </w:rPr>
              <w:t>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3187290" w14:textId="77777777" w:rsidR="005D45AD" w:rsidRPr="00EA0E72" w:rsidRDefault="005D45AD" w:rsidP="002925CC">
            <w:pPr>
              <w:rPr>
                <w:sz w:val="20"/>
              </w:rPr>
            </w:pPr>
            <w:r w:rsidRPr="00EA0E72">
              <w:rPr>
                <w:sz w:val="20"/>
              </w:rPr>
              <w:t>Switch State of Chauffeur</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BEFD095" w14:textId="77777777" w:rsidR="005D45AD" w:rsidRPr="00EA0E72" w:rsidRDefault="005D45AD" w:rsidP="002925CC">
            <w:pPr>
              <w:rPr>
                <w:strike/>
                <w:sz w:val="20"/>
              </w:rPr>
            </w:pPr>
            <w:r w:rsidRPr="00EA0E72">
              <w:rPr>
                <w:sz w:val="20"/>
              </w:rPr>
              <w:t>REAR COMFORT SW</w:t>
            </w:r>
            <w:r w:rsidRPr="00EA0E72">
              <w:rPr>
                <w:sz w:val="20"/>
              </w:rPr>
              <w:t>操作情報</w:t>
            </w:r>
          </w:p>
          <w:p w14:paraId="3A21CEE7" w14:textId="77777777" w:rsidR="005D45AD" w:rsidRPr="00710CD0" w:rsidRDefault="005D45AD" w:rsidP="002925CC">
            <w:pPr>
              <w:rPr>
                <w:color w:val="00B0F0"/>
                <w:sz w:val="20"/>
              </w:rPr>
            </w:pPr>
            <w:r w:rsidRPr="00710CD0">
              <w:rPr>
                <w:color w:val="00B0F0"/>
                <w:sz w:val="18"/>
                <w:szCs w:val="22"/>
              </w:rPr>
              <w:t>Operated information of Rear Comfort switch</w:t>
            </w:r>
          </w:p>
        </w:tc>
      </w:tr>
    </w:tbl>
    <w:p w14:paraId="51C727C1" w14:textId="77777777" w:rsidR="005D45AD" w:rsidRPr="00EA0E72" w:rsidRDefault="005D45AD" w:rsidP="00AB0561">
      <w:pPr>
        <w:ind w:leftChars="200" w:left="386"/>
      </w:pPr>
    </w:p>
    <w:p w14:paraId="604CE928" w14:textId="77777777" w:rsidR="005D45AD" w:rsidRPr="00EA0E72" w:rsidRDefault="005D45AD" w:rsidP="005D45AD">
      <w:pPr>
        <w:ind w:leftChars="220" w:left="424"/>
        <w:jc w:val="left"/>
        <w:rPr>
          <w:rFonts w:hint="eastAsia"/>
        </w:rPr>
      </w:pPr>
    </w:p>
    <w:p w14:paraId="01999FC4" w14:textId="77777777" w:rsidR="005D45AD" w:rsidRPr="00710CD0" w:rsidRDefault="005D45AD" w:rsidP="00CC17EE">
      <w:pPr>
        <w:pStyle w:val="Heading3"/>
        <w:rPr>
          <w:rFonts w:hint="eastAsia"/>
          <w:sz w:val="20"/>
          <w:szCs w:val="22"/>
        </w:rPr>
      </w:pPr>
      <w:bookmarkStart w:id="164" w:name="_Ref100588915"/>
      <w:bookmarkStart w:id="165" w:name="_Ref100588918"/>
      <w:bookmarkStart w:id="166" w:name="_Toc166749000"/>
      <w:bookmarkStart w:id="167" w:name="_Toc207119745"/>
      <w:r w:rsidRPr="00EA0E72">
        <w:rPr>
          <w:rFonts w:hint="eastAsia"/>
        </w:rPr>
        <w:t>CAN</w:t>
      </w:r>
      <w:r w:rsidRPr="00EA0E72">
        <w:rPr>
          <w:rFonts w:hint="eastAsia"/>
        </w:rPr>
        <w:t>出力信号（</w:t>
      </w:r>
      <w:r w:rsidRPr="00EA0E72">
        <w:rPr>
          <w:rFonts w:hint="eastAsia"/>
        </w:rPr>
        <w:t>D</w:t>
      </w:r>
      <w:r w:rsidRPr="00EA0E72">
        <w:t>MS</w:t>
      </w:r>
      <w:r w:rsidRPr="00EA0E72">
        <w:rPr>
          <w:rFonts w:hint="eastAsia"/>
        </w:rPr>
        <w:t>ソフトスイッチ</w:t>
      </w:r>
      <w:r w:rsidRPr="000274AB">
        <w:rPr>
          <w:rFonts w:hint="eastAsia"/>
        </w:rPr>
        <w:t xml:space="preserve"> </w:t>
      </w:r>
      <w:r w:rsidR="0052667E" w:rsidRPr="000274AB">
        <w:t>19ePFv3</w:t>
      </w:r>
      <w:r w:rsidR="00003F6E" w:rsidRPr="000274AB">
        <w:rPr>
          <w:rFonts w:hint="eastAsia"/>
        </w:rPr>
        <w:t>用</w:t>
      </w:r>
      <w:r w:rsidRPr="00EA0E72">
        <w:rPr>
          <w:rFonts w:hint="eastAsia"/>
        </w:rPr>
        <w:t>）</w:t>
      </w:r>
      <w:r w:rsidRPr="00710CD0">
        <w:rPr>
          <w:rFonts w:hint="eastAsia"/>
          <w:color w:val="00B0F0"/>
          <w:sz w:val="20"/>
          <w:szCs w:val="22"/>
        </w:rPr>
        <w:t xml:space="preserve">/ CAN output signal (for </w:t>
      </w:r>
      <w:r w:rsidR="0052667E" w:rsidRPr="000D218D">
        <w:rPr>
          <w:color w:val="00B0F0"/>
          <w:sz w:val="20"/>
          <w:szCs w:val="22"/>
        </w:rPr>
        <w:t>19ePFv3</w:t>
      </w:r>
      <w:r w:rsidRPr="000D218D">
        <w:rPr>
          <w:color w:val="00B0F0"/>
          <w:sz w:val="20"/>
          <w:szCs w:val="22"/>
        </w:rPr>
        <w:t xml:space="preserve"> </w:t>
      </w:r>
      <w:r w:rsidRPr="000D218D">
        <w:rPr>
          <w:rFonts w:hint="eastAsia"/>
          <w:color w:val="00B0F0"/>
          <w:sz w:val="20"/>
          <w:szCs w:val="22"/>
        </w:rPr>
        <w:t>DMS</w:t>
      </w:r>
      <w:r w:rsidRPr="000D218D">
        <w:rPr>
          <w:color w:val="00B0F0"/>
          <w:sz w:val="20"/>
          <w:szCs w:val="22"/>
        </w:rPr>
        <w:t xml:space="preserve"> s</w:t>
      </w:r>
      <w:r w:rsidRPr="00710CD0">
        <w:rPr>
          <w:color w:val="00B0F0"/>
          <w:sz w:val="20"/>
          <w:szCs w:val="22"/>
        </w:rPr>
        <w:t>oftware switch</w:t>
      </w:r>
      <w:r w:rsidRPr="00710CD0">
        <w:rPr>
          <w:rFonts w:hint="eastAsia"/>
          <w:color w:val="00B0F0"/>
          <w:sz w:val="20"/>
          <w:szCs w:val="22"/>
        </w:rPr>
        <w:t>)</w:t>
      </w:r>
      <w:bookmarkEnd w:id="164"/>
      <w:bookmarkEnd w:id="165"/>
      <w:bookmarkEnd w:id="166"/>
      <w:bookmarkEnd w:id="167"/>
    </w:p>
    <w:p w14:paraId="7D92DBD2" w14:textId="77777777" w:rsidR="005D45AD" w:rsidRPr="00710CD0" w:rsidRDefault="005D45AD" w:rsidP="005D45AD">
      <w:pPr>
        <w:ind w:leftChars="200" w:left="386"/>
        <w:rPr>
          <w:color w:val="00B0F0"/>
          <w:sz w:val="20"/>
          <w:szCs w:val="22"/>
        </w:rPr>
      </w:pPr>
      <w:r w:rsidRPr="00EA0E72">
        <w:rPr>
          <w:rFonts w:hint="eastAsia"/>
        </w:rPr>
        <w:t>DMS</w:t>
      </w:r>
      <w:r w:rsidRPr="00EA0E72">
        <w:rPr>
          <w:rFonts w:hint="eastAsia"/>
        </w:rPr>
        <w:t>ソフトスイッチ用モード選択</w:t>
      </w:r>
      <w:r w:rsidRPr="00EA0E72">
        <w:rPr>
          <w:rFonts w:hint="eastAsia"/>
        </w:rPr>
        <w:t>SW</w:t>
      </w:r>
      <w:r w:rsidRPr="00EA0E72">
        <w:rPr>
          <w:rFonts w:hint="eastAsia"/>
        </w:rPr>
        <w:t>操作情報</w:t>
      </w:r>
      <w:r w:rsidRPr="00EA0E72">
        <w:rPr>
          <w:rFonts w:hint="eastAsia"/>
        </w:rPr>
        <w:t xml:space="preserve"> </w:t>
      </w:r>
      <w:r w:rsidRPr="00710CD0">
        <w:rPr>
          <w:rFonts w:hint="eastAsia"/>
          <w:color w:val="00B0F0"/>
          <w:sz w:val="20"/>
          <w:szCs w:val="22"/>
        </w:rPr>
        <w:t xml:space="preserve">/ Switch information of DMS </w:t>
      </w:r>
      <w:r w:rsidRPr="00710CD0">
        <w:rPr>
          <w:color w:val="00B0F0"/>
          <w:sz w:val="20"/>
          <w:szCs w:val="22"/>
        </w:rPr>
        <w:t>mode select for DMS software switch screen</w:t>
      </w:r>
    </w:p>
    <w:p w14:paraId="0607FB48" w14:textId="77777777" w:rsidR="005D45AD" w:rsidRPr="00EA0E72" w:rsidRDefault="005D45AD" w:rsidP="005D45AD">
      <w:pPr>
        <w:ind w:firstLineChars="147" w:firstLine="283"/>
      </w:pPr>
    </w:p>
    <w:p w14:paraId="7B3FBF10" w14:textId="77777777" w:rsidR="00B82A84" w:rsidRPr="000274AB" w:rsidRDefault="0052667E" w:rsidP="00B82A84">
      <w:pPr>
        <w:ind w:leftChars="147" w:left="283" w:firstLineChars="72" w:firstLine="139"/>
        <w:rPr>
          <w:bCs/>
          <w:sz w:val="20"/>
        </w:rPr>
      </w:pPr>
      <w:r w:rsidRPr="000274AB">
        <w:rPr>
          <w:bCs/>
        </w:rPr>
        <w:t>19ePFv3</w:t>
      </w:r>
      <w:r w:rsidR="005D45AD" w:rsidRPr="000274AB">
        <w:rPr>
          <w:rFonts w:hint="eastAsia"/>
          <w:bCs/>
        </w:rPr>
        <w:t>では、本項に示すデータラベル名に相当する</w:t>
      </w:r>
      <w:r w:rsidR="00B82A84" w:rsidRPr="000274AB">
        <w:rPr>
          <w:bCs/>
        </w:rPr>
        <w:t>SW</w:t>
      </w:r>
      <w:r w:rsidR="00B82A84" w:rsidRPr="000274AB">
        <w:rPr>
          <w:rFonts w:hint="eastAsia"/>
          <w:bCs/>
        </w:rPr>
        <w:t>操作情報</w:t>
      </w:r>
      <w:r w:rsidR="005D45AD" w:rsidRPr="000274AB">
        <w:rPr>
          <w:rFonts w:hint="eastAsia"/>
          <w:bCs/>
        </w:rPr>
        <w:t>を、</w:t>
      </w:r>
      <w:r w:rsidR="00E03F21" w:rsidRPr="000274AB">
        <w:rPr>
          <w:bCs/>
        </w:rPr>
        <w:t>AVN ECU</w:t>
      </w:r>
      <w:r w:rsidR="00E03F21" w:rsidRPr="000274AB">
        <w:rPr>
          <w:rFonts w:hint="eastAsia"/>
          <w:bCs/>
        </w:rPr>
        <w:t>から</w:t>
      </w:r>
      <w:r w:rsidR="005D45AD" w:rsidRPr="000274AB">
        <w:rPr>
          <w:rFonts w:hint="eastAsia"/>
          <w:bCs/>
        </w:rPr>
        <w:t>メータ</w:t>
      </w:r>
      <w:r w:rsidR="005D45AD" w:rsidRPr="000274AB">
        <w:rPr>
          <w:rFonts w:hint="eastAsia"/>
          <w:bCs/>
        </w:rPr>
        <w:t>E</w:t>
      </w:r>
      <w:r w:rsidR="005D45AD" w:rsidRPr="000274AB">
        <w:rPr>
          <w:bCs/>
        </w:rPr>
        <w:t>CU</w:t>
      </w:r>
      <w:r w:rsidR="005D45AD" w:rsidRPr="000274AB">
        <w:rPr>
          <w:rFonts w:hint="eastAsia"/>
          <w:bCs/>
        </w:rPr>
        <w:t>が</w:t>
      </w:r>
      <w:r w:rsidR="00766D82" w:rsidRPr="000274AB">
        <w:rPr>
          <w:rFonts w:hint="eastAsia"/>
          <w:bCs/>
        </w:rPr>
        <w:t>ローカル</w:t>
      </w:r>
      <w:r w:rsidR="00766D82" w:rsidRPr="000274AB">
        <w:rPr>
          <w:rFonts w:hint="eastAsia"/>
          <w:bCs/>
        </w:rPr>
        <w:t>C</w:t>
      </w:r>
      <w:r w:rsidR="00766D82" w:rsidRPr="000274AB">
        <w:rPr>
          <w:bCs/>
        </w:rPr>
        <w:t>AN</w:t>
      </w:r>
      <w:r w:rsidR="00766D82" w:rsidRPr="000274AB">
        <w:rPr>
          <w:rFonts w:hint="eastAsia"/>
          <w:bCs/>
        </w:rPr>
        <w:t>で</w:t>
      </w:r>
      <w:r w:rsidR="005D45AD" w:rsidRPr="000274AB">
        <w:rPr>
          <w:rFonts w:hint="eastAsia"/>
          <w:bCs/>
        </w:rPr>
        <w:t>受信し、関係</w:t>
      </w:r>
      <w:r w:rsidR="005D45AD" w:rsidRPr="000274AB">
        <w:rPr>
          <w:rFonts w:hint="eastAsia"/>
          <w:bCs/>
        </w:rPr>
        <w:t>E</w:t>
      </w:r>
      <w:r w:rsidR="005D45AD" w:rsidRPr="000274AB">
        <w:rPr>
          <w:bCs/>
        </w:rPr>
        <w:t>CU</w:t>
      </w:r>
      <w:r w:rsidR="005D45AD" w:rsidRPr="000274AB">
        <w:rPr>
          <w:rFonts w:hint="eastAsia"/>
          <w:bCs/>
        </w:rPr>
        <w:t>に</w:t>
      </w:r>
      <w:r w:rsidR="00766D82" w:rsidRPr="000274AB">
        <w:rPr>
          <w:rFonts w:hint="eastAsia"/>
          <w:bCs/>
        </w:rPr>
        <w:t>グローバル</w:t>
      </w:r>
      <w:r w:rsidR="00766D82" w:rsidRPr="000274AB">
        <w:rPr>
          <w:rFonts w:hint="eastAsia"/>
          <w:bCs/>
        </w:rPr>
        <w:t>C</w:t>
      </w:r>
      <w:r w:rsidR="00766D82" w:rsidRPr="000274AB">
        <w:rPr>
          <w:bCs/>
        </w:rPr>
        <w:t>AN</w:t>
      </w:r>
      <w:r w:rsidR="00766D82" w:rsidRPr="000274AB">
        <w:rPr>
          <w:rFonts w:hint="eastAsia"/>
          <w:bCs/>
        </w:rPr>
        <w:t>で</w:t>
      </w:r>
      <w:r w:rsidR="005D45AD" w:rsidRPr="000274AB">
        <w:rPr>
          <w:rFonts w:hint="eastAsia"/>
          <w:bCs/>
        </w:rPr>
        <w:t>送信する。</w:t>
      </w:r>
      <w:r w:rsidR="00B82A84" w:rsidRPr="000274AB">
        <w:rPr>
          <w:rFonts w:hint="eastAsia"/>
          <w:bCs/>
        </w:rPr>
        <w:t>また、</w:t>
      </w:r>
      <w:r w:rsidR="00B82A84" w:rsidRPr="000274AB">
        <w:rPr>
          <w:rFonts w:hint="eastAsia"/>
          <w:bCs/>
          <w:sz w:val="20"/>
        </w:rPr>
        <w:t>モード選択画面表示状態</w:t>
      </w:r>
    </w:p>
    <w:p w14:paraId="5791B4B5" w14:textId="77777777" w:rsidR="00A45959" w:rsidRPr="000274AB" w:rsidRDefault="00B82A84" w:rsidP="00A45959">
      <w:pPr>
        <w:ind w:leftChars="148" w:left="385" w:hangingChars="52" w:hanging="100"/>
        <w:rPr>
          <w:bCs/>
        </w:rPr>
      </w:pPr>
      <w:r w:rsidRPr="000274AB">
        <w:rPr>
          <w:rFonts w:hint="eastAsia"/>
          <w:bCs/>
        </w:rPr>
        <w:t>を</w:t>
      </w:r>
      <w:r w:rsidRPr="000274AB">
        <w:rPr>
          <w:rFonts w:hint="eastAsia"/>
          <w:bCs/>
        </w:rPr>
        <w:t>A</w:t>
      </w:r>
      <w:r w:rsidRPr="000274AB">
        <w:rPr>
          <w:bCs/>
        </w:rPr>
        <w:t>VN ECU</w:t>
      </w:r>
      <w:r w:rsidRPr="000274AB">
        <w:rPr>
          <w:rFonts w:hint="eastAsia"/>
          <w:bCs/>
        </w:rPr>
        <w:t>から関係</w:t>
      </w:r>
      <w:r w:rsidRPr="000274AB">
        <w:rPr>
          <w:rFonts w:hint="eastAsia"/>
          <w:bCs/>
        </w:rPr>
        <w:t>E</w:t>
      </w:r>
      <w:r w:rsidRPr="000274AB">
        <w:rPr>
          <w:bCs/>
        </w:rPr>
        <w:t>CU</w:t>
      </w:r>
      <w:r w:rsidRPr="000274AB">
        <w:rPr>
          <w:rFonts w:hint="eastAsia"/>
          <w:bCs/>
        </w:rPr>
        <w:t>にグローバル</w:t>
      </w:r>
      <w:r w:rsidRPr="000274AB">
        <w:rPr>
          <w:bCs/>
        </w:rPr>
        <w:t>CAN</w:t>
      </w:r>
      <w:r w:rsidRPr="000274AB">
        <w:rPr>
          <w:rFonts w:hint="eastAsia"/>
          <w:bCs/>
        </w:rPr>
        <w:t>で送信する。</w:t>
      </w:r>
    </w:p>
    <w:p w14:paraId="0BCE732D" w14:textId="77777777" w:rsidR="00A45959" w:rsidRPr="000D218D" w:rsidRDefault="00A45959" w:rsidP="00A45959">
      <w:pPr>
        <w:ind w:leftChars="148" w:left="380" w:hangingChars="52" w:hanging="95"/>
        <w:rPr>
          <w:color w:val="00B0F0"/>
          <w:sz w:val="20"/>
          <w:szCs w:val="22"/>
        </w:rPr>
      </w:pPr>
      <w:r w:rsidRPr="00ED5FE0">
        <w:rPr>
          <w:color w:val="00B0F0"/>
          <w:sz w:val="20"/>
          <w:szCs w:val="22"/>
        </w:rPr>
        <w:t>In</w:t>
      </w:r>
      <w:r w:rsidRPr="000D218D">
        <w:rPr>
          <w:color w:val="00B0F0"/>
          <w:sz w:val="20"/>
          <w:szCs w:val="22"/>
        </w:rPr>
        <w:t xml:space="preserve"> case </w:t>
      </w:r>
      <w:r w:rsidR="0052667E" w:rsidRPr="000D218D">
        <w:rPr>
          <w:color w:val="00B0F0"/>
          <w:sz w:val="20"/>
          <w:szCs w:val="22"/>
        </w:rPr>
        <w:t>19ePFv3</w:t>
      </w:r>
      <w:r w:rsidRPr="000D218D">
        <w:rPr>
          <w:color w:val="00B0F0"/>
          <w:sz w:val="20"/>
          <w:szCs w:val="22"/>
        </w:rPr>
        <w:t xml:space="preserve">, </w:t>
      </w:r>
      <w:r w:rsidR="00090368" w:rsidRPr="000D218D">
        <w:rPr>
          <w:color w:val="00B0F0"/>
          <w:sz w:val="20"/>
          <w:szCs w:val="22"/>
        </w:rPr>
        <w:t xml:space="preserve">Met ECU </w:t>
      </w:r>
      <w:r w:rsidRPr="000D218D">
        <w:rPr>
          <w:color w:val="00B0F0"/>
          <w:sz w:val="20"/>
          <w:szCs w:val="22"/>
        </w:rPr>
        <w:t>receive</w:t>
      </w:r>
      <w:r w:rsidR="00090368" w:rsidRPr="000D218D">
        <w:rPr>
          <w:color w:val="00B0F0"/>
          <w:sz w:val="20"/>
          <w:szCs w:val="22"/>
        </w:rPr>
        <w:t xml:space="preserve"> </w:t>
      </w:r>
      <w:r w:rsidR="002B409F" w:rsidRPr="000D218D">
        <w:rPr>
          <w:color w:val="00B0F0"/>
          <w:sz w:val="20"/>
          <w:szCs w:val="22"/>
        </w:rPr>
        <w:t xml:space="preserve">switch operation </w:t>
      </w:r>
      <w:r w:rsidR="00090368" w:rsidRPr="000D218D">
        <w:rPr>
          <w:color w:val="00B0F0"/>
          <w:sz w:val="20"/>
          <w:szCs w:val="22"/>
        </w:rPr>
        <w:t>signals shown in this chapter</w:t>
      </w:r>
      <w:r w:rsidRPr="000D218D">
        <w:rPr>
          <w:color w:val="00B0F0"/>
          <w:sz w:val="20"/>
          <w:szCs w:val="22"/>
        </w:rPr>
        <w:t xml:space="preserve"> by </w:t>
      </w:r>
      <w:r w:rsidR="00090368" w:rsidRPr="000D218D">
        <w:rPr>
          <w:color w:val="00B0F0"/>
          <w:sz w:val="20"/>
          <w:szCs w:val="22"/>
        </w:rPr>
        <w:t>AVN</w:t>
      </w:r>
      <w:r w:rsidRPr="000D218D">
        <w:rPr>
          <w:color w:val="00B0F0"/>
          <w:sz w:val="20"/>
          <w:szCs w:val="22"/>
        </w:rPr>
        <w:t xml:space="preserve"> ECU </w:t>
      </w:r>
      <w:r w:rsidR="002B409F" w:rsidRPr="000D218D">
        <w:rPr>
          <w:color w:val="00B0F0"/>
          <w:sz w:val="20"/>
          <w:szCs w:val="22"/>
        </w:rPr>
        <w:t xml:space="preserve">via local CAN </w:t>
      </w:r>
      <w:r w:rsidRPr="000D218D">
        <w:rPr>
          <w:color w:val="00B0F0"/>
          <w:sz w:val="20"/>
          <w:szCs w:val="22"/>
        </w:rPr>
        <w:t xml:space="preserve">and transfer to </w:t>
      </w:r>
      <w:r w:rsidR="005B4E91" w:rsidRPr="000D218D">
        <w:rPr>
          <w:color w:val="00B0F0"/>
          <w:sz w:val="20"/>
          <w:szCs w:val="22"/>
        </w:rPr>
        <w:t xml:space="preserve">related </w:t>
      </w:r>
      <w:r w:rsidRPr="000D218D">
        <w:rPr>
          <w:color w:val="00B0F0"/>
          <w:sz w:val="20"/>
          <w:szCs w:val="22"/>
        </w:rPr>
        <w:t>ECU</w:t>
      </w:r>
      <w:r w:rsidR="005B4E91" w:rsidRPr="000D218D">
        <w:rPr>
          <w:color w:val="00B0F0"/>
          <w:sz w:val="20"/>
          <w:szCs w:val="22"/>
        </w:rPr>
        <w:t>s</w:t>
      </w:r>
      <w:r w:rsidR="002B409F" w:rsidRPr="000D218D">
        <w:rPr>
          <w:color w:val="00B0F0"/>
          <w:sz w:val="20"/>
          <w:szCs w:val="22"/>
        </w:rPr>
        <w:t xml:space="preserve"> via global CAN</w:t>
      </w:r>
      <w:r w:rsidRPr="000D218D">
        <w:rPr>
          <w:color w:val="00B0F0"/>
          <w:sz w:val="20"/>
          <w:szCs w:val="22"/>
        </w:rPr>
        <w:t>.</w:t>
      </w:r>
      <w:r w:rsidR="002B409F" w:rsidRPr="000D218D">
        <w:rPr>
          <w:color w:val="00B0F0"/>
          <w:sz w:val="20"/>
          <w:szCs w:val="22"/>
        </w:rPr>
        <w:t xml:space="preserve"> And, AVN ECU send </w:t>
      </w:r>
      <w:r w:rsidR="002B409F" w:rsidRPr="000D218D">
        <w:rPr>
          <w:color w:val="00B0F0"/>
          <w:sz w:val="18"/>
          <w:szCs w:val="22"/>
        </w:rPr>
        <w:t xml:space="preserve">status of Drive </w:t>
      </w:r>
      <w:r w:rsidR="002B409F" w:rsidRPr="000D218D">
        <w:rPr>
          <w:rFonts w:hint="eastAsia"/>
          <w:color w:val="00B0F0"/>
          <w:sz w:val="18"/>
          <w:szCs w:val="22"/>
        </w:rPr>
        <w:t>M</w:t>
      </w:r>
      <w:r w:rsidR="002B409F" w:rsidRPr="000D218D">
        <w:rPr>
          <w:color w:val="00B0F0"/>
          <w:sz w:val="18"/>
          <w:szCs w:val="22"/>
        </w:rPr>
        <w:t>ode selection display to related ECUs via global CAN,</w:t>
      </w:r>
    </w:p>
    <w:p w14:paraId="0A253CA6" w14:textId="77777777" w:rsidR="005D45AD" w:rsidRPr="00ED5FE0" w:rsidRDefault="005D45AD" w:rsidP="00006E0B">
      <w:pPr>
        <w:ind w:leftChars="220" w:left="424" w:firstLine="2"/>
        <w:rPr>
          <w:b/>
        </w:rPr>
      </w:pPr>
    </w:p>
    <w:p w14:paraId="519461BA" w14:textId="77777777" w:rsidR="00766D82" w:rsidRPr="00ED5FE0" w:rsidRDefault="00766D82" w:rsidP="00766D82">
      <w:pPr>
        <w:ind w:leftChars="200" w:left="386"/>
      </w:pPr>
    </w:p>
    <w:p w14:paraId="447609F7" w14:textId="77777777" w:rsidR="00766D82" w:rsidRPr="00ED5FE0" w:rsidRDefault="00766D82" w:rsidP="00766D82">
      <w:pPr>
        <w:ind w:leftChars="200" w:left="386"/>
        <w:rPr>
          <w:rFonts w:eastAsia="フレームラベル" w:hint="eastAsia"/>
        </w:rPr>
      </w:pPr>
      <w:r w:rsidRPr="00ED5FE0">
        <w:rPr>
          <w:rFonts w:hint="eastAsia"/>
          <w:szCs w:val="21"/>
        </w:rPr>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Pr="00ED5FE0">
        <w:rPr>
          <w:rFonts w:hint="eastAsia"/>
        </w:rPr>
        <w:t>：</w:t>
      </w:r>
      <w:r w:rsidRPr="00ED5FE0">
        <w:rPr>
          <w:rFonts w:hint="eastAsia"/>
        </w:rPr>
        <w:t>AVNMC05</w:t>
      </w:r>
    </w:p>
    <w:p w14:paraId="7F692A0F" w14:textId="77777777" w:rsidR="00766D82" w:rsidRPr="00ED5FE0" w:rsidRDefault="00766D82" w:rsidP="00766D82">
      <w:pPr>
        <w:ind w:leftChars="200" w:left="386"/>
        <w:rPr>
          <w:rFonts w:hint="eastAsia"/>
        </w:rPr>
      </w:pPr>
      <w:r w:rsidRPr="00ED5FE0">
        <w:rPr>
          <w:rFonts w:hint="eastAsia"/>
        </w:rPr>
        <w:t>データラベル：下表参照</w:t>
      </w:r>
      <w:r w:rsidRPr="00ED5FE0">
        <w:rPr>
          <w:rFonts w:hint="eastAsia"/>
        </w:rPr>
        <w:t xml:space="preserve"> </w:t>
      </w:r>
      <w:r w:rsidRPr="00ED5FE0">
        <w:rPr>
          <w:rFonts w:hint="eastAsia"/>
          <w:color w:val="00B0F0"/>
          <w:sz w:val="20"/>
          <w:szCs w:val="22"/>
        </w:rPr>
        <w:t xml:space="preserve"> / Message label</w:t>
      </w:r>
      <w:r w:rsidRPr="00C4600D">
        <w:rPr>
          <w:rFonts w:hint="eastAsia"/>
          <w:color w:val="00B0F0"/>
        </w:rPr>
        <w:t>：</w:t>
      </w:r>
      <w:r w:rsidRPr="00C4600D">
        <w:rPr>
          <w:rFonts w:hint="eastAsia"/>
          <w:color w:val="00B0F0"/>
        </w:rPr>
        <w:t>Refer to the below table</w:t>
      </w:r>
    </w:p>
    <w:p w14:paraId="007F7FC8" w14:textId="77777777" w:rsidR="00766D82" w:rsidRPr="00ED5FE0" w:rsidRDefault="00766D82" w:rsidP="00766D82">
      <w:pPr>
        <w:ind w:leftChars="200" w:left="386"/>
      </w:pPr>
      <w:r w:rsidRPr="00ED5FE0">
        <w:rPr>
          <w:rFonts w:hint="eastAsia"/>
        </w:rPr>
        <w:t>初期値：無押下状態</w:t>
      </w:r>
      <w:r w:rsidRPr="00ED5FE0">
        <w:rPr>
          <w:rFonts w:hint="eastAsia"/>
        </w:rPr>
        <w:t xml:space="preserve"> </w:t>
      </w:r>
      <w:r w:rsidRPr="00ED5FE0">
        <w:rPr>
          <w:rFonts w:hint="eastAsia"/>
          <w:color w:val="00B0F0"/>
          <w:sz w:val="20"/>
          <w:szCs w:val="22"/>
        </w:rPr>
        <w:t>/ Initial val</w:t>
      </w:r>
      <w:r w:rsidRPr="00C4600D">
        <w:rPr>
          <w:rFonts w:hint="eastAsia"/>
          <w:color w:val="00B0F0"/>
          <w:sz w:val="20"/>
          <w:szCs w:val="22"/>
        </w:rPr>
        <w:t>ue</w:t>
      </w:r>
      <w:r w:rsidRPr="00C4600D">
        <w:rPr>
          <w:rFonts w:hint="eastAsia"/>
          <w:color w:val="00B0F0"/>
        </w:rPr>
        <w:t>：</w:t>
      </w:r>
      <w:r w:rsidRPr="00C4600D">
        <w:rPr>
          <w:rFonts w:hint="eastAsia"/>
          <w:color w:val="00B0F0"/>
        </w:rPr>
        <w:t>Non-pushed</w:t>
      </w:r>
    </w:p>
    <w:tbl>
      <w:tblPr>
        <w:tblW w:w="9180" w:type="dxa"/>
        <w:tblCellMar>
          <w:left w:w="0" w:type="dxa"/>
          <w:right w:w="0" w:type="dxa"/>
        </w:tblCellMar>
        <w:tblLook w:val="0420" w:firstRow="1" w:lastRow="0" w:firstColumn="0" w:lastColumn="0" w:noHBand="0" w:noVBand="1"/>
      </w:tblPr>
      <w:tblGrid>
        <w:gridCol w:w="572"/>
        <w:gridCol w:w="701"/>
        <w:gridCol w:w="1866"/>
        <w:gridCol w:w="1960"/>
        <w:gridCol w:w="4081"/>
        <w:tblGridChange w:id="168">
          <w:tblGrid>
            <w:gridCol w:w="572"/>
            <w:gridCol w:w="701"/>
            <w:gridCol w:w="1866"/>
            <w:gridCol w:w="1960"/>
            <w:gridCol w:w="4081"/>
          </w:tblGrid>
        </w:tblGridChange>
      </w:tblGrid>
      <w:tr w:rsidR="00766D82" w:rsidRPr="00ED5FE0" w14:paraId="67AAADCA"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655D8B9" w14:textId="77777777" w:rsidR="00766D82" w:rsidRPr="00ED5FE0" w:rsidRDefault="00766D82" w:rsidP="007C5647">
            <w:pPr>
              <w:rPr>
                <w:sz w:val="20"/>
              </w:rPr>
            </w:pPr>
            <w:r w:rsidRPr="00ED5FE0">
              <w:rPr>
                <w:rFonts w:hint="eastAsia"/>
                <w:sz w:val="20"/>
              </w:rPr>
              <w:t>5.5</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16680C79" w14:textId="77777777" w:rsidR="00766D82" w:rsidRPr="00ED5FE0" w:rsidRDefault="00766D82" w:rsidP="007C5647">
            <w:pPr>
              <w:rPr>
                <w:sz w:val="20"/>
              </w:rPr>
            </w:pPr>
            <w:r w:rsidRPr="00ED5FE0">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30B3460A" w14:textId="77777777" w:rsidR="00766D82" w:rsidRPr="00ED5FE0" w:rsidRDefault="00766D82" w:rsidP="007C5647">
            <w:pPr>
              <w:rPr>
                <w:rFonts w:hint="eastAsia"/>
                <w:sz w:val="20"/>
              </w:rPr>
            </w:pPr>
            <w:r w:rsidRPr="00ED5FE0">
              <w:rPr>
                <w:rFonts w:hint="eastAsia"/>
                <w:sz w:val="20"/>
              </w:rPr>
              <w:t>L_EC_MD_SW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892BD6E" w14:textId="77777777" w:rsidR="00766D82" w:rsidRPr="00ED5FE0" w:rsidRDefault="00766D82" w:rsidP="007C5647">
            <w:pPr>
              <w:rPr>
                <w:sz w:val="20"/>
              </w:rPr>
            </w:pPr>
            <w:r w:rsidRPr="00ED5FE0">
              <w:rPr>
                <w:sz w:val="20"/>
              </w:rPr>
              <w:t>Switch State of Eco</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07A0FF5" w14:textId="77777777" w:rsidR="00766D82" w:rsidRPr="00ED5FE0" w:rsidRDefault="00766D82" w:rsidP="007C5647">
            <w:pPr>
              <w:rPr>
                <w:color w:val="00B0F0"/>
                <w:sz w:val="18"/>
                <w:szCs w:val="22"/>
              </w:rPr>
            </w:pPr>
            <w:r w:rsidRPr="00ED5FE0">
              <w:rPr>
                <w:sz w:val="20"/>
              </w:rPr>
              <w:t>ECO SW</w:t>
            </w:r>
            <w:r w:rsidRPr="00ED5FE0">
              <w:rPr>
                <w:sz w:val="20"/>
              </w:rPr>
              <w:t>操作情報</w:t>
            </w:r>
          </w:p>
          <w:p w14:paraId="45C31287" w14:textId="77777777" w:rsidR="00766D82" w:rsidRPr="00ED5FE0" w:rsidRDefault="00766D82" w:rsidP="007C5647">
            <w:pPr>
              <w:rPr>
                <w:sz w:val="20"/>
              </w:rPr>
            </w:pPr>
            <w:r w:rsidRPr="00ED5FE0">
              <w:rPr>
                <w:color w:val="00B0F0"/>
                <w:sz w:val="18"/>
                <w:szCs w:val="22"/>
              </w:rPr>
              <w:t>Operated information of Eco switch</w:t>
            </w:r>
          </w:p>
        </w:tc>
      </w:tr>
      <w:tr w:rsidR="00766D82" w:rsidRPr="00ED5FE0" w14:paraId="7E265FA4"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9DA1C0A" w14:textId="77777777" w:rsidR="00766D82" w:rsidRPr="00ED5FE0" w:rsidRDefault="00766D82" w:rsidP="007C5647">
            <w:pPr>
              <w:rPr>
                <w:sz w:val="20"/>
              </w:rPr>
            </w:pPr>
            <w:r w:rsidRPr="00ED5FE0">
              <w:rPr>
                <w:rFonts w:hint="eastAsia"/>
                <w:sz w:val="20"/>
              </w:rPr>
              <w:t>5.4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F72768F" w14:textId="77777777" w:rsidR="00766D82" w:rsidRPr="00ED5FE0" w:rsidRDefault="00766D82" w:rsidP="007C5647">
            <w:pPr>
              <w:rPr>
                <w:sz w:val="20"/>
              </w:rPr>
            </w:pPr>
            <w:r w:rsidRPr="00ED5FE0">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53B3E5D" w14:textId="77777777" w:rsidR="00766D82" w:rsidRPr="00ED5FE0" w:rsidRDefault="00766D82" w:rsidP="007C5647">
            <w:pPr>
              <w:rPr>
                <w:rFonts w:hint="eastAsia"/>
                <w:sz w:val="20"/>
              </w:rPr>
            </w:pPr>
            <w:r w:rsidRPr="00ED5FE0">
              <w:rPr>
                <w:rFonts w:hint="eastAsia"/>
                <w:sz w:val="20"/>
              </w:rPr>
              <w:t>L_NR_MD_SW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CD45DA4" w14:textId="77777777" w:rsidR="00766D82" w:rsidRPr="00ED5FE0" w:rsidRDefault="00766D82" w:rsidP="007C5647">
            <w:pPr>
              <w:rPr>
                <w:sz w:val="20"/>
              </w:rPr>
            </w:pPr>
            <w:r w:rsidRPr="00ED5FE0">
              <w:rPr>
                <w:sz w:val="20"/>
              </w:rPr>
              <w:t xml:space="preserve">Switch State of </w:t>
            </w:r>
            <w:r w:rsidRPr="00ED5FE0">
              <w:rPr>
                <w:rFonts w:hint="eastAsia"/>
                <w:sz w:val="20"/>
              </w:rPr>
              <w:t>Normal</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A19069D" w14:textId="77777777" w:rsidR="00766D82" w:rsidRPr="00ED5FE0" w:rsidRDefault="00766D82" w:rsidP="007C5647">
            <w:pPr>
              <w:rPr>
                <w:color w:val="00B0F0"/>
                <w:sz w:val="18"/>
                <w:szCs w:val="22"/>
              </w:rPr>
            </w:pPr>
            <w:r w:rsidRPr="00ED5FE0">
              <w:rPr>
                <w:sz w:val="20"/>
              </w:rPr>
              <w:t>NORMAL SW</w:t>
            </w:r>
            <w:r w:rsidRPr="00ED5FE0">
              <w:rPr>
                <w:sz w:val="20"/>
              </w:rPr>
              <w:t>操作情報</w:t>
            </w:r>
          </w:p>
          <w:p w14:paraId="3D1F8B0E" w14:textId="77777777" w:rsidR="00766D82" w:rsidRPr="00ED5FE0" w:rsidRDefault="00766D82" w:rsidP="007C5647">
            <w:pPr>
              <w:rPr>
                <w:sz w:val="20"/>
              </w:rPr>
            </w:pPr>
            <w:r w:rsidRPr="00ED5FE0">
              <w:rPr>
                <w:color w:val="00B0F0"/>
                <w:sz w:val="18"/>
                <w:szCs w:val="22"/>
              </w:rPr>
              <w:t>Operated information of Normal switch</w:t>
            </w:r>
          </w:p>
        </w:tc>
      </w:tr>
      <w:tr w:rsidR="00766D82" w:rsidRPr="00ED5FE0" w14:paraId="019B5D6D" w14:textId="77777777" w:rsidTr="007C5647">
        <w:trPr>
          <w:trHeight w:val="292"/>
        </w:trPr>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1300254" w14:textId="77777777" w:rsidR="00766D82" w:rsidRPr="00ED5FE0" w:rsidRDefault="00766D82" w:rsidP="007C5647">
            <w:pPr>
              <w:rPr>
                <w:sz w:val="20"/>
              </w:rPr>
            </w:pPr>
            <w:r w:rsidRPr="00ED5FE0">
              <w:rPr>
                <w:rFonts w:hint="eastAsia"/>
                <w:sz w:val="20"/>
              </w:rPr>
              <w:t>5.</w:t>
            </w:r>
            <w:r w:rsidRPr="00ED5FE0">
              <w:rPr>
                <w:rFonts w:hint="eastAsia"/>
                <w:strike/>
                <w:sz w:val="20"/>
              </w:rPr>
              <w:t>0</w:t>
            </w:r>
            <w:r w:rsidRPr="00ED5FE0">
              <w:rPr>
                <w:rFonts w:hint="eastAsia"/>
                <w:sz w:val="20"/>
              </w:rPr>
              <w:t>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49D60BC9" w14:textId="77777777" w:rsidR="00766D82" w:rsidRPr="00ED5FE0" w:rsidRDefault="00766D82" w:rsidP="007C5647">
            <w:pPr>
              <w:rPr>
                <w:sz w:val="20"/>
              </w:rPr>
            </w:pPr>
            <w:r w:rsidRPr="00ED5FE0">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338EEB7F" w14:textId="77777777" w:rsidR="00766D82" w:rsidRPr="00ED5FE0" w:rsidRDefault="00766D82" w:rsidP="007C5647">
            <w:pPr>
              <w:rPr>
                <w:rFonts w:hint="eastAsia"/>
                <w:sz w:val="20"/>
              </w:rPr>
            </w:pPr>
            <w:r w:rsidRPr="00ED5FE0">
              <w:rPr>
                <w:rFonts w:hint="eastAsia"/>
                <w:sz w:val="20"/>
              </w:rPr>
              <w:t>L_PW_MD_SW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CED39F0" w14:textId="77777777" w:rsidR="00766D82" w:rsidRPr="00ED5FE0" w:rsidRDefault="00766D82" w:rsidP="007C5647">
            <w:pPr>
              <w:rPr>
                <w:sz w:val="20"/>
              </w:rPr>
            </w:pPr>
            <w:r w:rsidRPr="00ED5FE0">
              <w:rPr>
                <w:sz w:val="20"/>
              </w:rPr>
              <w:t>Switch State of Sport</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03D454A7" w14:textId="77777777" w:rsidR="00766D82" w:rsidRPr="00ED5FE0" w:rsidRDefault="00766D82" w:rsidP="007C5647">
            <w:pPr>
              <w:rPr>
                <w:color w:val="00B0F0"/>
                <w:sz w:val="18"/>
                <w:szCs w:val="22"/>
              </w:rPr>
            </w:pPr>
            <w:r w:rsidRPr="00ED5FE0">
              <w:rPr>
                <w:sz w:val="20"/>
              </w:rPr>
              <w:t>SPORT SW</w:t>
            </w:r>
            <w:r w:rsidRPr="00ED5FE0">
              <w:rPr>
                <w:sz w:val="20"/>
              </w:rPr>
              <w:t>操作情報</w:t>
            </w:r>
          </w:p>
          <w:p w14:paraId="03C04172" w14:textId="77777777" w:rsidR="00766D82" w:rsidRPr="00ED5FE0" w:rsidRDefault="00766D82" w:rsidP="007C5647">
            <w:pPr>
              <w:rPr>
                <w:sz w:val="20"/>
              </w:rPr>
            </w:pPr>
            <w:r w:rsidRPr="00ED5FE0">
              <w:rPr>
                <w:color w:val="00B0F0"/>
                <w:sz w:val="18"/>
                <w:szCs w:val="22"/>
              </w:rPr>
              <w:t xml:space="preserve">Operated information of Sport switch </w:t>
            </w:r>
          </w:p>
        </w:tc>
      </w:tr>
      <w:tr w:rsidR="00766D82" w:rsidRPr="00ED5FE0" w14:paraId="289CB226"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405BDC1D" w14:textId="77777777" w:rsidR="00766D82" w:rsidRPr="00ED5FE0" w:rsidRDefault="00766D82" w:rsidP="007C5647">
            <w:pPr>
              <w:rPr>
                <w:sz w:val="20"/>
              </w:rPr>
            </w:pPr>
            <w:r w:rsidRPr="00ED5FE0">
              <w:rPr>
                <w:rFonts w:hint="eastAsia"/>
                <w:sz w:val="20"/>
              </w:rPr>
              <w:t>5.6</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hideMark/>
          </w:tcPr>
          <w:p w14:paraId="1F18233F" w14:textId="77777777" w:rsidR="00766D82" w:rsidRPr="00ED5FE0" w:rsidRDefault="00766D82" w:rsidP="007C5647">
            <w:pPr>
              <w:rPr>
                <w:sz w:val="20"/>
              </w:rPr>
            </w:pPr>
            <w:r w:rsidRPr="00ED5FE0">
              <w:rPr>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C0CFD9A" w14:textId="77777777" w:rsidR="00766D82" w:rsidRPr="00ED5FE0" w:rsidRDefault="00766D82" w:rsidP="007C5647">
            <w:pPr>
              <w:rPr>
                <w:sz w:val="20"/>
              </w:rPr>
            </w:pPr>
            <w:r w:rsidRPr="00ED5FE0">
              <w:rPr>
                <w:rFonts w:hint="eastAsia"/>
                <w:sz w:val="20"/>
              </w:rPr>
              <w:t>L_</w:t>
            </w:r>
            <w:r w:rsidRPr="00ED5FE0">
              <w:rPr>
                <w:sz w:val="20"/>
              </w:rPr>
              <w:t>CS</w:t>
            </w:r>
            <w:r w:rsidRPr="00ED5FE0">
              <w:rPr>
                <w:rFonts w:hint="eastAsia"/>
                <w:sz w:val="20"/>
              </w:rPr>
              <w:t>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969F55C" w14:textId="77777777" w:rsidR="00766D82" w:rsidRPr="00ED5FE0" w:rsidRDefault="00766D82" w:rsidP="007C5647">
            <w:pPr>
              <w:rPr>
                <w:sz w:val="20"/>
              </w:rPr>
            </w:pPr>
            <w:r w:rsidRPr="00ED5FE0">
              <w:rPr>
                <w:sz w:val="20"/>
              </w:rPr>
              <w:t>Switch State of Custom</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0F67A01" w14:textId="77777777" w:rsidR="00766D82" w:rsidRPr="00ED5FE0" w:rsidRDefault="00766D82" w:rsidP="007C5647">
            <w:pPr>
              <w:rPr>
                <w:color w:val="00B0F0"/>
                <w:sz w:val="18"/>
                <w:szCs w:val="22"/>
              </w:rPr>
            </w:pPr>
            <w:r w:rsidRPr="00ED5FE0">
              <w:rPr>
                <w:sz w:val="20"/>
              </w:rPr>
              <w:t>CUSTOM SW</w:t>
            </w:r>
            <w:r w:rsidRPr="00ED5FE0">
              <w:rPr>
                <w:sz w:val="20"/>
              </w:rPr>
              <w:t>操作情報</w:t>
            </w:r>
          </w:p>
          <w:p w14:paraId="5AB338F3" w14:textId="77777777" w:rsidR="00766D82" w:rsidRPr="00ED5FE0" w:rsidRDefault="00766D82" w:rsidP="007C5647">
            <w:pPr>
              <w:rPr>
                <w:sz w:val="20"/>
              </w:rPr>
            </w:pPr>
            <w:r w:rsidRPr="00ED5FE0">
              <w:rPr>
                <w:color w:val="00B0F0"/>
                <w:sz w:val="18"/>
                <w:szCs w:val="22"/>
              </w:rPr>
              <w:t>Operated information of Custom switch</w:t>
            </w:r>
          </w:p>
        </w:tc>
      </w:tr>
      <w:tr w:rsidR="00766D82" w:rsidRPr="00ED5FE0" w14:paraId="13F6D543"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E6B168D" w14:textId="77777777" w:rsidR="00766D82" w:rsidRPr="00ED5FE0" w:rsidRDefault="00766D82" w:rsidP="007C5647">
            <w:pPr>
              <w:rPr>
                <w:sz w:val="20"/>
              </w:rPr>
            </w:pPr>
            <w:r w:rsidRPr="00ED5FE0">
              <w:rPr>
                <w:rFonts w:hint="eastAsia"/>
                <w:sz w:val="20"/>
              </w:rPr>
              <w:t>4.2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0D4CE249" w14:textId="77777777" w:rsidR="00766D82" w:rsidRPr="00ED5FE0" w:rsidRDefault="00766D82" w:rsidP="007C5647">
            <w:pPr>
              <w:rPr>
                <w:sz w:val="20"/>
              </w:rPr>
            </w:pPr>
            <w:r w:rsidRPr="00ED5FE0">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991D3CC" w14:textId="77777777" w:rsidR="00766D82" w:rsidRPr="00ED5FE0" w:rsidRDefault="00766D82" w:rsidP="007C5647">
            <w:pPr>
              <w:rPr>
                <w:sz w:val="20"/>
              </w:rPr>
            </w:pPr>
            <w:r w:rsidRPr="00ED5FE0">
              <w:rPr>
                <w:rFonts w:hint="eastAsia"/>
                <w:sz w:val="20"/>
              </w:rPr>
              <w:t>L_</w:t>
            </w:r>
            <w:r w:rsidRPr="00ED5FE0">
              <w:rPr>
                <w:sz w:val="20"/>
              </w:rPr>
              <w:t>RG</w:t>
            </w:r>
            <w:r w:rsidRPr="00ED5FE0">
              <w:rPr>
                <w:rFonts w:hint="eastAsia"/>
                <w:sz w:val="20"/>
              </w:rPr>
              <w:t>_MD_S</w:t>
            </w:r>
            <w:r w:rsidRPr="00ED5FE0">
              <w:rPr>
                <w:sz w:val="20"/>
              </w:rPr>
              <w:t>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A772BAD" w14:textId="77777777" w:rsidR="00766D82" w:rsidRPr="00ED5FE0" w:rsidRDefault="00766D82" w:rsidP="007C5647">
            <w:pPr>
              <w:rPr>
                <w:sz w:val="20"/>
              </w:rPr>
            </w:pPr>
            <w:r w:rsidRPr="00ED5FE0">
              <w:rPr>
                <w:sz w:val="20"/>
              </w:rPr>
              <w:t>Switch State of Range</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8D35B45" w14:textId="77777777" w:rsidR="00766D82" w:rsidRPr="00ED5FE0" w:rsidRDefault="00766D82" w:rsidP="007C5647">
            <w:pPr>
              <w:rPr>
                <w:color w:val="00B0F0"/>
                <w:sz w:val="18"/>
                <w:szCs w:val="22"/>
              </w:rPr>
            </w:pPr>
            <w:r w:rsidRPr="00ED5FE0">
              <w:rPr>
                <w:sz w:val="20"/>
              </w:rPr>
              <w:t>RANGE SW</w:t>
            </w:r>
            <w:r w:rsidRPr="00ED5FE0">
              <w:rPr>
                <w:sz w:val="20"/>
              </w:rPr>
              <w:t>操作情報</w:t>
            </w:r>
          </w:p>
          <w:p w14:paraId="3F615496" w14:textId="77777777" w:rsidR="00766D82" w:rsidRPr="00ED5FE0" w:rsidRDefault="00766D82" w:rsidP="007C5647">
            <w:pPr>
              <w:rPr>
                <w:sz w:val="20"/>
              </w:rPr>
            </w:pPr>
            <w:r w:rsidRPr="00ED5FE0">
              <w:rPr>
                <w:color w:val="00B0F0"/>
                <w:sz w:val="18"/>
                <w:szCs w:val="22"/>
              </w:rPr>
              <w:t>Operated information of Range switch</w:t>
            </w:r>
          </w:p>
        </w:tc>
      </w:tr>
      <w:tr w:rsidR="00766D82" w:rsidRPr="00ED5FE0" w14:paraId="6BEF7587"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7F602BD9" w14:textId="77777777" w:rsidR="00766D82" w:rsidRPr="00ED5FE0" w:rsidRDefault="00766D82" w:rsidP="007C5647">
            <w:pPr>
              <w:rPr>
                <w:sz w:val="20"/>
              </w:rPr>
            </w:pPr>
            <w:r w:rsidRPr="00ED5FE0">
              <w:rPr>
                <w:rFonts w:hint="eastAsia"/>
                <w:sz w:val="20"/>
              </w:rPr>
              <w:t>4.4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77F3319" w14:textId="77777777" w:rsidR="00766D82" w:rsidRPr="00ED5FE0" w:rsidRDefault="00766D82" w:rsidP="007C5647">
            <w:pPr>
              <w:rPr>
                <w:rFonts w:hint="eastAsia"/>
                <w:sz w:val="20"/>
              </w:rPr>
            </w:pPr>
            <w:r w:rsidRPr="00ED5FE0">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5D804F2" w14:textId="77777777" w:rsidR="00766D82" w:rsidRPr="00ED5FE0" w:rsidRDefault="00766D82" w:rsidP="007C5647">
            <w:pPr>
              <w:rPr>
                <w:rFonts w:hint="eastAsia"/>
                <w:sz w:val="20"/>
              </w:rPr>
            </w:pPr>
            <w:r w:rsidRPr="00ED5FE0">
              <w:rPr>
                <w:rFonts w:hint="eastAsia"/>
                <w:sz w:val="20"/>
              </w:rPr>
              <w:t>L_</w:t>
            </w:r>
            <w:r w:rsidRPr="00ED5FE0">
              <w:rPr>
                <w:sz w:val="20"/>
              </w:rPr>
              <w:t>CH</w:t>
            </w:r>
            <w:r w:rsidRPr="00ED5FE0">
              <w:rPr>
                <w:rFonts w:hint="eastAsia"/>
                <w:sz w:val="20"/>
              </w:rPr>
              <w:t>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B42A0F6" w14:textId="77777777" w:rsidR="00766D82" w:rsidRPr="00ED5FE0" w:rsidRDefault="00766D82" w:rsidP="007C5647">
            <w:pPr>
              <w:rPr>
                <w:sz w:val="20"/>
              </w:rPr>
            </w:pPr>
            <w:r w:rsidRPr="00ED5FE0">
              <w:rPr>
                <w:sz w:val="20"/>
              </w:rPr>
              <w:t>Switch State of Chauffeur</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625F089" w14:textId="77777777" w:rsidR="00766D82" w:rsidRPr="00ED5FE0" w:rsidRDefault="00766D82" w:rsidP="007C5647">
            <w:pPr>
              <w:rPr>
                <w:strike/>
                <w:color w:val="00B0F0"/>
                <w:sz w:val="18"/>
                <w:szCs w:val="22"/>
              </w:rPr>
            </w:pPr>
            <w:r w:rsidRPr="00ED5FE0">
              <w:rPr>
                <w:sz w:val="20"/>
              </w:rPr>
              <w:t>REAR COMFORT SW</w:t>
            </w:r>
            <w:r w:rsidRPr="00ED5FE0">
              <w:rPr>
                <w:sz w:val="20"/>
              </w:rPr>
              <w:t>操作情報</w:t>
            </w:r>
          </w:p>
          <w:p w14:paraId="18897237" w14:textId="77777777" w:rsidR="00766D82" w:rsidRPr="00ED5FE0" w:rsidRDefault="00766D82" w:rsidP="007C5647">
            <w:pPr>
              <w:rPr>
                <w:sz w:val="20"/>
              </w:rPr>
            </w:pPr>
            <w:r w:rsidRPr="00ED5FE0">
              <w:rPr>
                <w:color w:val="00B0F0"/>
                <w:sz w:val="18"/>
                <w:szCs w:val="22"/>
              </w:rPr>
              <w:t>Operated information of Rear Comfort switch</w:t>
            </w:r>
          </w:p>
        </w:tc>
      </w:tr>
      <w:tr w:rsidR="00766D82" w:rsidRPr="00ED5FE0" w14:paraId="2367600F"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C7CBC2B" w14:textId="77777777" w:rsidR="00766D82" w:rsidRPr="000274AB" w:rsidRDefault="00E10950" w:rsidP="00766D82">
            <w:pPr>
              <w:rPr>
                <w:rFonts w:hint="eastAsia"/>
                <w:sz w:val="20"/>
              </w:rPr>
            </w:pPr>
            <w:r w:rsidRPr="000274AB">
              <w:rPr>
                <w:rFonts w:hint="eastAsia"/>
                <w:sz w:val="20"/>
              </w:rPr>
              <w:t>4</w:t>
            </w:r>
            <w:r w:rsidRPr="000274AB">
              <w:rPr>
                <w:sz w:val="20"/>
              </w:rPr>
              <w:t>.3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84BAED7"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A7F3330" w14:textId="77777777" w:rsidR="00766D82" w:rsidRPr="000274AB" w:rsidRDefault="006E7D50" w:rsidP="00766D82">
            <w:pPr>
              <w:rPr>
                <w:rFonts w:hint="eastAsia"/>
                <w:sz w:val="20"/>
              </w:rPr>
            </w:pPr>
            <w:r w:rsidRPr="000274AB">
              <w:rPr>
                <w:sz w:val="20"/>
              </w:rPr>
              <w:t>L_</w:t>
            </w:r>
            <w:r w:rsidR="00766D82" w:rsidRPr="000274AB">
              <w:rPr>
                <w:sz w:val="20"/>
              </w:rPr>
              <w:t>P1_MD_SW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CDBA46A" w14:textId="77777777" w:rsidR="00766D82" w:rsidRPr="000274AB" w:rsidRDefault="00766D82" w:rsidP="00766D82">
            <w:pPr>
              <w:rPr>
                <w:sz w:val="20"/>
              </w:rPr>
            </w:pPr>
            <w:r w:rsidRPr="000274AB">
              <w:rPr>
                <w:sz w:val="20"/>
              </w:rPr>
              <w:t>Switch State of Snow</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13F202B" w14:textId="77777777" w:rsidR="00766D82" w:rsidRPr="000274AB" w:rsidRDefault="00766D82" w:rsidP="00766D82">
            <w:pPr>
              <w:rPr>
                <w:strike/>
                <w:sz w:val="18"/>
                <w:szCs w:val="22"/>
              </w:rPr>
            </w:pPr>
            <w:r w:rsidRPr="000274AB">
              <w:rPr>
                <w:sz w:val="20"/>
              </w:rPr>
              <w:t>SNOW SW</w:t>
            </w:r>
            <w:r w:rsidRPr="000274AB">
              <w:rPr>
                <w:sz w:val="20"/>
              </w:rPr>
              <w:t>操作情報</w:t>
            </w:r>
          </w:p>
          <w:p w14:paraId="4DC1EB29" w14:textId="77777777" w:rsidR="00766D82" w:rsidRPr="000D218D" w:rsidRDefault="00766D82" w:rsidP="00766D82">
            <w:pPr>
              <w:rPr>
                <w:rFonts w:hint="eastAsia"/>
                <w:color w:val="00B0F0"/>
                <w:sz w:val="20"/>
              </w:rPr>
            </w:pPr>
            <w:r w:rsidRPr="000D218D">
              <w:rPr>
                <w:color w:val="00B0F0"/>
                <w:sz w:val="18"/>
                <w:szCs w:val="22"/>
              </w:rPr>
              <w:t>Operated information of Snow switch</w:t>
            </w:r>
          </w:p>
        </w:tc>
      </w:tr>
      <w:tr w:rsidR="003552C3" w:rsidRPr="00ED5FE0" w14:paraId="383DD272"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4FDCE2F5" w14:textId="77777777" w:rsidR="003552C3" w:rsidRPr="000274AB" w:rsidRDefault="003552C3" w:rsidP="003552C3">
            <w:pPr>
              <w:rPr>
                <w:rFonts w:hint="eastAsia"/>
                <w:sz w:val="20"/>
              </w:rPr>
            </w:pPr>
            <w:r w:rsidRPr="000274AB">
              <w:rPr>
                <w:rFonts w:hint="eastAsia"/>
                <w:sz w:val="20"/>
              </w:rPr>
              <w:t>1</w:t>
            </w:r>
            <w:r w:rsidRPr="000274AB">
              <w:rPr>
                <w:sz w:val="20"/>
              </w:rPr>
              <w:t>.4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7FBC417" w14:textId="77777777" w:rsidR="003552C3" w:rsidRPr="000274AB" w:rsidRDefault="003552C3" w:rsidP="003552C3">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09EA68F" w14:textId="77777777" w:rsidR="003552C3" w:rsidRPr="000274AB" w:rsidRDefault="003552C3" w:rsidP="003552C3">
            <w:pPr>
              <w:rPr>
                <w:rFonts w:hint="eastAsia"/>
                <w:sz w:val="20"/>
              </w:rPr>
            </w:pPr>
            <w:r w:rsidRPr="000274AB">
              <w:rPr>
                <w:sz w:val="20"/>
              </w:rPr>
              <w:t>L_R1_MD_SW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1688DA0" w14:textId="77777777" w:rsidR="003552C3" w:rsidRPr="000274AB" w:rsidRDefault="003552C3" w:rsidP="003552C3">
            <w:pPr>
              <w:rPr>
                <w:sz w:val="20"/>
              </w:rPr>
            </w:pPr>
            <w:r w:rsidRPr="000274AB">
              <w:rPr>
                <w:sz w:val="20"/>
              </w:rPr>
              <w:t>Switch State of Track</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30DE627" w14:textId="77777777" w:rsidR="003552C3" w:rsidRPr="000274AB" w:rsidRDefault="003552C3" w:rsidP="003552C3">
            <w:pPr>
              <w:rPr>
                <w:sz w:val="18"/>
                <w:szCs w:val="22"/>
              </w:rPr>
            </w:pPr>
            <w:r w:rsidRPr="000274AB">
              <w:rPr>
                <w:rFonts w:hint="eastAsia"/>
                <w:sz w:val="20"/>
              </w:rPr>
              <w:t>T</w:t>
            </w:r>
            <w:r w:rsidRPr="000274AB">
              <w:rPr>
                <w:sz w:val="20"/>
              </w:rPr>
              <w:t>RACK SW</w:t>
            </w:r>
            <w:r w:rsidRPr="000274AB">
              <w:rPr>
                <w:rFonts w:hint="eastAsia"/>
                <w:sz w:val="20"/>
              </w:rPr>
              <w:t>操作情報</w:t>
            </w:r>
          </w:p>
          <w:p w14:paraId="07433466" w14:textId="77777777" w:rsidR="003552C3" w:rsidRPr="000D218D" w:rsidRDefault="003552C3" w:rsidP="003552C3">
            <w:pPr>
              <w:rPr>
                <w:rFonts w:hint="eastAsia"/>
                <w:color w:val="00B0F0"/>
                <w:sz w:val="20"/>
              </w:rPr>
            </w:pPr>
            <w:r w:rsidRPr="000D218D">
              <w:rPr>
                <w:color w:val="00B0F0"/>
                <w:sz w:val="18"/>
                <w:szCs w:val="22"/>
              </w:rPr>
              <w:t>Operated information of Track switch</w:t>
            </w:r>
          </w:p>
        </w:tc>
      </w:tr>
      <w:tr w:rsidR="003552C3" w:rsidRPr="00ED5FE0" w14:paraId="7BCA9304"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6BF2B64" w14:textId="77777777" w:rsidR="003552C3" w:rsidRPr="000274AB" w:rsidRDefault="003552C3" w:rsidP="003552C3">
            <w:pPr>
              <w:rPr>
                <w:rFonts w:hint="eastAsia"/>
                <w:sz w:val="20"/>
              </w:rPr>
            </w:pPr>
            <w:r w:rsidRPr="000274AB">
              <w:rPr>
                <w:rFonts w:hint="eastAsia"/>
                <w:sz w:val="20"/>
              </w:rPr>
              <w:t>1</w:t>
            </w:r>
            <w:r w:rsidRPr="000274AB">
              <w:rPr>
                <w:sz w:val="20"/>
              </w:rPr>
              <w:t>.3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EF07C35" w14:textId="77777777" w:rsidR="003552C3" w:rsidRPr="000274AB" w:rsidRDefault="003552C3" w:rsidP="003552C3">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AD9F823" w14:textId="77777777" w:rsidR="003552C3" w:rsidRPr="000274AB" w:rsidRDefault="003552C3" w:rsidP="003552C3">
            <w:pPr>
              <w:rPr>
                <w:rFonts w:hint="eastAsia"/>
                <w:sz w:val="20"/>
              </w:rPr>
            </w:pPr>
            <w:r w:rsidRPr="000274AB">
              <w:rPr>
                <w:sz w:val="20"/>
              </w:rPr>
              <w:t>L_R2_MD_SW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7112C5C" w14:textId="77777777" w:rsidR="003552C3" w:rsidRPr="000274AB" w:rsidRDefault="003552C3" w:rsidP="003552C3">
            <w:pPr>
              <w:rPr>
                <w:sz w:val="20"/>
              </w:rPr>
            </w:pPr>
            <w:r w:rsidRPr="000274AB">
              <w:rPr>
                <w:sz w:val="20"/>
              </w:rPr>
              <w:t>Switch State of</w:t>
            </w:r>
            <w:r w:rsidRPr="00FF532D">
              <w:rPr>
                <w:color w:val="FF0000"/>
                <w:sz w:val="20"/>
              </w:rPr>
              <w:t xml:space="preserve"> </w:t>
            </w:r>
            <w:r w:rsidRPr="00530B49">
              <w:rPr>
                <w:sz w:val="20"/>
              </w:rPr>
              <w:t>Snow Extra</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8DF9080" w14:textId="77777777" w:rsidR="003552C3" w:rsidRPr="000274AB" w:rsidRDefault="003552C3" w:rsidP="003552C3">
            <w:pPr>
              <w:rPr>
                <w:sz w:val="18"/>
                <w:szCs w:val="22"/>
              </w:rPr>
            </w:pPr>
            <w:r w:rsidRPr="00530B49">
              <w:rPr>
                <w:sz w:val="20"/>
              </w:rPr>
              <w:t xml:space="preserve">SNOW EXTRA </w:t>
            </w:r>
            <w:r w:rsidRPr="000274AB">
              <w:rPr>
                <w:sz w:val="20"/>
              </w:rPr>
              <w:t>SW</w:t>
            </w:r>
            <w:r w:rsidRPr="000274AB">
              <w:rPr>
                <w:rFonts w:hint="eastAsia"/>
                <w:sz w:val="20"/>
              </w:rPr>
              <w:t>操作情報</w:t>
            </w:r>
          </w:p>
          <w:p w14:paraId="13B7587E" w14:textId="77777777" w:rsidR="003552C3" w:rsidRPr="000D218D" w:rsidRDefault="003552C3" w:rsidP="003552C3">
            <w:pPr>
              <w:rPr>
                <w:rFonts w:hint="eastAsia"/>
                <w:color w:val="00B0F0"/>
                <w:sz w:val="20"/>
              </w:rPr>
            </w:pPr>
            <w:r w:rsidRPr="000D218D">
              <w:rPr>
                <w:color w:val="00B0F0"/>
                <w:sz w:val="18"/>
                <w:szCs w:val="22"/>
              </w:rPr>
              <w:t xml:space="preserve">Operated information of </w:t>
            </w:r>
            <w:r w:rsidRPr="00530B49">
              <w:rPr>
                <w:color w:val="00B0F0"/>
                <w:sz w:val="18"/>
                <w:szCs w:val="22"/>
              </w:rPr>
              <w:t xml:space="preserve">Snow Extra </w:t>
            </w:r>
            <w:r w:rsidRPr="000D218D">
              <w:rPr>
                <w:color w:val="00B0F0"/>
                <w:sz w:val="18"/>
                <w:szCs w:val="22"/>
              </w:rPr>
              <w:t>switch</w:t>
            </w:r>
          </w:p>
        </w:tc>
      </w:tr>
      <w:tr w:rsidR="00766D82" w:rsidRPr="00ED5FE0" w14:paraId="3F41C9A4"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576F7F7" w14:textId="77777777" w:rsidR="00766D82" w:rsidRPr="000274AB" w:rsidRDefault="00E10950" w:rsidP="00766D82">
            <w:pPr>
              <w:rPr>
                <w:rFonts w:hint="eastAsia"/>
                <w:sz w:val="20"/>
              </w:rPr>
            </w:pPr>
            <w:r w:rsidRPr="000274AB">
              <w:rPr>
                <w:rFonts w:hint="eastAsia"/>
                <w:sz w:val="20"/>
              </w:rPr>
              <w:t>1</w:t>
            </w:r>
            <w:r w:rsidRPr="000274AB">
              <w:rPr>
                <w:sz w:val="20"/>
              </w:rPr>
              <w:t>.2</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0138DC7"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932FD55" w14:textId="77777777" w:rsidR="00766D82" w:rsidRPr="000274AB" w:rsidRDefault="006E7D50" w:rsidP="00766D82">
            <w:pPr>
              <w:rPr>
                <w:rFonts w:hint="eastAsia"/>
                <w:sz w:val="20"/>
              </w:rPr>
            </w:pPr>
            <w:r w:rsidRPr="000274AB">
              <w:rPr>
                <w:sz w:val="20"/>
              </w:rPr>
              <w:t>L_</w:t>
            </w:r>
            <w:r w:rsidR="00766D82" w:rsidRPr="000274AB">
              <w:rPr>
                <w:sz w:val="20"/>
              </w:rPr>
              <w:t>R3_MD_SW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42D9140" w14:textId="77777777" w:rsidR="00766D82" w:rsidRPr="000274AB" w:rsidRDefault="00766D82" w:rsidP="00766D82">
            <w:pPr>
              <w:rPr>
                <w:sz w:val="20"/>
              </w:rPr>
            </w:pPr>
            <w:r w:rsidRPr="000274AB">
              <w:rPr>
                <w:sz w:val="20"/>
              </w:rPr>
              <w:t>Switch State of reserved mode 3</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32A2941" w14:textId="77777777" w:rsidR="00766D82" w:rsidRPr="000274AB" w:rsidRDefault="00766D82" w:rsidP="00766D82">
            <w:pPr>
              <w:rPr>
                <w:sz w:val="18"/>
                <w:szCs w:val="22"/>
              </w:rPr>
            </w:pPr>
            <w:r w:rsidRPr="000274AB">
              <w:rPr>
                <w:rFonts w:hint="eastAsia"/>
                <w:sz w:val="20"/>
              </w:rPr>
              <w:t>予約モード</w:t>
            </w:r>
            <w:r w:rsidRPr="000274AB">
              <w:rPr>
                <w:rFonts w:hint="eastAsia"/>
                <w:sz w:val="20"/>
              </w:rPr>
              <w:t>3</w:t>
            </w:r>
            <w:r w:rsidR="00E10950" w:rsidRPr="000274AB">
              <w:rPr>
                <w:sz w:val="20"/>
              </w:rPr>
              <w:t xml:space="preserve"> </w:t>
            </w:r>
            <w:r w:rsidRPr="000274AB">
              <w:rPr>
                <w:sz w:val="20"/>
              </w:rPr>
              <w:t>SW</w:t>
            </w:r>
            <w:r w:rsidRPr="000274AB">
              <w:rPr>
                <w:rFonts w:hint="eastAsia"/>
                <w:sz w:val="20"/>
              </w:rPr>
              <w:t>操作情報</w:t>
            </w:r>
          </w:p>
          <w:p w14:paraId="437D76C2"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3 switch</w:t>
            </w:r>
          </w:p>
        </w:tc>
      </w:tr>
      <w:tr w:rsidR="00766D82" w:rsidRPr="00ED5FE0" w14:paraId="55B7B0BE"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9E17843" w14:textId="77777777" w:rsidR="00766D82" w:rsidRPr="000274AB" w:rsidRDefault="00E10950" w:rsidP="00766D82">
            <w:pPr>
              <w:rPr>
                <w:rFonts w:hint="eastAsia"/>
                <w:sz w:val="20"/>
              </w:rPr>
            </w:pPr>
            <w:r w:rsidRPr="000274AB">
              <w:rPr>
                <w:rFonts w:hint="eastAsia"/>
                <w:sz w:val="20"/>
              </w:rPr>
              <w:t>1</w:t>
            </w:r>
            <w:r w:rsidRPr="000274AB">
              <w:rPr>
                <w:sz w:val="20"/>
              </w:rPr>
              <w:t>.1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9CF7A75"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799A55B" w14:textId="77777777" w:rsidR="00766D82" w:rsidRPr="000274AB" w:rsidRDefault="006E7D50" w:rsidP="00766D82">
            <w:pPr>
              <w:rPr>
                <w:rFonts w:hint="eastAsia"/>
                <w:sz w:val="20"/>
              </w:rPr>
            </w:pPr>
            <w:r w:rsidRPr="000274AB">
              <w:rPr>
                <w:sz w:val="20"/>
              </w:rPr>
              <w:t>L_</w:t>
            </w:r>
            <w:r w:rsidR="00766D82" w:rsidRPr="000274AB">
              <w:rPr>
                <w:sz w:val="20"/>
              </w:rPr>
              <w:t>R4_MD_SW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C697F82" w14:textId="77777777" w:rsidR="00766D82" w:rsidRPr="000274AB" w:rsidRDefault="00766D82" w:rsidP="00766D82">
            <w:pPr>
              <w:rPr>
                <w:sz w:val="20"/>
              </w:rPr>
            </w:pPr>
            <w:r w:rsidRPr="000274AB">
              <w:rPr>
                <w:sz w:val="20"/>
              </w:rPr>
              <w:t>Switch State of reserved mode 4</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64D63D6" w14:textId="77777777" w:rsidR="00766D82" w:rsidRPr="000274AB" w:rsidRDefault="00766D82" w:rsidP="00766D82">
            <w:pPr>
              <w:rPr>
                <w:sz w:val="18"/>
                <w:szCs w:val="22"/>
              </w:rPr>
            </w:pPr>
            <w:r w:rsidRPr="000274AB">
              <w:rPr>
                <w:rFonts w:hint="eastAsia"/>
                <w:sz w:val="20"/>
              </w:rPr>
              <w:t>予約モード</w:t>
            </w:r>
            <w:r w:rsidRPr="000274AB">
              <w:rPr>
                <w:sz w:val="20"/>
              </w:rPr>
              <w:t>4 SW</w:t>
            </w:r>
            <w:r w:rsidRPr="000274AB">
              <w:rPr>
                <w:rFonts w:hint="eastAsia"/>
                <w:sz w:val="20"/>
              </w:rPr>
              <w:t>操作情報</w:t>
            </w:r>
          </w:p>
          <w:p w14:paraId="21FBD8C5"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4 switch</w:t>
            </w:r>
          </w:p>
        </w:tc>
      </w:tr>
      <w:tr w:rsidR="00766D82" w:rsidRPr="00ED5FE0" w14:paraId="226992DE"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03044530" w14:textId="77777777" w:rsidR="00766D82" w:rsidRPr="000274AB" w:rsidRDefault="00E10950" w:rsidP="00766D82">
            <w:pPr>
              <w:rPr>
                <w:rFonts w:hint="eastAsia"/>
                <w:sz w:val="20"/>
              </w:rPr>
            </w:pPr>
            <w:r w:rsidRPr="000274AB">
              <w:rPr>
                <w:rFonts w:hint="eastAsia"/>
                <w:sz w:val="20"/>
              </w:rPr>
              <w:t>1</w:t>
            </w:r>
            <w:r w:rsidRPr="000274AB">
              <w:rPr>
                <w:sz w:val="20"/>
              </w:rPr>
              <w:t>.0</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55DF05F2"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7F40801" w14:textId="77777777" w:rsidR="00766D82" w:rsidRPr="000274AB" w:rsidRDefault="006E7D50" w:rsidP="00766D82">
            <w:pPr>
              <w:rPr>
                <w:rFonts w:hint="eastAsia"/>
                <w:sz w:val="20"/>
              </w:rPr>
            </w:pPr>
            <w:r w:rsidRPr="000274AB">
              <w:rPr>
                <w:sz w:val="20"/>
              </w:rPr>
              <w:t>L_</w:t>
            </w:r>
            <w:r w:rsidR="00766D82" w:rsidRPr="000274AB">
              <w:rPr>
                <w:sz w:val="20"/>
              </w:rPr>
              <w:t>R5_MD_SW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7E3FF35" w14:textId="77777777" w:rsidR="00766D82" w:rsidRPr="000274AB" w:rsidRDefault="00766D82" w:rsidP="00766D82">
            <w:pPr>
              <w:rPr>
                <w:sz w:val="20"/>
              </w:rPr>
            </w:pPr>
            <w:r w:rsidRPr="000274AB">
              <w:rPr>
                <w:sz w:val="20"/>
              </w:rPr>
              <w:t>Switch State of reserved mode 5</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0C25CDD" w14:textId="77777777" w:rsidR="00766D82" w:rsidRPr="000274AB" w:rsidRDefault="00766D82" w:rsidP="00766D82">
            <w:pPr>
              <w:rPr>
                <w:sz w:val="18"/>
                <w:szCs w:val="22"/>
              </w:rPr>
            </w:pPr>
            <w:r w:rsidRPr="000274AB">
              <w:rPr>
                <w:rFonts w:hint="eastAsia"/>
                <w:sz w:val="20"/>
              </w:rPr>
              <w:t>予約モード</w:t>
            </w:r>
            <w:r w:rsidRPr="000274AB">
              <w:rPr>
                <w:sz w:val="20"/>
              </w:rPr>
              <w:t>5 SW</w:t>
            </w:r>
            <w:r w:rsidRPr="000274AB">
              <w:rPr>
                <w:rFonts w:hint="eastAsia"/>
                <w:sz w:val="20"/>
              </w:rPr>
              <w:t>操作情報</w:t>
            </w:r>
          </w:p>
          <w:p w14:paraId="5B713E22"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5 switch</w:t>
            </w:r>
          </w:p>
        </w:tc>
      </w:tr>
      <w:tr w:rsidR="00766D82" w:rsidRPr="00ED5FE0" w14:paraId="0BFAA121"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4734136F" w14:textId="77777777" w:rsidR="00766D82" w:rsidRPr="000274AB" w:rsidRDefault="00E10950" w:rsidP="00766D82">
            <w:pPr>
              <w:rPr>
                <w:rFonts w:hint="eastAsia"/>
                <w:sz w:val="20"/>
              </w:rPr>
            </w:pPr>
            <w:r w:rsidRPr="000274AB">
              <w:rPr>
                <w:rFonts w:hint="eastAsia"/>
                <w:sz w:val="20"/>
              </w:rPr>
              <w:t>2</w:t>
            </w:r>
            <w:r w:rsidRPr="000274AB">
              <w:rPr>
                <w:sz w:val="20"/>
              </w:rPr>
              <w:t>.4</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33DA596C"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AA564BE" w14:textId="77777777" w:rsidR="00766D82" w:rsidRPr="000274AB" w:rsidRDefault="006E7D50" w:rsidP="00766D82">
            <w:pPr>
              <w:rPr>
                <w:rFonts w:hint="eastAsia"/>
                <w:sz w:val="20"/>
              </w:rPr>
            </w:pPr>
            <w:r w:rsidRPr="000274AB">
              <w:rPr>
                <w:sz w:val="20"/>
              </w:rPr>
              <w:t>L_</w:t>
            </w:r>
            <w:r w:rsidR="00766D82" w:rsidRPr="000274AB">
              <w:rPr>
                <w:sz w:val="20"/>
              </w:rPr>
              <w:t>R6_MD_SW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616A511" w14:textId="77777777" w:rsidR="00766D82" w:rsidRPr="000274AB" w:rsidRDefault="00766D82" w:rsidP="00766D82">
            <w:pPr>
              <w:rPr>
                <w:sz w:val="20"/>
              </w:rPr>
            </w:pPr>
            <w:r w:rsidRPr="000274AB">
              <w:rPr>
                <w:sz w:val="20"/>
              </w:rPr>
              <w:t>Switch State of reserved mode 6</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DC7410F" w14:textId="77777777" w:rsidR="00766D82" w:rsidRPr="000274AB" w:rsidRDefault="00766D82" w:rsidP="00766D82">
            <w:pPr>
              <w:rPr>
                <w:sz w:val="18"/>
                <w:szCs w:val="22"/>
              </w:rPr>
            </w:pPr>
            <w:r w:rsidRPr="000274AB">
              <w:rPr>
                <w:rFonts w:hint="eastAsia"/>
                <w:sz w:val="20"/>
              </w:rPr>
              <w:t>予約モード</w:t>
            </w:r>
            <w:r w:rsidRPr="000274AB">
              <w:rPr>
                <w:sz w:val="20"/>
              </w:rPr>
              <w:t>6</w:t>
            </w:r>
            <w:r w:rsidR="00E10950" w:rsidRPr="000274AB">
              <w:rPr>
                <w:sz w:val="20"/>
              </w:rPr>
              <w:t xml:space="preserve"> </w:t>
            </w:r>
            <w:r w:rsidRPr="000274AB">
              <w:rPr>
                <w:sz w:val="20"/>
              </w:rPr>
              <w:t>SW</w:t>
            </w:r>
            <w:r w:rsidRPr="000274AB">
              <w:rPr>
                <w:rFonts w:hint="eastAsia"/>
                <w:sz w:val="20"/>
              </w:rPr>
              <w:t>操作情報</w:t>
            </w:r>
          </w:p>
          <w:p w14:paraId="6017CC04"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6 switch</w:t>
            </w:r>
          </w:p>
        </w:tc>
      </w:tr>
      <w:tr w:rsidR="00766D82" w:rsidRPr="00ED5FE0" w14:paraId="1C3E2F6D"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29042324" w14:textId="77777777" w:rsidR="00766D82" w:rsidRPr="000274AB" w:rsidRDefault="00E10950" w:rsidP="00766D82">
            <w:pPr>
              <w:rPr>
                <w:rFonts w:hint="eastAsia"/>
                <w:sz w:val="20"/>
              </w:rPr>
            </w:pPr>
            <w:r w:rsidRPr="000274AB">
              <w:rPr>
                <w:rFonts w:hint="eastAsia"/>
                <w:sz w:val="20"/>
              </w:rPr>
              <w:t>3</w:t>
            </w:r>
            <w:r w:rsidRPr="000274AB">
              <w:rPr>
                <w:sz w:val="20"/>
              </w:rPr>
              <w:t>.7</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EC4DFBE"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1C83054" w14:textId="77777777" w:rsidR="00766D82" w:rsidRPr="000274AB" w:rsidRDefault="006E7D50" w:rsidP="00766D82">
            <w:pPr>
              <w:rPr>
                <w:rFonts w:hint="eastAsia"/>
                <w:sz w:val="20"/>
              </w:rPr>
            </w:pPr>
            <w:r w:rsidRPr="000274AB">
              <w:rPr>
                <w:sz w:val="20"/>
              </w:rPr>
              <w:t>L_</w:t>
            </w:r>
            <w:r w:rsidR="00766D82" w:rsidRPr="000274AB">
              <w:rPr>
                <w:sz w:val="20"/>
              </w:rPr>
              <w:t>R7_MD_SW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7F2B1BF" w14:textId="77777777" w:rsidR="00766D82" w:rsidRPr="000274AB" w:rsidRDefault="00766D82" w:rsidP="00766D82">
            <w:pPr>
              <w:rPr>
                <w:sz w:val="20"/>
              </w:rPr>
            </w:pPr>
            <w:r w:rsidRPr="000274AB">
              <w:rPr>
                <w:sz w:val="20"/>
              </w:rPr>
              <w:t>Switch State of reserved mode 7</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499E52D" w14:textId="77777777" w:rsidR="00766D82" w:rsidRPr="000274AB" w:rsidRDefault="00766D82" w:rsidP="00766D82">
            <w:pPr>
              <w:rPr>
                <w:sz w:val="20"/>
              </w:rPr>
            </w:pPr>
            <w:r w:rsidRPr="000274AB">
              <w:rPr>
                <w:rFonts w:hint="eastAsia"/>
                <w:sz w:val="20"/>
              </w:rPr>
              <w:t>予約モード</w:t>
            </w:r>
            <w:r w:rsidRPr="000274AB">
              <w:rPr>
                <w:sz w:val="20"/>
              </w:rPr>
              <w:t>7</w:t>
            </w:r>
            <w:r w:rsidR="00E10950" w:rsidRPr="000274AB">
              <w:rPr>
                <w:sz w:val="20"/>
              </w:rPr>
              <w:t xml:space="preserve"> </w:t>
            </w:r>
            <w:r w:rsidRPr="000274AB">
              <w:rPr>
                <w:sz w:val="20"/>
              </w:rPr>
              <w:t>SW</w:t>
            </w:r>
            <w:r w:rsidRPr="000274AB">
              <w:rPr>
                <w:rFonts w:hint="eastAsia"/>
                <w:sz w:val="20"/>
              </w:rPr>
              <w:t>操作情報</w:t>
            </w:r>
          </w:p>
          <w:p w14:paraId="0EF9B269"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7 switch</w:t>
            </w:r>
          </w:p>
        </w:tc>
      </w:tr>
      <w:tr w:rsidR="00766D82" w:rsidRPr="00ED5FE0" w14:paraId="718E3946"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8AE34CD" w14:textId="77777777" w:rsidR="00766D82" w:rsidRPr="000274AB" w:rsidRDefault="00E10950" w:rsidP="00766D82">
            <w:pPr>
              <w:rPr>
                <w:rFonts w:hint="eastAsia"/>
                <w:sz w:val="20"/>
              </w:rPr>
            </w:pPr>
            <w:r w:rsidRPr="000274AB">
              <w:rPr>
                <w:rFonts w:hint="eastAsia"/>
                <w:sz w:val="20"/>
              </w:rPr>
              <w:t>3</w:t>
            </w:r>
            <w:r w:rsidRPr="000274AB">
              <w:rPr>
                <w:sz w:val="20"/>
              </w:rPr>
              <w:t>.3</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6E2C6BE5"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9341EB6" w14:textId="77777777" w:rsidR="00766D82" w:rsidRPr="000274AB" w:rsidRDefault="006E7D50" w:rsidP="00766D82">
            <w:pPr>
              <w:rPr>
                <w:rFonts w:hint="eastAsia"/>
                <w:sz w:val="20"/>
              </w:rPr>
            </w:pPr>
            <w:r w:rsidRPr="000274AB">
              <w:rPr>
                <w:sz w:val="20"/>
              </w:rPr>
              <w:t>L_</w:t>
            </w:r>
            <w:r w:rsidR="00766D82" w:rsidRPr="000274AB">
              <w:rPr>
                <w:sz w:val="20"/>
              </w:rPr>
              <w:t>R8_MD_SW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F8B02F6" w14:textId="77777777" w:rsidR="00766D82" w:rsidRPr="000274AB" w:rsidRDefault="00766D82" w:rsidP="00766D82">
            <w:pPr>
              <w:rPr>
                <w:sz w:val="20"/>
              </w:rPr>
            </w:pPr>
            <w:r w:rsidRPr="000274AB">
              <w:rPr>
                <w:sz w:val="20"/>
              </w:rPr>
              <w:t>Switch State of reserved mode 8</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2FD5EDA" w14:textId="77777777" w:rsidR="00766D82" w:rsidRPr="000274AB" w:rsidRDefault="00766D82" w:rsidP="00766D82">
            <w:pPr>
              <w:rPr>
                <w:sz w:val="18"/>
                <w:szCs w:val="22"/>
              </w:rPr>
            </w:pPr>
            <w:r w:rsidRPr="000274AB">
              <w:rPr>
                <w:rFonts w:hint="eastAsia"/>
                <w:sz w:val="20"/>
              </w:rPr>
              <w:t>予約モード</w:t>
            </w:r>
            <w:r w:rsidRPr="000274AB">
              <w:rPr>
                <w:sz w:val="20"/>
              </w:rPr>
              <w:t>8 SW</w:t>
            </w:r>
            <w:r w:rsidRPr="000274AB">
              <w:rPr>
                <w:rFonts w:hint="eastAsia"/>
                <w:sz w:val="20"/>
              </w:rPr>
              <w:t>操作情報</w:t>
            </w:r>
          </w:p>
          <w:p w14:paraId="3D2C8F9C"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8 switch</w:t>
            </w:r>
          </w:p>
        </w:tc>
      </w:tr>
      <w:tr w:rsidR="00766D82" w:rsidRPr="00EA0E72" w14:paraId="1EC97D5B" w14:textId="77777777" w:rsidTr="007C5647">
        <w:tc>
          <w:tcPr>
            <w:tcW w:w="572"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783817F4" w14:textId="77777777" w:rsidR="00766D82" w:rsidRPr="000274AB" w:rsidRDefault="00E10950" w:rsidP="00766D82">
            <w:pPr>
              <w:rPr>
                <w:rFonts w:hint="eastAsia"/>
                <w:sz w:val="20"/>
              </w:rPr>
            </w:pPr>
            <w:r w:rsidRPr="000274AB">
              <w:rPr>
                <w:rFonts w:hint="eastAsia"/>
                <w:sz w:val="20"/>
              </w:rPr>
              <w:t>4</w:t>
            </w:r>
            <w:r w:rsidRPr="000274AB">
              <w:rPr>
                <w:sz w:val="20"/>
              </w:rPr>
              <w:t>.1</w:t>
            </w:r>
          </w:p>
        </w:tc>
        <w:tc>
          <w:tcPr>
            <w:tcW w:w="701" w:type="dxa"/>
            <w:tcBorders>
              <w:top w:val="single" w:sz="4" w:space="0" w:color="000000"/>
              <w:left w:val="single" w:sz="4" w:space="0" w:color="000000"/>
              <w:bottom w:val="single" w:sz="4" w:space="0" w:color="000000"/>
              <w:right w:val="single" w:sz="4" w:space="0" w:color="000000"/>
            </w:tcBorders>
            <w:shd w:val="clear" w:color="auto" w:fill="auto"/>
            <w:tcMar>
              <w:top w:w="15" w:type="dxa"/>
              <w:left w:w="108" w:type="dxa"/>
              <w:bottom w:w="0" w:type="dxa"/>
              <w:right w:w="108" w:type="dxa"/>
            </w:tcMar>
          </w:tcPr>
          <w:p w14:paraId="1AFBF0A4" w14:textId="77777777" w:rsidR="00766D82" w:rsidRPr="000274AB" w:rsidRDefault="00766D82" w:rsidP="00766D82">
            <w:pPr>
              <w:rPr>
                <w:rFonts w:hint="eastAsia"/>
                <w:sz w:val="20"/>
              </w:rPr>
            </w:pPr>
            <w:r w:rsidRPr="000274AB">
              <w:rPr>
                <w:rFonts w:hint="eastAsia"/>
                <w:sz w:val="20"/>
              </w:rPr>
              <w:t>1</w:t>
            </w:r>
          </w:p>
        </w:tc>
        <w:tc>
          <w:tcPr>
            <w:tcW w:w="186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E4B86F0" w14:textId="77777777" w:rsidR="00766D82" w:rsidRPr="000274AB" w:rsidRDefault="006E7D50" w:rsidP="00766D82">
            <w:pPr>
              <w:rPr>
                <w:rFonts w:hint="eastAsia"/>
                <w:sz w:val="20"/>
              </w:rPr>
            </w:pPr>
            <w:r w:rsidRPr="000274AB">
              <w:rPr>
                <w:sz w:val="20"/>
              </w:rPr>
              <w:t>L_</w:t>
            </w:r>
            <w:r w:rsidR="00766D82" w:rsidRPr="000274AB">
              <w:rPr>
                <w:sz w:val="20"/>
              </w:rPr>
              <w:t>R9_MD_SW</w:t>
            </w:r>
          </w:p>
        </w:tc>
        <w:tc>
          <w:tcPr>
            <w:tcW w:w="196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2848A57" w14:textId="77777777" w:rsidR="00766D82" w:rsidRPr="000274AB" w:rsidRDefault="00766D82" w:rsidP="00766D82">
            <w:pPr>
              <w:rPr>
                <w:sz w:val="20"/>
              </w:rPr>
            </w:pPr>
            <w:r w:rsidRPr="000274AB">
              <w:rPr>
                <w:sz w:val="20"/>
              </w:rPr>
              <w:t>Switch State of reserved mode 9</w:t>
            </w:r>
          </w:p>
        </w:tc>
        <w:tc>
          <w:tcPr>
            <w:tcW w:w="4081"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1BC0DAF" w14:textId="77777777" w:rsidR="00766D82" w:rsidRPr="000274AB" w:rsidRDefault="00766D82" w:rsidP="00766D82">
            <w:pPr>
              <w:rPr>
                <w:sz w:val="18"/>
                <w:szCs w:val="22"/>
              </w:rPr>
            </w:pPr>
            <w:r w:rsidRPr="000274AB">
              <w:rPr>
                <w:rFonts w:hint="eastAsia"/>
                <w:sz w:val="20"/>
              </w:rPr>
              <w:t>予約モード</w:t>
            </w:r>
            <w:r w:rsidRPr="000274AB">
              <w:rPr>
                <w:rFonts w:hint="eastAsia"/>
                <w:sz w:val="20"/>
              </w:rPr>
              <w:t>9</w:t>
            </w:r>
            <w:r w:rsidR="00E10950" w:rsidRPr="000274AB">
              <w:rPr>
                <w:sz w:val="20"/>
              </w:rPr>
              <w:t xml:space="preserve"> </w:t>
            </w:r>
            <w:r w:rsidRPr="000274AB">
              <w:rPr>
                <w:sz w:val="20"/>
              </w:rPr>
              <w:t>SW</w:t>
            </w:r>
            <w:r w:rsidRPr="000274AB">
              <w:rPr>
                <w:rFonts w:hint="eastAsia"/>
                <w:sz w:val="20"/>
              </w:rPr>
              <w:t>操作情報</w:t>
            </w:r>
          </w:p>
          <w:p w14:paraId="5665E9DC" w14:textId="77777777" w:rsidR="00766D82" w:rsidRPr="000D218D" w:rsidRDefault="00766D82" w:rsidP="00766D82">
            <w:pPr>
              <w:rPr>
                <w:rFonts w:hint="eastAsia"/>
                <w:color w:val="00B0F0"/>
                <w:sz w:val="20"/>
              </w:rPr>
            </w:pPr>
            <w:r w:rsidRPr="000D218D">
              <w:rPr>
                <w:color w:val="00B0F0"/>
                <w:sz w:val="18"/>
                <w:szCs w:val="22"/>
              </w:rPr>
              <w:t>Operated information of Re</w:t>
            </w:r>
            <w:r w:rsidRPr="000D218D">
              <w:rPr>
                <w:rFonts w:hint="eastAsia"/>
                <w:color w:val="00B0F0"/>
                <w:sz w:val="18"/>
                <w:szCs w:val="22"/>
              </w:rPr>
              <w:t>s</w:t>
            </w:r>
            <w:r w:rsidRPr="000D218D">
              <w:rPr>
                <w:color w:val="00B0F0"/>
                <w:sz w:val="18"/>
                <w:szCs w:val="22"/>
              </w:rPr>
              <w:t>erved mode 9 switch</w:t>
            </w:r>
          </w:p>
        </w:tc>
      </w:tr>
    </w:tbl>
    <w:p w14:paraId="32DADD22" w14:textId="77777777" w:rsidR="00766D82" w:rsidRPr="00573F86" w:rsidRDefault="00766D82" w:rsidP="00CB0766">
      <w:pPr>
        <w:rPr>
          <w:rFonts w:hint="eastAsia"/>
          <w:b/>
        </w:rPr>
      </w:pPr>
    </w:p>
    <w:p w14:paraId="1162295C" w14:textId="77777777" w:rsidR="00AB0561" w:rsidRPr="00ED5FE0" w:rsidRDefault="00404E00" w:rsidP="00AB0561">
      <w:pPr>
        <w:ind w:leftChars="200" w:left="386"/>
        <w:rPr>
          <w:rFonts w:eastAsia="フレームラベル" w:hint="eastAsia"/>
        </w:rPr>
      </w:pPr>
      <w:r w:rsidRPr="00ED5FE0">
        <w:rPr>
          <w:rFonts w:hint="eastAsia"/>
          <w:szCs w:val="21"/>
        </w:rPr>
        <w:lastRenderedPageBreak/>
        <w:t>メッセージラベル</w:t>
      </w:r>
      <w:r w:rsidRPr="00ED5FE0">
        <w:rPr>
          <w:rFonts w:hint="eastAsia"/>
          <w:color w:val="00B0F0"/>
          <w:sz w:val="20"/>
          <w:szCs w:val="20"/>
        </w:rPr>
        <w:t xml:space="preserve">/ </w:t>
      </w:r>
      <w:r w:rsidRPr="00ED5FE0">
        <w:rPr>
          <w:color w:val="00B0F0"/>
          <w:sz w:val="20"/>
          <w:szCs w:val="20"/>
        </w:rPr>
        <w:t xml:space="preserve">Msg. </w:t>
      </w:r>
      <w:r w:rsidRPr="00ED5FE0">
        <w:rPr>
          <w:rFonts w:hint="eastAsia"/>
          <w:color w:val="00B0F0"/>
          <w:sz w:val="20"/>
          <w:szCs w:val="20"/>
        </w:rPr>
        <w:t>labe</w:t>
      </w:r>
      <w:r w:rsidRPr="00ED5FE0">
        <w:rPr>
          <w:color w:val="00B0F0"/>
          <w:sz w:val="20"/>
          <w:szCs w:val="20"/>
        </w:rPr>
        <w:t>l</w:t>
      </w:r>
      <w:r w:rsidR="00AB0561" w:rsidRPr="00ED5FE0">
        <w:rPr>
          <w:rFonts w:hint="eastAsia"/>
        </w:rPr>
        <w:t>：</w:t>
      </w:r>
      <w:r w:rsidR="00713B74" w:rsidRPr="00ED5FE0">
        <w:rPr>
          <w:rFonts w:hint="eastAsia"/>
        </w:rPr>
        <w:t>D</w:t>
      </w:r>
      <w:r w:rsidR="00713B74" w:rsidRPr="00ED5FE0">
        <w:t>MS1S02</w:t>
      </w:r>
    </w:p>
    <w:p w14:paraId="7DD97740" w14:textId="77777777" w:rsidR="00AB0561" w:rsidRPr="00ED5FE0" w:rsidRDefault="00404E00" w:rsidP="00AB0561">
      <w:pPr>
        <w:ind w:leftChars="200" w:left="386"/>
        <w:rPr>
          <w:rFonts w:hint="eastAsia"/>
        </w:rPr>
      </w:pPr>
      <w:r w:rsidRPr="00ED5FE0">
        <w:rPr>
          <w:rFonts w:hint="eastAsia"/>
        </w:rPr>
        <w:t>データラベル</w:t>
      </w:r>
      <w:r w:rsidR="00AB0561" w:rsidRPr="00ED5FE0">
        <w:rPr>
          <w:rFonts w:hint="eastAsia"/>
        </w:rPr>
        <w:t>：下表参照</w:t>
      </w:r>
      <w:r w:rsidR="00AB0561" w:rsidRPr="00ED5FE0">
        <w:rPr>
          <w:rFonts w:hint="eastAsia"/>
        </w:rPr>
        <w:t xml:space="preserve"> </w:t>
      </w:r>
      <w:r w:rsidR="00AB0561" w:rsidRPr="00ED5FE0">
        <w:rPr>
          <w:rFonts w:hint="eastAsia"/>
          <w:color w:val="00B0F0"/>
          <w:sz w:val="20"/>
          <w:szCs w:val="22"/>
        </w:rPr>
        <w:t xml:space="preserve"> / Message la</w:t>
      </w:r>
      <w:r w:rsidR="00AB0561" w:rsidRPr="00C4600D">
        <w:rPr>
          <w:rFonts w:hint="eastAsia"/>
          <w:color w:val="00B0F0"/>
          <w:sz w:val="20"/>
          <w:szCs w:val="22"/>
        </w:rPr>
        <w:t>bel</w:t>
      </w:r>
      <w:r w:rsidR="00AB0561" w:rsidRPr="00C4600D">
        <w:rPr>
          <w:rFonts w:hint="eastAsia"/>
          <w:color w:val="00B0F0"/>
        </w:rPr>
        <w:t>：</w:t>
      </w:r>
      <w:r w:rsidR="00AB0561" w:rsidRPr="00C4600D">
        <w:rPr>
          <w:rFonts w:hint="eastAsia"/>
          <w:color w:val="00B0F0"/>
        </w:rPr>
        <w:t>Refer to the below table</w:t>
      </w:r>
    </w:p>
    <w:p w14:paraId="1AC0C15F" w14:textId="77777777" w:rsidR="00AB0561" w:rsidRDefault="00AB0561" w:rsidP="00AB0561">
      <w:pPr>
        <w:ind w:leftChars="200" w:left="386"/>
        <w:rPr>
          <w:color w:val="00B0F0"/>
        </w:rPr>
      </w:pPr>
      <w:r w:rsidRPr="00ED5FE0">
        <w:rPr>
          <w:rFonts w:hint="eastAsia"/>
        </w:rPr>
        <w:t>初期値：無押下状態</w:t>
      </w:r>
      <w:r w:rsidRPr="00ED5FE0">
        <w:rPr>
          <w:rFonts w:hint="eastAsia"/>
        </w:rPr>
        <w:t xml:space="preserve"> </w:t>
      </w:r>
      <w:r w:rsidRPr="00ED5FE0">
        <w:rPr>
          <w:rFonts w:hint="eastAsia"/>
          <w:color w:val="00B0F0"/>
          <w:sz w:val="20"/>
          <w:szCs w:val="22"/>
        </w:rPr>
        <w:t>/ Initial val</w:t>
      </w:r>
      <w:r w:rsidRPr="00C4600D">
        <w:rPr>
          <w:rFonts w:hint="eastAsia"/>
          <w:color w:val="00B0F0"/>
          <w:sz w:val="20"/>
          <w:szCs w:val="22"/>
        </w:rPr>
        <w:t>ue</w:t>
      </w:r>
      <w:r w:rsidRPr="00C4600D">
        <w:rPr>
          <w:rFonts w:hint="eastAsia"/>
          <w:color w:val="00B0F0"/>
        </w:rPr>
        <w:t>：</w:t>
      </w:r>
      <w:r w:rsidRPr="00C4600D">
        <w:rPr>
          <w:rFonts w:hint="eastAsia"/>
          <w:color w:val="00B0F0"/>
        </w:rPr>
        <w:t>Non-pushed</w:t>
      </w:r>
    </w:p>
    <w:p w14:paraId="6FC71B5F" w14:textId="77777777" w:rsidR="00DA03F0" w:rsidRPr="00DA03F0" w:rsidRDefault="00DA03F0" w:rsidP="00AB0561">
      <w:pPr>
        <w:ind w:leftChars="200" w:left="386"/>
        <w:rPr>
          <w:color w:val="FF0000"/>
        </w:rPr>
      </w:pPr>
      <w:r>
        <w:rPr>
          <w:rFonts w:hint="eastAsia"/>
          <w:color w:val="000000"/>
        </w:rPr>
        <w:t>※本メッセージラベルについては、</w:t>
      </w:r>
      <w:r>
        <w:rPr>
          <w:rFonts w:hint="eastAsia"/>
          <w:color w:val="000000"/>
        </w:rPr>
        <w:t>MET-ECU</w:t>
      </w:r>
      <w:r>
        <w:rPr>
          <w:rFonts w:hint="eastAsia"/>
          <w:color w:val="000000"/>
        </w:rPr>
        <w:t>から送信されるため</w:t>
      </w:r>
      <w:r>
        <w:rPr>
          <w:rFonts w:hint="eastAsia"/>
          <w:color w:val="000000"/>
        </w:rPr>
        <w:t>AVN-ECU</w:t>
      </w:r>
      <w:r>
        <w:rPr>
          <w:rFonts w:hint="eastAsia"/>
          <w:color w:val="000000"/>
        </w:rPr>
        <w:t>からの送信は不要</w:t>
      </w:r>
      <w:r>
        <w:rPr>
          <w:rFonts w:hint="eastAsia"/>
          <w:color w:val="000000"/>
        </w:rPr>
        <w:t xml:space="preserve"> </w:t>
      </w:r>
      <w:r w:rsidRPr="00D13AB8">
        <w:rPr>
          <w:rFonts w:hint="eastAsia"/>
          <w:color w:val="00B0F0"/>
        </w:rPr>
        <w:t>/ This message label is sent by the MET-ECU. Therefore, it does not need to be sent by the AVN-ECU.</w:t>
      </w:r>
    </w:p>
    <w:tbl>
      <w:tblPr>
        <w:tblW w:w="9464" w:type="dxa"/>
        <w:tblInd w:w="36" w:type="dxa"/>
        <w:tblCellMar>
          <w:left w:w="0" w:type="dxa"/>
          <w:right w:w="0" w:type="dxa"/>
        </w:tblCellMar>
        <w:tblLook w:val="0420" w:firstRow="1" w:lastRow="0" w:firstColumn="0" w:lastColumn="0" w:noHBand="0" w:noVBand="1"/>
      </w:tblPr>
      <w:tblGrid>
        <w:gridCol w:w="2130"/>
        <w:gridCol w:w="2656"/>
        <w:gridCol w:w="4678"/>
        <w:tblGridChange w:id="169">
          <w:tblGrid>
            <w:gridCol w:w="2130"/>
            <w:gridCol w:w="2656"/>
            <w:gridCol w:w="4678"/>
          </w:tblGrid>
        </w:tblGridChange>
      </w:tblGrid>
      <w:tr w:rsidR="005D45AD" w:rsidRPr="00ED5FE0" w14:paraId="6A6D95AB"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4471FEC0" w14:textId="77777777" w:rsidR="005D45AD" w:rsidRPr="00ED5FE0" w:rsidRDefault="005D45AD" w:rsidP="00D666A2">
            <w:pPr>
              <w:rPr>
                <w:rFonts w:hint="eastAsia"/>
                <w:sz w:val="20"/>
              </w:rPr>
            </w:pPr>
            <w:r w:rsidRPr="00ED5FE0">
              <w:rPr>
                <w:rFonts w:hint="eastAsia"/>
                <w:sz w:val="20"/>
              </w:rPr>
              <w:t>EC_MD_SW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446F3AC" w14:textId="77777777" w:rsidR="005D45AD" w:rsidRPr="00ED5FE0" w:rsidRDefault="005D45AD" w:rsidP="00D666A2">
            <w:pPr>
              <w:rPr>
                <w:sz w:val="20"/>
              </w:rPr>
            </w:pPr>
            <w:r w:rsidRPr="00ED5FE0">
              <w:rPr>
                <w:sz w:val="20"/>
              </w:rPr>
              <w:t>Switch State of Eco</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0FF0B38" w14:textId="77777777" w:rsidR="005D45AD" w:rsidRPr="00ED5FE0" w:rsidRDefault="005D45AD" w:rsidP="00D666A2">
            <w:pPr>
              <w:rPr>
                <w:color w:val="00B0F0"/>
                <w:sz w:val="18"/>
                <w:szCs w:val="22"/>
              </w:rPr>
            </w:pPr>
            <w:r w:rsidRPr="00ED5FE0">
              <w:rPr>
                <w:sz w:val="20"/>
              </w:rPr>
              <w:t>ECO SW</w:t>
            </w:r>
            <w:r w:rsidRPr="00ED5FE0">
              <w:rPr>
                <w:sz w:val="20"/>
              </w:rPr>
              <w:t>操作情報</w:t>
            </w:r>
          </w:p>
          <w:p w14:paraId="235E0EE1" w14:textId="77777777" w:rsidR="005D45AD" w:rsidRPr="00ED5FE0" w:rsidRDefault="005D45AD" w:rsidP="00D666A2">
            <w:pPr>
              <w:rPr>
                <w:sz w:val="20"/>
              </w:rPr>
            </w:pPr>
            <w:r w:rsidRPr="00ED5FE0">
              <w:rPr>
                <w:color w:val="00B0F0"/>
                <w:sz w:val="18"/>
                <w:szCs w:val="22"/>
              </w:rPr>
              <w:t>Operated information of Eco switch</w:t>
            </w:r>
          </w:p>
        </w:tc>
      </w:tr>
      <w:tr w:rsidR="005D45AD" w:rsidRPr="00ED5FE0" w14:paraId="4F105261"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913A95A" w14:textId="77777777" w:rsidR="005D45AD" w:rsidRPr="00ED5FE0" w:rsidRDefault="005D45AD" w:rsidP="00D666A2">
            <w:pPr>
              <w:rPr>
                <w:rFonts w:hint="eastAsia"/>
                <w:sz w:val="20"/>
              </w:rPr>
            </w:pPr>
            <w:r w:rsidRPr="00ED5FE0">
              <w:rPr>
                <w:rFonts w:hint="eastAsia"/>
                <w:sz w:val="20"/>
              </w:rPr>
              <w:t>NR_MD_SW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2548835" w14:textId="77777777" w:rsidR="005D45AD" w:rsidRPr="00ED5FE0" w:rsidRDefault="005D45AD" w:rsidP="00D666A2">
            <w:pPr>
              <w:rPr>
                <w:sz w:val="20"/>
              </w:rPr>
            </w:pPr>
            <w:r w:rsidRPr="00ED5FE0">
              <w:rPr>
                <w:sz w:val="20"/>
              </w:rPr>
              <w:t xml:space="preserve">Switch State of </w:t>
            </w:r>
            <w:r w:rsidRPr="00ED5FE0">
              <w:rPr>
                <w:rFonts w:hint="eastAsia"/>
                <w:sz w:val="20"/>
              </w:rPr>
              <w:t>Normal</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FFA4108" w14:textId="77777777" w:rsidR="005D45AD" w:rsidRPr="00ED5FE0" w:rsidRDefault="005D45AD" w:rsidP="00D666A2">
            <w:pPr>
              <w:rPr>
                <w:color w:val="00B0F0"/>
                <w:sz w:val="18"/>
                <w:szCs w:val="22"/>
              </w:rPr>
            </w:pPr>
            <w:r w:rsidRPr="00ED5FE0">
              <w:rPr>
                <w:sz w:val="20"/>
              </w:rPr>
              <w:t>NORMAL SW</w:t>
            </w:r>
            <w:r w:rsidRPr="00ED5FE0">
              <w:rPr>
                <w:sz w:val="20"/>
              </w:rPr>
              <w:t>操作情報</w:t>
            </w:r>
          </w:p>
          <w:p w14:paraId="0E9D9957" w14:textId="77777777" w:rsidR="005D45AD" w:rsidRPr="00ED5FE0" w:rsidRDefault="005D45AD" w:rsidP="00D666A2">
            <w:pPr>
              <w:rPr>
                <w:sz w:val="20"/>
              </w:rPr>
            </w:pPr>
            <w:r w:rsidRPr="00ED5FE0">
              <w:rPr>
                <w:color w:val="00B0F0"/>
                <w:sz w:val="18"/>
                <w:szCs w:val="22"/>
              </w:rPr>
              <w:t>Operated information of Normal switch</w:t>
            </w:r>
          </w:p>
        </w:tc>
      </w:tr>
      <w:tr w:rsidR="005D45AD" w:rsidRPr="00ED5FE0" w14:paraId="4C9E6A12" w14:textId="77777777" w:rsidTr="005D45AD">
        <w:trPr>
          <w:trHeight w:val="292"/>
        </w:trPr>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403540C9" w14:textId="77777777" w:rsidR="005D45AD" w:rsidRPr="00ED5FE0" w:rsidRDefault="005E59A2" w:rsidP="00D666A2">
            <w:pPr>
              <w:rPr>
                <w:rFonts w:hint="eastAsia"/>
                <w:sz w:val="20"/>
              </w:rPr>
            </w:pPr>
            <w:r w:rsidRPr="00ED5FE0">
              <w:rPr>
                <w:sz w:val="20"/>
              </w:rPr>
              <w:t>PW_</w:t>
            </w:r>
            <w:r w:rsidR="005D45AD" w:rsidRPr="00ED5FE0">
              <w:rPr>
                <w:rFonts w:hint="eastAsia"/>
                <w:sz w:val="20"/>
              </w:rPr>
              <w:t>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560327EC" w14:textId="77777777" w:rsidR="005D45AD" w:rsidRPr="00ED5FE0" w:rsidRDefault="005D45AD" w:rsidP="00D666A2">
            <w:pPr>
              <w:rPr>
                <w:sz w:val="20"/>
              </w:rPr>
            </w:pPr>
            <w:r w:rsidRPr="00ED5FE0">
              <w:rPr>
                <w:sz w:val="20"/>
              </w:rPr>
              <w:t>Switch State of Sport</w:t>
            </w:r>
            <w:r w:rsidR="002C203A">
              <w:rPr>
                <w:sz w:val="20"/>
              </w:rPr>
              <w:t xml:space="preserve"> / </w:t>
            </w:r>
            <w:r w:rsidR="002C203A">
              <w:rPr>
                <w:sz w:val="20"/>
              </w:rPr>
              <w:br/>
            </w:r>
            <w:r w:rsidR="002C203A" w:rsidRPr="00AE2925">
              <w:rPr>
                <w:color w:val="000000"/>
                <w:sz w:val="20"/>
              </w:rPr>
              <w:t>S</w:t>
            </w:r>
            <w:r w:rsidR="002C203A" w:rsidRPr="00AE2925">
              <w:rPr>
                <w:rFonts w:hint="eastAsia"/>
                <w:color w:val="000000"/>
                <w:sz w:val="20"/>
              </w:rPr>
              <w:t>w</w:t>
            </w:r>
            <w:r w:rsidR="002C203A" w:rsidRPr="00AE2925">
              <w:rPr>
                <w:color w:val="000000"/>
                <w:sz w:val="20"/>
              </w:rPr>
              <w:t>itch State of Power Mode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521F7ED2" w14:textId="77777777" w:rsidR="005D45AD" w:rsidRPr="00ED5FE0" w:rsidRDefault="005D45AD" w:rsidP="00D666A2">
            <w:pPr>
              <w:rPr>
                <w:color w:val="00B0F0"/>
                <w:sz w:val="18"/>
                <w:szCs w:val="22"/>
              </w:rPr>
            </w:pPr>
            <w:r w:rsidRPr="00ED5FE0">
              <w:rPr>
                <w:sz w:val="20"/>
              </w:rPr>
              <w:t>SPORT SW</w:t>
            </w:r>
            <w:r w:rsidRPr="00ED5FE0">
              <w:rPr>
                <w:sz w:val="20"/>
              </w:rPr>
              <w:t>操作情報</w:t>
            </w:r>
            <w:r w:rsidR="002C203A">
              <w:rPr>
                <w:rFonts w:hint="eastAsia"/>
                <w:sz w:val="20"/>
              </w:rPr>
              <w:t>/</w:t>
            </w:r>
            <w:r w:rsidR="002C203A" w:rsidRPr="00AE2925">
              <w:rPr>
                <w:rFonts w:hint="eastAsia"/>
                <w:color w:val="000000"/>
                <w:sz w:val="20"/>
              </w:rPr>
              <w:t>POWER</w:t>
            </w:r>
            <w:r w:rsidR="002C203A" w:rsidRPr="00AE2925">
              <w:rPr>
                <w:rFonts w:hint="eastAsia"/>
                <w:color w:val="000000"/>
                <w:sz w:val="20"/>
              </w:rPr>
              <w:t>ﾓｰﾄﾞ</w:t>
            </w:r>
            <w:r w:rsidR="002C203A" w:rsidRPr="00AE2925">
              <w:rPr>
                <w:rFonts w:hint="eastAsia"/>
                <w:color w:val="000000"/>
                <w:sz w:val="20"/>
              </w:rPr>
              <w:t>SW</w:t>
            </w:r>
            <w:r w:rsidR="002C203A" w:rsidRPr="00AE2925">
              <w:rPr>
                <w:rFonts w:hint="eastAsia"/>
                <w:color w:val="000000"/>
                <w:sz w:val="20"/>
              </w:rPr>
              <w:t>操作信号</w:t>
            </w:r>
          </w:p>
          <w:p w14:paraId="1D512252" w14:textId="77777777" w:rsidR="005D45AD" w:rsidRPr="00ED5FE0" w:rsidRDefault="005D45AD" w:rsidP="00D666A2">
            <w:pPr>
              <w:rPr>
                <w:sz w:val="20"/>
              </w:rPr>
            </w:pPr>
            <w:r w:rsidRPr="00ED5FE0">
              <w:rPr>
                <w:color w:val="00B0F0"/>
                <w:sz w:val="18"/>
                <w:szCs w:val="22"/>
              </w:rPr>
              <w:t xml:space="preserve">Operated information of Sport switch </w:t>
            </w:r>
            <w:r w:rsidR="002C203A">
              <w:rPr>
                <w:color w:val="00B0F0"/>
                <w:sz w:val="18"/>
                <w:szCs w:val="22"/>
              </w:rPr>
              <w:t>/</w:t>
            </w:r>
            <w:r w:rsidR="002C203A">
              <w:rPr>
                <w:color w:val="00B0F0"/>
                <w:sz w:val="18"/>
                <w:szCs w:val="22"/>
              </w:rPr>
              <w:br/>
            </w:r>
            <w:r w:rsidR="002C203A" w:rsidRPr="00AE2925">
              <w:rPr>
                <w:color w:val="000000"/>
                <w:sz w:val="18"/>
                <w:szCs w:val="22"/>
              </w:rPr>
              <w:t>Operated information of Power Mode switch /</w:t>
            </w:r>
          </w:p>
        </w:tc>
      </w:tr>
      <w:tr w:rsidR="005D45AD" w:rsidRPr="00ED5FE0" w14:paraId="24872859"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4581CE9" w14:textId="77777777" w:rsidR="005D45AD" w:rsidRPr="00ED5FE0" w:rsidRDefault="005D45AD" w:rsidP="00D666A2">
            <w:pPr>
              <w:rPr>
                <w:sz w:val="20"/>
              </w:rPr>
            </w:pPr>
            <w:r w:rsidRPr="00ED5FE0">
              <w:rPr>
                <w:sz w:val="20"/>
              </w:rPr>
              <w:t>CS</w:t>
            </w:r>
            <w:r w:rsidRPr="00ED5FE0">
              <w:rPr>
                <w:rFonts w:hint="eastAsia"/>
                <w:sz w:val="20"/>
              </w:rPr>
              <w:t>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35A17D1" w14:textId="77777777" w:rsidR="005D45AD" w:rsidRPr="00ED5FE0" w:rsidRDefault="005D45AD" w:rsidP="00D666A2">
            <w:pPr>
              <w:rPr>
                <w:sz w:val="20"/>
              </w:rPr>
            </w:pPr>
            <w:r w:rsidRPr="00ED5FE0">
              <w:rPr>
                <w:sz w:val="20"/>
              </w:rPr>
              <w:t>Switch State of Custom</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6250B2D2" w14:textId="77777777" w:rsidR="005D45AD" w:rsidRPr="00ED5FE0" w:rsidRDefault="005D45AD" w:rsidP="00D666A2">
            <w:pPr>
              <w:rPr>
                <w:color w:val="00B0F0"/>
                <w:sz w:val="18"/>
                <w:szCs w:val="22"/>
              </w:rPr>
            </w:pPr>
            <w:r w:rsidRPr="00ED5FE0">
              <w:rPr>
                <w:sz w:val="20"/>
              </w:rPr>
              <w:t>CUSTOM SW</w:t>
            </w:r>
            <w:r w:rsidRPr="00ED5FE0">
              <w:rPr>
                <w:sz w:val="20"/>
              </w:rPr>
              <w:t>操作情報</w:t>
            </w:r>
          </w:p>
          <w:p w14:paraId="4CE912E8" w14:textId="77777777" w:rsidR="005D45AD" w:rsidRPr="00ED5FE0" w:rsidRDefault="005D45AD" w:rsidP="00D666A2">
            <w:pPr>
              <w:rPr>
                <w:sz w:val="20"/>
              </w:rPr>
            </w:pPr>
            <w:r w:rsidRPr="00ED5FE0">
              <w:rPr>
                <w:color w:val="00B0F0"/>
                <w:sz w:val="18"/>
                <w:szCs w:val="22"/>
              </w:rPr>
              <w:t>Operated information of Custom switch</w:t>
            </w:r>
          </w:p>
        </w:tc>
      </w:tr>
      <w:tr w:rsidR="005D45AD" w:rsidRPr="00ED5FE0" w14:paraId="6D37A66C"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0239E8B" w14:textId="77777777" w:rsidR="005D45AD" w:rsidRPr="00ED5FE0" w:rsidRDefault="005D45AD" w:rsidP="00D666A2">
            <w:pPr>
              <w:rPr>
                <w:sz w:val="20"/>
              </w:rPr>
            </w:pPr>
            <w:r w:rsidRPr="00ED5FE0">
              <w:rPr>
                <w:sz w:val="20"/>
              </w:rPr>
              <w:t>RG</w:t>
            </w:r>
            <w:r w:rsidRPr="00ED5FE0">
              <w:rPr>
                <w:rFonts w:hint="eastAsia"/>
                <w:sz w:val="20"/>
              </w:rPr>
              <w:t>_MD_S</w:t>
            </w:r>
            <w:r w:rsidRPr="00ED5FE0">
              <w:rPr>
                <w:sz w:val="20"/>
              </w:rPr>
              <w:t>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1862DE3" w14:textId="77777777" w:rsidR="005D45AD" w:rsidRPr="00ED5FE0" w:rsidRDefault="005D45AD" w:rsidP="00D666A2">
            <w:pPr>
              <w:rPr>
                <w:sz w:val="20"/>
              </w:rPr>
            </w:pPr>
            <w:r w:rsidRPr="00ED5FE0">
              <w:rPr>
                <w:sz w:val="20"/>
              </w:rPr>
              <w:t>Switch State of Range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39B2CD1" w14:textId="77777777" w:rsidR="005D45AD" w:rsidRPr="00ED5FE0" w:rsidRDefault="005D45AD" w:rsidP="00D666A2">
            <w:pPr>
              <w:rPr>
                <w:color w:val="00B0F0"/>
                <w:sz w:val="18"/>
                <w:szCs w:val="22"/>
              </w:rPr>
            </w:pPr>
            <w:r w:rsidRPr="00ED5FE0">
              <w:rPr>
                <w:sz w:val="20"/>
              </w:rPr>
              <w:t>RANGE SW</w:t>
            </w:r>
            <w:r w:rsidRPr="00ED5FE0">
              <w:rPr>
                <w:sz w:val="20"/>
              </w:rPr>
              <w:t>操作情報</w:t>
            </w:r>
          </w:p>
          <w:p w14:paraId="63130F1D" w14:textId="77777777" w:rsidR="005D45AD" w:rsidRPr="00ED5FE0" w:rsidRDefault="005D45AD" w:rsidP="00D666A2">
            <w:pPr>
              <w:rPr>
                <w:sz w:val="20"/>
              </w:rPr>
            </w:pPr>
            <w:r w:rsidRPr="00ED5FE0">
              <w:rPr>
                <w:color w:val="00B0F0"/>
                <w:sz w:val="18"/>
                <w:szCs w:val="22"/>
              </w:rPr>
              <w:t>Operated information of Range switch</w:t>
            </w:r>
          </w:p>
        </w:tc>
      </w:tr>
      <w:tr w:rsidR="005D45AD" w:rsidRPr="00ED5FE0" w14:paraId="142FF764"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AF863BD" w14:textId="77777777" w:rsidR="005D45AD" w:rsidRPr="00ED5FE0" w:rsidRDefault="005D45AD" w:rsidP="00D666A2">
            <w:pPr>
              <w:rPr>
                <w:rFonts w:hint="eastAsia"/>
                <w:sz w:val="20"/>
              </w:rPr>
            </w:pPr>
            <w:r w:rsidRPr="00ED5FE0">
              <w:rPr>
                <w:sz w:val="20"/>
              </w:rPr>
              <w:t>CH</w:t>
            </w:r>
            <w:r w:rsidRPr="00ED5FE0">
              <w:rPr>
                <w:rFonts w:hint="eastAsia"/>
                <w:sz w:val="20"/>
              </w:rPr>
              <w:t>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6170FB7" w14:textId="77777777" w:rsidR="005D45AD" w:rsidRPr="00ED5FE0" w:rsidRDefault="005D45AD" w:rsidP="00121A02">
            <w:pPr>
              <w:rPr>
                <w:sz w:val="20"/>
              </w:rPr>
            </w:pPr>
            <w:r w:rsidRPr="00ED5FE0">
              <w:rPr>
                <w:sz w:val="20"/>
              </w:rPr>
              <w:t xml:space="preserve">Switch State of </w:t>
            </w:r>
            <w:r w:rsidR="001C7369" w:rsidRPr="00ED5FE0">
              <w:rPr>
                <w:sz w:val="20"/>
              </w:rPr>
              <w:t>Rear Comfort</w:t>
            </w:r>
            <w:r w:rsidR="002C203A">
              <w:rPr>
                <w:sz w:val="20"/>
              </w:rPr>
              <w:t>/</w:t>
            </w:r>
            <w:r w:rsidR="002C203A">
              <w:rPr>
                <w:sz w:val="20"/>
              </w:rPr>
              <w:br/>
            </w:r>
            <w:r w:rsidR="002C203A" w:rsidRPr="00AE2925">
              <w:rPr>
                <w:color w:val="000000"/>
                <w:sz w:val="20"/>
              </w:rPr>
              <w:t>Switch State of Chauffeur Mode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DC2D950" w14:textId="77777777" w:rsidR="005D45AD" w:rsidRPr="00ED5FE0" w:rsidRDefault="005D45AD" w:rsidP="00D666A2">
            <w:pPr>
              <w:rPr>
                <w:strike/>
                <w:color w:val="00B0F0"/>
                <w:sz w:val="18"/>
                <w:szCs w:val="22"/>
              </w:rPr>
            </w:pPr>
            <w:r w:rsidRPr="00ED5FE0">
              <w:rPr>
                <w:sz w:val="20"/>
              </w:rPr>
              <w:t>REAR COMFORT SW</w:t>
            </w:r>
            <w:r w:rsidRPr="00ED5FE0">
              <w:rPr>
                <w:sz w:val="20"/>
              </w:rPr>
              <w:t>操作情報</w:t>
            </w:r>
            <w:r w:rsidR="001A4704">
              <w:rPr>
                <w:rFonts w:hint="eastAsia"/>
                <w:sz w:val="20"/>
              </w:rPr>
              <w:t>/</w:t>
            </w:r>
            <w:r w:rsidR="001A4704">
              <w:rPr>
                <w:sz w:val="20"/>
              </w:rPr>
              <w:br/>
            </w:r>
            <w:r w:rsidR="001A4704" w:rsidRPr="00AE2925">
              <w:rPr>
                <w:rFonts w:hint="eastAsia"/>
                <w:color w:val="000000"/>
                <w:sz w:val="20"/>
              </w:rPr>
              <w:t>Chauffeur</w:t>
            </w:r>
            <w:r w:rsidR="001A4704" w:rsidRPr="00AE2925">
              <w:rPr>
                <w:rFonts w:hint="eastAsia"/>
                <w:color w:val="000000"/>
                <w:sz w:val="20"/>
              </w:rPr>
              <w:t>ﾓｰﾄﾞ</w:t>
            </w:r>
            <w:r w:rsidR="001A4704" w:rsidRPr="00AE2925">
              <w:rPr>
                <w:rFonts w:hint="eastAsia"/>
                <w:color w:val="000000"/>
                <w:sz w:val="20"/>
              </w:rPr>
              <w:t>SW</w:t>
            </w:r>
            <w:r w:rsidR="001A4704" w:rsidRPr="00AE2925">
              <w:rPr>
                <w:rFonts w:hint="eastAsia"/>
                <w:color w:val="000000"/>
                <w:sz w:val="20"/>
              </w:rPr>
              <w:t>操作信号</w:t>
            </w:r>
          </w:p>
          <w:p w14:paraId="6717B963" w14:textId="77777777" w:rsidR="005D45AD" w:rsidRPr="00ED5FE0" w:rsidRDefault="005D45AD" w:rsidP="00C1218A">
            <w:pPr>
              <w:rPr>
                <w:sz w:val="20"/>
              </w:rPr>
            </w:pPr>
            <w:r w:rsidRPr="00ED5FE0">
              <w:rPr>
                <w:color w:val="00B0F0"/>
                <w:sz w:val="18"/>
                <w:szCs w:val="22"/>
              </w:rPr>
              <w:t>Operated information of Rear Comfort switch</w:t>
            </w:r>
            <w:r w:rsidR="001A4704">
              <w:rPr>
                <w:color w:val="00B0F0"/>
                <w:sz w:val="18"/>
                <w:szCs w:val="22"/>
              </w:rPr>
              <w:br/>
            </w:r>
            <w:r w:rsidR="001A4704" w:rsidRPr="00AE2925">
              <w:rPr>
                <w:color w:val="000000"/>
                <w:sz w:val="18"/>
                <w:szCs w:val="22"/>
              </w:rPr>
              <w:t xml:space="preserve">Operated information of </w:t>
            </w:r>
            <w:r w:rsidR="001A4704" w:rsidRPr="00AE2925">
              <w:rPr>
                <w:color w:val="000000"/>
                <w:sz w:val="20"/>
              </w:rPr>
              <w:t>Chauffeur Mode</w:t>
            </w:r>
            <w:r w:rsidR="001A4704" w:rsidRPr="00AE2925">
              <w:rPr>
                <w:color w:val="000000"/>
                <w:sz w:val="18"/>
                <w:szCs w:val="22"/>
              </w:rPr>
              <w:t xml:space="preserve"> switch</w:t>
            </w:r>
          </w:p>
        </w:tc>
      </w:tr>
      <w:tr w:rsidR="005D45AD" w:rsidRPr="00ED5FE0" w14:paraId="2ECEE084"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F326470" w14:textId="77777777" w:rsidR="005D45AD" w:rsidRPr="00ED5FE0" w:rsidRDefault="005D45AD" w:rsidP="007F02C2">
            <w:pPr>
              <w:rPr>
                <w:rFonts w:hint="eastAsia"/>
                <w:sz w:val="20"/>
              </w:rPr>
            </w:pPr>
            <w:r w:rsidRPr="00ED5FE0">
              <w:rPr>
                <w:sz w:val="20"/>
              </w:rPr>
              <w:t>P1_MD_SW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B43DD81" w14:textId="77777777" w:rsidR="005D45AD" w:rsidRPr="00ED5FE0" w:rsidRDefault="005D45AD" w:rsidP="00121A02">
            <w:pPr>
              <w:rPr>
                <w:sz w:val="20"/>
              </w:rPr>
            </w:pPr>
            <w:r w:rsidRPr="00ED5FE0">
              <w:rPr>
                <w:sz w:val="20"/>
              </w:rPr>
              <w:t>Switch State of</w:t>
            </w:r>
            <w:r w:rsidR="00121A02" w:rsidRPr="00ED5FE0">
              <w:rPr>
                <w:sz w:val="20"/>
              </w:rPr>
              <w:t xml:space="preserve"> </w:t>
            </w:r>
            <w:r w:rsidR="001C7369" w:rsidRPr="00ED5FE0">
              <w:rPr>
                <w:sz w:val="20"/>
              </w:rPr>
              <w:t>Snow</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59555EA" w14:textId="77777777" w:rsidR="005D45AD" w:rsidRPr="00ED5FE0" w:rsidRDefault="00BA5205" w:rsidP="007F02C2">
            <w:pPr>
              <w:rPr>
                <w:strike/>
                <w:color w:val="00B0F0"/>
                <w:sz w:val="18"/>
                <w:szCs w:val="22"/>
              </w:rPr>
            </w:pPr>
            <w:r w:rsidRPr="00ED5FE0">
              <w:rPr>
                <w:sz w:val="20"/>
              </w:rPr>
              <w:t>SNOW</w:t>
            </w:r>
            <w:r w:rsidR="005D45AD" w:rsidRPr="00ED5FE0">
              <w:rPr>
                <w:sz w:val="20"/>
              </w:rPr>
              <w:t xml:space="preserve"> SW</w:t>
            </w:r>
            <w:r w:rsidR="005D45AD" w:rsidRPr="00ED5FE0">
              <w:rPr>
                <w:sz w:val="20"/>
              </w:rPr>
              <w:t>操作情報</w:t>
            </w:r>
          </w:p>
          <w:p w14:paraId="1D0DA064" w14:textId="77777777" w:rsidR="005D45AD" w:rsidRPr="00ED5FE0" w:rsidRDefault="005D45AD" w:rsidP="001C7369">
            <w:pPr>
              <w:rPr>
                <w:sz w:val="20"/>
              </w:rPr>
            </w:pPr>
            <w:r w:rsidRPr="00ED5FE0">
              <w:rPr>
                <w:color w:val="00B0F0"/>
                <w:sz w:val="18"/>
                <w:szCs w:val="22"/>
              </w:rPr>
              <w:t xml:space="preserve">Operated information of </w:t>
            </w:r>
            <w:r w:rsidR="001C7369" w:rsidRPr="00ED5FE0">
              <w:rPr>
                <w:color w:val="00B0F0"/>
                <w:sz w:val="18"/>
                <w:szCs w:val="22"/>
              </w:rPr>
              <w:t>Snow</w:t>
            </w:r>
            <w:r w:rsidRPr="00ED5FE0">
              <w:rPr>
                <w:color w:val="00B0F0"/>
                <w:sz w:val="18"/>
                <w:szCs w:val="22"/>
              </w:rPr>
              <w:t xml:space="preserve"> switch</w:t>
            </w:r>
          </w:p>
        </w:tc>
      </w:tr>
      <w:tr w:rsidR="005D45AD" w:rsidRPr="00ED5FE0" w14:paraId="3085E6DA"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187E6AB" w14:textId="77777777" w:rsidR="005D45AD" w:rsidRPr="000D218D" w:rsidRDefault="007950D1" w:rsidP="007F02C2">
            <w:pPr>
              <w:rPr>
                <w:rFonts w:hint="eastAsia"/>
                <w:sz w:val="20"/>
              </w:rPr>
            </w:pPr>
            <w:r w:rsidRPr="000D218D">
              <w:rPr>
                <w:sz w:val="20"/>
              </w:rPr>
              <w:t>R1_MD_SW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5A9093B" w14:textId="77777777" w:rsidR="005D45AD" w:rsidRPr="00ED5FE0" w:rsidRDefault="005D45AD" w:rsidP="00121A02">
            <w:pPr>
              <w:rPr>
                <w:sz w:val="20"/>
              </w:rPr>
            </w:pPr>
            <w:r w:rsidRPr="00ED5FE0">
              <w:rPr>
                <w:sz w:val="20"/>
              </w:rPr>
              <w:t xml:space="preserve">Switch State of </w:t>
            </w:r>
            <w:r w:rsidR="001C7369" w:rsidRPr="00ED5FE0">
              <w:rPr>
                <w:sz w:val="20"/>
              </w:rPr>
              <w:t>Track</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0D417D8" w14:textId="77777777" w:rsidR="005D45AD" w:rsidRPr="00ED5FE0" w:rsidRDefault="00BA5205" w:rsidP="007F02C2">
            <w:pPr>
              <w:rPr>
                <w:color w:val="00B0F0"/>
                <w:sz w:val="18"/>
                <w:szCs w:val="22"/>
              </w:rPr>
            </w:pPr>
            <w:r w:rsidRPr="00ED5FE0">
              <w:rPr>
                <w:rFonts w:hint="eastAsia"/>
                <w:sz w:val="20"/>
              </w:rPr>
              <w:t>T</w:t>
            </w:r>
            <w:r w:rsidRPr="00ED5FE0">
              <w:rPr>
                <w:sz w:val="20"/>
              </w:rPr>
              <w:t xml:space="preserve">RACK </w:t>
            </w:r>
            <w:r w:rsidR="005D45AD" w:rsidRPr="00ED5FE0">
              <w:rPr>
                <w:sz w:val="20"/>
              </w:rPr>
              <w:t>SW</w:t>
            </w:r>
            <w:r w:rsidR="005D45AD" w:rsidRPr="00ED5FE0">
              <w:rPr>
                <w:rFonts w:hint="eastAsia"/>
                <w:sz w:val="20"/>
              </w:rPr>
              <w:t>操作情報</w:t>
            </w:r>
          </w:p>
          <w:p w14:paraId="03A3732B" w14:textId="77777777" w:rsidR="005D45AD" w:rsidRPr="00ED5FE0" w:rsidRDefault="005D45AD" w:rsidP="001C7369">
            <w:pPr>
              <w:rPr>
                <w:rFonts w:hint="eastAsia"/>
                <w:sz w:val="20"/>
              </w:rPr>
            </w:pPr>
            <w:r w:rsidRPr="00ED5FE0">
              <w:rPr>
                <w:color w:val="00B0F0"/>
                <w:sz w:val="18"/>
                <w:szCs w:val="22"/>
              </w:rPr>
              <w:t xml:space="preserve">Operated information of </w:t>
            </w:r>
            <w:r w:rsidR="001C7369" w:rsidRPr="00ED5FE0">
              <w:rPr>
                <w:color w:val="00B0F0"/>
                <w:sz w:val="18"/>
                <w:szCs w:val="22"/>
              </w:rPr>
              <w:t>Track</w:t>
            </w:r>
            <w:r w:rsidRPr="00ED5FE0">
              <w:rPr>
                <w:color w:val="00B0F0"/>
                <w:sz w:val="18"/>
                <w:szCs w:val="22"/>
              </w:rPr>
              <w:t xml:space="preserve"> switch</w:t>
            </w:r>
          </w:p>
        </w:tc>
      </w:tr>
      <w:tr w:rsidR="003552C3" w:rsidRPr="00ED5FE0" w14:paraId="28C198B3"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BF615CF" w14:textId="77777777" w:rsidR="003552C3" w:rsidRPr="000D218D" w:rsidRDefault="003552C3" w:rsidP="003552C3">
            <w:pPr>
              <w:rPr>
                <w:rFonts w:hint="eastAsia"/>
                <w:sz w:val="20"/>
              </w:rPr>
            </w:pPr>
            <w:r w:rsidRPr="000D218D">
              <w:rPr>
                <w:sz w:val="20"/>
              </w:rPr>
              <w:t>R2_MD_SW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AAF6D28" w14:textId="77777777" w:rsidR="003552C3" w:rsidRPr="00ED5FE0" w:rsidRDefault="003552C3" w:rsidP="003552C3">
            <w:pPr>
              <w:rPr>
                <w:sz w:val="20"/>
              </w:rPr>
            </w:pPr>
            <w:r w:rsidRPr="00ED5FE0">
              <w:rPr>
                <w:sz w:val="20"/>
              </w:rPr>
              <w:t xml:space="preserve">Switch State of </w:t>
            </w:r>
            <w:r w:rsidRPr="00530B49">
              <w:rPr>
                <w:sz w:val="20"/>
              </w:rPr>
              <w:t>Snow Extra</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6FB71E5" w14:textId="77777777" w:rsidR="003552C3" w:rsidRPr="00ED5FE0" w:rsidRDefault="003552C3" w:rsidP="003552C3">
            <w:pPr>
              <w:rPr>
                <w:color w:val="00B0F0"/>
                <w:sz w:val="18"/>
                <w:szCs w:val="22"/>
              </w:rPr>
            </w:pPr>
            <w:r w:rsidRPr="00530B49">
              <w:rPr>
                <w:sz w:val="20"/>
              </w:rPr>
              <w:t xml:space="preserve">SNOW EXTRA </w:t>
            </w:r>
            <w:r w:rsidRPr="00ED5FE0">
              <w:rPr>
                <w:sz w:val="20"/>
              </w:rPr>
              <w:t>SW</w:t>
            </w:r>
            <w:r w:rsidRPr="00ED5FE0">
              <w:rPr>
                <w:rFonts w:hint="eastAsia"/>
                <w:sz w:val="20"/>
              </w:rPr>
              <w:t>操作情報</w:t>
            </w:r>
          </w:p>
          <w:p w14:paraId="374D3A47" w14:textId="77777777" w:rsidR="003552C3" w:rsidRPr="00ED5FE0" w:rsidRDefault="003552C3" w:rsidP="003552C3">
            <w:pPr>
              <w:rPr>
                <w:rFonts w:hint="eastAsia"/>
                <w:sz w:val="20"/>
              </w:rPr>
            </w:pPr>
            <w:r w:rsidRPr="00ED5FE0">
              <w:rPr>
                <w:color w:val="00B0F0"/>
                <w:sz w:val="18"/>
                <w:szCs w:val="22"/>
              </w:rPr>
              <w:t xml:space="preserve">Operated information of </w:t>
            </w:r>
            <w:r w:rsidRPr="00530B49">
              <w:rPr>
                <w:color w:val="00B0F0"/>
                <w:sz w:val="18"/>
                <w:szCs w:val="22"/>
              </w:rPr>
              <w:t>Snow Extra s</w:t>
            </w:r>
            <w:r w:rsidRPr="00ED5FE0">
              <w:rPr>
                <w:color w:val="00B0F0"/>
                <w:sz w:val="18"/>
                <w:szCs w:val="22"/>
              </w:rPr>
              <w:t>witch</w:t>
            </w:r>
          </w:p>
        </w:tc>
      </w:tr>
      <w:tr w:rsidR="005D45AD" w:rsidRPr="00ED5FE0" w14:paraId="387A85A9"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60BDBE0" w14:textId="77777777" w:rsidR="005D45AD" w:rsidRPr="000D218D" w:rsidRDefault="007950D1" w:rsidP="0065688A">
            <w:pPr>
              <w:rPr>
                <w:rFonts w:hint="eastAsia"/>
                <w:sz w:val="20"/>
              </w:rPr>
            </w:pPr>
            <w:r w:rsidRPr="000D218D">
              <w:rPr>
                <w:sz w:val="20"/>
              </w:rPr>
              <w:t>R3_MD_SW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FFEF9D7" w14:textId="77777777" w:rsidR="005D45AD" w:rsidRPr="00ED5FE0" w:rsidRDefault="005D45AD" w:rsidP="007F02C2">
            <w:pPr>
              <w:rPr>
                <w:sz w:val="20"/>
              </w:rPr>
            </w:pPr>
            <w:r w:rsidRPr="00ED5FE0">
              <w:rPr>
                <w:sz w:val="20"/>
              </w:rPr>
              <w:t>Switch State of reserved mode 3</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3C3824C" w14:textId="77777777" w:rsidR="005D45AD" w:rsidRPr="00ED5FE0" w:rsidRDefault="005D45AD" w:rsidP="007F02C2">
            <w:pPr>
              <w:rPr>
                <w:color w:val="00B0F0"/>
                <w:sz w:val="18"/>
                <w:szCs w:val="22"/>
              </w:rPr>
            </w:pPr>
            <w:r w:rsidRPr="00ED5FE0">
              <w:rPr>
                <w:rFonts w:hint="eastAsia"/>
                <w:sz w:val="20"/>
              </w:rPr>
              <w:t>予約モード</w:t>
            </w:r>
            <w:r w:rsidRPr="00ED5FE0">
              <w:rPr>
                <w:rFonts w:hint="eastAsia"/>
                <w:sz w:val="20"/>
              </w:rPr>
              <w:t>3</w:t>
            </w:r>
            <w:r w:rsidRPr="00ED5FE0">
              <w:rPr>
                <w:sz w:val="20"/>
              </w:rPr>
              <w:t>SW</w:t>
            </w:r>
            <w:r w:rsidRPr="00ED5FE0">
              <w:rPr>
                <w:rFonts w:hint="eastAsia"/>
                <w:sz w:val="20"/>
              </w:rPr>
              <w:t>操作情報</w:t>
            </w:r>
          </w:p>
          <w:p w14:paraId="5E6A8B9A"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3 switch</w:t>
            </w:r>
          </w:p>
        </w:tc>
      </w:tr>
      <w:tr w:rsidR="005D45AD" w:rsidRPr="00ED5FE0" w14:paraId="6CD30C19"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F6681C1" w14:textId="77777777" w:rsidR="005D45AD" w:rsidRPr="000D218D" w:rsidRDefault="007950D1" w:rsidP="0065688A">
            <w:pPr>
              <w:rPr>
                <w:rFonts w:hint="eastAsia"/>
                <w:sz w:val="20"/>
              </w:rPr>
            </w:pPr>
            <w:r w:rsidRPr="000D218D">
              <w:rPr>
                <w:sz w:val="20"/>
              </w:rPr>
              <w:t>R4_MD_SW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A8CAF64" w14:textId="77777777" w:rsidR="005D45AD" w:rsidRPr="00ED5FE0" w:rsidRDefault="005D45AD" w:rsidP="007F02C2">
            <w:pPr>
              <w:rPr>
                <w:sz w:val="20"/>
              </w:rPr>
            </w:pPr>
            <w:r w:rsidRPr="00ED5FE0">
              <w:rPr>
                <w:sz w:val="20"/>
              </w:rPr>
              <w:t>Switch State of reserved mode 4</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23166D7" w14:textId="77777777" w:rsidR="005D45AD" w:rsidRPr="00ED5FE0" w:rsidRDefault="005D45AD" w:rsidP="007F02C2">
            <w:pPr>
              <w:rPr>
                <w:color w:val="00B0F0"/>
                <w:sz w:val="18"/>
                <w:szCs w:val="22"/>
              </w:rPr>
            </w:pPr>
            <w:r w:rsidRPr="00ED5FE0">
              <w:rPr>
                <w:rFonts w:hint="eastAsia"/>
                <w:sz w:val="20"/>
              </w:rPr>
              <w:t>予約モード</w:t>
            </w:r>
            <w:r w:rsidRPr="00ED5FE0">
              <w:rPr>
                <w:sz w:val="20"/>
              </w:rPr>
              <w:t>4 SW</w:t>
            </w:r>
            <w:r w:rsidRPr="00ED5FE0">
              <w:rPr>
                <w:rFonts w:hint="eastAsia"/>
                <w:sz w:val="20"/>
              </w:rPr>
              <w:t>操作情報</w:t>
            </w:r>
          </w:p>
          <w:p w14:paraId="6C434C4D"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4 switch</w:t>
            </w:r>
          </w:p>
        </w:tc>
      </w:tr>
      <w:tr w:rsidR="005D45AD" w:rsidRPr="00ED5FE0" w14:paraId="19A5F6D7"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7840B19" w14:textId="77777777" w:rsidR="005D45AD" w:rsidRPr="000D218D" w:rsidRDefault="007950D1" w:rsidP="007F02C2">
            <w:pPr>
              <w:rPr>
                <w:rFonts w:hint="eastAsia"/>
                <w:sz w:val="20"/>
              </w:rPr>
            </w:pPr>
            <w:r w:rsidRPr="000D218D">
              <w:rPr>
                <w:sz w:val="20"/>
              </w:rPr>
              <w:t>R5_MD_SW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FAAAD34" w14:textId="77777777" w:rsidR="005D45AD" w:rsidRPr="00ED5FE0" w:rsidRDefault="005D45AD" w:rsidP="007F02C2">
            <w:pPr>
              <w:rPr>
                <w:sz w:val="20"/>
              </w:rPr>
            </w:pPr>
            <w:r w:rsidRPr="00ED5FE0">
              <w:rPr>
                <w:sz w:val="20"/>
              </w:rPr>
              <w:t>Switch State of reserved mode 5</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1C365C0" w14:textId="77777777" w:rsidR="005D45AD" w:rsidRPr="00ED5FE0" w:rsidRDefault="005D45AD" w:rsidP="007F02C2">
            <w:pPr>
              <w:rPr>
                <w:color w:val="00B0F0"/>
                <w:sz w:val="18"/>
                <w:szCs w:val="22"/>
              </w:rPr>
            </w:pPr>
            <w:r w:rsidRPr="00ED5FE0">
              <w:rPr>
                <w:rFonts w:hint="eastAsia"/>
                <w:sz w:val="20"/>
              </w:rPr>
              <w:t>予約モード</w:t>
            </w:r>
            <w:r w:rsidRPr="00ED5FE0">
              <w:rPr>
                <w:sz w:val="20"/>
              </w:rPr>
              <w:t>5 SW</w:t>
            </w:r>
            <w:r w:rsidRPr="00ED5FE0">
              <w:rPr>
                <w:rFonts w:hint="eastAsia"/>
                <w:sz w:val="20"/>
              </w:rPr>
              <w:t>操作情報</w:t>
            </w:r>
          </w:p>
          <w:p w14:paraId="702369FD"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5 switch</w:t>
            </w:r>
          </w:p>
        </w:tc>
      </w:tr>
      <w:tr w:rsidR="005D45AD" w:rsidRPr="00ED5FE0" w14:paraId="171B688A"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EFB4730" w14:textId="77777777" w:rsidR="005D45AD" w:rsidRPr="000D218D" w:rsidRDefault="007950D1" w:rsidP="0065688A">
            <w:pPr>
              <w:rPr>
                <w:rFonts w:hint="eastAsia"/>
                <w:sz w:val="20"/>
              </w:rPr>
            </w:pPr>
            <w:r w:rsidRPr="000D218D">
              <w:rPr>
                <w:sz w:val="20"/>
              </w:rPr>
              <w:t>R6_MD_SW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8E6AEF0" w14:textId="77777777" w:rsidR="005D45AD" w:rsidRPr="00ED5FE0" w:rsidRDefault="005D45AD" w:rsidP="007F02C2">
            <w:pPr>
              <w:rPr>
                <w:sz w:val="20"/>
              </w:rPr>
            </w:pPr>
            <w:r w:rsidRPr="00ED5FE0">
              <w:rPr>
                <w:sz w:val="20"/>
              </w:rPr>
              <w:t>Switch State of reserved mode 6</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4D2175D" w14:textId="77777777" w:rsidR="005D45AD" w:rsidRPr="00ED5FE0" w:rsidRDefault="005D45AD" w:rsidP="007F02C2">
            <w:pPr>
              <w:rPr>
                <w:color w:val="00B0F0"/>
                <w:sz w:val="18"/>
                <w:szCs w:val="22"/>
              </w:rPr>
            </w:pPr>
            <w:r w:rsidRPr="00ED5FE0">
              <w:rPr>
                <w:rFonts w:hint="eastAsia"/>
                <w:sz w:val="20"/>
              </w:rPr>
              <w:t>予約モード</w:t>
            </w:r>
            <w:r w:rsidRPr="00ED5FE0">
              <w:rPr>
                <w:sz w:val="20"/>
              </w:rPr>
              <w:t>6SW</w:t>
            </w:r>
            <w:r w:rsidRPr="00ED5FE0">
              <w:rPr>
                <w:rFonts w:hint="eastAsia"/>
                <w:sz w:val="20"/>
              </w:rPr>
              <w:t>操作情報</w:t>
            </w:r>
          </w:p>
          <w:p w14:paraId="2AD70D06"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6 switch</w:t>
            </w:r>
          </w:p>
        </w:tc>
      </w:tr>
      <w:tr w:rsidR="005D45AD" w:rsidRPr="00ED5FE0" w14:paraId="3D2F2B38"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18622F1" w14:textId="77777777" w:rsidR="005D45AD" w:rsidRPr="000D218D" w:rsidRDefault="007950D1" w:rsidP="0065688A">
            <w:pPr>
              <w:rPr>
                <w:rFonts w:hint="eastAsia"/>
                <w:sz w:val="20"/>
              </w:rPr>
            </w:pPr>
            <w:r w:rsidRPr="000D218D">
              <w:rPr>
                <w:sz w:val="20"/>
              </w:rPr>
              <w:t>R7_MD_SW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1F742DA" w14:textId="77777777" w:rsidR="005D45AD" w:rsidRPr="00ED5FE0" w:rsidRDefault="005D45AD" w:rsidP="007F02C2">
            <w:pPr>
              <w:rPr>
                <w:sz w:val="20"/>
              </w:rPr>
            </w:pPr>
            <w:r w:rsidRPr="00ED5FE0">
              <w:rPr>
                <w:sz w:val="20"/>
              </w:rPr>
              <w:t>Switch State of reserved mode 7</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5CC9416" w14:textId="77777777" w:rsidR="005D45AD" w:rsidRPr="00ED5FE0" w:rsidRDefault="005D45AD" w:rsidP="007F02C2">
            <w:pPr>
              <w:rPr>
                <w:color w:val="00B0F0"/>
                <w:sz w:val="18"/>
                <w:szCs w:val="22"/>
              </w:rPr>
            </w:pPr>
            <w:r w:rsidRPr="00ED5FE0">
              <w:rPr>
                <w:rFonts w:hint="eastAsia"/>
                <w:sz w:val="20"/>
              </w:rPr>
              <w:t>予約モード</w:t>
            </w:r>
            <w:r w:rsidRPr="00ED5FE0">
              <w:rPr>
                <w:sz w:val="20"/>
              </w:rPr>
              <w:t>7SW</w:t>
            </w:r>
            <w:r w:rsidRPr="00ED5FE0">
              <w:rPr>
                <w:rFonts w:hint="eastAsia"/>
                <w:sz w:val="20"/>
              </w:rPr>
              <w:t>操作情報</w:t>
            </w:r>
          </w:p>
          <w:p w14:paraId="745A0999"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7 switch</w:t>
            </w:r>
          </w:p>
        </w:tc>
      </w:tr>
      <w:tr w:rsidR="005D45AD" w:rsidRPr="00ED5FE0" w14:paraId="35E0DE46"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599C7E7" w14:textId="77777777" w:rsidR="005D45AD" w:rsidRPr="000D218D" w:rsidRDefault="007950D1" w:rsidP="0065688A">
            <w:pPr>
              <w:rPr>
                <w:rFonts w:hint="eastAsia"/>
                <w:sz w:val="20"/>
              </w:rPr>
            </w:pPr>
            <w:r w:rsidRPr="000D218D">
              <w:rPr>
                <w:sz w:val="20"/>
              </w:rPr>
              <w:t>R8_MD_SW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796CA7A" w14:textId="77777777" w:rsidR="005D45AD" w:rsidRPr="00ED5FE0" w:rsidRDefault="005D45AD" w:rsidP="007F02C2">
            <w:pPr>
              <w:rPr>
                <w:sz w:val="20"/>
              </w:rPr>
            </w:pPr>
            <w:r w:rsidRPr="00ED5FE0">
              <w:rPr>
                <w:sz w:val="20"/>
              </w:rPr>
              <w:t>Switch State of reserved mode 8</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EE270D4" w14:textId="77777777" w:rsidR="005D45AD" w:rsidRPr="00ED5FE0" w:rsidRDefault="005D45AD" w:rsidP="007F02C2">
            <w:pPr>
              <w:rPr>
                <w:color w:val="00B0F0"/>
                <w:sz w:val="18"/>
                <w:szCs w:val="22"/>
              </w:rPr>
            </w:pPr>
            <w:r w:rsidRPr="00ED5FE0">
              <w:rPr>
                <w:rFonts w:hint="eastAsia"/>
                <w:sz w:val="20"/>
              </w:rPr>
              <w:t>予約モード</w:t>
            </w:r>
            <w:r w:rsidRPr="00ED5FE0">
              <w:rPr>
                <w:sz w:val="20"/>
              </w:rPr>
              <w:t>8 SW</w:t>
            </w:r>
            <w:r w:rsidRPr="00ED5FE0">
              <w:rPr>
                <w:rFonts w:hint="eastAsia"/>
                <w:sz w:val="20"/>
              </w:rPr>
              <w:t>操作情報</w:t>
            </w:r>
          </w:p>
          <w:p w14:paraId="100F4BF0"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8 switch</w:t>
            </w:r>
          </w:p>
        </w:tc>
      </w:tr>
      <w:tr w:rsidR="005D45AD" w:rsidRPr="00ED5FE0" w14:paraId="6901659B" w14:textId="77777777" w:rsidTr="005D45AD">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EBC0417" w14:textId="77777777" w:rsidR="005D45AD" w:rsidRPr="000D218D" w:rsidRDefault="007950D1" w:rsidP="0065688A">
            <w:pPr>
              <w:rPr>
                <w:rFonts w:hint="eastAsia"/>
                <w:sz w:val="20"/>
              </w:rPr>
            </w:pPr>
            <w:r w:rsidRPr="000D218D">
              <w:rPr>
                <w:sz w:val="20"/>
              </w:rPr>
              <w:t>R9_MD_SW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DF5A5F8" w14:textId="77777777" w:rsidR="005D45AD" w:rsidRPr="00ED5FE0" w:rsidRDefault="005D45AD" w:rsidP="007F02C2">
            <w:pPr>
              <w:rPr>
                <w:sz w:val="20"/>
              </w:rPr>
            </w:pPr>
            <w:r w:rsidRPr="00ED5FE0">
              <w:rPr>
                <w:sz w:val="20"/>
              </w:rPr>
              <w:t>Switch State of reserved mode 9</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3ECFD1A" w14:textId="77777777" w:rsidR="005D45AD" w:rsidRPr="00ED5FE0" w:rsidRDefault="005D45AD" w:rsidP="007F02C2">
            <w:pPr>
              <w:rPr>
                <w:color w:val="00B0F0"/>
                <w:sz w:val="18"/>
                <w:szCs w:val="22"/>
              </w:rPr>
            </w:pPr>
            <w:r w:rsidRPr="00ED5FE0">
              <w:rPr>
                <w:rFonts w:hint="eastAsia"/>
                <w:sz w:val="20"/>
              </w:rPr>
              <w:t>予約モード</w:t>
            </w:r>
            <w:r w:rsidRPr="00ED5FE0">
              <w:rPr>
                <w:rFonts w:hint="eastAsia"/>
                <w:sz w:val="20"/>
              </w:rPr>
              <w:t>9</w:t>
            </w:r>
            <w:r w:rsidRPr="00ED5FE0">
              <w:rPr>
                <w:sz w:val="20"/>
              </w:rPr>
              <w:t>SW</w:t>
            </w:r>
            <w:r w:rsidRPr="00ED5FE0">
              <w:rPr>
                <w:rFonts w:hint="eastAsia"/>
                <w:sz w:val="20"/>
              </w:rPr>
              <w:t>操作情報</w:t>
            </w:r>
          </w:p>
          <w:p w14:paraId="25B69867" w14:textId="77777777" w:rsidR="005D45AD" w:rsidRPr="00ED5FE0" w:rsidRDefault="005D45AD" w:rsidP="007F02C2">
            <w:pPr>
              <w:rPr>
                <w:rFonts w:hint="eastAsia"/>
                <w:sz w:val="20"/>
              </w:rPr>
            </w:pPr>
            <w:r w:rsidRPr="00ED5FE0">
              <w:rPr>
                <w:color w:val="00B0F0"/>
                <w:sz w:val="18"/>
                <w:szCs w:val="22"/>
              </w:rPr>
              <w:t>Operated information of Re</w:t>
            </w:r>
            <w:r w:rsidRPr="00ED5FE0">
              <w:rPr>
                <w:rFonts w:hint="eastAsia"/>
                <w:color w:val="00B0F0"/>
                <w:sz w:val="18"/>
                <w:szCs w:val="22"/>
              </w:rPr>
              <w:t>s</w:t>
            </w:r>
            <w:r w:rsidRPr="00ED5FE0">
              <w:rPr>
                <w:color w:val="00B0F0"/>
                <w:sz w:val="18"/>
                <w:szCs w:val="22"/>
              </w:rPr>
              <w:t>erved mode 9 switch</w:t>
            </w:r>
          </w:p>
        </w:tc>
      </w:tr>
    </w:tbl>
    <w:p w14:paraId="75A3E25E" w14:textId="77777777" w:rsidR="00797BCC" w:rsidRPr="00ED2A91" w:rsidRDefault="00797BCC" w:rsidP="00797BCC">
      <w:pPr>
        <w:ind w:firstLine="840"/>
        <w:rPr>
          <w:rFonts w:hint="eastAsia"/>
        </w:rPr>
      </w:pPr>
      <w:r w:rsidRPr="00ED2A91">
        <w:rPr>
          <w:rFonts w:hint="eastAsia"/>
        </w:rPr>
        <w:t>※</w:t>
      </w:r>
      <w:r w:rsidRPr="00ED2A91">
        <w:rPr>
          <w:rFonts w:hint="eastAsia"/>
        </w:rPr>
        <w:t>1.</w:t>
      </w:r>
      <w:r w:rsidRPr="00ED2A91">
        <w:rPr>
          <w:rFonts w:hint="eastAsia"/>
        </w:rPr>
        <w:t xml:space="preserve">　</w:t>
      </w:r>
      <w:r w:rsidRPr="00ED2A91">
        <w:rPr>
          <w:rFonts w:hint="eastAsia"/>
        </w:rPr>
        <w:t>Reserve</w:t>
      </w:r>
      <w:r w:rsidRPr="00ED2A91">
        <w:rPr>
          <w:rFonts w:hint="eastAsia"/>
        </w:rPr>
        <w:t>は未定義と同様、処置不要</w:t>
      </w:r>
    </w:p>
    <w:p w14:paraId="2B30220B" w14:textId="77777777" w:rsidR="00074A88" w:rsidRPr="007F2622" w:rsidRDefault="00797BCC" w:rsidP="00797BCC">
      <w:pPr>
        <w:ind w:left="840"/>
        <w:rPr>
          <w:color w:val="00B0F0"/>
        </w:rPr>
      </w:pPr>
      <w:r w:rsidRPr="007F2622">
        <w:rPr>
          <w:color w:val="00B0F0"/>
        </w:rPr>
        <w:t>Reserve is the same as undefined, no action is required.</w:t>
      </w:r>
    </w:p>
    <w:p w14:paraId="7096B711" w14:textId="77777777" w:rsidR="00797BCC" w:rsidRPr="00ED5FE0" w:rsidRDefault="00797BCC" w:rsidP="00136B41">
      <w:pPr>
        <w:rPr>
          <w:rFonts w:hint="eastAsia"/>
        </w:rPr>
      </w:pPr>
    </w:p>
    <w:p w14:paraId="60F9F46B" w14:textId="77777777" w:rsidR="00FC23B0" w:rsidRPr="000D218D" w:rsidRDefault="00FC23B0" w:rsidP="00FC23B0">
      <w:pPr>
        <w:ind w:leftChars="200" w:left="386"/>
        <w:rPr>
          <w:rFonts w:eastAsia="フレームラベル" w:hint="eastAsia"/>
        </w:rPr>
      </w:pPr>
      <w:r w:rsidRPr="000D218D">
        <w:rPr>
          <w:rFonts w:hint="eastAsia"/>
          <w:szCs w:val="21"/>
        </w:rPr>
        <w:t>メッセージラベル</w:t>
      </w:r>
      <w:r w:rsidR="000D218D">
        <w:rPr>
          <w:rFonts w:hint="eastAsia"/>
          <w:szCs w:val="21"/>
        </w:rPr>
        <w:t xml:space="preserve"> </w:t>
      </w:r>
      <w:r w:rsidRPr="000D218D">
        <w:rPr>
          <w:rFonts w:hint="eastAsia"/>
          <w:color w:val="00B0F0"/>
          <w:sz w:val="20"/>
          <w:szCs w:val="20"/>
        </w:rPr>
        <w:t xml:space="preserve">/ </w:t>
      </w:r>
      <w:r w:rsidRPr="000D218D">
        <w:rPr>
          <w:color w:val="00B0F0"/>
          <w:sz w:val="20"/>
          <w:szCs w:val="20"/>
        </w:rPr>
        <w:t xml:space="preserve">Msg. </w:t>
      </w:r>
      <w:r w:rsidRPr="000D218D">
        <w:rPr>
          <w:rFonts w:hint="eastAsia"/>
          <w:color w:val="00B0F0"/>
          <w:sz w:val="20"/>
          <w:szCs w:val="20"/>
        </w:rPr>
        <w:t>labe</w:t>
      </w:r>
      <w:r w:rsidRPr="000D218D">
        <w:rPr>
          <w:color w:val="00B0F0"/>
          <w:sz w:val="20"/>
          <w:szCs w:val="20"/>
        </w:rPr>
        <w:t>l</w:t>
      </w:r>
      <w:r w:rsidRPr="000D218D">
        <w:rPr>
          <w:rFonts w:hint="eastAsia"/>
        </w:rPr>
        <w:t>：</w:t>
      </w:r>
      <w:r w:rsidRPr="000D218D">
        <w:t>AVN1S39</w:t>
      </w:r>
    </w:p>
    <w:p w14:paraId="7022A6C7" w14:textId="77777777" w:rsidR="00FC23B0" w:rsidRPr="000D218D" w:rsidRDefault="00FC23B0" w:rsidP="00FC23B0">
      <w:pPr>
        <w:ind w:leftChars="200" w:left="386"/>
        <w:rPr>
          <w:rFonts w:hint="eastAsia"/>
        </w:rPr>
      </w:pPr>
      <w:r w:rsidRPr="000D218D">
        <w:rPr>
          <w:rFonts w:hint="eastAsia"/>
        </w:rPr>
        <w:t>データラベル：下表参照</w:t>
      </w:r>
      <w:r w:rsidRPr="000D218D">
        <w:rPr>
          <w:rFonts w:hint="eastAsia"/>
        </w:rPr>
        <w:t xml:space="preserve"> </w:t>
      </w:r>
      <w:r w:rsidRPr="000D218D">
        <w:rPr>
          <w:rFonts w:hint="eastAsia"/>
          <w:color w:val="00B0F0"/>
          <w:sz w:val="20"/>
          <w:szCs w:val="22"/>
        </w:rPr>
        <w:t xml:space="preserve"> / Message labe</w:t>
      </w:r>
      <w:r w:rsidRPr="00C4600D">
        <w:rPr>
          <w:rFonts w:hint="eastAsia"/>
          <w:color w:val="00B0F0"/>
          <w:sz w:val="20"/>
          <w:szCs w:val="22"/>
        </w:rPr>
        <w:t>l</w:t>
      </w:r>
      <w:r w:rsidRPr="00C4600D">
        <w:rPr>
          <w:rFonts w:hint="eastAsia"/>
          <w:color w:val="00B0F0"/>
        </w:rPr>
        <w:t>：</w:t>
      </w:r>
      <w:r w:rsidRPr="00C4600D">
        <w:rPr>
          <w:rFonts w:hint="eastAsia"/>
          <w:color w:val="00B0F0"/>
        </w:rPr>
        <w:t>Refer to the below table</w:t>
      </w:r>
    </w:p>
    <w:p w14:paraId="7C650E6F" w14:textId="77777777" w:rsidR="00FC23B0" w:rsidRPr="000D218D" w:rsidRDefault="00FC23B0" w:rsidP="00FC23B0">
      <w:pPr>
        <w:ind w:leftChars="200" w:left="386"/>
      </w:pPr>
      <w:r w:rsidRPr="000D218D">
        <w:rPr>
          <w:rFonts w:hint="eastAsia"/>
        </w:rPr>
        <w:t>初期値：非表示中</w:t>
      </w:r>
      <w:r w:rsidRPr="000D218D">
        <w:rPr>
          <w:rFonts w:hint="eastAsia"/>
          <w:color w:val="00B0F0"/>
        </w:rPr>
        <w:t xml:space="preserve"> / Initial v</w:t>
      </w:r>
      <w:r w:rsidRPr="00C4600D">
        <w:rPr>
          <w:rFonts w:hint="eastAsia"/>
          <w:color w:val="00B0F0"/>
        </w:rPr>
        <w:t>alue</w:t>
      </w:r>
      <w:r w:rsidRPr="00C4600D">
        <w:rPr>
          <w:rFonts w:hint="eastAsia"/>
          <w:color w:val="00B0F0"/>
        </w:rPr>
        <w:t>：</w:t>
      </w:r>
      <w:r w:rsidRPr="00C4600D">
        <w:rPr>
          <w:rFonts w:hint="eastAsia"/>
          <w:color w:val="00B0F0"/>
        </w:rPr>
        <w:t>Not</w:t>
      </w:r>
      <w:r w:rsidRPr="00C4600D">
        <w:rPr>
          <w:color w:val="00B0F0"/>
        </w:rPr>
        <w:t xml:space="preserve"> displaying</w:t>
      </w:r>
    </w:p>
    <w:p w14:paraId="4BE7B920" w14:textId="77777777" w:rsidR="00F43ECB" w:rsidRPr="00AE2925" w:rsidRDefault="00F43ECB" w:rsidP="00136B41">
      <w:pPr>
        <w:rPr>
          <w:color w:val="000000"/>
        </w:rPr>
      </w:pPr>
    </w:p>
    <w:tbl>
      <w:tblPr>
        <w:tblW w:w="9464" w:type="dxa"/>
        <w:tblInd w:w="36" w:type="dxa"/>
        <w:tblCellMar>
          <w:left w:w="0" w:type="dxa"/>
          <w:right w:w="0" w:type="dxa"/>
        </w:tblCellMar>
        <w:tblLook w:val="0420" w:firstRow="1" w:lastRow="0" w:firstColumn="0" w:lastColumn="0" w:noHBand="0" w:noVBand="1"/>
      </w:tblPr>
      <w:tblGrid>
        <w:gridCol w:w="2130"/>
        <w:gridCol w:w="2656"/>
        <w:gridCol w:w="4678"/>
        <w:tblGridChange w:id="170">
          <w:tblGrid>
            <w:gridCol w:w="2130"/>
            <w:gridCol w:w="2656"/>
            <w:gridCol w:w="4678"/>
          </w:tblGrid>
        </w:tblGridChange>
      </w:tblGrid>
      <w:tr w:rsidR="00FC23B0" w:rsidRPr="00ED5FE0" w14:paraId="4AF9DC9B" w14:textId="77777777" w:rsidTr="00800F5E">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3B5E3C2" w14:textId="77777777" w:rsidR="00FC23B0" w:rsidRPr="000D218D" w:rsidRDefault="00FC23B0" w:rsidP="00800F5E">
            <w:pPr>
              <w:rPr>
                <w:rFonts w:hint="eastAsia"/>
                <w:sz w:val="20"/>
              </w:rPr>
            </w:pPr>
            <w:r w:rsidRPr="000D218D">
              <w:rPr>
                <w:sz w:val="20"/>
              </w:rPr>
              <w:t>DM_AVN_D</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3EF48DE" w14:textId="77777777" w:rsidR="00FC23B0" w:rsidRPr="000D218D" w:rsidRDefault="00FC23B0" w:rsidP="00800F5E">
            <w:pPr>
              <w:rPr>
                <w:sz w:val="20"/>
              </w:rPr>
            </w:pPr>
            <w:r w:rsidRPr="000D218D">
              <w:rPr>
                <w:sz w:val="20"/>
              </w:rPr>
              <w:t xml:space="preserve">Status of Drive </w:t>
            </w:r>
            <w:r w:rsidRPr="000D218D">
              <w:rPr>
                <w:rFonts w:hint="eastAsia"/>
                <w:sz w:val="20"/>
              </w:rPr>
              <w:t>M</w:t>
            </w:r>
            <w:r w:rsidRPr="000D218D">
              <w:rPr>
                <w:sz w:val="20"/>
              </w:rPr>
              <w:t xml:space="preserve">ode selection display </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DCB39C0" w14:textId="77777777" w:rsidR="00FC23B0" w:rsidRPr="000D218D" w:rsidRDefault="00FC23B0" w:rsidP="00800F5E">
            <w:pPr>
              <w:rPr>
                <w:sz w:val="18"/>
                <w:szCs w:val="22"/>
              </w:rPr>
            </w:pPr>
            <w:r w:rsidRPr="000D218D">
              <w:rPr>
                <w:rFonts w:hint="eastAsia"/>
                <w:sz w:val="20"/>
              </w:rPr>
              <w:t>モード選択画面表示状態</w:t>
            </w:r>
          </w:p>
          <w:p w14:paraId="08735112" w14:textId="77777777" w:rsidR="00FC23B0" w:rsidRPr="000D218D" w:rsidRDefault="00FC23B0" w:rsidP="00800F5E">
            <w:pPr>
              <w:rPr>
                <w:rFonts w:hint="eastAsia"/>
                <w:color w:val="00B0F0"/>
                <w:sz w:val="20"/>
              </w:rPr>
            </w:pPr>
            <w:r w:rsidRPr="000D218D">
              <w:rPr>
                <w:color w:val="00B0F0"/>
                <w:sz w:val="18"/>
                <w:szCs w:val="22"/>
              </w:rPr>
              <w:t xml:space="preserve">Status of Drive </w:t>
            </w:r>
            <w:r w:rsidRPr="000D218D">
              <w:rPr>
                <w:rFonts w:hint="eastAsia"/>
                <w:color w:val="00B0F0"/>
                <w:sz w:val="18"/>
                <w:szCs w:val="22"/>
              </w:rPr>
              <w:t>M</w:t>
            </w:r>
            <w:r w:rsidRPr="000D218D">
              <w:rPr>
                <w:color w:val="00B0F0"/>
                <w:sz w:val="18"/>
                <w:szCs w:val="22"/>
              </w:rPr>
              <w:t>ode selection display</w:t>
            </w:r>
          </w:p>
        </w:tc>
      </w:tr>
    </w:tbl>
    <w:p w14:paraId="6E910192" w14:textId="77777777" w:rsidR="00FC23B0" w:rsidRDefault="00FC23B0" w:rsidP="00136B41"/>
    <w:p w14:paraId="4BF62105" w14:textId="77777777" w:rsidR="00E61971" w:rsidRPr="007F2622" w:rsidRDefault="00E61971" w:rsidP="00145653">
      <w:pPr>
        <w:pStyle w:val="Heading3"/>
        <w:rPr>
          <w:color w:val="00B0F0"/>
          <w:sz w:val="20"/>
          <w:szCs w:val="22"/>
        </w:rPr>
      </w:pPr>
      <w:bookmarkStart w:id="171" w:name="_Ref166743437"/>
      <w:bookmarkStart w:id="172" w:name="_Ref166743462"/>
      <w:bookmarkStart w:id="173" w:name="_Ref166743521"/>
      <w:bookmarkStart w:id="174" w:name="_Toc166749001"/>
      <w:bookmarkStart w:id="175" w:name="_Toc207119746"/>
      <w:r w:rsidRPr="00ED2A91">
        <w:rPr>
          <w:rFonts w:hint="eastAsia"/>
        </w:rPr>
        <w:lastRenderedPageBreak/>
        <w:t>CAN</w:t>
      </w:r>
      <w:r w:rsidRPr="00ED2A91">
        <w:rPr>
          <w:rFonts w:hint="eastAsia"/>
        </w:rPr>
        <w:t>出力信号（</w:t>
      </w:r>
      <w:r w:rsidRPr="00ED2A91">
        <w:rPr>
          <w:rFonts w:hint="eastAsia"/>
        </w:rPr>
        <w:t>D</w:t>
      </w:r>
      <w:r w:rsidRPr="00ED2A91">
        <w:t>MS</w:t>
      </w:r>
      <w:r w:rsidRPr="00ED2A91">
        <w:rPr>
          <w:rFonts w:hint="eastAsia"/>
        </w:rPr>
        <w:t>ソフトスイッチ</w:t>
      </w:r>
      <w:r w:rsidRPr="00ED2A91">
        <w:rPr>
          <w:rFonts w:hint="eastAsia"/>
        </w:rPr>
        <w:t xml:space="preserve"> BEV</w:t>
      </w:r>
      <w:r w:rsidRPr="00ED2A91">
        <w:t xml:space="preserve"> Step3</w:t>
      </w:r>
      <w:r w:rsidRPr="00ED2A91">
        <w:rPr>
          <w:rFonts w:hint="eastAsia"/>
        </w:rPr>
        <w:t>用）</w:t>
      </w:r>
      <w:r w:rsidRPr="00ED2A91">
        <w:rPr>
          <w:rFonts w:hint="eastAsia"/>
        </w:rPr>
        <w:t>DMS</w:t>
      </w:r>
      <w:r w:rsidRPr="00ED2A91">
        <w:rPr>
          <w:rFonts w:hint="eastAsia"/>
        </w:rPr>
        <w:t>ソフトスイッチ用モード選択</w:t>
      </w:r>
      <w:r w:rsidRPr="00ED2A91">
        <w:rPr>
          <w:rFonts w:hint="eastAsia"/>
        </w:rPr>
        <w:t>SW</w:t>
      </w:r>
      <w:r w:rsidRPr="00ED2A91">
        <w:rPr>
          <w:rFonts w:hint="eastAsia"/>
        </w:rPr>
        <w:t>操作情報</w:t>
      </w:r>
      <w:bookmarkEnd w:id="171"/>
      <w:bookmarkEnd w:id="172"/>
      <w:bookmarkEnd w:id="173"/>
      <w:bookmarkEnd w:id="174"/>
      <w:r w:rsidR="0024787A" w:rsidRPr="00AE2925">
        <w:rPr>
          <w:rFonts w:hint="eastAsia"/>
          <w:color w:val="000000"/>
        </w:rPr>
        <w:t xml:space="preserve"> </w:t>
      </w:r>
      <w:r w:rsidR="0024787A" w:rsidRPr="007F2622">
        <w:rPr>
          <w:noProof/>
          <w:color w:val="00B0F0"/>
        </w:rPr>
        <w:t>/ CAN output signal (for BEV Step3 DMS software switch)</w:t>
      </w:r>
      <w:bookmarkEnd w:id="175"/>
    </w:p>
    <w:p w14:paraId="3C5D94B5" w14:textId="77777777" w:rsidR="00E61971" w:rsidRPr="00AE2925" w:rsidRDefault="00E61971" w:rsidP="00E61971">
      <w:pPr>
        <w:ind w:leftChars="200" w:left="386"/>
        <w:rPr>
          <w:rFonts w:eastAsia="フレームラベル" w:hint="eastAsia"/>
          <w:color w:val="000000"/>
        </w:rPr>
      </w:pPr>
      <w:r w:rsidRPr="00ED2A91">
        <w:rPr>
          <w:rFonts w:hint="eastAsia"/>
          <w:szCs w:val="21"/>
        </w:rPr>
        <w:t>メッセージラベル</w:t>
      </w:r>
      <w:r w:rsidR="007F2622">
        <w:rPr>
          <w:rFonts w:hint="eastAsia"/>
          <w:szCs w:val="21"/>
        </w:rPr>
        <w:t xml:space="preserve"> </w:t>
      </w:r>
      <w:r w:rsidRPr="007F2622">
        <w:rPr>
          <w:rFonts w:hint="eastAsia"/>
          <w:color w:val="00B0F0"/>
          <w:sz w:val="20"/>
          <w:szCs w:val="20"/>
        </w:rPr>
        <w:t xml:space="preserve">/ </w:t>
      </w:r>
      <w:r w:rsidRPr="007F2622">
        <w:rPr>
          <w:color w:val="00B0F0"/>
          <w:sz w:val="20"/>
          <w:szCs w:val="20"/>
        </w:rPr>
        <w:t xml:space="preserve">Msg. </w:t>
      </w:r>
      <w:r w:rsidRPr="007F2622">
        <w:rPr>
          <w:rFonts w:hint="eastAsia"/>
          <w:color w:val="00B0F0"/>
          <w:sz w:val="20"/>
          <w:szCs w:val="20"/>
        </w:rPr>
        <w:t>labe</w:t>
      </w:r>
      <w:r w:rsidRPr="007F2622">
        <w:rPr>
          <w:color w:val="00B0F0"/>
          <w:sz w:val="20"/>
          <w:szCs w:val="20"/>
        </w:rPr>
        <w:t>l</w:t>
      </w:r>
      <w:r w:rsidRPr="007F2622">
        <w:rPr>
          <w:rFonts w:hint="eastAsia"/>
          <w:color w:val="00B0F0"/>
          <w:sz w:val="20"/>
          <w:szCs w:val="20"/>
        </w:rPr>
        <w:t xml:space="preserve"> </w:t>
      </w:r>
      <w:r w:rsidR="005A02B4" w:rsidRPr="00AE2925">
        <w:rPr>
          <w:color w:val="000000"/>
          <w:sz w:val="20"/>
          <w:szCs w:val="20"/>
        </w:rPr>
        <w:t xml:space="preserve"> </w:t>
      </w:r>
      <w:r w:rsidR="005A02B4" w:rsidRPr="00ED2A91">
        <w:rPr>
          <w:rFonts w:hint="eastAsia"/>
        </w:rPr>
        <w:t>D</w:t>
      </w:r>
      <w:r w:rsidR="005A02B4" w:rsidRPr="00ED2A91">
        <w:t>MS1S02</w:t>
      </w:r>
    </w:p>
    <w:p w14:paraId="6D1EC010" w14:textId="77777777" w:rsidR="00E61971" w:rsidRPr="007F2622" w:rsidRDefault="00E61971" w:rsidP="00E61971">
      <w:pPr>
        <w:ind w:leftChars="200" w:left="386"/>
        <w:rPr>
          <w:rFonts w:hint="eastAsia"/>
          <w:color w:val="00B0F0"/>
        </w:rPr>
      </w:pPr>
      <w:r w:rsidRPr="00ED2A91">
        <w:rPr>
          <w:rFonts w:hint="eastAsia"/>
        </w:rPr>
        <w:t>データラベル</w:t>
      </w:r>
      <w:r w:rsidR="007F2622" w:rsidRPr="007F2622">
        <w:rPr>
          <w:rFonts w:hint="eastAsia"/>
          <w:color w:val="00B0F0"/>
        </w:rPr>
        <w:t xml:space="preserve"> </w:t>
      </w:r>
      <w:r w:rsidR="00751407" w:rsidRPr="007F2622">
        <w:rPr>
          <w:rFonts w:hint="eastAsia"/>
          <w:color w:val="00B0F0"/>
          <w:sz w:val="20"/>
          <w:szCs w:val="22"/>
        </w:rPr>
        <w:t>/ Data label</w:t>
      </w:r>
      <w:r w:rsidRPr="00ED2A91">
        <w:rPr>
          <w:rFonts w:hint="eastAsia"/>
        </w:rPr>
        <w:t>：下表参照</w:t>
      </w:r>
      <w:r w:rsidR="007F2622">
        <w:rPr>
          <w:rFonts w:hint="eastAsia"/>
        </w:rPr>
        <w:t xml:space="preserve"> </w:t>
      </w:r>
      <w:r w:rsidR="00751407" w:rsidRPr="007F2622">
        <w:rPr>
          <w:rFonts w:hint="eastAsia"/>
          <w:color w:val="00B0F0"/>
        </w:rPr>
        <w:t xml:space="preserve">/ </w:t>
      </w:r>
      <w:r w:rsidRPr="007F2622">
        <w:rPr>
          <w:rFonts w:hint="eastAsia"/>
          <w:color w:val="00B0F0"/>
        </w:rPr>
        <w:t>Refer to the below table</w:t>
      </w:r>
    </w:p>
    <w:p w14:paraId="4FBB1D9F" w14:textId="77777777" w:rsidR="00E61971" w:rsidRPr="007F2622" w:rsidRDefault="00E61971" w:rsidP="00E61971">
      <w:pPr>
        <w:ind w:leftChars="200" w:left="386"/>
        <w:rPr>
          <w:color w:val="00B0F0"/>
        </w:rPr>
      </w:pPr>
      <w:r w:rsidRPr="00ED2A91">
        <w:rPr>
          <w:rFonts w:hint="eastAsia"/>
        </w:rPr>
        <w:t>初期値</w:t>
      </w:r>
      <w:r w:rsidR="007F2622">
        <w:rPr>
          <w:rFonts w:hint="eastAsia"/>
        </w:rPr>
        <w:t xml:space="preserve"> </w:t>
      </w:r>
      <w:r w:rsidR="00751407" w:rsidRPr="007F2622">
        <w:rPr>
          <w:rFonts w:hint="eastAsia"/>
          <w:color w:val="00B0F0"/>
          <w:sz w:val="20"/>
          <w:szCs w:val="22"/>
        </w:rPr>
        <w:t>/ Initial value</w:t>
      </w:r>
      <w:r w:rsidRPr="00ED2A91">
        <w:rPr>
          <w:rFonts w:hint="eastAsia"/>
        </w:rPr>
        <w:t>：無押下状態</w:t>
      </w:r>
      <w:r w:rsidR="007F2622">
        <w:rPr>
          <w:rFonts w:hint="eastAsia"/>
        </w:rPr>
        <w:t xml:space="preserve"> </w:t>
      </w:r>
      <w:r w:rsidR="00751407" w:rsidRPr="007F2622">
        <w:rPr>
          <w:rFonts w:hint="eastAsia"/>
          <w:color w:val="00B0F0"/>
        </w:rPr>
        <w:t xml:space="preserve">/ </w:t>
      </w:r>
      <w:r w:rsidRPr="007F2622">
        <w:rPr>
          <w:rFonts w:hint="eastAsia"/>
          <w:color w:val="00B0F0"/>
        </w:rPr>
        <w:t>Non-pushed</w:t>
      </w:r>
    </w:p>
    <w:tbl>
      <w:tblPr>
        <w:tblW w:w="9464" w:type="dxa"/>
        <w:tblInd w:w="36" w:type="dxa"/>
        <w:tblCellMar>
          <w:left w:w="0" w:type="dxa"/>
          <w:right w:w="0" w:type="dxa"/>
        </w:tblCellMar>
        <w:tblLook w:val="0420" w:firstRow="1" w:lastRow="0" w:firstColumn="0" w:lastColumn="0" w:noHBand="0" w:noVBand="1"/>
      </w:tblPr>
      <w:tblGrid>
        <w:gridCol w:w="2130"/>
        <w:gridCol w:w="2656"/>
        <w:gridCol w:w="4678"/>
        <w:tblGridChange w:id="176">
          <w:tblGrid>
            <w:gridCol w:w="2130"/>
            <w:gridCol w:w="2656"/>
            <w:gridCol w:w="4678"/>
          </w:tblGrid>
        </w:tblGridChange>
      </w:tblGrid>
      <w:tr w:rsidR="003552C3" w:rsidRPr="006F165D" w14:paraId="5224A88E"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586C47AF" w14:textId="77777777" w:rsidR="003552C3" w:rsidRPr="00ED2A91" w:rsidRDefault="003552C3" w:rsidP="003552C3">
            <w:pPr>
              <w:rPr>
                <w:rFonts w:hint="eastAsia"/>
                <w:sz w:val="20"/>
              </w:rPr>
            </w:pPr>
            <w:r w:rsidRPr="00ED2A91">
              <w:rPr>
                <w:rFonts w:hint="eastAsia"/>
                <w:sz w:val="20"/>
              </w:rPr>
              <w:t>EC_MD_SW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4D06E621" w14:textId="77777777" w:rsidR="003552C3" w:rsidRPr="00ED2A91" w:rsidRDefault="003552C3" w:rsidP="003552C3">
            <w:pPr>
              <w:rPr>
                <w:sz w:val="20"/>
              </w:rPr>
            </w:pPr>
            <w:r w:rsidRPr="00ED2A91">
              <w:rPr>
                <w:sz w:val="20"/>
              </w:rPr>
              <w:t>Switch State of Eco</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CB76CDD" w14:textId="77777777" w:rsidR="003552C3" w:rsidRDefault="003552C3" w:rsidP="003552C3">
            <w:pPr>
              <w:rPr>
                <w:sz w:val="20"/>
              </w:rPr>
            </w:pPr>
            <w:r w:rsidRPr="00ED2A91">
              <w:rPr>
                <w:sz w:val="20"/>
              </w:rPr>
              <w:t>ECO SW</w:t>
            </w:r>
            <w:r w:rsidRPr="00ED2A91">
              <w:rPr>
                <w:sz w:val="20"/>
              </w:rPr>
              <w:t>操作情報</w:t>
            </w:r>
          </w:p>
          <w:p w14:paraId="43D80AD7" w14:textId="77777777" w:rsidR="003552C3" w:rsidRPr="00530B49" w:rsidRDefault="003552C3" w:rsidP="003552C3">
            <w:pPr>
              <w:rPr>
                <w:rFonts w:hint="eastAsia"/>
                <w:color w:val="00B0F0"/>
                <w:sz w:val="18"/>
                <w:szCs w:val="22"/>
              </w:rPr>
            </w:pPr>
            <w:r w:rsidRPr="00530B49">
              <w:rPr>
                <w:color w:val="00B0F0"/>
                <w:sz w:val="18"/>
                <w:szCs w:val="22"/>
              </w:rPr>
              <w:t>Operated information of Eco switch</w:t>
            </w:r>
          </w:p>
        </w:tc>
      </w:tr>
      <w:tr w:rsidR="003552C3" w:rsidRPr="006F165D" w14:paraId="21408A44"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363303E" w14:textId="77777777" w:rsidR="003552C3" w:rsidRPr="00ED2A91" w:rsidRDefault="003552C3" w:rsidP="003552C3">
            <w:pPr>
              <w:rPr>
                <w:rFonts w:hint="eastAsia"/>
                <w:sz w:val="20"/>
              </w:rPr>
            </w:pPr>
            <w:r w:rsidRPr="00ED2A91">
              <w:rPr>
                <w:rFonts w:hint="eastAsia"/>
                <w:sz w:val="20"/>
              </w:rPr>
              <w:t>NR_MD_SW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F3EA080" w14:textId="77777777" w:rsidR="003552C3" w:rsidRPr="00ED2A91" w:rsidRDefault="003552C3" w:rsidP="003552C3">
            <w:pPr>
              <w:rPr>
                <w:sz w:val="20"/>
              </w:rPr>
            </w:pPr>
            <w:r w:rsidRPr="00ED2A91">
              <w:rPr>
                <w:sz w:val="20"/>
              </w:rPr>
              <w:t xml:space="preserve">Switch State of </w:t>
            </w:r>
            <w:r w:rsidRPr="00ED2A91">
              <w:rPr>
                <w:rFonts w:hint="eastAsia"/>
                <w:sz w:val="20"/>
              </w:rPr>
              <w:t>Normal</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0A03081" w14:textId="77777777" w:rsidR="003552C3" w:rsidRPr="00ED5FE0" w:rsidRDefault="003552C3" w:rsidP="003552C3">
            <w:pPr>
              <w:rPr>
                <w:color w:val="00B0F0"/>
                <w:sz w:val="18"/>
                <w:szCs w:val="22"/>
              </w:rPr>
            </w:pPr>
            <w:r w:rsidRPr="00ED2A91">
              <w:rPr>
                <w:sz w:val="20"/>
              </w:rPr>
              <w:t>NORMAL SW</w:t>
            </w:r>
            <w:r w:rsidRPr="00ED2A91">
              <w:rPr>
                <w:sz w:val="20"/>
              </w:rPr>
              <w:t>操作情報</w:t>
            </w:r>
          </w:p>
          <w:p w14:paraId="2C71B52F" w14:textId="77777777" w:rsidR="003552C3" w:rsidRPr="00530B49" w:rsidRDefault="003552C3" w:rsidP="003552C3">
            <w:pPr>
              <w:rPr>
                <w:rFonts w:hint="eastAsia"/>
                <w:color w:val="00B0F0"/>
                <w:sz w:val="18"/>
                <w:szCs w:val="22"/>
              </w:rPr>
            </w:pPr>
            <w:r w:rsidRPr="00530B49">
              <w:rPr>
                <w:color w:val="00B0F0"/>
                <w:sz w:val="18"/>
                <w:szCs w:val="22"/>
              </w:rPr>
              <w:t>Operated information of Normal switch</w:t>
            </w:r>
          </w:p>
        </w:tc>
      </w:tr>
      <w:tr w:rsidR="003552C3" w:rsidRPr="006F165D" w14:paraId="73B2F64F" w14:textId="77777777" w:rsidTr="00D73F64">
        <w:trPr>
          <w:trHeight w:val="292"/>
        </w:trPr>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44052367" w14:textId="77777777" w:rsidR="003552C3" w:rsidRPr="00ED2A91" w:rsidRDefault="003552C3" w:rsidP="003552C3">
            <w:pPr>
              <w:rPr>
                <w:rFonts w:hint="eastAsia"/>
                <w:sz w:val="20"/>
              </w:rPr>
            </w:pPr>
            <w:r w:rsidRPr="00ED2A91">
              <w:rPr>
                <w:sz w:val="20"/>
              </w:rPr>
              <w:t>PW_</w:t>
            </w:r>
            <w:r w:rsidRPr="00ED2A91">
              <w:rPr>
                <w:rFonts w:hint="eastAsia"/>
                <w:sz w:val="20"/>
              </w:rPr>
              <w:t>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142BF1F3" w14:textId="77777777" w:rsidR="003552C3" w:rsidRPr="00ED2A91" w:rsidRDefault="003552C3" w:rsidP="003552C3">
            <w:pPr>
              <w:rPr>
                <w:sz w:val="20"/>
              </w:rPr>
            </w:pPr>
            <w:r w:rsidRPr="00ED5FE0">
              <w:rPr>
                <w:sz w:val="20"/>
              </w:rPr>
              <w:t>Switch State of Sport</w:t>
            </w:r>
            <w:r>
              <w:rPr>
                <w:sz w:val="20"/>
              </w:rPr>
              <w:t xml:space="preserve"> / </w:t>
            </w:r>
            <w:r>
              <w:rPr>
                <w:sz w:val="20"/>
              </w:rPr>
              <w:br/>
            </w:r>
            <w:r w:rsidRPr="00AE2925">
              <w:rPr>
                <w:color w:val="000000"/>
                <w:sz w:val="20"/>
              </w:rPr>
              <w:t>S</w:t>
            </w:r>
            <w:r w:rsidRPr="00AE2925">
              <w:rPr>
                <w:rFonts w:hint="eastAsia"/>
                <w:color w:val="000000"/>
                <w:sz w:val="20"/>
              </w:rPr>
              <w:t>w</w:t>
            </w:r>
            <w:r w:rsidRPr="00AE2925">
              <w:rPr>
                <w:color w:val="000000"/>
                <w:sz w:val="20"/>
              </w:rPr>
              <w:t>itch State of Power Mode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74EDAE59" w14:textId="77777777" w:rsidR="003552C3" w:rsidRDefault="003552C3" w:rsidP="003552C3">
            <w:pPr>
              <w:rPr>
                <w:color w:val="000000"/>
                <w:sz w:val="20"/>
              </w:rPr>
            </w:pPr>
            <w:r w:rsidRPr="00ED5FE0">
              <w:rPr>
                <w:sz w:val="20"/>
              </w:rPr>
              <w:t>SPORT SW</w:t>
            </w:r>
            <w:r w:rsidRPr="00ED5FE0">
              <w:rPr>
                <w:sz w:val="20"/>
              </w:rPr>
              <w:t>操作情報</w:t>
            </w:r>
            <w:r>
              <w:rPr>
                <w:rFonts w:hint="eastAsia"/>
                <w:sz w:val="20"/>
              </w:rPr>
              <w:t>/</w:t>
            </w:r>
            <w:r w:rsidRPr="00AE2925">
              <w:rPr>
                <w:rFonts w:hint="eastAsia"/>
                <w:color w:val="000000"/>
                <w:sz w:val="20"/>
              </w:rPr>
              <w:t>POWER</w:t>
            </w:r>
            <w:r w:rsidRPr="00AE2925">
              <w:rPr>
                <w:rFonts w:hint="eastAsia"/>
                <w:color w:val="000000"/>
                <w:sz w:val="20"/>
              </w:rPr>
              <w:t>ﾓｰﾄﾞ</w:t>
            </w:r>
            <w:r w:rsidRPr="00AE2925">
              <w:rPr>
                <w:rFonts w:hint="eastAsia"/>
                <w:color w:val="000000"/>
                <w:sz w:val="20"/>
              </w:rPr>
              <w:t>SW</w:t>
            </w:r>
            <w:r w:rsidRPr="00AE2925">
              <w:rPr>
                <w:rFonts w:hint="eastAsia"/>
                <w:color w:val="000000"/>
                <w:sz w:val="20"/>
              </w:rPr>
              <w:t>操作信号</w:t>
            </w:r>
          </w:p>
          <w:p w14:paraId="5D467993" w14:textId="77777777" w:rsidR="003552C3" w:rsidRPr="00530B49" w:rsidRDefault="003552C3" w:rsidP="003552C3">
            <w:pPr>
              <w:rPr>
                <w:rFonts w:hint="eastAsia"/>
                <w:color w:val="00B0F0"/>
                <w:sz w:val="18"/>
                <w:szCs w:val="22"/>
              </w:rPr>
            </w:pPr>
            <w:r w:rsidRPr="00530B49">
              <w:rPr>
                <w:color w:val="00B0F0"/>
                <w:sz w:val="18"/>
                <w:szCs w:val="22"/>
              </w:rPr>
              <w:t>Operated information of Sport switch /</w:t>
            </w:r>
            <w:r w:rsidRPr="00530B49">
              <w:rPr>
                <w:color w:val="00B0F0"/>
                <w:sz w:val="18"/>
                <w:szCs w:val="22"/>
              </w:rPr>
              <w:br/>
              <w:t>Operated information of Power Mode switch</w:t>
            </w:r>
          </w:p>
        </w:tc>
      </w:tr>
      <w:tr w:rsidR="00CB5B6C" w:rsidRPr="006F165D" w14:paraId="3CF650C4"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33A022D8" w14:textId="77777777" w:rsidR="00CB5B6C" w:rsidRPr="00ED2A91" w:rsidRDefault="00CB5B6C" w:rsidP="00CB5B6C">
            <w:pPr>
              <w:rPr>
                <w:sz w:val="20"/>
              </w:rPr>
            </w:pPr>
            <w:r w:rsidRPr="00ED2A91">
              <w:rPr>
                <w:sz w:val="20"/>
              </w:rPr>
              <w:t>CS</w:t>
            </w:r>
            <w:r w:rsidRPr="00ED2A91">
              <w:rPr>
                <w:rFonts w:hint="eastAsia"/>
                <w:sz w:val="20"/>
              </w:rPr>
              <w:t>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216592E9" w14:textId="77777777" w:rsidR="00CB5B6C" w:rsidRPr="00ED2A91" w:rsidRDefault="00CB5B6C" w:rsidP="00CB5B6C">
            <w:pPr>
              <w:rPr>
                <w:sz w:val="20"/>
              </w:rPr>
            </w:pPr>
            <w:r w:rsidRPr="00ED2A91">
              <w:rPr>
                <w:sz w:val="20"/>
              </w:rPr>
              <w:t>Switch State of Custom</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hideMark/>
          </w:tcPr>
          <w:p w14:paraId="50C1B156" w14:textId="77777777" w:rsidR="00CB5B6C" w:rsidRPr="00ED5FE0" w:rsidRDefault="00CB5B6C" w:rsidP="00CB5B6C">
            <w:pPr>
              <w:rPr>
                <w:color w:val="00B0F0"/>
                <w:sz w:val="18"/>
                <w:szCs w:val="22"/>
              </w:rPr>
            </w:pPr>
            <w:r w:rsidRPr="00ED2A91">
              <w:rPr>
                <w:sz w:val="20"/>
              </w:rPr>
              <w:t>CUSTOM SW</w:t>
            </w:r>
            <w:r w:rsidRPr="00ED2A91">
              <w:rPr>
                <w:sz w:val="20"/>
              </w:rPr>
              <w:t>操作情報</w:t>
            </w:r>
          </w:p>
          <w:p w14:paraId="31BD0F07" w14:textId="77777777" w:rsidR="00CB5B6C" w:rsidRPr="00530B49" w:rsidRDefault="00CB5B6C" w:rsidP="00CB5B6C">
            <w:pPr>
              <w:rPr>
                <w:rFonts w:hint="eastAsia"/>
                <w:color w:val="00B0F0"/>
                <w:sz w:val="18"/>
                <w:szCs w:val="22"/>
              </w:rPr>
            </w:pPr>
            <w:r w:rsidRPr="00530B49">
              <w:rPr>
                <w:color w:val="00B0F0"/>
                <w:sz w:val="18"/>
                <w:szCs w:val="22"/>
              </w:rPr>
              <w:t>Operated information of Custom switch</w:t>
            </w:r>
          </w:p>
        </w:tc>
      </w:tr>
      <w:tr w:rsidR="00CB5B6C" w:rsidRPr="006F165D" w14:paraId="53BC9E7D"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0854525" w14:textId="77777777" w:rsidR="00CB5B6C" w:rsidRPr="00ED2A91" w:rsidRDefault="00CB5B6C" w:rsidP="00CB5B6C">
            <w:pPr>
              <w:rPr>
                <w:sz w:val="20"/>
              </w:rPr>
            </w:pPr>
            <w:r w:rsidRPr="00ED2A91">
              <w:rPr>
                <w:sz w:val="20"/>
              </w:rPr>
              <w:t>RG</w:t>
            </w:r>
            <w:r w:rsidRPr="00ED2A91">
              <w:rPr>
                <w:rFonts w:hint="eastAsia"/>
                <w:sz w:val="20"/>
              </w:rPr>
              <w:t>_MD_S</w:t>
            </w:r>
            <w:r w:rsidRPr="00ED2A91">
              <w:rPr>
                <w:sz w:val="20"/>
              </w:rPr>
              <w:t>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3BA8365" w14:textId="77777777" w:rsidR="00CB5B6C" w:rsidRPr="00ED2A91" w:rsidRDefault="00CB5B6C" w:rsidP="00CB5B6C">
            <w:pPr>
              <w:rPr>
                <w:sz w:val="20"/>
              </w:rPr>
            </w:pPr>
            <w:r w:rsidRPr="00ED2A91">
              <w:rPr>
                <w:sz w:val="20"/>
              </w:rPr>
              <w:t>Switch State of Range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54F8332" w14:textId="77777777" w:rsidR="00CB5B6C" w:rsidRPr="00ED5FE0" w:rsidRDefault="00CB5B6C" w:rsidP="00CB5B6C">
            <w:pPr>
              <w:rPr>
                <w:color w:val="00B0F0"/>
                <w:sz w:val="18"/>
                <w:szCs w:val="22"/>
              </w:rPr>
            </w:pPr>
            <w:r w:rsidRPr="00ED2A91">
              <w:rPr>
                <w:sz w:val="20"/>
              </w:rPr>
              <w:t>RANGE SW</w:t>
            </w:r>
            <w:r w:rsidRPr="00ED2A91">
              <w:rPr>
                <w:sz w:val="20"/>
              </w:rPr>
              <w:t>操作情報</w:t>
            </w:r>
          </w:p>
          <w:p w14:paraId="1668F646" w14:textId="77777777" w:rsidR="00CB5B6C" w:rsidRPr="00530B49" w:rsidRDefault="00CB5B6C" w:rsidP="00CB5B6C">
            <w:pPr>
              <w:rPr>
                <w:rFonts w:hint="eastAsia"/>
                <w:color w:val="00B0F0"/>
                <w:sz w:val="18"/>
                <w:szCs w:val="22"/>
              </w:rPr>
            </w:pPr>
            <w:r w:rsidRPr="00530B49">
              <w:rPr>
                <w:color w:val="00B0F0"/>
                <w:sz w:val="18"/>
                <w:szCs w:val="22"/>
              </w:rPr>
              <w:t>Operated information of Range switch</w:t>
            </w:r>
          </w:p>
        </w:tc>
      </w:tr>
      <w:tr w:rsidR="00CB5B6C" w:rsidRPr="006F165D" w14:paraId="38A4FE54"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619110F" w14:textId="77777777" w:rsidR="00CB5B6C" w:rsidRPr="00ED2A91" w:rsidRDefault="00CB5B6C" w:rsidP="00CB5B6C">
            <w:pPr>
              <w:rPr>
                <w:rFonts w:hint="eastAsia"/>
                <w:sz w:val="20"/>
              </w:rPr>
            </w:pPr>
            <w:r w:rsidRPr="00ED2A91">
              <w:rPr>
                <w:sz w:val="20"/>
              </w:rPr>
              <w:t>CH</w:t>
            </w:r>
            <w:r w:rsidRPr="00ED2A91">
              <w:rPr>
                <w:rFonts w:hint="eastAsia"/>
                <w:sz w:val="20"/>
              </w:rPr>
              <w:t>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AB0124B" w14:textId="77777777" w:rsidR="00CB5B6C" w:rsidRPr="00ED2A91" w:rsidRDefault="00CB5B6C" w:rsidP="00CB5B6C">
            <w:pPr>
              <w:rPr>
                <w:sz w:val="20"/>
              </w:rPr>
            </w:pPr>
            <w:r w:rsidRPr="00ED5FE0">
              <w:rPr>
                <w:sz w:val="20"/>
              </w:rPr>
              <w:t>Switch State of Rear Comfort</w:t>
            </w:r>
            <w:r>
              <w:rPr>
                <w:sz w:val="20"/>
              </w:rPr>
              <w:t>/</w:t>
            </w:r>
            <w:r>
              <w:rPr>
                <w:sz w:val="20"/>
              </w:rPr>
              <w:br/>
            </w:r>
            <w:r w:rsidRPr="00AE2925">
              <w:rPr>
                <w:color w:val="000000"/>
                <w:sz w:val="20"/>
              </w:rPr>
              <w:t>Switch State of Chauffeur Mode</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FBA704F" w14:textId="77777777" w:rsidR="00CB5B6C" w:rsidRPr="00ED5FE0" w:rsidRDefault="00CB5B6C" w:rsidP="00CB5B6C">
            <w:pPr>
              <w:rPr>
                <w:strike/>
                <w:color w:val="00B0F0"/>
                <w:sz w:val="18"/>
                <w:szCs w:val="22"/>
              </w:rPr>
            </w:pPr>
            <w:r w:rsidRPr="00ED5FE0">
              <w:rPr>
                <w:sz w:val="20"/>
              </w:rPr>
              <w:t>REAR COMFORT SW</w:t>
            </w:r>
            <w:r w:rsidRPr="00ED5FE0">
              <w:rPr>
                <w:sz w:val="20"/>
              </w:rPr>
              <w:t>操作情報</w:t>
            </w:r>
            <w:r>
              <w:rPr>
                <w:rFonts w:hint="eastAsia"/>
                <w:sz w:val="20"/>
              </w:rPr>
              <w:t>/</w:t>
            </w:r>
            <w:r>
              <w:rPr>
                <w:sz w:val="20"/>
              </w:rPr>
              <w:br/>
            </w:r>
            <w:r w:rsidRPr="00AE2925">
              <w:rPr>
                <w:rFonts w:hint="eastAsia"/>
                <w:color w:val="000000"/>
                <w:sz w:val="20"/>
              </w:rPr>
              <w:t>Chauffeur</w:t>
            </w:r>
            <w:r w:rsidRPr="00AE2925">
              <w:rPr>
                <w:rFonts w:hint="eastAsia"/>
                <w:color w:val="000000"/>
                <w:sz w:val="20"/>
              </w:rPr>
              <w:t>ﾓｰﾄﾞ</w:t>
            </w:r>
            <w:r w:rsidRPr="00AE2925">
              <w:rPr>
                <w:rFonts w:hint="eastAsia"/>
                <w:color w:val="000000"/>
                <w:sz w:val="20"/>
              </w:rPr>
              <w:t>SW</w:t>
            </w:r>
            <w:r w:rsidRPr="00AE2925">
              <w:rPr>
                <w:rFonts w:hint="eastAsia"/>
                <w:color w:val="000000"/>
                <w:sz w:val="20"/>
              </w:rPr>
              <w:t>操作信号</w:t>
            </w:r>
          </w:p>
          <w:p w14:paraId="4E734EDB" w14:textId="77777777" w:rsidR="00CB5B6C" w:rsidRPr="00530B49" w:rsidRDefault="00CB5B6C" w:rsidP="00CB5B6C">
            <w:pPr>
              <w:rPr>
                <w:rFonts w:hint="eastAsia"/>
                <w:strike/>
                <w:color w:val="00B0F0"/>
                <w:sz w:val="18"/>
                <w:szCs w:val="22"/>
              </w:rPr>
            </w:pPr>
            <w:r w:rsidRPr="00530B49">
              <w:rPr>
                <w:color w:val="00B0F0"/>
                <w:sz w:val="18"/>
                <w:szCs w:val="22"/>
              </w:rPr>
              <w:t>Operated information of Rear Comfort switch /</w:t>
            </w:r>
            <w:r w:rsidRPr="00530B49">
              <w:rPr>
                <w:color w:val="00B0F0"/>
                <w:sz w:val="18"/>
                <w:szCs w:val="22"/>
              </w:rPr>
              <w:br/>
              <w:t xml:space="preserve">Operated information of </w:t>
            </w:r>
            <w:r w:rsidRPr="00530B49">
              <w:rPr>
                <w:color w:val="00B0F0"/>
                <w:sz w:val="20"/>
              </w:rPr>
              <w:t>Chauffeur Mode</w:t>
            </w:r>
            <w:r w:rsidRPr="00530B49">
              <w:rPr>
                <w:color w:val="00B0F0"/>
                <w:sz w:val="18"/>
                <w:szCs w:val="22"/>
              </w:rPr>
              <w:t xml:space="preserve"> switch</w:t>
            </w:r>
          </w:p>
        </w:tc>
      </w:tr>
      <w:tr w:rsidR="00CB5B6C" w:rsidRPr="006F165D" w14:paraId="3C187CBC"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CBD9D08" w14:textId="77777777" w:rsidR="00CB5B6C" w:rsidRPr="00ED2A91" w:rsidRDefault="00CB5B6C" w:rsidP="00CB5B6C">
            <w:pPr>
              <w:rPr>
                <w:rFonts w:hint="eastAsia"/>
                <w:sz w:val="20"/>
              </w:rPr>
            </w:pPr>
            <w:r w:rsidRPr="00ED2A91">
              <w:rPr>
                <w:sz w:val="20"/>
              </w:rPr>
              <w:t>P1_MD_SW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13DFE72" w14:textId="77777777" w:rsidR="00CB5B6C" w:rsidRPr="00ED2A91" w:rsidRDefault="00CB5B6C" w:rsidP="00CB5B6C">
            <w:pPr>
              <w:rPr>
                <w:sz w:val="20"/>
              </w:rPr>
            </w:pPr>
            <w:r w:rsidRPr="00ED2A91">
              <w:rPr>
                <w:sz w:val="20"/>
              </w:rPr>
              <w:t>Switch State of Snow</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2571A47" w14:textId="77777777" w:rsidR="00CB5B6C" w:rsidRPr="00ED5FE0" w:rsidRDefault="00CB5B6C" w:rsidP="00CB5B6C">
            <w:pPr>
              <w:rPr>
                <w:strike/>
                <w:color w:val="00B0F0"/>
                <w:sz w:val="18"/>
                <w:szCs w:val="22"/>
              </w:rPr>
            </w:pPr>
            <w:r w:rsidRPr="00ED2A91">
              <w:rPr>
                <w:sz w:val="20"/>
              </w:rPr>
              <w:t>SNOW SW</w:t>
            </w:r>
            <w:r w:rsidRPr="00ED2A91">
              <w:rPr>
                <w:sz w:val="20"/>
              </w:rPr>
              <w:t>操作情報</w:t>
            </w:r>
          </w:p>
          <w:p w14:paraId="2297FED9" w14:textId="77777777" w:rsidR="00CB5B6C" w:rsidRPr="00530B49" w:rsidRDefault="00CB5B6C" w:rsidP="00CB5B6C">
            <w:pPr>
              <w:rPr>
                <w:rFonts w:hint="eastAsia"/>
                <w:strike/>
                <w:color w:val="00B0F0"/>
                <w:sz w:val="18"/>
                <w:szCs w:val="22"/>
              </w:rPr>
            </w:pPr>
            <w:r w:rsidRPr="00530B49">
              <w:rPr>
                <w:color w:val="00B0F0"/>
                <w:sz w:val="18"/>
                <w:szCs w:val="22"/>
              </w:rPr>
              <w:t>Operated information of Snow switch</w:t>
            </w:r>
          </w:p>
        </w:tc>
      </w:tr>
      <w:tr w:rsidR="00CB5B6C" w:rsidRPr="006F165D" w14:paraId="75196B1A"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2761117" w14:textId="77777777" w:rsidR="00CB5B6C" w:rsidRPr="00ED2A91" w:rsidRDefault="00CB5B6C" w:rsidP="00CB5B6C">
            <w:pPr>
              <w:rPr>
                <w:rFonts w:hint="eastAsia"/>
                <w:sz w:val="20"/>
              </w:rPr>
            </w:pPr>
            <w:r w:rsidRPr="00ED2A91">
              <w:rPr>
                <w:sz w:val="20"/>
              </w:rPr>
              <w:t>R1_MD_SW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67A5C32" w14:textId="77777777" w:rsidR="00CB5B6C" w:rsidRPr="00ED2A91" w:rsidRDefault="00CB5B6C" w:rsidP="00CB5B6C">
            <w:pPr>
              <w:rPr>
                <w:sz w:val="20"/>
              </w:rPr>
            </w:pPr>
            <w:r w:rsidRPr="00ED2A91">
              <w:rPr>
                <w:sz w:val="20"/>
              </w:rPr>
              <w:t>Switch State of Track</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F2FD6E3" w14:textId="77777777" w:rsidR="00CB5B6C" w:rsidRPr="00ED5FE0" w:rsidRDefault="00CB5B6C" w:rsidP="00CB5B6C">
            <w:pPr>
              <w:rPr>
                <w:color w:val="00B0F0"/>
                <w:sz w:val="18"/>
                <w:szCs w:val="22"/>
              </w:rPr>
            </w:pPr>
            <w:r w:rsidRPr="00ED2A91">
              <w:rPr>
                <w:rFonts w:hint="eastAsia"/>
                <w:sz w:val="20"/>
              </w:rPr>
              <w:t>T</w:t>
            </w:r>
            <w:r w:rsidRPr="00ED2A91">
              <w:rPr>
                <w:sz w:val="20"/>
              </w:rPr>
              <w:t>RACK SW</w:t>
            </w:r>
            <w:r w:rsidRPr="00ED2A91">
              <w:rPr>
                <w:rFonts w:hint="eastAsia"/>
                <w:sz w:val="20"/>
              </w:rPr>
              <w:t>操作情報</w:t>
            </w:r>
          </w:p>
          <w:p w14:paraId="59538B72" w14:textId="77777777" w:rsidR="00CB5B6C" w:rsidRPr="00530B49" w:rsidRDefault="00CB5B6C" w:rsidP="00CB5B6C">
            <w:pPr>
              <w:rPr>
                <w:rFonts w:hint="eastAsia"/>
                <w:color w:val="00B0F0"/>
                <w:sz w:val="18"/>
                <w:szCs w:val="22"/>
              </w:rPr>
            </w:pPr>
            <w:r w:rsidRPr="00530B49">
              <w:rPr>
                <w:color w:val="00B0F0"/>
                <w:sz w:val="18"/>
                <w:szCs w:val="22"/>
              </w:rPr>
              <w:t>Operated information of Track switch</w:t>
            </w:r>
          </w:p>
        </w:tc>
      </w:tr>
      <w:tr w:rsidR="00CB5B6C" w:rsidRPr="006F165D" w14:paraId="718F12DE"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B2ECAB7" w14:textId="77777777" w:rsidR="00CB5B6C" w:rsidRPr="00ED2A91" w:rsidRDefault="00CB5B6C" w:rsidP="00CB5B6C">
            <w:pPr>
              <w:rPr>
                <w:rFonts w:hint="eastAsia"/>
                <w:sz w:val="20"/>
              </w:rPr>
            </w:pPr>
            <w:r w:rsidRPr="00ED2A91">
              <w:rPr>
                <w:sz w:val="20"/>
              </w:rPr>
              <w:t>R2_MD_SW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D23BB7F" w14:textId="77777777" w:rsidR="00CB5B6C" w:rsidRPr="00ED2A91" w:rsidRDefault="00CB5B6C" w:rsidP="00CB5B6C">
            <w:pPr>
              <w:rPr>
                <w:sz w:val="20"/>
              </w:rPr>
            </w:pPr>
            <w:r w:rsidRPr="00ED2A91">
              <w:rPr>
                <w:sz w:val="20"/>
              </w:rPr>
              <w:t>Switch State of reserved mode 2</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EDD026D" w14:textId="77777777" w:rsidR="00CB5B6C" w:rsidRPr="00ED5FE0" w:rsidRDefault="00CB5B6C" w:rsidP="00CB5B6C">
            <w:pPr>
              <w:rPr>
                <w:color w:val="00B0F0"/>
                <w:sz w:val="18"/>
                <w:szCs w:val="22"/>
              </w:rPr>
            </w:pPr>
            <w:r>
              <w:rPr>
                <w:rFonts w:hint="eastAsia"/>
                <w:color w:val="000000"/>
                <w:sz w:val="20"/>
              </w:rPr>
              <w:t>予約モード</w:t>
            </w:r>
            <w:r>
              <w:rPr>
                <w:color w:val="000000"/>
                <w:sz w:val="20"/>
              </w:rPr>
              <w:t>2SW</w:t>
            </w:r>
            <w:r w:rsidRPr="00ED2A91">
              <w:rPr>
                <w:rFonts w:hint="eastAsia"/>
                <w:sz w:val="20"/>
              </w:rPr>
              <w:t>操作情報</w:t>
            </w:r>
          </w:p>
          <w:p w14:paraId="5FB30336"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 xml:space="preserve">erved mode </w:t>
            </w:r>
            <w:r w:rsidRPr="00530B49">
              <w:rPr>
                <w:rFonts w:hint="eastAsia"/>
                <w:color w:val="00B0F0"/>
                <w:sz w:val="18"/>
                <w:szCs w:val="22"/>
              </w:rPr>
              <w:t>2</w:t>
            </w:r>
            <w:r w:rsidRPr="00530B49">
              <w:rPr>
                <w:color w:val="00B0F0"/>
                <w:sz w:val="18"/>
                <w:szCs w:val="22"/>
              </w:rPr>
              <w:t xml:space="preserve"> switch</w:t>
            </w:r>
          </w:p>
        </w:tc>
      </w:tr>
      <w:tr w:rsidR="00CB5B6C" w:rsidRPr="006F165D" w14:paraId="50555985"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8D3D034" w14:textId="77777777" w:rsidR="00CB5B6C" w:rsidRPr="00ED2A91" w:rsidRDefault="00CB5B6C" w:rsidP="00CB5B6C">
            <w:pPr>
              <w:rPr>
                <w:rFonts w:hint="eastAsia"/>
                <w:sz w:val="20"/>
              </w:rPr>
            </w:pPr>
            <w:r w:rsidRPr="00ED2A91">
              <w:rPr>
                <w:sz w:val="20"/>
              </w:rPr>
              <w:t>R3_MD_SW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0E7109E" w14:textId="77777777" w:rsidR="00CB5B6C" w:rsidRPr="00ED2A91" w:rsidRDefault="00CB5B6C" w:rsidP="00CB5B6C">
            <w:pPr>
              <w:rPr>
                <w:sz w:val="20"/>
              </w:rPr>
            </w:pPr>
            <w:r w:rsidRPr="00ED2A91">
              <w:rPr>
                <w:sz w:val="20"/>
              </w:rPr>
              <w:t>Switch State of reserved mode 3</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B7539F2" w14:textId="77777777" w:rsidR="00CB5B6C" w:rsidRPr="00ED5FE0" w:rsidRDefault="00CB5B6C" w:rsidP="00CB5B6C">
            <w:pPr>
              <w:rPr>
                <w:color w:val="00B0F0"/>
                <w:sz w:val="18"/>
                <w:szCs w:val="22"/>
              </w:rPr>
            </w:pPr>
            <w:r w:rsidRPr="00ED2A91">
              <w:rPr>
                <w:rFonts w:hint="eastAsia"/>
                <w:sz w:val="20"/>
              </w:rPr>
              <w:t>予約モード</w:t>
            </w:r>
            <w:r w:rsidRPr="00ED2A91">
              <w:rPr>
                <w:rFonts w:hint="eastAsia"/>
                <w:sz w:val="20"/>
              </w:rPr>
              <w:t>3</w:t>
            </w:r>
            <w:r w:rsidRPr="00ED2A91">
              <w:rPr>
                <w:sz w:val="20"/>
              </w:rPr>
              <w:t>SW</w:t>
            </w:r>
            <w:r w:rsidRPr="00ED2A91">
              <w:rPr>
                <w:rFonts w:hint="eastAsia"/>
                <w:sz w:val="20"/>
              </w:rPr>
              <w:t>操作情報</w:t>
            </w:r>
          </w:p>
          <w:p w14:paraId="2B3CA366"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3 switch</w:t>
            </w:r>
          </w:p>
        </w:tc>
      </w:tr>
      <w:tr w:rsidR="00CB5B6C" w:rsidRPr="006F165D" w14:paraId="3F0B0B7A"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5581882" w14:textId="77777777" w:rsidR="00CB5B6C" w:rsidRPr="00ED2A91" w:rsidRDefault="00CB5B6C" w:rsidP="00CB5B6C">
            <w:pPr>
              <w:rPr>
                <w:rFonts w:hint="eastAsia"/>
                <w:sz w:val="20"/>
              </w:rPr>
            </w:pPr>
            <w:r w:rsidRPr="00ED2A91">
              <w:rPr>
                <w:sz w:val="20"/>
              </w:rPr>
              <w:t>R4_MD_SW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FB12138" w14:textId="77777777" w:rsidR="00CB5B6C" w:rsidRPr="00ED2A91" w:rsidRDefault="00CB5B6C" w:rsidP="00CB5B6C">
            <w:pPr>
              <w:rPr>
                <w:sz w:val="20"/>
              </w:rPr>
            </w:pPr>
            <w:r w:rsidRPr="00ED2A91">
              <w:rPr>
                <w:sz w:val="20"/>
              </w:rPr>
              <w:t>Switch State of reserved mode 4</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954540F" w14:textId="77777777" w:rsidR="00CB5B6C" w:rsidRPr="00ED5FE0" w:rsidRDefault="00CB5B6C" w:rsidP="00CB5B6C">
            <w:pPr>
              <w:rPr>
                <w:color w:val="00B0F0"/>
                <w:sz w:val="18"/>
                <w:szCs w:val="22"/>
              </w:rPr>
            </w:pPr>
            <w:r w:rsidRPr="00ED2A91">
              <w:rPr>
                <w:rFonts w:hint="eastAsia"/>
                <w:sz w:val="20"/>
              </w:rPr>
              <w:t>予約モード</w:t>
            </w:r>
            <w:r w:rsidRPr="00ED2A91">
              <w:rPr>
                <w:sz w:val="20"/>
              </w:rPr>
              <w:t>4 SW</w:t>
            </w:r>
            <w:r w:rsidRPr="00ED2A91">
              <w:rPr>
                <w:rFonts w:hint="eastAsia"/>
                <w:sz w:val="20"/>
              </w:rPr>
              <w:t>操作情報</w:t>
            </w:r>
          </w:p>
          <w:p w14:paraId="1329A0D0"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4 switch</w:t>
            </w:r>
          </w:p>
        </w:tc>
      </w:tr>
      <w:tr w:rsidR="00CB5B6C" w:rsidRPr="006F165D" w14:paraId="22F68B8D"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5C41ED7" w14:textId="77777777" w:rsidR="00CB5B6C" w:rsidRPr="00ED2A91" w:rsidRDefault="00CB5B6C" w:rsidP="00CB5B6C">
            <w:pPr>
              <w:rPr>
                <w:rFonts w:hint="eastAsia"/>
                <w:sz w:val="20"/>
              </w:rPr>
            </w:pPr>
            <w:r w:rsidRPr="00ED2A91">
              <w:rPr>
                <w:sz w:val="20"/>
              </w:rPr>
              <w:t>R5_MD_SW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FDFD793" w14:textId="77777777" w:rsidR="00CB5B6C" w:rsidRPr="00ED2A91" w:rsidRDefault="00CB5B6C" w:rsidP="00CB5B6C">
            <w:pPr>
              <w:rPr>
                <w:sz w:val="20"/>
              </w:rPr>
            </w:pPr>
            <w:r w:rsidRPr="00ED2A91">
              <w:rPr>
                <w:sz w:val="20"/>
              </w:rPr>
              <w:t>Switch State of reserved mode 5</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95E0874" w14:textId="77777777" w:rsidR="00CB5B6C" w:rsidRPr="00ED5FE0" w:rsidRDefault="00CB5B6C" w:rsidP="00CB5B6C">
            <w:pPr>
              <w:rPr>
                <w:color w:val="00B0F0"/>
                <w:sz w:val="18"/>
                <w:szCs w:val="22"/>
              </w:rPr>
            </w:pPr>
            <w:r w:rsidRPr="00ED2A91">
              <w:rPr>
                <w:rFonts w:hint="eastAsia"/>
                <w:sz w:val="20"/>
              </w:rPr>
              <w:t>予約モード</w:t>
            </w:r>
            <w:r w:rsidRPr="00ED2A91">
              <w:rPr>
                <w:sz w:val="20"/>
              </w:rPr>
              <w:t>5 SW</w:t>
            </w:r>
            <w:r w:rsidRPr="00ED2A91">
              <w:rPr>
                <w:rFonts w:hint="eastAsia"/>
                <w:sz w:val="20"/>
              </w:rPr>
              <w:t>操作情報</w:t>
            </w:r>
          </w:p>
          <w:p w14:paraId="27773344"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5 switch</w:t>
            </w:r>
          </w:p>
        </w:tc>
      </w:tr>
      <w:tr w:rsidR="00CB5B6C" w:rsidRPr="006F165D" w14:paraId="6607DE2C"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7545D83" w14:textId="77777777" w:rsidR="00CB5B6C" w:rsidRPr="00ED2A91" w:rsidRDefault="00CB5B6C" w:rsidP="00CB5B6C">
            <w:pPr>
              <w:rPr>
                <w:rFonts w:hint="eastAsia"/>
                <w:sz w:val="20"/>
              </w:rPr>
            </w:pPr>
            <w:r w:rsidRPr="00ED2A91">
              <w:rPr>
                <w:sz w:val="20"/>
              </w:rPr>
              <w:t>R6_MD_SW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A945AC2" w14:textId="77777777" w:rsidR="00CB5B6C" w:rsidRPr="00ED2A91" w:rsidRDefault="00CB5B6C" w:rsidP="00CB5B6C">
            <w:pPr>
              <w:rPr>
                <w:sz w:val="20"/>
              </w:rPr>
            </w:pPr>
            <w:r w:rsidRPr="00ED2A91">
              <w:rPr>
                <w:sz w:val="20"/>
              </w:rPr>
              <w:t>Switch State of reserved mode 6</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86A9B19" w14:textId="77777777" w:rsidR="00CB5B6C" w:rsidRPr="00ED5FE0" w:rsidRDefault="00CB5B6C" w:rsidP="00CB5B6C">
            <w:pPr>
              <w:rPr>
                <w:color w:val="00B0F0"/>
                <w:sz w:val="18"/>
                <w:szCs w:val="22"/>
              </w:rPr>
            </w:pPr>
            <w:r w:rsidRPr="00ED2A91">
              <w:rPr>
                <w:rFonts w:hint="eastAsia"/>
                <w:sz w:val="20"/>
              </w:rPr>
              <w:t>予約モード</w:t>
            </w:r>
            <w:r w:rsidRPr="00ED2A91">
              <w:rPr>
                <w:sz w:val="20"/>
              </w:rPr>
              <w:t>6SW</w:t>
            </w:r>
            <w:r w:rsidRPr="00ED2A91">
              <w:rPr>
                <w:rFonts w:hint="eastAsia"/>
                <w:sz w:val="20"/>
              </w:rPr>
              <w:t>操作情報</w:t>
            </w:r>
          </w:p>
          <w:p w14:paraId="4CCCC0A8"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6 switch</w:t>
            </w:r>
          </w:p>
        </w:tc>
      </w:tr>
      <w:tr w:rsidR="00CB5B6C" w:rsidRPr="006F165D" w14:paraId="47681D5B"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6E32276" w14:textId="77777777" w:rsidR="00CB5B6C" w:rsidRPr="00ED2A91" w:rsidRDefault="00CB5B6C" w:rsidP="00CB5B6C">
            <w:pPr>
              <w:rPr>
                <w:rFonts w:hint="eastAsia"/>
                <w:sz w:val="20"/>
              </w:rPr>
            </w:pPr>
            <w:r w:rsidRPr="00ED2A91">
              <w:rPr>
                <w:sz w:val="20"/>
              </w:rPr>
              <w:t>R7_MD_SW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2ADF8F5" w14:textId="77777777" w:rsidR="00CB5B6C" w:rsidRPr="00ED2A91" w:rsidRDefault="00CB5B6C" w:rsidP="00CB5B6C">
            <w:pPr>
              <w:rPr>
                <w:sz w:val="20"/>
              </w:rPr>
            </w:pPr>
            <w:r w:rsidRPr="00ED2A91">
              <w:rPr>
                <w:sz w:val="20"/>
              </w:rPr>
              <w:t>Switch State of reserved mode 7</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734C504" w14:textId="77777777" w:rsidR="00CB5B6C" w:rsidRPr="00ED5FE0" w:rsidRDefault="00CB5B6C" w:rsidP="00CB5B6C">
            <w:pPr>
              <w:rPr>
                <w:color w:val="00B0F0"/>
                <w:sz w:val="18"/>
                <w:szCs w:val="22"/>
              </w:rPr>
            </w:pPr>
            <w:r w:rsidRPr="00ED2A91">
              <w:rPr>
                <w:rFonts w:hint="eastAsia"/>
                <w:sz w:val="20"/>
              </w:rPr>
              <w:t>予約モード</w:t>
            </w:r>
            <w:r w:rsidRPr="00ED2A91">
              <w:rPr>
                <w:sz w:val="20"/>
              </w:rPr>
              <w:t>7SW</w:t>
            </w:r>
            <w:r w:rsidRPr="00ED2A91">
              <w:rPr>
                <w:rFonts w:hint="eastAsia"/>
                <w:sz w:val="20"/>
              </w:rPr>
              <w:t>操作情報</w:t>
            </w:r>
          </w:p>
          <w:p w14:paraId="4E770783" w14:textId="77777777" w:rsidR="00CB5B6C" w:rsidRPr="00530B49" w:rsidRDefault="00CB5B6C" w:rsidP="00CB5B6C">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7 switch</w:t>
            </w:r>
          </w:p>
        </w:tc>
      </w:tr>
      <w:tr w:rsidR="00E859BF" w:rsidRPr="006F165D" w14:paraId="368A9162"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03B1410" w14:textId="77777777" w:rsidR="00E859BF" w:rsidRPr="00ED2A91" w:rsidRDefault="00E859BF" w:rsidP="00E859BF">
            <w:pPr>
              <w:rPr>
                <w:rFonts w:hint="eastAsia"/>
                <w:sz w:val="20"/>
              </w:rPr>
            </w:pPr>
            <w:r w:rsidRPr="00ED2A91">
              <w:rPr>
                <w:sz w:val="20"/>
              </w:rPr>
              <w:t>R8_MD_SW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57D61C8" w14:textId="77777777" w:rsidR="00E859BF" w:rsidRPr="00ED2A91" w:rsidRDefault="00E859BF" w:rsidP="00E859BF">
            <w:pPr>
              <w:rPr>
                <w:sz w:val="20"/>
              </w:rPr>
            </w:pPr>
            <w:r w:rsidRPr="00ED2A91">
              <w:rPr>
                <w:sz w:val="20"/>
              </w:rPr>
              <w:t>Switch State of reserved mode 8</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61D29CB" w14:textId="77777777" w:rsidR="00E859BF" w:rsidRPr="00ED5FE0" w:rsidRDefault="00E859BF" w:rsidP="00E859BF">
            <w:pPr>
              <w:rPr>
                <w:color w:val="00B0F0"/>
                <w:sz w:val="18"/>
                <w:szCs w:val="22"/>
              </w:rPr>
            </w:pPr>
            <w:r w:rsidRPr="00ED2A91">
              <w:rPr>
                <w:rFonts w:hint="eastAsia"/>
                <w:sz w:val="20"/>
              </w:rPr>
              <w:t>予約モード</w:t>
            </w:r>
            <w:r w:rsidRPr="00ED2A91">
              <w:rPr>
                <w:sz w:val="20"/>
              </w:rPr>
              <w:t>8 SW</w:t>
            </w:r>
            <w:r w:rsidRPr="00ED2A91">
              <w:rPr>
                <w:rFonts w:hint="eastAsia"/>
                <w:sz w:val="20"/>
              </w:rPr>
              <w:t>操作情報</w:t>
            </w:r>
          </w:p>
          <w:p w14:paraId="07D94DCE"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8 switch</w:t>
            </w:r>
          </w:p>
        </w:tc>
      </w:tr>
      <w:tr w:rsidR="00E859BF" w:rsidRPr="006F165D" w14:paraId="5F35AD45"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CF82341" w14:textId="77777777" w:rsidR="00E859BF" w:rsidRPr="00ED2A91" w:rsidRDefault="00E859BF" w:rsidP="00E859BF">
            <w:pPr>
              <w:rPr>
                <w:rFonts w:hint="eastAsia"/>
                <w:sz w:val="20"/>
              </w:rPr>
            </w:pPr>
            <w:r w:rsidRPr="00ED2A91">
              <w:rPr>
                <w:sz w:val="20"/>
              </w:rPr>
              <w:t>R9_MD_SW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66D7FD4" w14:textId="77777777" w:rsidR="00E859BF" w:rsidRPr="00ED2A91" w:rsidRDefault="00E859BF" w:rsidP="00E859BF">
            <w:pPr>
              <w:rPr>
                <w:sz w:val="20"/>
              </w:rPr>
            </w:pPr>
            <w:r w:rsidRPr="00ED2A91">
              <w:rPr>
                <w:sz w:val="20"/>
              </w:rPr>
              <w:t>Switch State of reserved mode 9</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1CDD4BD" w14:textId="77777777" w:rsidR="00E859BF" w:rsidRPr="00ED5FE0" w:rsidRDefault="00E859BF" w:rsidP="00E859BF">
            <w:pPr>
              <w:rPr>
                <w:color w:val="00B0F0"/>
                <w:sz w:val="18"/>
                <w:szCs w:val="22"/>
              </w:rPr>
            </w:pPr>
            <w:r w:rsidRPr="00ED2A91">
              <w:rPr>
                <w:rFonts w:hint="eastAsia"/>
                <w:sz w:val="20"/>
              </w:rPr>
              <w:t>予約モード</w:t>
            </w:r>
            <w:r w:rsidRPr="00ED2A91">
              <w:rPr>
                <w:rFonts w:hint="eastAsia"/>
                <w:sz w:val="20"/>
              </w:rPr>
              <w:t>9</w:t>
            </w:r>
            <w:r w:rsidRPr="00ED2A91">
              <w:rPr>
                <w:sz w:val="20"/>
              </w:rPr>
              <w:t>SW</w:t>
            </w:r>
            <w:r w:rsidRPr="00ED2A91">
              <w:rPr>
                <w:rFonts w:hint="eastAsia"/>
                <w:sz w:val="20"/>
              </w:rPr>
              <w:t>操作情報</w:t>
            </w:r>
          </w:p>
          <w:p w14:paraId="10671FA5"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9 switch</w:t>
            </w:r>
          </w:p>
        </w:tc>
      </w:tr>
      <w:tr w:rsidR="00E859BF" w:rsidRPr="006F165D" w14:paraId="2291E1FF"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9450FFA" w14:textId="77777777" w:rsidR="00E859BF" w:rsidRPr="00D74FF4" w:rsidRDefault="00E859BF" w:rsidP="00E859BF">
            <w:pPr>
              <w:rPr>
                <w:color w:val="FF0000"/>
                <w:sz w:val="20"/>
              </w:rPr>
            </w:pPr>
            <w:r w:rsidRPr="00AE2925">
              <w:rPr>
                <w:color w:val="000000"/>
                <w:sz w:val="20"/>
              </w:rPr>
              <w:t>R</w:t>
            </w:r>
            <w:r w:rsidRPr="00AE2925">
              <w:rPr>
                <w:rFonts w:hint="eastAsia"/>
                <w:color w:val="000000"/>
                <w:sz w:val="20"/>
              </w:rPr>
              <w:t>1</w:t>
            </w:r>
            <w:r w:rsidRPr="00AE2925">
              <w:rPr>
                <w:color w:val="000000"/>
                <w:sz w:val="20"/>
              </w:rPr>
              <w:t>0_MDSW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982B07A" w14:textId="77777777" w:rsidR="00E859BF" w:rsidRPr="00D74FF4" w:rsidRDefault="00E859BF" w:rsidP="00E859BF">
            <w:pPr>
              <w:rPr>
                <w:color w:val="FF0000"/>
                <w:sz w:val="20"/>
              </w:rPr>
            </w:pPr>
            <w:r w:rsidRPr="00AE2925">
              <w:rPr>
                <w:color w:val="000000"/>
                <w:sz w:val="20"/>
              </w:rPr>
              <w:t xml:space="preserve">Switch State of reserved mode </w:t>
            </w:r>
            <w:r w:rsidRPr="00AE2925">
              <w:rPr>
                <w:rFonts w:hint="eastAsia"/>
                <w:color w:val="000000"/>
                <w:sz w:val="20"/>
              </w:rPr>
              <w:t>1</w:t>
            </w:r>
            <w:r w:rsidRPr="00AE2925">
              <w:rPr>
                <w:color w:val="000000"/>
                <w:sz w:val="20"/>
              </w:rPr>
              <w:t>0</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5B91D2D"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0SW</w:t>
            </w:r>
            <w:r w:rsidRPr="00AE2925">
              <w:rPr>
                <w:rFonts w:hint="eastAsia"/>
                <w:color w:val="000000"/>
                <w:sz w:val="20"/>
              </w:rPr>
              <w:t>操作情報</w:t>
            </w:r>
          </w:p>
          <w:p w14:paraId="29A10D8F"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10 switch</w:t>
            </w:r>
          </w:p>
        </w:tc>
      </w:tr>
      <w:tr w:rsidR="00E859BF" w:rsidRPr="006F165D" w14:paraId="2E399D77"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197AC35" w14:textId="77777777" w:rsidR="00E859BF" w:rsidRPr="00D74FF4" w:rsidRDefault="00E859BF" w:rsidP="00E859BF">
            <w:pPr>
              <w:rPr>
                <w:color w:val="FF0000"/>
                <w:sz w:val="20"/>
              </w:rPr>
            </w:pPr>
            <w:r w:rsidRPr="00AE2925">
              <w:rPr>
                <w:color w:val="000000"/>
                <w:sz w:val="20"/>
              </w:rPr>
              <w:t>R11_MDSW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2B64C6A" w14:textId="77777777" w:rsidR="00E859BF" w:rsidRPr="00D74FF4" w:rsidRDefault="00E859BF" w:rsidP="00E859BF">
            <w:pPr>
              <w:rPr>
                <w:color w:val="FF0000"/>
                <w:sz w:val="20"/>
              </w:rPr>
            </w:pPr>
            <w:r w:rsidRPr="00AE2925">
              <w:rPr>
                <w:color w:val="000000"/>
                <w:sz w:val="20"/>
              </w:rPr>
              <w:t>Switch State of reserved mode 11</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69E4C35"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1SW</w:t>
            </w:r>
            <w:r w:rsidRPr="00AE2925">
              <w:rPr>
                <w:rFonts w:hint="eastAsia"/>
                <w:color w:val="000000"/>
                <w:sz w:val="20"/>
              </w:rPr>
              <w:t>操作情報</w:t>
            </w:r>
          </w:p>
          <w:p w14:paraId="61DE74F4"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11 switch</w:t>
            </w:r>
          </w:p>
        </w:tc>
      </w:tr>
      <w:tr w:rsidR="00E859BF" w:rsidRPr="006F165D" w14:paraId="7E0EBFFF"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35ABC7D" w14:textId="77777777" w:rsidR="00E859BF" w:rsidRPr="00D74FF4" w:rsidRDefault="00E859BF" w:rsidP="00E859BF">
            <w:pPr>
              <w:rPr>
                <w:color w:val="FF0000"/>
                <w:sz w:val="20"/>
              </w:rPr>
            </w:pPr>
            <w:r w:rsidRPr="00AE2925">
              <w:rPr>
                <w:color w:val="000000"/>
                <w:sz w:val="20"/>
              </w:rPr>
              <w:t>R12_MDSW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AFDF494" w14:textId="77777777" w:rsidR="00E859BF" w:rsidRPr="00D74FF4" w:rsidRDefault="00E859BF" w:rsidP="00E859BF">
            <w:pPr>
              <w:rPr>
                <w:color w:val="FF0000"/>
                <w:sz w:val="20"/>
              </w:rPr>
            </w:pPr>
            <w:r w:rsidRPr="00AE2925">
              <w:rPr>
                <w:color w:val="000000"/>
                <w:sz w:val="20"/>
              </w:rPr>
              <w:t>Switch State of reserved mode 12</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B9CC4A1"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2SW</w:t>
            </w:r>
            <w:r w:rsidRPr="00AE2925">
              <w:rPr>
                <w:rFonts w:hint="eastAsia"/>
                <w:color w:val="000000"/>
                <w:sz w:val="20"/>
              </w:rPr>
              <w:t>操作情報</w:t>
            </w:r>
          </w:p>
          <w:p w14:paraId="48303FDC"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12 switch</w:t>
            </w:r>
          </w:p>
        </w:tc>
      </w:tr>
      <w:tr w:rsidR="00E859BF" w:rsidRPr="006F165D" w14:paraId="2933753E"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6E89B1E" w14:textId="77777777" w:rsidR="00E859BF" w:rsidRPr="00D74FF4" w:rsidRDefault="00E859BF" w:rsidP="00E859BF">
            <w:pPr>
              <w:rPr>
                <w:color w:val="FF0000"/>
                <w:sz w:val="20"/>
              </w:rPr>
            </w:pPr>
            <w:r w:rsidRPr="00AE2925">
              <w:rPr>
                <w:color w:val="000000"/>
                <w:sz w:val="20"/>
              </w:rPr>
              <w:t>R13_MDSW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4937C93" w14:textId="77777777" w:rsidR="00E859BF" w:rsidRPr="00D74FF4" w:rsidRDefault="00E859BF" w:rsidP="00E859BF">
            <w:pPr>
              <w:rPr>
                <w:color w:val="FF0000"/>
                <w:sz w:val="20"/>
              </w:rPr>
            </w:pPr>
            <w:r w:rsidRPr="00AE2925">
              <w:rPr>
                <w:color w:val="000000"/>
                <w:sz w:val="20"/>
              </w:rPr>
              <w:t>Switch State of reserved mode 13</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91F19D3"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3SW</w:t>
            </w:r>
            <w:r w:rsidRPr="00AE2925">
              <w:rPr>
                <w:rFonts w:hint="eastAsia"/>
                <w:color w:val="000000"/>
                <w:sz w:val="20"/>
              </w:rPr>
              <w:t>操作情報</w:t>
            </w:r>
          </w:p>
          <w:p w14:paraId="192E8866"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13 switch</w:t>
            </w:r>
          </w:p>
        </w:tc>
      </w:tr>
      <w:tr w:rsidR="00E859BF" w:rsidRPr="006F165D" w14:paraId="2D482F0C"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6258A3D" w14:textId="77777777" w:rsidR="00E859BF" w:rsidRPr="00D74FF4" w:rsidRDefault="00E859BF" w:rsidP="00E859BF">
            <w:pPr>
              <w:rPr>
                <w:color w:val="FF0000"/>
                <w:sz w:val="20"/>
              </w:rPr>
            </w:pPr>
            <w:r w:rsidRPr="00AE2925">
              <w:rPr>
                <w:color w:val="000000"/>
                <w:sz w:val="20"/>
              </w:rPr>
              <w:t>R14_MDSW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9352146" w14:textId="77777777" w:rsidR="00E859BF" w:rsidRPr="00D74FF4" w:rsidRDefault="00E859BF" w:rsidP="00E859BF">
            <w:pPr>
              <w:rPr>
                <w:color w:val="FF0000"/>
                <w:sz w:val="20"/>
              </w:rPr>
            </w:pPr>
            <w:r w:rsidRPr="00AE2925">
              <w:rPr>
                <w:color w:val="000000"/>
                <w:sz w:val="20"/>
              </w:rPr>
              <w:t>Switch State of reserved mode 14</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64A4F79"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4SW</w:t>
            </w:r>
            <w:r w:rsidRPr="00AE2925">
              <w:rPr>
                <w:rFonts w:hint="eastAsia"/>
                <w:color w:val="000000"/>
                <w:sz w:val="20"/>
              </w:rPr>
              <w:t>操作情報</w:t>
            </w:r>
          </w:p>
          <w:p w14:paraId="4BD7B504" w14:textId="77777777" w:rsidR="00E859BF" w:rsidRPr="00530B49" w:rsidRDefault="00E859BF" w:rsidP="00E859BF">
            <w:pPr>
              <w:rPr>
                <w:rFonts w:hint="eastAsia"/>
                <w:color w:val="00B0F0"/>
                <w:sz w:val="18"/>
                <w:szCs w:val="22"/>
              </w:rPr>
            </w:pPr>
            <w:r w:rsidRPr="00530B49">
              <w:rPr>
                <w:color w:val="00B0F0"/>
                <w:sz w:val="18"/>
                <w:szCs w:val="22"/>
              </w:rPr>
              <w:t>Operated information of Re</w:t>
            </w:r>
            <w:r w:rsidRPr="00530B49">
              <w:rPr>
                <w:rFonts w:hint="eastAsia"/>
                <w:color w:val="00B0F0"/>
                <w:sz w:val="18"/>
                <w:szCs w:val="22"/>
              </w:rPr>
              <w:t>s</w:t>
            </w:r>
            <w:r w:rsidRPr="00530B49">
              <w:rPr>
                <w:color w:val="00B0F0"/>
                <w:sz w:val="18"/>
                <w:szCs w:val="22"/>
              </w:rPr>
              <w:t>erved mode 14 switch</w:t>
            </w:r>
          </w:p>
        </w:tc>
      </w:tr>
      <w:tr w:rsidR="00E859BF" w:rsidRPr="006F165D" w14:paraId="199F26FD"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541BBF9" w14:textId="77777777" w:rsidR="00E859BF" w:rsidRPr="00D74FF4" w:rsidRDefault="00E859BF" w:rsidP="00E859BF">
            <w:pPr>
              <w:rPr>
                <w:color w:val="FF0000"/>
                <w:sz w:val="20"/>
              </w:rPr>
            </w:pPr>
            <w:r w:rsidRPr="00AE2925">
              <w:rPr>
                <w:color w:val="000000"/>
                <w:sz w:val="20"/>
              </w:rPr>
              <w:t>R15_MDSW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5D5066B" w14:textId="77777777" w:rsidR="00E859BF" w:rsidRPr="00D74FF4" w:rsidRDefault="00E859BF" w:rsidP="00E859BF">
            <w:pPr>
              <w:rPr>
                <w:color w:val="FF0000"/>
                <w:sz w:val="20"/>
              </w:rPr>
            </w:pPr>
            <w:r w:rsidRPr="00AE2925">
              <w:rPr>
                <w:color w:val="000000"/>
                <w:sz w:val="20"/>
              </w:rPr>
              <w:t>Switch State of reserved mode 15</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863EADF"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5SW</w:t>
            </w:r>
            <w:r w:rsidRPr="00AE2925">
              <w:rPr>
                <w:rFonts w:hint="eastAsia"/>
                <w:color w:val="000000"/>
                <w:sz w:val="20"/>
              </w:rPr>
              <w:t>操作情報</w:t>
            </w:r>
          </w:p>
          <w:p w14:paraId="0C36491A"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15 switch</w:t>
            </w:r>
          </w:p>
        </w:tc>
      </w:tr>
      <w:tr w:rsidR="00E859BF" w:rsidRPr="006F165D" w14:paraId="6A64781D"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9A788C3" w14:textId="77777777" w:rsidR="00E859BF" w:rsidRPr="00D74FF4" w:rsidRDefault="00E859BF" w:rsidP="00E859BF">
            <w:pPr>
              <w:rPr>
                <w:color w:val="FF0000"/>
                <w:sz w:val="20"/>
              </w:rPr>
            </w:pPr>
            <w:r w:rsidRPr="00AE2925">
              <w:rPr>
                <w:color w:val="000000"/>
                <w:sz w:val="20"/>
              </w:rPr>
              <w:lastRenderedPageBreak/>
              <w:t>R16_MDSW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B3653F0" w14:textId="77777777" w:rsidR="00E859BF" w:rsidRPr="00D74FF4" w:rsidRDefault="00E859BF" w:rsidP="00E859BF">
            <w:pPr>
              <w:rPr>
                <w:color w:val="FF0000"/>
                <w:sz w:val="20"/>
              </w:rPr>
            </w:pPr>
            <w:r w:rsidRPr="00AE2925">
              <w:rPr>
                <w:color w:val="000000"/>
                <w:sz w:val="20"/>
              </w:rPr>
              <w:t>Switch State of reserved mode 16</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E3F19BE"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6SW</w:t>
            </w:r>
            <w:r w:rsidRPr="00AE2925">
              <w:rPr>
                <w:rFonts w:hint="eastAsia"/>
                <w:color w:val="000000"/>
                <w:sz w:val="20"/>
              </w:rPr>
              <w:t>操作情報</w:t>
            </w:r>
          </w:p>
          <w:p w14:paraId="05CB7C19"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16 switch</w:t>
            </w:r>
          </w:p>
        </w:tc>
      </w:tr>
      <w:tr w:rsidR="00E859BF" w:rsidRPr="006F165D" w14:paraId="2B2DA970"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B60D0BF" w14:textId="77777777" w:rsidR="00E859BF" w:rsidRPr="00D74FF4" w:rsidRDefault="00E859BF" w:rsidP="00E859BF">
            <w:pPr>
              <w:rPr>
                <w:color w:val="FF0000"/>
                <w:sz w:val="20"/>
              </w:rPr>
            </w:pPr>
            <w:r w:rsidRPr="00AE2925">
              <w:rPr>
                <w:color w:val="000000"/>
                <w:sz w:val="20"/>
              </w:rPr>
              <w:t>R17_MDSW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C34EB8E" w14:textId="77777777" w:rsidR="00E859BF" w:rsidRPr="00D74FF4" w:rsidRDefault="00E859BF" w:rsidP="00E859BF">
            <w:pPr>
              <w:rPr>
                <w:color w:val="FF0000"/>
                <w:sz w:val="20"/>
              </w:rPr>
            </w:pPr>
            <w:r w:rsidRPr="00AE2925">
              <w:rPr>
                <w:color w:val="000000"/>
                <w:sz w:val="20"/>
              </w:rPr>
              <w:t>Switch State of reserved mode 17</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53D7AF4"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7SW</w:t>
            </w:r>
            <w:r w:rsidRPr="00AE2925">
              <w:rPr>
                <w:rFonts w:hint="eastAsia"/>
                <w:color w:val="000000"/>
                <w:sz w:val="20"/>
              </w:rPr>
              <w:t>操作情報</w:t>
            </w:r>
          </w:p>
          <w:p w14:paraId="32A2D0B6"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17 switch</w:t>
            </w:r>
          </w:p>
        </w:tc>
      </w:tr>
      <w:tr w:rsidR="00E859BF" w:rsidRPr="006F165D" w14:paraId="16A509F7"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1CA06EE" w14:textId="77777777" w:rsidR="00E859BF" w:rsidRPr="00D74FF4" w:rsidRDefault="00E859BF" w:rsidP="00E859BF">
            <w:pPr>
              <w:rPr>
                <w:color w:val="FF0000"/>
                <w:sz w:val="20"/>
              </w:rPr>
            </w:pPr>
            <w:r w:rsidRPr="00AE2925">
              <w:rPr>
                <w:color w:val="000000"/>
                <w:sz w:val="20"/>
              </w:rPr>
              <w:t>R18_MDSW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E7898C1" w14:textId="77777777" w:rsidR="00E859BF" w:rsidRPr="00D74FF4" w:rsidRDefault="00E859BF" w:rsidP="00E859BF">
            <w:pPr>
              <w:rPr>
                <w:color w:val="FF0000"/>
                <w:sz w:val="20"/>
              </w:rPr>
            </w:pPr>
            <w:r w:rsidRPr="00AE2925">
              <w:rPr>
                <w:color w:val="000000"/>
                <w:sz w:val="20"/>
              </w:rPr>
              <w:t>Switch State of reserved mode 18</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388D1BF"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1</w:t>
            </w:r>
            <w:r w:rsidRPr="00AE2925">
              <w:rPr>
                <w:color w:val="000000"/>
                <w:sz w:val="20"/>
              </w:rPr>
              <w:t>8SW</w:t>
            </w:r>
            <w:r w:rsidRPr="00AE2925">
              <w:rPr>
                <w:rFonts w:hint="eastAsia"/>
                <w:color w:val="000000"/>
                <w:sz w:val="20"/>
              </w:rPr>
              <w:t>操作情報</w:t>
            </w:r>
          </w:p>
          <w:p w14:paraId="72E3579D"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18 switch</w:t>
            </w:r>
          </w:p>
        </w:tc>
      </w:tr>
      <w:tr w:rsidR="00E859BF" w:rsidRPr="006F165D" w14:paraId="410B9D29"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47BF9CF" w14:textId="77777777" w:rsidR="00E859BF" w:rsidRPr="00D74FF4" w:rsidRDefault="00E859BF" w:rsidP="00E859BF">
            <w:pPr>
              <w:rPr>
                <w:color w:val="FF0000"/>
                <w:sz w:val="20"/>
              </w:rPr>
            </w:pPr>
            <w:r w:rsidRPr="00AE2925">
              <w:rPr>
                <w:color w:val="000000"/>
                <w:sz w:val="20"/>
              </w:rPr>
              <w:t>R19_MDSW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332B5311" w14:textId="77777777" w:rsidR="00E859BF" w:rsidRPr="00D74FF4" w:rsidRDefault="00E859BF" w:rsidP="00E859BF">
            <w:pPr>
              <w:rPr>
                <w:color w:val="FF0000"/>
                <w:sz w:val="20"/>
              </w:rPr>
            </w:pPr>
            <w:r w:rsidRPr="00AE2925">
              <w:rPr>
                <w:color w:val="000000"/>
                <w:sz w:val="20"/>
              </w:rPr>
              <w:t>Switch State of reserved mode 19</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201E76FD" w14:textId="77777777" w:rsidR="00E859BF" w:rsidRPr="00ED5FE0" w:rsidRDefault="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0SW</w:t>
            </w:r>
            <w:r w:rsidRPr="00AE2925">
              <w:rPr>
                <w:rFonts w:hint="eastAsia"/>
                <w:color w:val="000000"/>
                <w:sz w:val="20"/>
              </w:rPr>
              <w:t>操作情報</w:t>
            </w:r>
          </w:p>
          <w:p w14:paraId="4BC78A25"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20 switch</w:t>
            </w:r>
          </w:p>
        </w:tc>
      </w:tr>
      <w:tr w:rsidR="00E859BF" w:rsidRPr="006F165D" w14:paraId="4A3BCD3B"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5990110" w14:textId="77777777" w:rsidR="00E859BF" w:rsidRPr="00D74FF4" w:rsidRDefault="00E859BF" w:rsidP="002C203A">
            <w:pPr>
              <w:rPr>
                <w:color w:val="FF0000"/>
                <w:sz w:val="20"/>
              </w:rPr>
            </w:pPr>
            <w:r w:rsidRPr="00AE2925">
              <w:rPr>
                <w:color w:val="000000"/>
                <w:sz w:val="20"/>
              </w:rPr>
              <w:t>R20_MDSW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9CAB47B" w14:textId="77777777" w:rsidR="00E859BF" w:rsidRPr="00D74FF4" w:rsidRDefault="00E859BF" w:rsidP="002C203A">
            <w:pPr>
              <w:rPr>
                <w:color w:val="FF0000"/>
                <w:sz w:val="20"/>
              </w:rPr>
            </w:pPr>
            <w:r w:rsidRPr="00AE2925">
              <w:rPr>
                <w:color w:val="000000"/>
                <w:sz w:val="20"/>
              </w:rPr>
              <w:t>Switch State of reserved mode 20</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07A9B4A" w14:textId="77777777" w:rsidR="00E859BF" w:rsidRPr="00ED5FE0" w:rsidRDefault="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0SW</w:t>
            </w:r>
            <w:r w:rsidRPr="00AE2925">
              <w:rPr>
                <w:rFonts w:hint="eastAsia"/>
                <w:color w:val="000000"/>
                <w:sz w:val="20"/>
              </w:rPr>
              <w:t>操作情報</w:t>
            </w:r>
          </w:p>
          <w:p w14:paraId="3AA44019" w14:textId="77777777" w:rsidR="00E859BF" w:rsidRPr="0092183A" w:rsidRDefault="00E859BF" w:rsidP="002C203A">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20 switch</w:t>
            </w:r>
          </w:p>
        </w:tc>
      </w:tr>
      <w:tr w:rsidR="00E859BF" w:rsidRPr="00B91AD7" w14:paraId="366EBBFA"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33D3B94" w14:textId="77777777" w:rsidR="00E859BF" w:rsidRPr="00D74FF4" w:rsidRDefault="00E859BF" w:rsidP="00E859BF">
            <w:pPr>
              <w:rPr>
                <w:color w:val="FF0000"/>
                <w:sz w:val="20"/>
              </w:rPr>
            </w:pPr>
            <w:r w:rsidRPr="00AE2925">
              <w:rPr>
                <w:color w:val="000000"/>
                <w:sz w:val="20"/>
              </w:rPr>
              <w:t>R21_MDSW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F23933B" w14:textId="77777777" w:rsidR="00E859BF" w:rsidRPr="00D74FF4" w:rsidRDefault="00E859BF" w:rsidP="00E859BF">
            <w:pPr>
              <w:rPr>
                <w:color w:val="FF0000"/>
                <w:sz w:val="20"/>
              </w:rPr>
            </w:pPr>
            <w:r w:rsidRPr="00AE2925">
              <w:rPr>
                <w:color w:val="000000"/>
                <w:sz w:val="20"/>
              </w:rPr>
              <w:t>Switch State of reserved mode 21</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2D3F8A7"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1SW</w:t>
            </w:r>
            <w:r w:rsidRPr="00AE2925">
              <w:rPr>
                <w:rFonts w:hint="eastAsia"/>
                <w:color w:val="000000"/>
                <w:sz w:val="20"/>
              </w:rPr>
              <w:t>操作情報</w:t>
            </w:r>
          </w:p>
          <w:p w14:paraId="78F6FDAD"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21 switch</w:t>
            </w:r>
          </w:p>
        </w:tc>
      </w:tr>
      <w:tr w:rsidR="00E859BF" w:rsidRPr="006F165D" w14:paraId="0CA06EEB"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512E2F79" w14:textId="77777777" w:rsidR="00E859BF" w:rsidRPr="00D74FF4" w:rsidRDefault="00E859BF" w:rsidP="00E859BF">
            <w:pPr>
              <w:rPr>
                <w:color w:val="FF0000"/>
                <w:sz w:val="20"/>
              </w:rPr>
            </w:pPr>
            <w:r w:rsidRPr="00AE2925">
              <w:rPr>
                <w:color w:val="000000"/>
                <w:sz w:val="20"/>
              </w:rPr>
              <w:t>R22_MDSW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3E023FF" w14:textId="77777777" w:rsidR="00E859BF" w:rsidRPr="00D74FF4" w:rsidRDefault="00E859BF" w:rsidP="00E859BF">
            <w:pPr>
              <w:rPr>
                <w:color w:val="FF0000"/>
                <w:sz w:val="20"/>
              </w:rPr>
            </w:pPr>
            <w:r w:rsidRPr="00AE2925">
              <w:rPr>
                <w:color w:val="000000"/>
                <w:sz w:val="20"/>
              </w:rPr>
              <w:t>Switch State of reserved mode 22</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8D1F52E"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2SW</w:t>
            </w:r>
            <w:r w:rsidRPr="00AE2925">
              <w:rPr>
                <w:rFonts w:hint="eastAsia"/>
                <w:color w:val="000000"/>
                <w:sz w:val="20"/>
              </w:rPr>
              <w:t>操作情報</w:t>
            </w:r>
          </w:p>
          <w:p w14:paraId="29B7D62E"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22 switch</w:t>
            </w:r>
          </w:p>
        </w:tc>
      </w:tr>
      <w:tr w:rsidR="00E859BF" w:rsidRPr="006F165D" w14:paraId="68FB5ADA"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1CBD670" w14:textId="77777777" w:rsidR="00E859BF" w:rsidRPr="00D74FF4" w:rsidRDefault="00E859BF" w:rsidP="00E859BF">
            <w:pPr>
              <w:rPr>
                <w:color w:val="FF0000"/>
                <w:sz w:val="20"/>
              </w:rPr>
            </w:pPr>
            <w:r w:rsidRPr="00AE2925">
              <w:rPr>
                <w:color w:val="000000"/>
                <w:sz w:val="20"/>
              </w:rPr>
              <w:t>R23_MDSW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3EE287C" w14:textId="77777777" w:rsidR="00E859BF" w:rsidRPr="00D74FF4" w:rsidRDefault="00E859BF" w:rsidP="00E859BF">
            <w:pPr>
              <w:rPr>
                <w:color w:val="FF0000"/>
                <w:sz w:val="20"/>
              </w:rPr>
            </w:pPr>
            <w:r w:rsidRPr="00AE2925">
              <w:rPr>
                <w:color w:val="000000"/>
                <w:sz w:val="20"/>
              </w:rPr>
              <w:t>Switch State of reserved mode 23</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293CD73"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3SW</w:t>
            </w:r>
            <w:r w:rsidRPr="00AE2925">
              <w:rPr>
                <w:rFonts w:hint="eastAsia"/>
                <w:color w:val="000000"/>
                <w:sz w:val="20"/>
              </w:rPr>
              <w:t>操作情報</w:t>
            </w:r>
          </w:p>
          <w:p w14:paraId="5B3DB2A5"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23 switch</w:t>
            </w:r>
          </w:p>
        </w:tc>
      </w:tr>
      <w:tr w:rsidR="00E859BF" w:rsidRPr="00AE2925" w14:paraId="10406EF0" w14:textId="77777777" w:rsidTr="00D73F64">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0DD94127" w14:textId="77777777" w:rsidR="00E859BF" w:rsidRPr="00D74FF4" w:rsidRDefault="00E859BF" w:rsidP="00E859BF">
            <w:pPr>
              <w:rPr>
                <w:color w:val="FF0000"/>
                <w:sz w:val="20"/>
              </w:rPr>
            </w:pPr>
            <w:r w:rsidRPr="00AE2925">
              <w:rPr>
                <w:color w:val="000000"/>
                <w:sz w:val="20"/>
              </w:rPr>
              <w:t>R24_MDSW</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62A5347B" w14:textId="77777777" w:rsidR="00E859BF" w:rsidRPr="00D74FF4" w:rsidRDefault="00E859BF" w:rsidP="00E859BF">
            <w:pPr>
              <w:rPr>
                <w:color w:val="FF0000"/>
                <w:sz w:val="20"/>
              </w:rPr>
            </w:pPr>
            <w:r w:rsidRPr="00AE2925">
              <w:rPr>
                <w:color w:val="000000"/>
                <w:sz w:val="20"/>
              </w:rPr>
              <w:t>Switch State of reserved mode 24</w:t>
            </w:r>
          </w:p>
        </w:tc>
        <w:tc>
          <w:tcPr>
            <w:tcW w:w="4678"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76DB3F2D" w14:textId="77777777" w:rsidR="00E859BF" w:rsidRPr="00ED5FE0" w:rsidRDefault="00E859BF" w:rsidP="00E859BF">
            <w:pPr>
              <w:rPr>
                <w:color w:val="00B0F0"/>
                <w:sz w:val="18"/>
                <w:szCs w:val="22"/>
              </w:rPr>
            </w:pPr>
            <w:r w:rsidRPr="00AE2925">
              <w:rPr>
                <w:rFonts w:hint="eastAsia"/>
                <w:color w:val="000000"/>
                <w:sz w:val="20"/>
              </w:rPr>
              <w:t>予約モード</w:t>
            </w:r>
            <w:r w:rsidRPr="00AE2925">
              <w:rPr>
                <w:rFonts w:hint="eastAsia"/>
                <w:color w:val="000000"/>
                <w:sz w:val="20"/>
              </w:rPr>
              <w:t>2</w:t>
            </w:r>
            <w:r w:rsidRPr="00AE2925">
              <w:rPr>
                <w:color w:val="000000"/>
                <w:sz w:val="20"/>
              </w:rPr>
              <w:t>4SW</w:t>
            </w:r>
            <w:r w:rsidRPr="00AE2925">
              <w:rPr>
                <w:rFonts w:hint="eastAsia"/>
                <w:color w:val="000000"/>
                <w:sz w:val="20"/>
              </w:rPr>
              <w:t>操作情報</w:t>
            </w:r>
          </w:p>
          <w:p w14:paraId="5413A226" w14:textId="77777777" w:rsidR="00E859BF" w:rsidRPr="0092183A" w:rsidRDefault="00E859BF" w:rsidP="00E859BF">
            <w:pPr>
              <w:rPr>
                <w:rFonts w:hint="eastAsia"/>
                <w:color w:val="00B0F0"/>
                <w:sz w:val="18"/>
                <w:szCs w:val="22"/>
              </w:rPr>
            </w:pPr>
            <w:r w:rsidRPr="0092183A">
              <w:rPr>
                <w:color w:val="00B0F0"/>
                <w:sz w:val="18"/>
                <w:szCs w:val="22"/>
              </w:rPr>
              <w:t>Operated information of Re</w:t>
            </w:r>
            <w:r w:rsidRPr="0092183A">
              <w:rPr>
                <w:rFonts w:hint="eastAsia"/>
                <w:color w:val="00B0F0"/>
                <w:sz w:val="18"/>
                <w:szCs w:val="22"/>
              </w:rPr>
              <w:t>s</w:t>
            </w:r>
            <w:r w:rsidRPr="0092183A">
              <w:rPr>
                <w:color w:val="00B0F0"/>
                <w:sz w:val="18"/>
                <w:szCs w:val="22"/>
              </w:rPr>
              <w:t>erved mode 24 switch</w:t>
            </w:r>
          </w:p>
        </w:tc>
      </w:tr>
    </w:tbl>
    <w:p w14:paraId="12ECAC94" w14:textId="77777777" w:rsidR="00797BCC" w:rsidRPr="00ED2A91" w:rsidRDefault="00797BCC" w:rsidP="00797BCC">
      <w:pPr>
        <w:ind w:firstLine="840"/>
        <w:rPr>
          <w:rFonts w:hint="eastAsia"/>
        </w:rPr>
      </w:pPr>
      <w:r w:rsidRPr="00ED2A91">
        <w:rPr>
          <w:rFonts w:hint="eastAsia"/>
        </w:rPr>
        <w:t>※</w:t>
      </w:r>
      <w:r w:rsidRPr="00ED2A91">
        <w:rPr>
          <w:rFonts w:hint="eastAsia"/>
        </w:rPr>
        <w:t>1.</w:t>
      </w:r>
      <w:r w:rsidRPr="00ED2A91">
        <w:rPr>
          <w:rFonts w:hint="eastAsia"/>
        </w:rPr>
        <w:t xml:space="preserve">　</w:t>
      </w:r>
      <w:r w:rsidRPr="00ED2A91">
        <w:rPr>
          <w:rFonts w:hint="eastAsia"/>
        </w:rPr>
        <w:t>Reserve</w:t>
      </w:r>
      <w:r w:rsidRPr="00ED2A91">
        <w:rPr>
          <w:rFonts w:hint="eastAsia"/>
        </w:rPr>
        <w:t>は未定義と同様、処置不要</w:t>
      </w:r>
    </w:p>
    <w:p w14:paraId="1CA576DF" w14:textId="77777777" w:rsidR="00797BCC" w:rsidRPr="007F2622" w:rsidRDefault="00797BCC" w:rsidP="00797BCC">
      <w:pPr>
        <w:ind w:left="840"/>
        <w:rPr>
          <w:color w:val="00B0F0"/>
        </w:rPr>
      </w:pPr>
      <w:r w:rsidRPr="007F2622">
        <w:rPr>
          <w:color w:val="00B0F0"/>
        </w:rPr>
        <w:t>Reserve is the same as undefined, no action is required.</w:t>
      </w:r>
    </w:p>
    <w:p w14:paraId="12CDF8F8" w14:textId="77777777" w:rsidR="00E61971" w:rsidRPr="00797BCC" w:rsidRDefault="00E61971" w:rsidP="00136B41"/>
    <w:p w14:paraId="02D4FF2A" w14:textId="77777777" w:rsidR="00CC1926" w:rsidRPr="00AE2925" w:rsidRDefault="00CC1926" w:rsidP="00CC1926">
      <w:pPr>
        <w:ind w:leftChars="200" w:left="386"/>
        <w:rPr>
          <w:rFonts w:eastAsia="フレームラベル" w:hint="eastAsia"/>
          <w:color w:val="000000"/>
        </w:rPr>
      </w:pPr>
      <w:r w:rsidRPr="00ED2A91">
        <w:rPr>
          <w:rFonts w:hint="eastAsia"/>
          <w:szCs w:val="21"/>
        </w:rPr>
        <w:t>メッセージラベル</w:t>
      </w:r>
      <w:r w:rsidR="007F2622">
        <w:rPr>
          <w:rFonts w:hint="eastAsia"/>
          <w:szCs w:val="21"/>
        </w:rPr>
        <w:t xml:space="preserve"> </w:t>
      </w:r>
      <w:r w:rsidRPr="007F2622">
        <w:rPr>
          <w:rFonts w:hint="eastAsia"/>
          <w:color w:val="00B0F0"/>
          <w:sz w:val="20"/>
          <w:szCs w:val="20"/>
        </w:rPr>
        <w:t xml:space="preserve">/ </w:t>
      </w:r>
      <w:r w:rsidRPr="007F2622">
        <w:rPr>
          <w:color w:val="00B0F0"/>
          <w:sz w:val="20"/>
          <w:szCs w:val="20"/>
        </w:rPr>
        <w:t xml:space="preserve">Msg. </w:t>
      </w:r>
      <w:r w:rsidRPr="007F2622">
        <w:rPr>
          <w:rFonts w:hint="eastAsia"/>
          <w:color w:val="00B0F0"/>
          <w:sz w:val="20"/>
          <w:szCs w:val="20"/>
        </w:rPr>
        <w:t>labe</w:t>
      </w:r>
      <w:r w:rsidRPr="007F2622">
        <w:rPr>
          <w:color w:val="00B0F0"/>
          <w:sz w:val="20"/>
          <w:szCs w:val="20"/>
        </w:rPr>
        <w:t>l</w:t>
      </w:r>
      <w:r w:rsidRPr="00ED2A91">
        <w:rPr>
          <w:rFonts w:hint="eastAsia"/>
          <w:sz w:val="20"/>
          <w:szCs w:val="20"/>
        </w:rPr>
        <w:t xml:space="preserve"> </w:t>
      </w:r>
      <w:r w:rsidR="005A02B4" w:rsidRPr="00ED2A91">
        <w:rPr>
          <w:rFonts w:hint="eastAsia"/>
          <w:sz w:val="20"/>
          <w:szCs w:val="20"/>
        </w:rPr>
        <w:t xml:space="preserve"> </w:t>
      </w:r>
      <w:r w:rsidR="005A02B4" w:rsidRPr="00ED2A91">
        <w:rPr>
          <w:rFonts w:hint="eastAsia"/>
        </w:rPr>
        <w:t>A</w:t>
      </w:r>
      <w:r w:rsidR="005A02B4" w:rsidRPr="00ED2A91">
        <w:t>VN1S39</w:t>
      </w:r>
    </w:p>
    <w:p w14:paraId="404DA328" w14:textId="77777777" w:rsidR="00CC1926" w:rsidRPr="007F2622" w:rsidRDefault="00CC1926" w:rsidP="00CC1926">
      <w:pPr>
        <w:ind w:leftChars="200" w:left="386"/>
        <w:rPr>
          <w:rFonts w:hint="eastAsia"/>
          <w:color w:val="00B0F0"/>
        </w:rPr>
      </w:pPr>
      <w:r w:rsidRPr="00ED2A91">
        <w:rPr>
          <w:rFonts w:hint="eastAsia"/>
        </w:rPr>
        <w:t>データラベル</w:t>
      </w:r>
      <w:r w:rsidR="007F2622">
        <w:rPr>
          <w:rFonts w:hint="eastAsia"/>
        </w:rPr>
        <w:t xml:space="preserve"> </w:t>
      </w:r>
      <w:r w:rsidRPr="007F2622">
        <w:rPr>
          <w:rFonts w:hint="eastAsia"/>
          <w:color w:val="00B0F0"/>
          <w:sz w:val="20"/>
          <w:szCs w:val="22"/>
        </w:rPr>
        <w:t>/ Data label</w:t>
      </w:r>
      <w:r w:rsidRPr="00ED2A91">
        <w:rPr>
          <w:rFonts w:hint="eastAsia"/>
        </w:rPr>
        <w:t>：下表参照</w:t>
      </w:r>
      <w:r w:rsidR="007F2622">
        <w:rPr>
          <w:rFonts w:hint="eastAsia"/>
        </w:rPr>
        <w:t xml:space="preserve"> </w:t>
      </w:r>
      <w:r w:rsidRPr="007F2622">
        <w:rPr>
          <w:rFonts w:hint="eastAsia"/>
          <w:color w:val="00B0F0"/>
        </w:rPr>
        <w:t>/ Refer to the below table</w:t>
      </w:r>
    </w:p>
    <w:p w14:paraId="7D791883" w14:textId="77777777" w:rsidR="00CC1926" w:rsidRPr="007F2622" w:rsidRDefault="00CC1926" w:rsidP="00CC1926">
      <w:pPr>
        <w:ind w:leftChars="200" w:left="386"/>
        <w:rPr>
          <w:color w:val="00B0F0"/>
        </w:rPr>
      </w:pPr>
      <w:r w:rsidRPr="00ED2A91">
        <w:rPr>
          <w:rFonts w:hint="eastAsia"/>
        </w:rPr>
        <w:t>初期値</w:t>
      </w:r>
      <w:r w:rsidR="007F2622">
        <w:rPr>
          <w:rFonts w:hint="eastAsia"/>
        </w:rPr>
        <w:t xml:space="preserve"> </w:t>
      </w:r>
      <w:r w:rsidRPr="007F2622">
        <w:rPr>
          <w:rFonts w:hint="eastAsia"/>
          <w:color w:val="00B0F0"/>
          <w:sz w:val="20"/>
          <w:szCs w:val="22"/>
        </w:rPr>
        <w:t>/ Initial value</w:t>
      </w:r>
      <w:r w:rsidRPr="00ED2A91">
        <w:rPr>
          <w:rFonts w:hint="eastAsia"/>
        </w:rPr>
        <w:t>：非表示中</w:t>
      </w:r>
      <w:r w:rsidR="007F2622">
        <w:rPr>
          <w:rFonts w:hint="eastAsia"/>
        </w:rPr>
        <w:t xml:space="preserve"> </w:t>
      </w:r>
      <w:r w:rsidRPr="007F2622">
        <w:rPr>
          <w:rFonts w:hint="eastAsia"/>
          <w:color w:val="00B0F0"/>
        </w:rPr>
        <w:t>/ Not</w:t>
      </w:r>
      <w:r w:rsidRPr="007F2622">
        <w:rPr>
          <w:color w:val="00B0F0"/>
        </w:rPr>
        <w:t xml:space="preserve"> displaying</w:t>
      </w:r>
    </w:p>
    <w:p w14:paraId="29AE4869" w14:textId="77777777" w:rsidR="00041C3D" w:rsidRPr="00AE2925" w:rsidRDefault="00041C3D" w:rsidP="00041C3D">
      <w:pPr>
        <w:rPr>
          <w:color w:val="000000"/>
        </w:rPr>
      </w:pPr>
    </w:p>
    <w:tbl>
      <w:tblPr>
        <w:tblW w:w="9464" w:type="dxa"/>
        <w:tblInd w:w="36" w:type="dxa"/>
        <w:tblCellMar>
          <w:left w:w="0" w:type="dxa"/>
          <w:right w:w="0" w:type="dxa"/>
        </w:tblCellMar>
        <w:tblLook w:val="0420" w:firstRow="1" w:lastRow="0" w:firstColumn="0" w:lastColumn="0" w:noHBand="0" w:noVBand="1"/>
      </w:tblPr>
      <w:tblGrid>
        <w:gridCol w:w="2130"/>
        <w:gridCol w:w="2656"/>
        <w:gridCol w:w="4678"/>
        <w:tblGridChange w:id="177">
          <w:tblGrid>
            <w:gridCol w:w="2130"/>
            <w:gridCol w:w="2656"/>
            <w:gridCol w:w="4678"/>
          </w:tblGrid>
        </w:tblGridChange>
      </w:tblGrid>
      <w:tr w:rsidR="00E859BF" w:rsidRPr="00ED5FE0" w14:paraId="7AA45F02" w14:textId="77777777" w:rsidTr="00E859BF">
        <w:tc>
          <w:tcPr>
            <w:tcW w:w="2130"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1E1CB080" w14:textId="77777777" w:rsidR="00E859BF" w:rsidRPr="00ED2A91" w:rsidRDefault="00E859BF" w:rsidP="00E859BF">
            <w:pPr>
              <w:rPr>
                <w:rFonts w:hint="eastAsia"/>
                <w:sz w:val="20"/>
              </w:rPr>
            </w:pPr>
            <w:r w:rsidRPr="00ED2A91">
              <w:rPr>
                <w:sz w:val="20"/>
              </w:rPr>
              <w:t>DM_AVN_D</w:t>
            </w:r>
          </w:p>
        </w:tc>
        <w:tc>
          <w:tcPr>
            <w:tcW w:w="2656" w:type="dxa"/>
            <w:tcBorders>
              <w:top w:val="single" w:sz="4" w:space="0" w:color="000000"/>
              <w:left w:val="single" w:sz="4" w:space="0" w:color="000000"/>
              <w:bottom w:val="single" w:sz="4" w:space="0" w:color="000000"/>
              <w:right w:val="single" w:sz="4" w:space="0" w:color="000000"/>
            </w:tcBorders>
            <w:shd w:val="clear" w:color="auto" w:fill="auto"/>
            <w:tcMar>
              <w:top w:w="28" w:type="dxa"/>
              <w:left w:w="144" w:type="dxa"/>
              <w:bottom w:w="28" w:type="dxa"/>
              <w:right w:w="144" w:type="dxa"/>
            </w:tcMar>
            <w:vAlign w:val="center"/>
          </w:tcPr>
          <w:p w14:paraId="4DABD57F" w14:textId="77777777" w:rsidR="00E859BF" w:rsidRPr="00ED2A91" w:rsidRDefault="00E859BF" w:rsidP="00E859BF">
            <w:pPr>
              <w:rPr>
                <w:sz w:val="20"/>
              </w:rPr>
            </w:pPr>
            <w:r w:rsidRPr="00ED2A91">
              <w:rPr>
                <w:sz w:val="20"/>
              </w:rPr>
              <w:t xml:space="preserve">Status of Drive </w:t>
            </w:r>
            <w:r w:rsidRPr="00ED2A91">
              <w:rPr>
                <w:rFonts w:hint="eastAsia"/>
                <w:sz w:val="20"/>
              </w:rPr>
              <w:t>M</w:t>
            </w:r>
            <w:r w:rsidRPr="00ED2A91">
              <w:rPr>
                <w:sz w:val="20"/>
              </w:rPr>
              <w:t xml:space="preserve">ode selection display </w:t>
            </w:r>
          </w:p>
        </w:tc>
        <w:tc>
          <w:tcPr>
            <w:tcW w:w="4678" w:type="dxa"/>
            <w:tcBorders>
              <w:top w:val="single" w:sz="4" w:space="0" w:color="000000"/>
              <w:left w:val="single" w:sz="4" w:space="0" w:color="000000"/>
              <w:bottom w:val="single" w:sz="4" w:space="0" w:color="000000"/>
              <w:right w:val="single" w:sz="4" w:space="0" w:color="000000"/>
            </w:tcBorders>
            <w:vAlign w:val="center"/>
          </w:tcPr>
          <w:p w14:paraId="542A4F6A" w14:textId="77777777" w:rsidR="00E859BF" w:rsidRPr="000D218D" w:rsidRDefault="00E859BF" w:rsidP="00E859BF">
            <w:pPr>
              <w:rPr>
                <w:sz w:val="18"/>
                <w:szCs w:val="22"/>
              </w:rPr>
            </w:pPr>
            <w:r w:rsidRPr="00ED2A91">
              <w:rPr>
                <w:rFonts w:hint="eastAsia"/>
                <w:sz w:val="20"/>
              </w:rPr>
              <w:t>モード選択画面表示状態</w:t>
            </w:r>
          </w:p>
          <w:p w14:paraId="76356D05" w14:textId="77777777" w:rsidR="00E859BF" w:rsidRPr="0092183A" w:rsidRDefault="00E859BF" w:rsidP="00E859BF">
            <w:pPr>
              <w:rPr>
                <w:rFonts w:hint="eastAsia"/>
                <w:color w:val="00B0F0"/>
                <w:sz w:val="20"/>
              </w:rPr>
            </w:pPr>
            <w:r w:rsidRPr="0092183A">
              <w:rPr>
                <w:color w:val="00B0F0"/>
                <w:sz w:val="18"/>
                <w:szCs w:val="22"/>
              </w:rPr>
              <w:t xml:space="preserve">Status of Drive </w:t>
            </w:r>
            <w:r w:rsidRPr="0092183A">
              <w:rPr>
                <w:rFonts w:hint="eastAsia"/>
                <w:color w:val="00B0F0"/>
                <w:sz w:val="18"/>
                <w:szCs w:val="22"/>
              </w:rPr>
              <w:t>M</w:t>
            </w:r>
            <w:r w:rsidRPr="0092183A">
              <w:rPr>
                <w:color w:val="00B0F0"/>
                <w:sz w:val="18"/>
                <w:szCs w:val="22"/>
              </w:rPr>
              <w:t>ode selection display</w:t>
            </w:r>
          </w:p>
        </w:tc>
      </w:tr>
    </w:tbl>
    <w:p w14:paraId="0EDDDC38" w14:textId="77777777" w:rsidR="00FC23B0" w:rsidRDefault="00FC23B0" w:rsidP="00136B41"/>
    <w:p w14:paraId="705619FF" w14:textId="77777777" w:rsidR="004D1230" w:rsidRDefault="004D1230" w:rsidP="00136B41"/>
    <w:p w14:paraId="32303AAE" w14:textId="77777777" w:rsidR="004D1230" w:rsidRDefault="004D1230" w:rsidP="00136B41"/>
    <w:p w14:paraId="7F48068A" w14:textId="77777777" w:rsidR="004D1230" w:rsidRPr="00ED5FE0" w:rsidRDefault="004D1230" w:rsidP="00136B41">
      <w:pPr>
        <w:rPr>
          <w:rFonts w:hint="eastAsia"/>
        </w:rPr>
      </w:pPr>
    </w:p>
    <w:p w14:paraId="092FDA77" w14:textId="77777777" w:rsidR="00AB0561" w:rsidRPr="00ED5FE0" w:rsidRDefault="00AB0561" w:rsidP="00CC17EE">
      <w:pPr>
        <w:pStyle w:val="Heading3"/>
        <w:rPr>
          <w:color w:val="00B0F0"/>
          <w:sz w:val="20"/>
          <w:szCs w:val="22"/>
        </w:rPr>
      </w:pPr>
      <w:bookmarkStart w:id="178" w:name="_Toc166749002"/>
      <w:bookmarkStart w:id="179" w:name="_Ref204237108"/>
      <w:bookmarkStart w:id="180" w:name="_Toc207119747"/>
      <w:r w:rsidRPr="00ED5FE0">
        <w:rPr>
          <w:rFonts w:hint="eastAsia"/>
        </w:rPr>
        <w:t>CAN</w:t>
      </w:r>
      <w:r w:rsidRPr="00ED5FE0">
        <w:rPr>
          <w:rFonts w:hint="eastAsia"/>
        </w:rPr>
        <w:t>出力信号処理（</w:t>
      </w:r>
      <w:r w:rsidR="00501771" w:rsidRPr="00ED5FE0">
        <w:rPr>
          <w:rFonts w:hint="eastAsia"/>
        </w:rPr>
        <w:t>D</w:t>
      </w:r>
      <w:r w:rsidR="00501771" w:rsidRPr="00ED5FE0">
        <w:t>MS</w:t>
      </w:r>
      <w:r w:rsidR="00501771" w:rsidRPr="00ED5FE0">
        <w:rPr>
          <w:rFonts w:hint="eastAsia"/>
        </w:rPr>
        <w:t>ソフトスイッチ</w:t>
      </w:r>
      <w:r w:rsidRPr="00ED5FE0">
        <w:rPr>
          <w:rFonts w:hint="eastAsia"/>
        </w:rPr>
        <w:t>）</w:t>
      </w:r>
      <w:r w:rsidRPr="00ED5FE0">
        <w:rPr>
          <w:rFonts w:hint="eastAsia"/>
          <w:color w:val="00B0F0"/>
          <w:sz w:val="20"/>
          <w:szCs w:val="22"/>
        </w:rPr>
        <w:t>/ Process order of CAN output signal (F</w:t>
      </w:r>
      <w:r w:rsidRPr="00ED5FE0">
        <w:rPr>
          <w:color w:val="00B0F0"/>
          <w:sz w:val="20"/>
          <w:szCs w:val="22"/>
        </w:rPr>
        <w:t>o</w:t>
      </w:r>
      <w:r w:rsidRPr="00ED5FE0">
        <w:rPr>
          <w:rFonts w:hint="eastAsia"/>
          <w:color w:val="00B0F0"/>
          <w:sz w:val="20"/>
          <w:szCs w:val="22"/>
        </w:rPr>
        <w:t xml:space="preserve">r DMS </w:t>
      </w:r>
      <w:r w:rsidR="00501771" w:rsidRPr="00ED5FE0">
        <w:rPr>
          <w:color w:val="00B0F0"/>
          <w:sz w:val="20"/>
          <w:szCs w:val="22"/>
        </w:rPr>
        <w:t>software</w:t>
      </w:r>
      <w:r w:rsidRPr="00ED5FE0">
        <w:rPr>
          <w:color w:val="00B0F0"/>
          <w:sz w:val="20"/>
          <w:szCs w:val="22"/>
        </w:rPr>
        <w:t xml:space="preserve"> switch</w:t>
      </w:r>
      <w:r w:rsidRPr="00ED5FE0">
        <w:rPr>
          <w:rFonts w:hint="eastAsia"/>
          <w:color w:val="00B0F0"/>
          <w:sz w:val="20"/>
          <w:szCs w:val="22"/>
        </w:rPr>
        <w:t>)</w:t>
      </w:r>
      <w:bookmarkEnd w:id="178"/>
      <w:bookmarkEnd w:id="179"/>
      <w:bookmarkEnd w:id="180"/>
    </w:p>
    <w:p w14:paraId="0BDCC44D" w14:textId="77777777" w:rsidR="00915487" w:rsidRPr="00ED5FE0" w:rsidRDefault="00915487" w:rsidP="00915487">
      <w:pPr>
        <w:rPr>
          <w:rFonts w:hint="eastAsia"/>
        </w:rPr>
      </w:pPr>
    </w:p>
    <w:p w14:paraId="2F6372E0" w14:textId="77777777" w:rsidR="00AB0561" w:rsidRPr="00ED5FE0" w:rsidRDefault="00AB0561" w:rsidP="00AB0561">
      <w:pPr>
        <w:ind w:leftChars="200" w:left="386"/>
        <w:rPr>
          <w:rFonts w:hint="eastAsia"/>
        </w:rPr>
      </w:pPr>
      <w:r w:rsidRPr="00ED5FE0">
        <w:rPr>
          <w:rFonts w:hint="eastAsia"/>
        </w:rPr>
        <w:t>本フレームのＳＷ情報は、</w:t>
      </w:r>
      <w:r w:rsidR="00102687" w:rsidRPr="00ED5FE0">
        <w:rPr>
          <w:rFonts w:hint="eastAsia"/>
        </w:rPr>
        <w:t>ソフトスイッチ画面</w:t>
      </w:r>
      <w:r w:rsidRPr="00ED5FE0">
        <w:rPr>
          <w:rFonts w:hint="eastAsia"/>
        </w:rPr>
        <w:t>以外では、常時、無押下状態にセットする。</w:t>
      </w:r>
    </w:p>
    <w:p w14:paraId="153AB7FF" w14:textId="77777777" w:rsidR="00AB0561" w:rsidRPr="00ED5FE0" w:rsidRDefault="00AB0561" w:rsidP="00AB0561">
      <w:pPr>
        <w:ind w:leftChars="200" w:left="477" w:hangingChars="50" w:hanging="91"/>
        <w:rPr>
          <w:rFonts w:hint="eastAsia"/>
          <w:color w:val="00B0F0"/>
          <w:sz w:val="20"/>
          <w:szCs w:val="22"/>
        </w:rPr>
      </w:pPr>
      <w:r w:rsidRPr="00ED5FE0">
        <w:rPr>
          <w:rFonts w:hint="eastAsia"/>
          <w:color w:val="00B0F0"/>
          <w:sz w:val="20"/>
          <w:szCs w:val="22"/>
        </w:rPr>
        <w:t xml:space="preserve">When AVN screen displays screen other than DMS </w:t>
      </w:r>
      <w:r w:rsidR="00102687" w:rsidRPr="00ED5FE0">
        <w:rPr>
          <w:color w:val="00B0F0"/>
          <w:sz w:val="20"/>
          <w:szCs w:val="22"/>
        </w:rPr>
        <w:t>software switch</w:t>
      </w:r>
      <w:r w:rsidRPr="00ED5FE0">
        <w:rPr>
          <w:rFonts w:hint="eastAsia"/>
          <w:color w:val="00B0F0"/>
          <w:sz w:val="20"/>
          <w:szCs w:val="22"/>
        </w:rPr>
        <w:t>, all the signal value described in 2.2.</w:t>
      </w:r>
      <w:r w:rsidR="00FB24B8" w:rsidRPr="00ED5FE0">
        <w:rPr>
          <w:color w:val="00B0F0"/>
          <w:sz w:val="20"/>
          <w:szCs w:val="22"/>
        </w:rPr>
        <w:t>4</w:t>
      </w:r>
      <w:r w:rsidRPr="00ED5FE0">
        <w:rPr>
          <w:rFonts w:hint="eastAsia"/>
          <w:color w:val="00B0F0"/>
          <w:sz w:val="20"/>
          <w:szCs w:val="22"/>
        </w:rPr>
        <w:t xml:space="preserve"> as </w:t>
      </w:r>
      <w:r w:rsidRPr="00ED5FE0">
        <w:rPr>
          <w:color w:val="00B0F0"/>
          <w:sz w:val="20"/>
          <w:szCs w:val="22"/>
        </w:rPr>
        <w:t>“</w:t>
      </w:r>
      <w:r w:rsidRPr="00ED5FE0">
        <w:rPr>
          <w:rFonts w:hint="eastAsia"/>
          <w:color w:val="00B0F0"/>
          <w:sz w:val="20"/>
          <w:szCs w:val="22"/>
        </w:rPr>
        <w:t>No user operation</w:t>
      </w:r>
      <w:r w:rsidRPr="00ED5FE0">
        <w:rPr>
          <w:color w:val="00B0F0"/>
          <w:sz w:val="20"/>
          <w:szCs w:val="22"/>
        </w:rPr>
        <w:t>”</w:t>
      </w:r>
      <w:r w:rsidRPr="00ED5FE0">
        <w:rPr>
          <w:rFonts w:hint="eastAsia"/>
          <w:color w:val="00B0F0"/>
          <w:sz w:val="20"/>
          <w:szCs w:val="22"/>
        </w:rPr>
        <w:t xml:space="preserve">. </w:t>
      </w:r>
    </w:p>
    <w:p w14:paraId="08B16318" w14:textId="77777777" w:rsidR="00AB0561" w:rsidRPr="00ED5FE0" w:rsidRDefault="00AB0561">
      <w:pPr>
        <w:numPr>
          <w:ilvl w:val="0"/>
          <w:numId w:val="4"/>
        </w:numPr>
        <w:tabs>
          <w:tab w:val="num" w:pos="1070"/>
        </w:tabs>
        <w:ind w:left="1070"/>
        <w:rPr>
          <w:rFonts w:hint="eastAsia"/>
        </w:rPr>
      </w:pPr>
      <w:r w:rsidRPr="00ED5FE0">
        <w:rPr>
          <w:rFonts w:hint="eastAsia"/>
        </w:rPr>
        <w:t>IG</w:t>
      </w:r>
      <w:r w:rsidRPr="00ED2A91">
        <w:rPr>
          <w:rFonts w:hint="eastAsia"/>
        </w:rPr>
        <w:t xml:space="preserve"> ON</w:t>
      </w:r>
      <w:r w:rsidR="00081970" w:rsidRPr="00ED2A91">
        <w:rPr>
          <w:rFonts w:hint="eastAsia"/>
        </w:rPr>
        <w:t>(</w:t>
      </w:r>
      <w:r w:rsidR="00081970" w:rsidRPr="00ED2A91">
        <w:t>BEV Step3 :Power-ON)</w:t>
      </w:r>
      <w:r w:rsidRPr="00ED2A91">
        <w:rPr>
          <w:rFonts w:hint="eastAsia"/>
        </w:rPr>
        <w:t>を検出後、１秒定期</w:t>
      </w:r>
      <w:r w:rsidRPr="00ED5FE0">
        <w:rPr>
          <w:rFonts w:hint="eastAsia"/>
        </w:rPr>
        <w:t>で信号を送信する。</w:t>
      </w:r>
    </w:p>
    <w:p w14:paraId="18333EB4" w14:textId="77777777" w:rsidR="00AB0561" w:rsidRPr="00ED5FE0" w:rsidRDefault="00AB0561" w:rsidP="00AB0561">
      <w:pPr>
        <w:ind w:left="1070"/>
        <w:rPr>
          <w:rFonts w:hint="eastAsia"/>
          <w:color w:val="00B0F0"/>
          <w:sz w:val="20"/>
          <w:szCs w:val="22"/>
        </w:rPr>
      </w:pPr>
      <w:r w:rsidRPr="00ED5FE0">
        <w:rPr>
          <w:rFonts w:hint="eastAsia"/>
          <w:color w:val="00B0F0"/>
          <w:sz w:val="20"/>
          <w:szCs w:val="22"/>
        </w:rPr>
        <w:t>Cyclically transmits above signal every 1sec after detecting IG-ON</w:t>
      </w:r>
      <w:r w:rsidR="00081970" w:rsidRPr="007F2622">
        <w:rPr>
          <w:rFonts w:hint="eastAsia"/>
          <w:color w:val="00B0F0"/>
        </w:rPr>
        <w:t>(</w:t>
      </w:r>
      <w:r w:rsidR="00081970" w:rsidRPr="007F2622">
        <w:rPr>
          <w:color w:val="00B0F0"/>
        </w:rPr>
        <w:t>BEV Step3 :Power-ON)</w:t>
      </w:r>
      <w:r w:rsidRPr="007F2622">
        <w:rPr>
          <w:rFonts w:hint="eastAsia"/>
          <w:color w:val="00B0F0"/>
          <w:sz w:val="20"/>
          <w:szCs w:val="22"/>
        </w:rPr>
        <w:t>.</w:t>
      </w:r>
    </w:p>
    <w:p w14:paraId="00F92E9A" w14:textId="4107DE12" w:rsidR="00AB0561" w:rsidRDefault="00FB37A0">
      <w:pPr>
        <w:numPr>
          <w:ilvl w:val="0"/>
          <w:numId w:val="4"/>
        </w:numPr>
        <w:tabs>
          <w:tab w:val="num" w:pos="1070"/>
        </w:tabs>
        <w:ind w:left="1070"/>
      </w:pPr>
      <w:bookmarkStart w:id="181" w:name="_Ref204236646"/>
      <w:r>
        <w:rPr>
          <w:rFonts w:hint="eastAsia"/>
          <w:b/>
          <w:bCs/>
          <w:noProof/>
          <w:color w:val="FF0000"/>
          <w:u w:val="single"/>
        </w:rPr>
        <mc:AlternateContent>
          <mc:Choice Requires="wps">
            <w:drawing>
              <wp:anchor distT="0" distB="0" distL="114300" distR="114300" simplePos="0" relativeHeight="251869696" behindDoc="0" locked="0" layoutInCell="1" allowOverlap="1" wp14:anchorId="2C4B24E0" wp14:editId="7F67828A">
                <wp:simplePos x="0" y="0"/>
                <wp:positionH relativeFrom="column">
                  <wp:posOffset>356870</wp:posOffset>
                </wp:positionH>
                <wp:positionV relativeFrom="paragraph">
                  <wp:posOffset>175895</wp:posOffset>
                </wp:positionV>
                <wp:extent cx="303530" cy="278765"/>
                <wp:effectExtent l="635" t="1270" r="635" b="0"/>
                <wp:wrapNone/>
                <wp:docPr id="8511" name="Text Box 8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87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0000"/>
                              </a:solidFill>
                              <a:miter lim="800000"/>
                              <a:headEnd/>
                              <a:tailEnd/>
                            </a14:hiddenLine>
                          </a:ext>
                          <a:ext uri="{AF507438-7753-43E0-B8FC-AC1667EBCBE1}">
                            <a14:hiddenEffects xmlns:a14="http://schemas.microsoft.com/office/drawing/2010/main">
                              <a:effectLst/>
                            </a14:hiddenEffects>
                          </a:ext>
                        </a:extLst>
                      </wps:spPr>
                      <wps:txbx>
                        <w:txbxContent>
                          <w:p w14:paraId="1FF280AF" w14:textId="77777777" w:rsidR="002E785D" w:rsidRPr="00D85776" w:rsidRDefault="002E785D">
                            <w:r w:rsidRPr="00D85776">
                              <w:rPr>
                                <w:rFonts w:hint="eastAsia"/>
                              </w:rPr>
                              <w:t>R</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4B24E0" id="Text Box 8528" o:spid="_x0000_s1032" type="#_x0000_t202" style="position:absolute;left:0;text-align:left;margin-left:28.1pt;margin-top:13.85pt;width:23.9pt;height:21.95pt;z-index:25186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" filled="f" stroked="f" strokecolor="red">
                <v:textbox inset="5.85pt,.7pt,5.85pt,.7pt">
                  <w:txbxContent>
                    <w:p w14:paraId="1FF280AF" w14:textId="77777777" w:rsidR="002E785D" w:rsidRPr="00D85776" w:rsidRDefault="002E785D">
                      <w:r w:rsidRPr="00D85776">
                        <w:rPr>
                          <w:rFonts w:hint="eastAsia"/>
                        </w:rPr>
                        <w:t>R</w:t>
                      </w:r>
                    </w:p>
                  </w:txbxContent>
                </v:textbox>
              </v:shape>
            </w:pict>
          </mc:Fallback>
        </mc:AlternateContent>
      </w:r>
      <w:r>
        <w:rPr>
          <w:rFonts w:hint="eastAsia"/>
          <w:noProof/>
        </w:rPr>
        <mc:AlternateContent>
          <mc:Choice Requires="wps">
            <w:drawing>
              <wp:anchor distT="0" distB="0" distL="114300" distR="114300" simplePos="0" relativeHeight="251868672" behindDoc="0" locked="0" layoutInCell="1" allowOverlap="1" wp14:anchorId="59D25F25" wp14:editId="3D7A3F39">
                <wp:simplePos x="0" y="0"/>
                <wp:positionH relativeFrom="column">
                  <wp:posOffset>341630</wp:posOffset>
                </wp:positionH>
                <wp:positionV relativeFrom="paragraph">
                  <wp:posOffset>205740</wp:posOffset>
                </wp:positionV>
                <wp:extent cx="276860" cy="239395"/>
                <wp:effectExtent l="13970" t="12065" r="13970" b="15240"/>
                <wp:wrapNone/>
                <wp:docPr id="8510" name="AutoShape 8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76860" cy="239395"/>
                        </a:xfrm>
                        <a:prstGeom prst="triangle">
                          <a:avLst>
                            <a:gd name="adj" fmla="val 50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206D6B" id="AutoShape 8527" o:spid="_x0000_s1026" type="#_x0000_t5" style="position:absolute;margin-left:26.9pt;margin-top:16.2pt;width:21.8pt;height:18.85pt;flip:y;z-index:25186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">
                <v:textbox inset="5.85pt,.7pt,5.85pt,.7pt"/>
              </v:shape>
            </w:pict>
          </mc:Fallback>
        </mc:AlternateContent>
      </w:r>
      <w:r w:rsidR="00102687" w:rsidRPr="00ED5FE0">
        <w:rPr>
          <w:rFonts w:hint="eastAsia"/>
        </w:rPr>
        <w:t>ソフトスイッチ</w:t>
      </w:r>
      <w:r w:rsidR="00AB0561" w:rsidRPr="00ED5FE0">
        <w:rPr>
          <w:rFonts w:hint="eastAsia"/>
        </w:rPr>
        <w:t>画面において、</w:t>
      </w:r>
      <w:r w:rsidR="00AB0561" w:rsidRPr="00D85776">
        <w:rPr>
          <w:rFonts w:hint="eastAsia"/>
          <w:b/>
          <w:bCs/>
          <w:u w:val="single"/>
        </w:rPr>
        <w:t>該当モードの釦が操作され</w:t>
      </w:r>
      <w:r w:rsidR="00F8464F" w:rsidRPr="00D85776">
        <w:rPr>
          <w:rFonts w:hint="eastAsia"/>
          <w:b/>
          <w:bCs/>
          <w:u w:val="single"/>
        </w:rPr>
        <w:t>押下リリースを検出し</w:t>
      </w:r>
      <w:r w:rsidR="00AB0561" w:rsidRPr="00D85776">
        <w:rPr>
          <w:rFonts w:hint="eastAsia"/>
          <w:b/>
          <w:bCs/>
          <w:u w:val="single"/>
        </w:rPr>
        <w:t>た時点で、信号を押下状態にセットし、送信する。</w:t>
      </w:r>
      <w:r w:rsidR="002E785D" w:rsidRPr="00D85776">
        <w:rPr>
          <w:rFonts w:hint="eastAsia"/>
          <w:b/>
          <w:bCs/>
          <w:u w:val="single"/>
        </w:rPr>
        <w:t>※</w:t>
      </w:r>
      <w:r w:rsidR="0079595B" w:rsidRPr="0079595B">
        <w:rPr>
          <w:rFonts w:hint="eastAsia"/>
        </w:rPr>
        <w:t xml:space="preserve"> </w:t>
      </w:r>
      <w:r w:rsidR="005B33BE" w:rsidRPr="00ED5FE0">
        <w:rPr>
          <w:rFonts w:hint="eastAsia"/>
        </w:rPr>
        <w:t>その後、</w:t>
      </w:r>
      <w:r w:rsidR="00AB0561" w:rsidRPr="00ED5FE0">
        <w:rPr>
          <w:rFonts w:hint="eastAsia"/>
        </w:rPr>
        <w:t>押下リリース</w:t>
      </w:r>
      <w:r w:rsidR="00AB0561" w:rsidRPr="000D218D">
        <w:rPr>
          <w:rFonts w:hint="eastAsia"/>
        </w:rPr>
        <w:t>検出</w:t>
      </w:r>
      <w:r w:rsidR="00F8464F" w:rsidRPr="000D218D">
        <w:rPr>
          <w:rFonts w:hint="eastAsia"/>
        </w:rPr>
        <w:t>して</w:t>
      </w:r>
      <w:r w:rsidR="00221154" w:rsidRPr="000D218D">
        <w:rPr>
          <w:rFonts w:ascii="MS Mincho" w:hAnsi="MS Mincho" w:hint="eastAsia"/>
          <w:szCs w:val="21"/>
        </w:rPr>
        <w:t>イベント通信周期の最小間隔</w:t>
      </w:r>
      <w:r w:rsidR="00F264FA" w:rsidRPr="000D218D">
        <w:t>よ</w:t>
      </w:r>
      <w:r w:rsidR="00F264FA" w:rsidRPr="00ED5FE0">
        <w:t>り長い間隔のパルスを出力</w:t>
      </w:r>
      <w:r w:rsidR="00F264FA" w:rsidRPr="00ED5FE0">
        <w:rPr>
          <w:rFonts w:hint="eastAsia"/>
        </w:rPr>
        <w:t>後</w:t>
      </w:r>
      <w:r w:rsidR="00F74C46" w:rsidRPr="00ED5FE0">
        <w:rPr>
          <w:rFonts w:hint="eastAsia"/>
        </w:rPr>
        <w:t>、</w:t>
      </w:r>
      <w:r w:rsidR="00AB0561" w:rsidRPr="00ED5FE0">
        <w:rPr>
          <w:rFonts w:hint="eastAsia"/>
        </w:rPr>
        <w:t>『操作無し』をセットし送信する。</w:t>
      </w:r>
      <w:bookmarkEnd w:id="181"/>
    </w:p>
    <w:p w14:paraId="727D67B0" w14:textId="77777777" w:rsidR="002E785D" w:rsidRDefault="002E785D" w:rsidP="002E785D">
      <w:pPr>
        <w:ind w:left="1070"/>
        <w:rPr>
          <w:rFonts w:hint="eastAsia"/>
        </w:rPr>
      </w:pPr>
    </w:p>
    <w:p w14:paraId="4FFFCF69" w14:textId="77777777" w:rsidR="002E785D" w:rsidRPr="00D85776" w:rsidRDefault="002E785D" w:rsidP="002E785D">
      <w:pPr>
        <w:ind w:left="1070"/>
        <w:rPr>
          <w:rFonts w:hint="eastAsia"/>
          <w:b/>
          <w:bCs/>
          <w:u w:val="single"/>
        </w:rPr>
      </w:pPr>
      <w:r w:rsidRPr="00D85776">
        <w:rPr>
          <w:rFonts w:hint="eastAsia"/>
          <w:b/>
          <w:bCs/>
          <w:u w:val="single"/>
        </w:rPr>
        <w:t>※考え方：</w:t>
      </w:r>
      <w:r w:rsidRPr="00D85776">
        <w:rPr>
          <w:rFonts w:hint="eastAsia"/>
          <w:b/>
          <w:bCs/>
          <w:u w:val="single"/>
        </w:rPr>
        <w:t>OBD</w:t>
      </w:r>
      <w:r w:rsidRPr="00D85776">
        <w:rPr>
          <w:rFonts w:hint="eastAsia"/>
          <w:b/>
          <w:bCs/>
          <w:u w:val="single"/>
        </w:rPr>
        <w:t>法規を満足するために、スイッチ</w:t>
      </w:r>
      <w:r w:rsidRPr="00D85776">
        <w:rPr>
          <w:rFonts w:hint="eastAsia"/>
          <w:b/>
          <w:bCs/>
          <w:u w:val="single"/>
        </w:rPr>
        <w:t>ON</w:t>
      </w:r>
      <w:r w:rsidRPr="00D85776">
        <w:rPr>
          <w:rFonts w:hint="eastAsia"/>
          <w:b/>
          <w:bCs/>
          <w:u w:val="single"/>
        </w:rPr>
        <w:t>固着による意図しないモード遷移を防ぐため</w:t>
      </w:r>
      <w:r w:rsidR="004354CE" w:rsidRPr="00D85776">
        <w:rPr>
          <w:rFonts w:hint="eastAsia"/>
          <w:b/>
          <w:bCs/>
          <w:u w:val="single"/>
        </w:rPr>
        <w:t>。例えば、</w:t>
      </w:r>
      <w:r w:rsidR="004354CE" w:rsidRPr="00D85776">
        <w:rPr>
          <w:rFonts w:hint="eastAsia"/>
          <w:b/>
          <w:bCs/>
          <w:u w:val="single"/>
        </w:rPr>
        <w:t xml:space="preserve">[120]  </w:t>
      </w:r>
      <w:r w:rsidR="004354CE" w:rsidRPr="00D85776">
        <w:rPr>
          <w:b/>
          <w:bCs/>
          <w:u w:val="single"/>
        </w:rPr>
        <w:t xml:space="preserve">”24CY </w:t>
      </w:r>
      <w:r w:rsidR="004354CE" w:rsidRPr="00D85776">
        <w:rPr>
          <w:b/>
          <w:bCs/>
          <w:u w:val="single"/>
        </w:rPr>
        <w:t>共通</w:t>
      </w:r>
      <w:r w:rsidR="004354CE" w:rsidRPr="00D85776">
        <w:rPr>
          <w:b/>
          <w:bCs/>
          <w:u w:val="single"/>
        </w:rPr>
        <w:t>Display</w:t>
      </w:r>
      <w:r w:rsidR="004354CE" w:rsidRPr="00D85776">
        <w:rPr>
          <w:b/>
          <w:bCs/>
          <w:u w:val="single"/>
        </w:rPr>
        <w:t>内機セット仕様書</w:t>
      </w:r>
      <w:r w:rsidR="004354CE" w:rsidRPr="00D85776">
        <w:rPr>
          <w:b/>
          <w:bCs/>
          <w:u w:val="single"/>
        </w:rPr>
        <w:t>”</w:t>
      </w:r>
      <w:r w:rsidR="004354CE" w:rsidRPr="00D85776">
        <w:rPr>
          <w:rFonts w:hint="eastAsia"/>
          <w:b/>
          <w:bCs/>
          <w:u w:val="single"/>
        </w:rPr>
        <w:t>にて記載されるリキャリブレーション処理も上記に反するため、</w:t>
      </w:r>
      <w:r w:rsidR="00C97FC3" w:rsidRPr="00D85776">
        <w:rPr>
          <w:b/>
          <w:bCs/>
          <w:u w:val="single"/>
        </w:rPr>
        <w:fldChar w:fldCharType="begin"/>
      </w:r>
      <w:r w:rsidR="00C97FC3" w:rsidRPr="00D85776">
        <w:rPr>
          <w:b/>
          <w:bCs/>
          <w:u w:val="single"/>
        </w:rPr>
        <w:instrText xml:space="preserve"> </w:instrText>
      </w:r>
      <w:r w:rsidR="00C97FC3" w:rsidRPr="00D85776">
        <w:rPr>
          <w:rFonts w:hint="eastAsia"/>
          <w:b/>
          <w:bCs/>
          <w:u w:val="single"/>
        </w:rPr>
        <w:instrText>REF _Ref204236646 \r \h</w:instrText>
      </w:r>
      <w:r w:rsidR="00C97FC3" w:rsidRPr="00D85776">
        <w:rPr>
          <w:b/>
          <w:bCs/>
          <w:u w:val="single"/>
        </w:rPr>
        <w:instrText xml:space="preserve"> </w:instrText>
      </w:r>
      <w:r w:rsidR="00C97FC3" w:rsidRPr="00D85776">
        <w:rPr>
          <w:b/>
          <w:bCs/>
          <w:u w:val="single"/>
        </w:rPr>
      </w:r>
      <w:r w:rsidR="00D85776">
        <w:rPr>
          <w:b/>
          <w:bCs/>
          <w:u w:val="single"/>
        </w:rPr>
        <w:instrText xml:space="preserve"> \* MERGEFORMAT </w:instrText>
      </w:r>
      <w:r w:rsidR="00C97FC3" w:rsidRPr="00D85776">
        <w:rPr>
          <w:b/>
          <w:bCs/>
          <w:u w:val="single"/>
        </w:rPr>
        <w:fldChar w:fldCharType="separate"/>
      </w:r>
      <w:r w:rsidR="00C97FC3" w:rsidRPr="00D85776">
        <w:rPr>
          <w:rFonts w:hint="eastAsia"/>
          <w:b/>
          <w:bCs/>
          <w:u w:val="single"/>
        </w:rPr>
        <w:t>②</w:t>
      </w:r>
      <w:r w:rsidR="00C97FC3" w:rsidRPr="00D85776">
        <w:rPr>
          <w:b/>
          <w:bCs/>
          <w:u w:val="single"/>
        </w:rPr>
        <w:fldChar w:fldCharType="end"/>
      </w:r>
      <w:r w:rsidR="004354CE" w:rsidRPr="00D85776">
        <w:rPr>
          <w:rFonts w:hint="eastAsia"/>
          <w:b/>
          <w:bCs/>
          <w:u w:val="single"/>
        </w:rPr>
        <w:t>の要件を遵守すること。また、</w:t>
      </w:r>
      <w:r w:rsidR="004354CE" w:rsidRPr="00D85776">
        <w:rPr>
          <w:rFonts w:hint="eastAsia"/>
          <w:b/>
          <w:bCs/>
          <w:u w:val="single"/>
        </w:rPr>
        <w:t>[120]</w:t>
      </w:r>
      <w:r w:rsidR="004354CE" w:rsidRPr="00D85776">
        <w:rPr>
          <w:rFonts w:hint="eastAsia"/>
          <w:b/>
          <w:bCs/>
          <w:u w:val="single"/>
        </w:rPr>
        <w:t>仕様書を含め、</w:t>
      </w:r>
      <w:r w:rsidR="00C97FC3" w:rsidRPr="00D85776">
        <w:rPr>
          <w:b/>
          <w:bCs/>
          <w:u w:val="single"/>
        </w:rPr>
        <w:fldChar w:fldCharType="begin"/>
      </w:r>
      <w:r w:rsidR="00C97FC3" w:rsidRPr="00D85776">
        <w:rPr>
          <w:b/>
          <w:bCs/>
          <w:u w:val="single"/>
        </w:rPr>
        <w:instrText xml:space="preserve"> </w:instrText>
      </w:r>
      <w:r w:rsidR="00C97FC3" w:rsidRPr="00D85776">
        <w:rPr>
          <w:rFonts w:hint="eastAsia"/>
          <w:b/>
          <w:bCs/>
          <w:u w:val="single"/>
        </w:rPr>
        <w:instrText>REF _Ref204236646 \r \h</w:instrText>
      </w:r>
      <w:r w:rsidR="00C97FC3" w:rsidRPr="00D85776">
        <w:rPr>
          <w:b/>
          <w:bCs/>
          <w:u w:val="single"/>
        </w:rPr>
        <w:instrText xml:space="preserve"> </w:instrText>
      </w:r>
      <w:r w:rsidR="00C97FC3" w:rsidRPr="00D85776">
        <w:rPr>
          <w:b/>
          <w:bCs/>
          <w:u w:val="single"/>
        </w:rPr>
      </w:r>
      <w:r w:rsidR="00D85776">
        <w:rPr>
          <w:b/>
          <w:bCs/>
          <w:u w:val="single"/>
        </w:rPr>
        <w:instrText xml:space="preserve"> \* MERGEFORMAT </w:instrText>
      </w:r>
      <w:r w:rsidR="00C97FC3" w:rsidRPr="00D85776">
        <w:rPr>
          <w:b/>
          <w:bCs/>
          <w:u w:val="single"/>
        </w:rPr>
        <w:fldChar w:fldCharType="separate"/>
      </w:r>
      <w:r w:rsidR="00C97FC3" w:rsidRPr="00D85776">
        <w:rPr>
          <w:rFonts w:hint="eastAsia"/>
          <w:b/>
          <w:bCs/>
          <w:u w:val="single"/>
        </w:rPr>
        <w:t>②</w:t>
      </w:r>
      <w:r w:rsidR="00C97FC3" w:rsidRPr="00D85776">
        <w:rPr>
          <w:b/>
          <w:bCs/>
          <w:u w:val="single"/>
        </w:rPr>
        <w:fldChar w:fldCharType="end"/>
      </w:r>
      <w:r w:rsidR="004354CE" w:rsidRPr="00D85776">
        <w:rPr>
          <w:rFonts w:hint="eastAsia"/>
          <w:b/>
          <w:bCs/>
          <w:u w:val="single"/>
        </w:rPr>
        <w:t>の要件に影響する恐れのある仕様変更をする際には本要求仕様書の発行部署と対応を協議すること。</w:t>
      </w:r>
    </w:p>
    <w:p w14:paraId="23C4D9EB" w14:textId="77777777" w:rsidR="002E785D" w:rsidRPr="004354CE" w:rsidRDefault="002E785D" w:rsidP="002E785D">
      <w:pPr>
        <w:ind w:left="1070"/>
        <w:rPr>
          <w:rFonts w:hint="eastAsia"/>
          <w:b/>
          <w:bCs/>
          <w:u w:val="single"/>
        </w:rPr>
      </w:pPr>
    </w:p>
    <w:p w14:paraId="51E8DFFE" w14:textId="6CB1808A" w:rsidR="00AB0561" w:rsidRPr="00D85776" w:rsidRDefault="00FB37A0" w:rsidP="00AB0561">
      <w:pPr>
        <w:ind w:left="1070"/>
        <w:rPr>
          <w:rFonts w:hint="eastAsia"/>
          <w:b/>
          <w:bCs/>
          <w:noProof/>
          <w:color w:val="00B0F0"/>
          <w:sz w:val="20"/>
          <w:szCs w:val="22"/>
          <w:u w:val="single"/>
        </w:rPr>
      </w:pPr>
      <w:r w:rsidRPr="00D85776">
        <w:rPr>
          <w:rFonts w:hint="eastAsia"/>
          <w:b/>
          <w:bCs/>
          <w:noProof/>
          <w:color w:val="00B0F0"/>
          <w:u w:val="single"/>
        </w:rPr>
        <mc:AlternateContent>
          <mc:Choice Requires="wpg">
            <w:drawing>
              <wp:anchor distT="0" distB="0" distL="114300" distR="114300" simplePos="0" relativeHeight="251870720" behindDoc="0" locked="0" layoutInCell="1" allowOverlap="1" wp14:anchorId="7698EA00" wp14:editId="1BAA3B4C">
                <wp:simplePos x="0" y="0"/>
                <wp:positionH relativeFrom="column">
                  <wp:posOffset>311785</wp:posOffset>
                </wp:positionH>
                <wp:positionV relativeFrom="paragraph">
                  <wp:posOffset>33020</wp:posOffset>
                </wp:positionV>
                <wp:extent cx="318770" cy="269240"/>
                <wp:effectExtent l="22225" t="0" r="1905" b="19050"/>
                <wp:wrapNone/>
                <wp:docPr id="8507" name="Group 8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8770" cy="269240"/>
                          <a:chOff x="1912" y="12377"/>
                          <a:chExt cx="502" cy="424"/>
                        </a:xfrm>
                      </wpg:grpSpPr>
                      <wps:wsp>
                        <wps:cNvPr id="8508" name="AutoShape 8531"/>
                        <wps:cNvSpPr>
                          <a:spLocks noChangeArrowheads="1"/>
                        </wps:cNvSpPr>
                        <wps:spPr bwMode="auto">
                          <a:xfrm flipV="1">
                            <a:off x="1912" y="12424"/>
                            <a:ext cx="436" cy="377"/>
                          </a:xfrm>
                          <a:prstGeom prst="triangle">
                            <a:avLst>
                              <a:gd name="adj" fmla="val 50000"/>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74295" tIns="8890" rIns="74295" bIns="8890" anchor="t" anchorCtr="0" upright="1">
                          <a:noAutofit/>
                        </wps:bodyPr>
                      </wps:wsp>
                      <wps:wsp>
                        <wps:cNvPr id="8509" name="Text Box 8532"/>
                        <wps:cNvSpPr txBox="1">
                          <a:spLocks noChangeArrowheads="1"/>
                        </wps:cNvSpPr>
                        <wps:spPr bwMode="auto">
                          <a:xfrm>
                            <a:off x="1936" y="12377"/>
                            <a:ext cx="478" cy="32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FF0000"/>
                                </a:solidFill>
                                <a:miter lim="800000"/>
                                <a:headEnd/>
                                <a:tailEnd/>
                              </a14:hiddenLine>
                            </a:ext>
                            <a:ext uri="{AF507438-7753-43E0-B8FC-AC1667EBCBE1}">
                              <a14:hiddenEffects xmlns:a14="http://schemas.microsoft.com/office/drawing/2010/main">
                                <a:effectLst/>
                              </a14:hiddenEffects>
                            </a:ext>
                          </a:extLst>
                        </wps:spPr>
                        <wps:txbx>
                          <w:txbxContent>
                            <w:p w14:paraId="6094775F" w14:textId="77777777" w:rsidR="00B51614" w:rsidRPr="00D85776" w:rsidRDefault="00B51614" w:rsidP="00B51614">
                              <w:r w:rsidRPr="00D85776">
                                <w:rPr>
                                  <w:rFonts w:hint="eastAsia"/>
                                </w:rPr>
                                <w:t>R</w:t>
                              </w: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698EA00" id="Group 8533" o:spid="_x0000_s1033" style="position:absolute;left:0;text-align:left;margin-left:24.55pt;margin-top:2.6pt;width:25.1pt;height:21.2pt;z-index:251870720" coordorigin="1912,12377" coordsize="502,4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">
                <v:shape id="AutoShape 8531" o:spid="_x0000_s1034" type="#_x0000_t5" style="position:absolute;left:1912;top:12424;width:436;height:377;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">
                  <v:textbox inset="5.85pt,.7pt,5.85pt,.7pt"/>
                </v:shape>
                <v:shape id="Text Box 8532" o:spid="_x0000_s1035" type="#_x0000_t202" style="position:absolute;left:1936;top:12377;width:478;height: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" filled="f" stroked="f" strokecolor="red">
                  <v:textbox inset="5.85pt,.7pt,5.85pt,.7pt">
                    <w:txbxContent>
                      <w:p w14:paraId="6094775F" w14:textId="77777777" w:rsidR="00B51614" w:rsidRPr="00D85776" w:rsidRDefault="00B51614" w:rsidP="00B51614">
                        <w:r w:rsidRPr="00D85776">
                          <w:rPr>
                            <w:rFonts w:hint="eastAsia"/>
                          </w:rPr>
                          <w:t>R</w:t>
                        </w:r>
                      </w:p>
                    </w:txbxContent>
                  </v:textbox>
                </v:shape>
              </v:group>
            </w:pict>
          </mc:Fallback>
        </mc:AlternateContent>
      </w:r>
      <w:r w:rsidR="00AB0561" w:rsidRPr="00D85776">
        <w:rPr>
          <w:rFonts w:hint="eastAsia"/>
          <w:b/>
          <w:bCs/>
          <w:noProof/>
          <w:color w:val="00B0F0"/>
          <w:sz w:val="20"/>
          <w:szCs w:val="22"/>
          <w:u w:val="single"/>
        </w:rPr>
        <w:t xml:space="preserve">When user pushes any button of each </w:t>
      </w:r>
      <w:r w:rsidR="00AB0561" w:rsidRPr="00D85776">
        <w:rPr>
          <w:b/>
          <w:bCs/>
          <w:noProof/>
          <w:color w:val="00B0F0"/>
          <w:sz w:val="20"/>
          <w:szCs w:val="22"/>
          <w:u w:val="single"/>
        </w:rPr>
        <w:t>mode</w:t>
      </w:r>
      <w:r w:rsidR="00AB0561" w:rsidRPr="00D85776">
        <w:rPr>
          <w:rFonts w:hint="eastAsia"/>
          <w:b/>
          <w:bCs/>
          <w:noProof/>
          <w:color w:val="00B0F0"/>
          <w:sz w:val="20"/>
          <w:szCs w:val="22"/>
          <w:u w:val="single"/>
        </w:rPr>
        <w:t xml:space="preserve"> configuration on the DMS </w:t>
      </w:r>
      <w:r w:rsidR="00102687" w:rsidRPr="00D85776">
        <w:rPr>
          <w:b/>
          <w:bCs/>
          <w:noProof/>
          <w:color w:val="00B0F0"/>
          <w:sz w:val="20"/>
          <w:szCs w:val="22"/>
          <w:u w:val="single"/>
        </w:rPr>
        <w:t>software switch</w:t>
      </w:r>
      <w:r w:rsidR="00AB0561" w:rsidRPr="00D85776">
        <w:rPr>
          <w:rFonts w:hint="eastAsia"/>
          <w:b/>
          <w:bCs/>
          <w:noProof/>
          <w:color w:val="00B0F0"/>
          <w:sz w:val="20"/>
          <w:szCs w:val="22"/>
          <w:u w:val="single"/>
        </w:rPr>
        <w:t xml:space="preserve"> screen</w:t>
      </w:r>
      <w:r w:rsidR="0068075B" w:rsidRPr="00D85776">
        <w:rPr>
          <w:b/>
          <w:bCs/>
          <w:noProof/>
          <w:color w:val="00B0F0"/>
          <w:sz w:val="20"/>
          <w:szCs w:val="22"/>
          <w:u w:val="single"/>
        </w:rPr>
        <w:t xml:space="preserve"> and </w:t>
      </w:r>
      <w:r w:rsidR="0068075B" w:rsidRPr="00D85776">
        <w:rPr>
          <w:rFonts w:hint="eastAsia"/>
          <w:b/>
          <w:bCs/>
          <w:noProof/>
          <w:color w:val="00B0F0"/>
          <w:sz w:val="20"/>
          <w:szCs w:val="22"/>
          <w:u w:val="single"/>
        </w:rPr>
        <w:t>releases the button</w:t>
      </w:r>
      <w:r w:rsidR="00AB0561" w:rsidRPr="00D85776">
        <w:rPr>
          <w:rFonts w:hint="eastAsia"/>
          <w:b/>
          <w:bCs/>
          <w:noProof/>
          <w:color w:val="00B0F0"/>
          <w:sz w:val="20"/>
          <w:szCs w:val="22"/>
          <w:u w:val="single"/>
        </w:rPr>
        <w:t>, AVN generates above signal value according to the user</w:t>
      </w:r>
      <w:r w:rsidR="00AB0561" w:rsidRPr="00D85776">
        <w:rPr>
          <w:b/>
          <w:bCs/>
          <w:noProof/>
          <w:color w:val="00B0F0"/>
          <w:sz w:val="20"/>
          <w:szCs w:val="22"/>
          <w:u w:val="single"/>
        </w:rPr>
        <w:t>’</w:t>
      </w:r>
      <w:r w:rsidR="00AB0561" w:rsidRPr="00D85776">
        <w:rPr>
          <w:rFonts w:hint="eastAsia"/>
          <w:b/>
          <w:bCs/>
          <w:noProof/>
          <w:color w:val="00B0F0"/>
          <w:sz w:val="20"/>
          <w:szCs w:val="22"/>
          <w:u w:val="single"/>
        </w:rPr>
        <w:t>s button select and transmits it.</w:t>
      </w:r>
      <w:r w:rsidR="00B51614" w:rsidRPr="00D85776">
        <w:rPr>
          <w:rFonts w:hint="eastAsia"/>
          <w:b/>
          <w:bCs/>
          <w:noProof/>
          <w:color w:val="00B0F0"/>
          <w:sz w:val="20"/>
          <w:szCs w:val="22"/>
          <w:u w:val="single"/>
        </w:rPr>
        <w:t>*</w:t>
      </w:r>
    </w:p>
    <w:p w14:paraId="6DE5E205" w14:textId="77777777" w:rsidR="00AB0561" w:rsidRDefault="00F264FA" w:rsidP="00AB0561">
      <w:pPr>
        <w:ind w:left="1070"/>
        <w:rPr>
          <w:noProof/>
          <w:color w:val="00B0F0"/>
          <w:sz w:val="20"/>
          <w:szCs w:val="22"/>
        </w:rPr>
      </w:pPr>
      <w:r w:rsidRPr="00ED5FE0">
        <w:rPr>
          <w:noProof/>
          <w:color w:val="00B0F0"/>
          <w:sz w:val="20"/>
          <w:szCs w:val="22"/>
        </w:rPr>
        <w:t xml:space="preserve">output the pulse of the interval that is longer than </w:t>
      </w:r>
      <w:r w:rsidR="00221154" w:rsidRPr="000D218D">
        <w:rPr>
          <w:rFonts w:eastAsia="Yu Gothic"/>
          <w:color w:val="00B0F0"/>
          <w:sz w:val="20"/>
          <w:szCs w:val="20"/>
        </w:rPr>
        <w:t>minimum event cycle</w:t>
      </w:r>
      <w:r w:rsidR="0068075B" w:rsidRPr="000D218D">
        <w:rPr>
          <w:noProof/>
          <w:color w:val="00B0F0"/>
          <w:sz w:val="20"/>
          <w:szCs w:val="22"/>
        </w:rPr>
        <w:t xml:space="preserve"> aft</w:t>
      </w:r>
      <w:r w:rsidR="0068075B" w:rsidRPr="00ED5FE0">
        <w:rPr>
          <w:noProof/>
          <w:color w:val="00B0F0"/>
          <w:sz w:val="20"/>
          <w:szCs w:val="22"/>
        </w:rPr>
        <w:t xml:space="preserve">er </w:t>
      </w:r>
      <w:r w:rsidR="00AB0561" w:rsidRPr="00ED5FE0">
        <w:rPr>
          <w:rFonts w:hint="eastAsia"/>
          <w:noProof/>
          <w:color w:val="00B0F0"/>
          <w:sz w:val="20"/>
          <w:szCs w:val="22"/>
        </w:rPr>
        <w:t xml:space="preserve">AVN detects the </w:t>
      </w:r>
      <w:r w:rsidR="0068075B" w:rsidRPr="00ED5FE0">
        <w:rPr>
          <w:noProof/>
          <w:color w:val="00B0F0"/>
          <w:sz w:val="20"/>
          <w:szCs w:val="22"/>
        </w:rPr>
        <w:t xml:space="preserve">press release </w:t>
      </w:r>
      <w:r w:rsidR="00AB0561" w:rsidRPr="00ED5FE0">
        <w:rPr>
          <w:rFonts w:hint="eastAsia"/>
          <w:noProof/>
          <w:color w:val="00B0F0"/>
          <w:sz w:val="20"/>
          <w:szCs w:val="22"/>
        </w:rPr>
        <w:lastRenderedPageBreak/>
        <w:t>operation</w:t>
      </w:r>
      <w:r w:rsidR="0068075B" w:rsidRPr="00ED5FE0">
        <w:rPr>
          <w:noProof/>
          <w:color w:val="00B0F0"/>
          <w:sz w:val="20"/>
          <w:szCs w:val="22"/>
        </w:rPr>
        <w:t>,</w:t>
      </w:r>
      <w:r w:rsidR="00AB0561" w:rsidRPr="00ED5FE0">
        <w:rPr>
          <w:rFonts w:hint="eastAsia"/>
          <w:noProof/>
          <w:color w:val="00B0F0"/>
          <w:sz w:val="20"/>
          <w:szCs w:val="22"/>
        </w:rPr>
        <w:t xml:space="preserve"> </w:t>
      </w:r>
      <w:r w:rsidR="0068075B" w:rsidRPr="00ED5FE0">
        <w:rPr>
          <w:noProof/>
          <w:color w:val="00B0F0"/>
          <w:sz w:val="20"/>
          <w:szCs w:val="22"/>
        </w:rPr>
        <w:t>AVN</w:t>
      </w:r>
      <w:r w:rsidR="00AB0561" w:rsidRPr="00ED5FE0">
        <w:rPr>
          <w:rFonts w:hint="eastAsia"/>
          <w:noProof/>
          <w:color w:val="00B0F0"/>
          <w:sz w:val="20"/>
          <w:szCs w:val="22"/>
        </w:rPr>
        <w:t xml:space="preserve"> transmits </w:t>
      </w:r>
      <w:r w:rsidR="00AB0561" w:rsidRPr="00ED5FE0">
        <w:rPr>
          <w:noProof/>
          <w:color w:val="00B0F0"/>
          <w:sz w:val="20"/>
          <w:szCs w:val="22"/>
        </w:rPr>
        <w:t>“</w:t>
      </w:r>
      <w:r w:rsidR="00AB0561" w:rsidRPr="00ED5FE0">
        <w:rPr>
          <w:rFonts w:hint="eastAsia"/>
          <w:noProof/>
          <w:color w:val="00B0F0"/>
          <w:sz w:val="20"/>
          <w:szCs w:val="22"/>
        </w:rPr>
        <w:t>No user operation</w:t>
      </w:r>
      <w:r w:rsidR="00AB0561" w:rsidRPr="00ED5FE0">
        <w:rPr>
          <w:noProof/>
          <w:color w:val="00B0F0"/>
          <w:sz w:val="20"/>
          <w:szCs w:val="22"/>
        </w:rPr>
        <w:t>”</w:t>
      </w:r>
      <w:r w:rsidR="00AB0561" w:rsidRPr="00ED5FE0">
        <w:rPr>
          <w:rFonts w:hint="eastAsia"/>
          <w:noProof/>
          <w:color w:val="00B0F0"/>
          <w:sz w:val="20"/>
          <w:szCs w:val="22"/>
        </w:rPr>
        <w:t>.</w:t>
      </w:r>
    </w:p>
    <w:p w14:paraId="271CD659" w14:textId="77777777" w:rsidR="00B51614" w:rsidRDefault="00B51614" w:rsidP="00AB0561">
      <w:pPr>
        <w:ind w:left="1070"/>
        <w:rPr>
          <w:noProof/>
          <w:color w:val="00B0F0"/>
          <w:sz w:val="20"/>
          <w:szCs w:val="22"/>
        </w:rPr>
      </w:pPr>
    </w:p>
    <w:p w14:paraId="1857E9FA" w14:textId="77777777" w:rsidR="00B51614" w:rsidRPr="00D85776" w:rsidRDefault="00B51614" w:rsidP="00AB0561">
      <w:pPr>
        <w:ind w:left="1070"/>
        <w:rPr>
          <w:b/>
          <w:bCs/>
          <w:noProof/>
          <w:color w:val="00B0F0"/>
          <w:sz w:val="20"/>
          <w:szCs w:val="22"/>
          <w:u w:val="single"/>
        </w:rPr>
      </w:pPr>
      <w:r w:rsidRPr="00D85776">
        <w:rPr>
          <w:rFonts w:hint="eastAsia"/>
          <w:b/>
          <w:bCs/>
          <w:noProof/>
          <w:color w:val="00B0F0"/>
          <w:sz w:val="20"/>
          <w:szCs w:val="22"/>
          <w:u w:val="single"/>
        </w:rPr>
        <w:t>*</w:t>
      </w:r>
      <w:r w:rsidRPr="00D85776">
        <w:rPr>
          <w:rFonts w:ascii="Arial" w:hAnsi="Arial" w:cs="Arial"/>
          <w:b/>
          <w:bCs/>
          <w:color w:val="00B0F0"/>
          <w:u w:val="single"/>
          <w:shd w:val="clear" w:color="auto" w:fill="FFFFFF"/>
        </w:rPr>
        <w:t xml:space="preserve"> </w:t>
      </w:r>
      <w:r w:rsidRPr="00D85776">
        <w:rPr>
          <w:b/>
          <w:bCs/>
          <w:noProof/>
          <w:color w:val="00B0F0"/>
          <w:sz w:val="20"/>
          <w:szCs w:val="22"/>
          <w:u w:val="single"/>
        </w:rPr>
        <w:t>Concept: To prevent unintended mode transitions caused by the switch being stuck ON, in order to satisfy OBD regulations. For example, the recalibration process described in the '</w:t>
      </w:r>
      <w:r w:rsidRPr="00D85776">
        <w:rPr>
          <w:b/>
          <w:bCs/>
          <w:color w:val="00B0F0"/>
          <w:u w:val="single"/>
        </w:rPr>
        <w:t xml:space="preserve"> </w:t>
      </w:r>
      <w:r w:rsidRPr="00D85776">
        <w:rPr>
          <w:b/>
          <w:bCs/>
          <w:noProof/>
          <w:color w:val="00B0F0"/>
          <w:sz w:val="20"/>
          <w:szCs w:val="22"/>
          <w:u w:val="single"/>
        </w:rPr>
        <w:t>24CY Common Display set specification</w:t>
      </w:r>
      <w:r w:rsidRPr="00D85776">
        <w:rPr>
          <w:rFonts w:hint="eastAsia"/>
          <w:b/>
          <w:bCs/>
          <w:noProof/>
          <w:color w:val="00B0F0"/>
          <w:sz w:val="20"/>
          <w:szCs w:val="22"/>
          <w:u w:val="single"/>
        </w:rPr>
        <w:t xml:space="preserve"> </w:t>
      </w:r>
      <w:r w:rsidRPr="00D85776">
        <w:rPr>
          <w:b/>
          <w:bCs/>
          <w:noProof/>
          <w:color w:val="00B0F0"/>
          <w:sz w:val="20"/>
          <w:szCs w:val="22"/>
          <w:u w:val="single"/>
        </w:rPr>
        <w:t xml:space="preserve">(Document [120]) contradicts this, so it is necessary to comply with requirement </w:t>
      </w:r>
      <w:r w:rsidR="00C97FC3" w:rsidRPr="00D85776">
        <w:rPr>
          <w:b/>
          <w:bCs/>
          <w:color w:val="00B0F0"/>
          <w:u w:val="single"/>
        </w:rPr>
        <w:fldChar w:fldCharType="begin"/>
      </w:r>
      <w:r w:rsidR="00C97FC3" w:rsidRPr="00D85776">
        <w:rPr>
          <w:b/>
          <w:bCs/>
          <w:color w:val="00B0F0"/>
          <w:u w:val="single"/>
        </w:rPr>
        <w:instrText xml:space="preserve"> </w:instrText>
      </w:r>
      <w:r w:rsidR="00C97FC3" w:rsidRPr="00D85776">
        <w:rPr>
          <w:rFonts w:hint="eastAsia"/>
          <w:b/>
          <w:bCs/>
          <w:color w:val="00B0F0"/>
          <w:u w:val="single"/>
        </w:rPr>
        <w:instrText>REF _Ref204236646 \r \h</w:instrText>
      </w:r>
      <w:r w:rsidR="00C97FC3" w:rsidRPr="00D85776">
        <w:rPr>
          <w:b/>
          <w:bCs/>
          <w:color w:val="00B0F0"/>
          <w:u w:val="single"/>
        </w:rPr>
        <w:instrText xml:space="preserve"> </w:instrText>
      </w:r>
      <w:r w:rsidR="00C97FC3" w:rsidRPr="00D85776">
        <w:rPr>
          <w:b/>
          <w:bCs/>
          <w:color w:val="00B0F0"/>
          <w:u w:val="single"/>
        </w:rPr>
      </w:r>
      <w:r w:rsidR="00D85776">
        <w:rPr>
          <w:b/>
          <w:bCs/>
          <w:color w:val="00B0F0"/>
          <w:u w:val="single"/>
        </w:rPr>
        <w:instrText xml:space="preserve"> \* MERGEFORMAT </w:instrText>
      </w:r>
      <w:r w:rsidR="00C97FC3" w:rsidRPr="00D85776">
        <w:rPr>
          <w:b/>
          <w:bCs/>
          <w:color w:val="00B0F0"/>
          <w:u w:val="single"/>
        </w:rPr>
        <w:fldChar w:fldCharType="separate"/>
      </w:r>
      <w:r w:rsidR="00C97FC3" w:rsidRPr="00D85776">
        <w:rPr>
          <w:rFonts w:hint="eastAsia"/>
          <w:b/>
          <w:bCs/>
          <w:color w:val="00B0F0"/>
          <w:u w:val="single"/>
        </w:rPr>
        <w:t>②</w:t>
      </w:r>
      <w:r w:rsidR="00C97FC3" w:rsidRPr="00D85776">
        <w:rPr>
          <w:b/>
          <w:bCs/>
          <w:color w:val="00B0F0"/>
          <w:u w:val="single"/>
        </w:rPr>
        <w:fldChar w:fldCharType="end"/>
      </w:r>
      <w:r w:rsidRPr="00D85776">
        <w:rPr>
          <w:b/>
          <w:bCs/>
          <w:noProof/>
          <w:color w:val="00B0F0"/>
          <w:sz w:val="20"/>
          <w:szCs w:val="22"/>
          <w:u w:val="single"/>
        </w:rPr>
        <w:t xml:space="preserve">. Furthermore, when making specification changes that may affect requirement </w:t>
      </w:r>
      <w:r w:rsidR="00C97FC3" w:rsidRPr="00D85776">
        <w:rPr>
          <w:b/>
          <w:bCs/>
          <w:color w:val="00B0F0"/>
          <w:u w:val="single"/>
        </w:rPr>
        <w:fldChar w:fldCharType="begin"/>
      </w:r>
      <w:r w:rsidR="00C97FC3" w:rsidRPr="00D85776">
        <w:rPr>
          <w:b/>
          <w:bCs/>
          <w:color w:val="00B0F0"/>
          <w:u w:val="single"/>
        </w:rPr>
        <w:instrText xml:space="preserve"> </w:instrText>
      </w:r>
      <w:r w:rsidR="00C97FC3" w:rsidRPr="00D85776">
        <w:rPr>
          <w:rFonts w:hint="eastAsia"/>
          <w:b/>
          <w:bCs/>
          <w:color w:val="00B0F0"/>
          <w:u w:val="single"/>
        </w:rPr>
        <w:instrText>REF _Ref204236646 \r \h</w:instrText>
      </w:r>
      <w:r w:rsidR="00C97FC3" w:rsidRPr="00D85776">
        <w:rPr>
          <w:b/>
          <w:bCs/>
          <w:color w:val="00B0F0"/>
          <w:u w:val="single"/>
        </w:rPr>
        <w:instrText xml:space="preserve"> </w:instrText>
      </w:r>
      <w:r w:rsidR="00C97FC3" w:rsidRPr="00D85776">
        <w:rPr>
          <w:b/>
          <w:bCs/>
          <w:color w:val="00B0F0"/>
          <w:u w:val="single"/>
        </w:rPr>
      </w:r>
      <w:r w:rsidR="00D85776">
        <w:rPr>
          <w:b/>
          <w:bCs/>
          <w:color w:val="00B0F0"/>
          <w:u w:val="single"/>
        </w:rPr>
        <w:instrText xml:space="preserve"> \* MERGEFORMAT </w:instrText>
      </w:r>
      <w:r w:rsidR="00C97FC3" w:rsidRPr="00D85776">
        <w:rPr>
          <w:b/>
          <w:bCs/>
          <w:color w:val="00B0F0"/>
          <w:u w:val="single"/>
        </w:rPr>
        <w:fldChar w:fldCharType="separate"/>
      </w:r>
      <w:r w:rsidR="00C97FC3" w:rsidRPr="00D85776">
        <w:rPr>
          <w:rFonts w:hint="eastAsia"/>
          <w:b/>
          <w:bCs/>
          <w:color w:val="00B0F0"/>
          <w:u w:val="single"/>
        </w:rPr>
        <w:t>②</w:t>
      </w:r>
      <w:r w:rsidR="00C97FC3" w:rsidRPr="00D85776">
        <w:rPr>
          <w:b/>
          <w:bCs/>
          <w:color w:val="00B0F0"/>
          <w:u w:val="single"/>
        </w:rPr>
        <w:fldChar w:fldCharType="end"/>
      </w:r>
      <w:r w:rsidRPr="00D85776">
        <w:rPr>
          <w:b/>
          <w:bCs/>
          <w:noProof/>
          <w:color w:val="00B0F0"/>
          <w:sz w:val="20"/>
          <w:szCs w:val="22"/>
          <w:u w:val="single"/>
        </w:rPr>
        <w:t>, including Document [120], it is important to discuss with the issuing department of this requirement specification.</w:t>
      </w:r>
    </w:p>
    <w:p w14:paraId="7FB7E6E5" w14:textId="77777777" w:rsidR="00B51614" w:rsidRPr="00ED5FE0" w:rsidRDefault="00B51614" w:rsidP="00AB0561">
      <w:pPr>
        <w:ind w:left="1070"/>
        <w:rPr>
          <w:rFonts w:hint="eastAsia"/>
          <w:noProof/>
          <w:color w:val="00B0F0"/>
          <w:sz w:val="20"/>
          <w:szCs w:val="22"/>
        </w:rPr>
      </w:pPr>
    </w:p>
    <w:p w14:paraId="4D21DF8B" w14:textId="77777777" w:rsidR="00D927DB" w:rsidRPr="00ED5FE0" w:rsidRDefault="0051237E" w:rsidP="0051237E">
      <w:pPr>
        <w:ind w:firstLine="578"/>
        <w:rPr>
          <w:noProof/>
        </w:rPr>
      </w:pPr>
      <w:r w:rsidRPr="00ED5FE0">
        <w:rPr>
          <w:rFonts w:hint="eastAsia"/>
          <w:noProof/>
        </w:rPr>
        <w:t xml:space="preserve">　③</w:t>
      </w:r>
      <w:r w:rsidR="00E03F21" w:rsidRPr="00ED5FE0">
        <w:rPr>
          <w:rFonts w:hint="eastAsia"/>
          <w:noProof/>
        </w:rPr>
        <w:t>モード選択画面表示中は、モード選択画面表示状態</w:t>
      </w:r>
      <w:r w:rsidR="00FA7174" w:rsidRPr="00ED5FE0">
        <w:rPr>
          <w:rFonts w:hint="eastAsia"/>
          <w:noProof/>
        </w:rPr>
        <w:t>『</w:t>
      </w:r>
      <w:r w:rsidRPr="00ED5FE0">
        <w:rPr>
          <w:rFonts w:hint="eastAsia"/>
          <w:noProof/>
        </w:rPr>
        <w:t>1</w:t>
      </w:r>
      <w:r w:rsidRPr="00ED5FE0">
        <w:rPr>
          <w:noProof/>
        </w:rPr>
        <w:t xml:space="preserve">b : </w:t>
      </w:r>
      <w:r w:rsidR="00FA7174" w:rsidRPr="00ED5FE0">
        <w:rPr>
          <w:rFonts w:hint="eastAsia"/>
          <w:noProof/>
        </w:rPr>
        <w:t>表示状態</w:t>
      </w:r>
      <w:r w:rsidR="00D927DB" w:rsidRPr="00ED5FE0">
        <w:rPr>
          <w:rFonts w:hint="eastAsia"/>
          <w:noProof/>
        </w:rPr>
        <w:t>』をセットし送信する。</w:t>
      </w:r>
    </w:p>
    <w:p w14:paraId="2789B72E" w14:textId="77777777" w:rsidR="003610F9" w:rsidRPr="005D4911" w:rsidRDefault="00A45959" w:rsidP="00D927DB">
      <w:pPr>
        <w:ind w:leftChars="367" w:left="991" w:hanging="284"/>
        <w:rPr>
          <w:noProof/>
        </w:rPr>
      </w:pPr>
      <w:r w:rsidRPr="00ED5FE0">
        <w:rPr>
          <w:noProof/>
        </w:rPr>
        <w:tab/>
      </w:r>
      <w:r w:rsidR="003610F9" w:rsidRPr="00ED5FE0">
        <w:rPr>
          <w:rFonts w:hint="eastAsia"/>
          <w:noProof/>
        </w:rPr>
        <w:t>モード選</w:t>
      </w:r>
      <w:r w:rsidR="00FA7174" w:rsidRPr="00ED5FE0">
        <w:rPr>
          <w:rFonts w:hint="eastAsia"/>
          <w:noProof/>
        </w:rPr>
        <w:t>択画面以外の画面に遷移した場合、モード選択画面表示状態『</w:t>
      </w:r>
      <w:r w:rsidR="0051237E" w:rsidRPr="00ED5FE0">
        <w:rPr>
          <w:rFonts w:hint="eastAsia"/>
          <w:noProof/>
        </w:rPr>
        <w:t>0</w:t>
      </w:r>
      <w:r w:rsidR="0051237E" w:rsidRPr="00ED5FE0">
        <w:rPr>
          <w:noProof/>
        </w:rPr>
        <w:t xml:space="preserve">b : </w:t>
      </w:r>
      <w:r w:rsidR="0051237E" w:rsidRPr="00ED5FE0">
        <w:rPr>
          <w:rFonts w:hint="eastAsia"/>
          <w:noProof/>
        </w:rPr>
        <w:t>非</w:t>
      </w:r>
      <w:r w:rsidR="00FA7174" w:rsidRPr="00ED5FE0">
        <w:rPr>
          <w:rFonts w:hint="eastAsia"/>
          <w:noProof/>
        </w:rPr>
        <w:t>表示状態</w:t>
      </w:r>
      <w:r w:rsidR="003610F9" w:rsidRPr="00ED5FE0">
        <w:rPr>
          <w:rFonts w:hint="eastAsia"/>
          <w:noProof/>
        </w:rPr>
        <w:t>』をセットし送信する。</w:t>
      </w:r>
    </w:p>
    <w:p w14:paraId="694537D3" w14:textId="77777777" w:rsidR="00A45959" w:rsidRPr="00C44E73" w:rsidRDefault="00A45959" w:rsidP="00C44E73">
      <w:pPr>
        <w:ind w:leftChars="587" w:left="1411" w:hanging="280"/>
        <w:rPr>
          <w:rFonts w:hint="eastAsia"/>
          <w:noProof/>
          <w:color w:val="00B0F0"/>
          <w:sz w:val="20"/>
          <w:szCs w:val="22"/>
        </w:rPr>
      </w:pPr>
      <w:r w:rsidRPr="00C44E73">
        <w:rPr>
          <w:noProof/>
          <w:color w:val="00B0F0"/>
          <w:sz w:val="20"/>
          <w:szCs w:val="22"/>
        </w:rPr>
        <w:t>During displaying Drive Mode selection screen, output “</w:t>
      </w:r>
      <w:r w:rsidRPr="00C44E73">
        <w:rPr>
          <w:color w:val="00B0F0"/>
          <w:sz w:val="18"/>
          <w:szCs w:val="22"/>
        </w:rPr>
        <w:t>DMS_DISP_STATUS” as “During displaying”.</w:t>
      </w:r>
    </w:p>
    <w:p w14:paraId="1F7B8ADF" w14:textId="77777777" w:rsidR="00210B97" w:rsidRPr="00744C94" w:rsidRDefault="003434B5" w:rsidP="00744C94">
      <w:pPr>
        <w:ind w:leftChars="586" w:left="1132" w:hangingChars="1" w:hanging="2"/>
        <w:rPr>
          <w:rFonts w:hint="eastAsia"/>
          <w:noProof/>
          <w:color w:val="00B0F0"/>
          <w:sz w:val="20"/>
          <w:szCs w:val="22"/>
        </w:rPr>
      </w:pPr>
      <w:r w:rsidRPr="00C44E73">
        <w:rPr>
          <w:noProof/>
          <w:color w:val="00B0F0"/>
          <w:sz w:val="20"/>
          <w:szCs w:val="22"/>
        </w:rPr>
        <w:t>When transitionimg to a screen other than Drive Mode selection screen, output “</w:t>
      </w:r>
      <w:r w:rsidRPr="00C44E73">
        <w:rPr>
          <w:color w:val="00B0F0"/>
          <w:sz w:val="18"/>
          <w:szCs w:val="22"/>
        </w:rPr>
        <w:t>DMS_DISP_STATUS” as “During</w:t>
      </w:r>
      <w:r w:rsidRPr="00C44E73">
        <w:rPr>
          <w:rFonts w:hint="eastAsia"/>
          <w:color w:val="00B0F0"/>
          <w:sz w:val="18"/>
          <w:szCs w:val="22"/>
        </w:rPr>
        <w:t xml:space="preserve"> </w:t>
      </w:r>
      <w:r w:rsidR="00FA7174" w:rsidRPr="00C44E73">
        <w:rPr>
          <w:color w:val="00B0F0"/>
          <w:sz w:val="18"/>
          <w:szCs w:val="22"/>
        </w:rPr>
        <w:t>not</w:t>
      </w:r>
      <w:r w:rsidRPr="00C44E73">
        <w:rPr>
          <w:color w:val="00B0F0"/>
          <w:sz w:val="18"/>
          <w:szCs w:val="22"/>
        </w:rPr>
        <w:t xml:space="preserve"> displaying”.</w:t>
      </w:r>
    </w:p>
    <w:p w14:paraId="618B5218" w14:textId="77777777" w:rsidR="00180F07" w:rsidRPr="00A45959" w:rsidRDefault="00AA51FB" w:rsidP="00136B41">
      <w:pPr>
        <w:rPr>
          <w:rFonts w:hint="eastAsia"/>
        </w:rPr>
      </w:pPr>
      <w:r>
        <w:br w:type="page"/>
      </w:r>
    </w:p>
    <w:p w14:paraId="38D94EB1" w14:textId="77777777" w:rsidR="006A1B84" w:rsidRPr="00C44E73" w:rsidRDefault="006A1B84" w:rsidP="00CC17EE">
      <w:pPr>
        <w:pStyle w:val="Heading2"/>
        <w:rPr>
          <w:rFonts w:hint="eastAsia"/>
          <w:color w:val="00B0F0"/>
          <w:sz w:val="20"/>
          <w:szCs w:val="22"/>
        </w:rPr>
      </w:pPr>
      <w:bookmarkStart w:id="182" w:name="_Toc166749003"/>
      <w:bookmarkStart w:id="183" w:name="_Toc207119748"/>
      <w:r w:rsidRPr="00A45959">
        <w:rPr>
          <w:rFonts w:hint="eastAsia"/>
        </w:rPr>
        <w:t>信号</w:t>
      </w:r>
      <w:r w:rsidR="007B0B59" w:rsidRPr="00A45959">
        <w:rPr>
          <w:rFonts w:hint="eastAsia"/>
        </w:rPr>
        <w:t>シーケンス</w:t>
      </w:r>
      <w:r w:rsidR="004B7984" w:rsidRPr="00C44E73">
        <w:rPr>
          <w:rFonts w:hint="eastAsia"/>
          <w:color w:val="00B0F0"/>
          <w:sz w:val="20"/>
          <w:szCs w:val="22"/>
        </w:rPr>
        <w:t xml:space="preserve"> /Signal sequence diagram</w:t>
      </w:r>
      <w:bookmarkEnd w:id="182"/>
      <w:bookmarkEnd w:id="183"/>
    </w:p>
    <w:p w14:paraId="03ACAC54" w14:textId="77777777" w:rsidR="00997249" w:rsidRPr="00A45959" w:rsidRDefault="00997249" w:rsidP="00136B41">
      <w:pPr>
        <w:rPr>
          <w:rFonts w:hint="eastAsia"/>
        </w:rPr>
      </w:pPr>
    </w:p>
    <w:p w14:paraId="125BC5B2" w14:textId="77777777" w:rsidR="004F0097" w:rsidRPr="00A45959" w:rsidRDefault="004F0097" w:rsidP="00136B41">
      <w:pPr>
        <w:rPr>
          <w:rFonts w:hint="eastAsia"/>
        </w:rPr>
      </w:pPr>
      <w:r w:rsidRPr="00A45959">
        <w:rPr>
          <w:rFonts w:hint="eastAsia"/>
        </w:rPr>
        <w:t>本項では信号の送受信</w:t>
      </w:r>
      <w:r w:rsidR="007B0B59" w:rsidRPr="00A45959">
        <w:rPr>
          <w:rFonts w:hint="eastAsia"/>
        </w:rPr>
        <w:t>シーケンス</w:t>
      </w:r>
      <w:r w:rsidRPr="00A45959">
        <w:rPr>
          <w:rFonts w:hint="eastAsia"/>
        </w:rPr>
        <w:t>について規定し、画面遷移については</w:t>
      </w:r>
      <w:r w:rsidRPr="00A45959">
        <w:rPr>
          <w:rFonts w:hint="eastAsia"/>
        </w:rPr>
        <w:t>HMI</w:t>
      </w:r>
      <w:r w:rsidRPr="00A45959">
        <w:rPr>
          <w:rFonts w:hint="eastAsia"/>
        </w:rPr>
        <w:t>仕様書を正とする。</w:t>
      </w:r>
    </w:p>
    <w:p w14:paraId="65BBF376" w14:textId="77777777" w:rsidR="009E2725" w:rsidRPr="003401CC" w:rsidRDefault="004B7984" w:rsidP="00136B41">
      <w:pPr>
        <w:rPr>
          <w:rFonts w:hint="eastAsia"/>
          <w:color w:val="00B0F0"/>
          <w:sz w:val="20"/>
          <w:szCs w:val="22"/>
        </w:rPr>
      </w:pPr>
      <w:r w:rsidRPr="00C44E73">
        <w:rPr>
          <w:rFonts w:hint="eastAsia"/>
          <w:color w:val="00B0F0"/>
          <w:sz w:val="20"/>
          <w:szCs w:val="22"/>
        </w:rPr>
        <w:t>In this section, only signal sequence is specificated, and screen transition is described in the HMI specification</w:t>
      </w:r>
      <w:r w:rsidR="00CB7981" w:rsidRPr="00C44E73">
        <w:rPr>
          <w:rFonts w:hint="eastAsia"/>
          <w:color w:val="00B0F0"/>
          <w:sz w:val="20"/>
          <w:szCs w:val="22"/>
        </w:rPr>
        <w:t xml:space="preserve"> sheet</w:t>
      </w:r>
      <w:r w:rsidRPr="00C44E73">
        <w:rPr>
          <w:rFonts w:hint="eastAsia"/>
          <w:color w:val="00B0F0"/>
          <w:sz w:val="20"/>
          <w:szCs w:val="22"/>
        </w:rPr>
        <w:t>.</w:t>
      </w:r>
    </w:p>
    <w:p w14:paraId="7677DFBD" w14:textId="77777777" w:rsidR="00997249" w:rsidRPr="00ED5FE0" w:rsidRDefault="00997249" w:rsidP="00CC17EE">
      <w:pPr>
        <w:pStyle w:val="Heading3"/>
        <w:rPr>
          <w:rFonts w:hint="eastAsia"/>
        </w:rPr>
      </w:pPr>
      <w:bookmarkStart w:id="184" w:name="_Toc166749004"/>
      <w:bookmarkStart w:id="185" w:name="_Ref188895804"/>
      <w:bookmarkStart w:id="186" w:name="_Toc207119749"/>
      <w:r w:rsidRPr="00ED5FE0">
        <w:rPr>
          <w:rFonts w:hint="eastAsia"/>
        </w:rPr>
        <w:t>正常系（</w:t>
      </w:r>
      <w:r w:rsidRPr="00ED5FE0">
        <w:rPr>
          <w:rFonts w:hint="eastAsia"/>
        </w:rPr>
        <w:t>DMS SW</w:t>
      </w:r>
      <w:r w:rsidRPr="00ED5FE0">
        <w:rPr>
          <w:rFonts w:hint="eastAsia"/>
        </w:rPr>
        <w:t>によるモード切り</w:t>
      </w:r>
      <w:r w:rsidRPr="000D218D">
        <w:rPr>
          <w:rFonts w:hint="eastAsia"/>
        </w:rPr>
        <w:t>替え</w:t>
      </w:r>
      <w:r w:rsidR="00355FF6" w:rsidRPr="000D218D">
        <w:rPr>
          <w:rFonts w:hint="eastAsia"/>
        </w:rPr>
        <w:t xml:space="preserve"> </w:t>
      </w:r>
      <w:r w:rsidR="00D63AE9" w:rsidRPr="000D218D">
        <w:t>19ePFv2</w:t>
      </w:r>
      <w:r w:rsidRPr="00ED5FE0">
        <w:rPr>
          <w:rFonts w:hint="eastAsia"/>
          <w:sz w:val="20"/>
          <w:szCs w:val="22"/>
        </w:rPr>
        <w:t>）</w:t>
      </w:r>
      <w:r w:rsidR="004B7984" w:rsidRPr="00ED5FE0">
        <w:rPr>
          <w:rFonts w:hint="eastAsia"/>
          <w:color w:val="00B0F0"/>
          <w:sz w:val="20"/>
          <w:szCs w:val="22"/>
        </w:rPr>
        <w:t>/ Signal sequence of Mode switching by DMS S/W</w:t>
      </w:r>
      <w:r w:rsidR="00355FF6" w:rsidRPr="00ED5FE0">
        <w:rPr>
          <w:color w:val="00B0F0"/>
          <w:sz w:val="20"/>
          <w:szCs w:val="22"/>
        </w:rPr>
        <w:t xml:space="preserve"> for</w:t>
      </w:r>
      <w:r w:rsidR="00355FF6" w:rsidRPr="00ED5FE0">
        <w:rPr>
          <w:sz w:val="20"/>
          <w:szCs w:val="22"/>
        </w:rPr>
        <w:t xml:space="preserve"> </w:t>
      </w:r>
      <w:r w:rsidR="00D63AE9" w:rsidRPr="00AE2925">
        <w:rPr>
          <w:color w:val="000000"/>
          <w:sz w:val="20"/>
          <w:szCs w:val="22"/>
        </w:rPr>
        <w:t xml:space="preserve"> </w:t>
      </w:r>
      <w:r w:rsidR="00D63AE9" w:rsidRPr="000D218D">
        <w:rPr>
          <w:color w:val="00B0F0"/>
          <w:sz w:val="20"/>
          <w:szCs w:val="22"/>
        </w:rPr>
        <w:t>19ePFv2</w:t>
      </w:r>
      <w:bookmarkEnd w:id="184"/>
      <w:bookmarkEnd w:id="185"/>
      <w:bookmarkEnd w:id="186"/>
    </w:p>
    <w:p w14:paraId="6FCF48BF" w14:textId="77777777" w:rsidR="00997249" w:rsidRPr="00ED5FE0" w:rsidRDefault="00997249" w:rsidP="00136B41">
      <w:pPr>
        <w:rPr>
          <w:rFonts w:hint="eastAsia"/>
        </w:rPr>
      </w:pPr>
    </w:p>
    <w:p w14:paraId="7E26C796" w14:textId="77777777" w:rsidR="00997249" w:rsidRPr="00ED5FE0" w:rsidRDefault="00997249" w:rsidP="00136B41">
      <w:pPr>
        <w:rPr>
          <w:rFonts w:hint="eastAsia"/>
        </w:rPr>
      </w:pPr>
      <w:r w:rsidRPr="00ED5FE0">
        <w:rPr>
          <w:rFonts w:hint="eastAsia"/>
        </w:rPr>
        <w:t xml:space="preserve">　例として、</w:t>
      </w:r>
      <w:r w:rsidRPr="00ED5FE0">
        <w:rPr>
          <w:rFonts w:hint="eastAsia"/>
        </w:rPr>
        <w:t>DMS</w:t>
      </w:r>
      <w:r w:rsidRPr="00ED5FE0">
        <w:rPr>
          <w:rFonts w:hint="eastAsia"/>
        </w:rPr>
        <w:t xml:space="preserve">　</w:t>
      </w:r>
      <w:r w:rsidRPr="00ED5FE0">
        <w:rPr>
          <w:rFonts w:hint="eastAsia"/>
        </w:rPr>
        <w:t>SW</w:t>
      </w:r>
      <w:r w:rsidRPr="00ED5FE0">
        <w:rPr>
          <w:rFonts w:hint="eastAsia"/>
        </w:rPr>
        <w:t>を操作し、スポーツモードに切り替える場合を示す。</w:t>
      </w:r>
    </w:p>
    <w:p w14:paraId="30C3BD9A" w14:textId="77777777" w:rsidR="00997249" w:rsidRPr="00ED5FE0" w:rsidRDefault="00997249" w:rsidP="00136B41">
      <w:pPr>
        <w:rPr>
          <w:rFonts w:hint="eastAsia"/>
        </w:rPr>
      </w:pPr>
      <w:r w:rsidRPr="00ED5FE0">
        <w:rPr>
          <w:rFonts w:hint="eastAsia"/>
        </w:rPr>
        <w:t xml:space="preserve">　その他のモードについては</w:t>
      </w:r>
      <w:r w:rsidR="008A5D00">
        <w:rPr>
          <w:rFonts w:hint="eastAsia"/>
        </w:rPr>
        <w:t>3.1</w:t>
      </w:r>
      <w:r w:rsidR="002A53EB" w:rsidRPr="00ED5FE0">
        <w:rPr>
          <w:rFonts w:hint="eastAsia"/>
        </w:rPr>
        <w:t>項</w:t>
      </w:r>
      <w:r w:rsidRPr="00ED5FE0">
        <w:rPr>
          <w:rFonts w:hint="eastAsia"/>
        </w:rPr>
        <w:t>を参照のこと。</w:t>
      </w:r>
    </w:p>
    <w:p w14:paraId="604D9D60" w14:textId="77777777" w:rsidR="004B7984" w:rsidRPr="00ED5FE0" w:rsidRDefault="004B7984" w:rsidP="00136B41">
      <w:pPr>
        <w:rPr>
          <w:rFonts w:hint="eastAsia"/>
          <w:color w:val="00B0F0"/>
          <w:sz w:val="20"/>
          <w:szCs w:val="22"/>
        </w:rPr>
      </w:pPr>
      <w:r w:rsidRPr="00ED5FE0">
        <w:rPr>
          <w:rFonts w:hint="eastAsia"/>
          <w:color w:val="00B0F0"/>
          <w:sz w:val="20"/>
          <w:szCs w:val="22"/>
        </w:rPr>
        <w:t xml:space="preserve">  The following diagram shows an example when user operates DMS SW and DMS mode changes to Sport Mode. About other modes, refer to</w:t>
      </w:r>
      <w:r w:rsidR="008A5D00">
        <w:rPr>
          <w:rFonts w:hint="eastAsia"/>
          <w:color w:val="00B0F0"/>
          <w:sz w:val="20"/>
          <w:szCs w:val="22"/>
        </w:rPr>
        <w:t>3.1</w:t>
      </w:r>
      <w:r w:rsidR="00006E0B" w:rsidRPr="00ED5FE0">
        <w:rPr>
          <w:rFonts w:hint="eastAsia"/>
          <w:color w:val="00B0F0"/>
          <w:sz w:val="20"/>
          <w:szCs w:val="22"/>
        </w:rPr>
        <w:t>.</w:t>
      </w:r>
    </w:p>
    <w:p w14:paraId="1C9B6350" w14:textId="34CE9932" w:rsidR="00EC16B0" w:rsidRPr="00ED5FE0" w:rsidRDefault="00FB37A0" w:rsidP="00136B41">
      <w:pPr>
        <w:rPr>
          <w:rFonts w:hint="eastAsia"/>
        </w:rPr>
      </w:pPr>
      <w:r w:rsidRPr="00ED5FE0">
        <w:rPr>
          <w:noProof/>
        </w:rPr>
        <mc:AlternateContent>
          <mc:Choice Requires="wps">
            <w:drawing>
              <wp:anchor distT="0" distB="0" distL="114300" distR="114300" simplePos="0" relativeHeight="251438592" behindDoc="0" locked="0" layoutInCell="1" allowOverlap="1" wp14:anchorId="635600DA" wp14:editId="3FEAFBE7">
                <wp:simplePos x="0" y="0"/>
                <wp:positionH relativeFrom="column">
                  <wp:posOffset>1315720</wp:posOffset>
                </wp:positionH>
                <wp:positionV relativeFrom="paragraph">
                  <wp:posOffset>10160</wp:posOffset>
                </wp:positionV>
                <wp:extent cx="1258570" cy="645160"/>
                <wp:effectExtent l="6985" t="13970" r="10795" b="7620"/>
                <wp:wrapNone/>
                <wp:docPr id="8506"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8570" cy="64516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4F7A078" w14:textId="77777777" w:rsidR="00784C2F" w:rsidRPr="00A45959" w:rsidRDefault="00784C2F" w:rsidP="00997249">
                            <w:pPr>
                              <w:pStyle w:val="NormalWeb"/>
                              <w:spacing w:before="0" w:beforeAutospacing="0" w:after="0" w:afterAutospacing="0"/>
                              <w:jc w:val="center"/>
                              <w:rPr>
                                <w:sz w:val="21"/>
                              </w:rPr>
                            </w:pPr>
                            <w:r w:rsidRPr="00A45959">
                              <w:rPr>
                                <w:rFonts w:ascii="Arial" w:eastAsia="MS Mincho" w:hAnsi="Arial" w:cs="Arial"/>
                                <w:kern w:val="24"/>
                                <w:sz w:val="20"/>
                                <w:szCs w:val="22"/>
                                <w:eastAsianLayout w:id="1690108674"/>
                              </w:rPr>
                              <w:t>EFI/HV-ECU</w:t>
                            </w:r>
                          </w:p>
                          <w:p w14:paraId="1AD3E7CC" w14:textId="77777777" w:rsidR="00784C2F" w:rsidRPr="00A45959" w:rsidRDefault="00784C2F" w:rsidP="004B7984">
                            <w:pPr>
                              <w:pStyle w:val="NormalWeb"/>
                              <w:spacing w:before="0" w:beforeAutospacing="0" w:after="0" w:afterAutospacing="0"/>
                              <w:jc w:val="center"/>
                              <w:rPr>
                                <w:rFonts w:ascii="Arial" w:eastAsia="MS Mincho" w:hAnsi="Arial" w:cs="Arial" w:hint="eastAsia"/>
                                <w:kern w:val="24"/>
                                <w:sz w:val="20"/>
                                <w:szCs w:val="22"/>
                              </w:rPr>
                            </w:pPr>
                            <w:r w:rsidRPr="00A45959">
                              <w:rPr>
                                <w:rFonts w:ascii="Arial" w:eastAsia="MS Mincho" w:hAnsi="Arial" w:cs="Arial"/>
                                <w:kern w:val="24"/>
                                <w:sz w:val="20"/>
                                <w:szCs w:val="22"/>
                                <w:eastAsianLayout w:id="1690108675"/>
                              </w:rPr>
                              <w:t>(</w:t>
                            </w:r>
                            <w:r w:rsidRPr="00A45959">
                              <w:rPr>
                                <w:rFonts w:ascii="Arial" w:eastAsia="MS Mincho" w:hAnsi="MS Mincho" w:cs="Arial" w:hint="eastAsia"/>
                                <w:kern w:val="24"/>
                                <w:sz w:val="20"/>
                                <w:szCs w:val="22"/>
                                <w:eastAsianLayout w:id="1690108676"/>
                              </w:rPr>
                              <w:t>モード調停部</w:t>
                            </w:r>
                            <w:r w:rsidRPr="00A45959">
                              <w:rPr>
                                <w:rFonts w:ascii="Arial" w:eastAsia="MS Mincho" w:hAnsi="Arial" w:cs="Arial"/>
                                <w:kern w:val="24"/>
                                <w:sz w:val="20"/>
                                <w:szCs w:val="22"/>
                                <w:eastAsianLayout w:id="1690108677"/>
                              </w:rPr>
                              <w:t>)</w:t>
                            </w:r>
                          </w:p>
                          <w:p w14:paraId="4E704C88" w14:textId="77777777" w:rsidR="00784C2F" w:rsidRPr="00A45959" w:rsidRDefault="00784C2F" w:rsidP="00C122B6">
                            <w:pPr>
                              <w:pStyle w:val="NormalWeb"/>
                              <w:spacing w:before="0" w:beforeAutospacing="0" w:after="0" w:afterAutospacing="0"/>
                              <w:jc w:val="center"/>
                              <w:rPr>
                                <w:rFonts w:ascii="Arial" w:eastAsia="MS Mincho" w:hAnsi="Arial" w:cs="Arial"/>
                                <w:kern w:val="24"/>
                                <w:sz w:val="20"/>
                                <w:szCs w:val="22"/>
                              </w:rPr>
                            </w:pPr>
                            <w:r w:rsidRPr="00A45959">
                              <w:rPr>
                                <w:rFonts w:ascii="Arial" w:eastAsia="MS Mincho" w:hAnsi="Arial" w:cs="Arial" w:hint="eastAsia"/>
                                <w:kern w:val="24"/>
                                <w:sz w:val="20"/>
                                <w:szCs w:val="22"/>
                              </w:rPr>
                              <w:t>Mode arbitration part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600DA" id="テキスト ボックス 5" o:spid="_x0000_s1036" type="#_x0000_t202" style="position:absolute;left:0;text-align:left;margin-left:103.6pt;margin-top:.8pt;width:99.1pt;height:50.8pt;z-index:2514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" filled="f" strokecolor="#4f81bd">
                <v:textbox>
                  <w:txbxContent>
                    <w:p w14:paraId="34F7A078" w14:textId="77777777" w:rsidR="00784C2F" w:rsidRPr="00A45959" w:rsidRDefault="00784C2F" w:rsidP="00997249">
                      <w:pPr>
                        <w:pStyle w:val="NormalWeb"/>
                        <w:spacing w:before="0" w:beforeAutospacing="0" w:after="0" w:afterAutospacing="0"/>
                        <w:jc w:val="center"/>
                        <w:rPr>
                          <w:sz w:val="21"/>
                        </w:rPr>
                      </w:pPr>
                      <w:r w:rsidRPr="00A45959">
                        <w:rPr>
                          <w:rFonts w:ascii="Arial" w:eastAsia="MS Mincho" w:hAnsi="Arial" w:cs="Arial"/>
                          <w:kern w:val="24"/>
                          <w:sz w:val="20"/>
                          <w:szCs w:val="22"/>
                          <w:eastAsianLayout w:id="1690108674"/>
                        </w:rPr>
                        <w:t>EFI/HV-ECU</w:t>
                      </w:r>
                    </w:p>
                    <w:p w14:paraId="1AD3E7CC" w14:textId="77777777" w:rsidR="00784C2F" w:rsidRPr="00A45959" w:rsidRDefault="00784C2F" w:rsidP="004B7984">
                      <w:pPr>
                        <w:pStyle w:val="NormalWeb"/>
                        <w:spacing w:before="0" w:beforeAutospacing="0" w:after="0" w:afterAutospacing="0"/>
                        <w:jc w:val="center"/>
                        <w:rPr>
                          <w:rFonts w:ascii="Arial" w:eastAsia="MS Mincho" w:hAnsi="Arial" w:cs="Arial" w:hint="eastAsia"/>
                          <w:kern w:val="24"/>
                          <w:sz w:val="20"/>
                          <w:szCs w:val="22"/>
                        </w:rPr>
                      </w:pPr>
                      <w:r w:rsidRPr="00A45959">
                        <w:rPr>
                          <w:rFonts w:ascii="Arial" w:eastAsia="MS Mincho" w:hAnsi="Arial" w:cs="Arial"/>
                          <w:kern w:val="24"/>
                          <w:sz w:val="20"/>
                          <w:szCs w:val="22"/>
                          <w:eastAsianLayout w:id="1690108675"/>
                        </w:rPr>
                        <w:t>(</w:t>
                      </w:r>
                      <w:r w:rsidRPr="00A45959">
                        <w:rPr>
                          <w:rFonts w:ascii="Arial" w:eastAsia="MS Mincho" w:hAnsi="MS Mincho" w:cs="Arial" w:hint="eastAsia"/>
                          <w:kern w:val="24"/>
                          <w:sz w:val="20"/>
                          <w:szCs w:val="22"/>
                          <w:eastAsianLayout w:id="1690108676"/>
                        </w:rPr>
                        <w:t>モード調停部</w:t>
                      </w:r>
                      <w:r w:rsidRPr="00A45959">
                        <w:rPr>
                          <w:rFonts w:ascii="Arial" w:eastAsia="MS Mincho" w:hAnsi="Arial" w:cs="Arial"/>
                          <w:kern w:val="24"/>
                          <w:sz w:val="20"/>
                          <w:szCs w:val="22"/>
                          <w:eastAsianLayout w:id="1690108677"/>
                        </w:rPr>
                        <w:t>)</w:t>
                      </w:r>
                    </w:p>
                    <w:p w14:paraId="4E704C88" w14:textId="77777777" w:rsidR="00784C2F" w:rsidRPr="00A45959" w:rsidRDefault="00784C2F" w:rsidP="00C122B6">
                      <w:pPr>
                        <w:pStyle w:val="NormalWeb"/>
                        <w:spacing w:before="0" w:beforeAutospacing="0" w:after="0" w:afterAutospacing="0"/>
                        <w:jc w:val="center"/>
                        <w:rPr>
                          <w:rFonts w:ascii="Arial" w:eastAsia="MS Mincho" w:hAnsi="Arial" w:cs="Arial"/>
                          <w:kern w:val="24"/>
                          <w:sz w:val="20"/>
                          <w:szCs w:val="22"/>
                        </w:rPr>
                      </w:pPr>
                      <w:r w:rsidRPr="00A45959">
                        <w:rPr>
                          <w:rFonts w:ascii="Arial" w:eastAsia="MS Mincho" w:hAnsi="Arial" w:cs="Arial" w:hint="eastAsia"/>
                          <w:kern w:val="24"/>
                          <w:sz w:val="20"/>
                          <w:szCs w:val="22"/>
                        </w:rPr>
                        <w:t>Mode arbitration part</w:t>
                      </w:r>
                    </w:p>
                  </w:txbxContent>
                </v:textbox>
              </v:shape>
            </w:pict>
          </mc:Fallback>
        </mc:AlternateContent>
      </w:r>
    </w:p>
    <w:p w14:paraId="103DBC12" w14:textId="285480B4" w:rsidR="006A1B84" w:rsidRPr="00ED5FE0" w:rsidRDefault="00FB37A0" w:rsidP="00136B41">
      <w:pPr>
        <w:rPr>
          <w:rFonts w:hint="eastAsia"/>
          <w:color w:val="00B0F0"/>
        </w:rPr>
      </w:pPr>
      <w:r w:rsidRPr="00ED5FE0">
        <w:rPr>
          <w:noProof/>
        </w:rPr>
        <mc:AlternateContent>
          <mc:Choice Requires="wps">
            <w:drawing>
              <wp:anchor distT="0" distB="0" distL="114300" distR="114300" simplePos="0" relativeHeight="251437568" behindDoc="0" locked="0" layoutInCell="1" allowOverlap="1" wp14:anchorId="756B98F6" wp14:editId="2363021B">
                <wp:simplePos x="0" y="0"/>
                <wp:positionH relativeFrom="column">
                  <wp:posOffset>91440</wp:posOffset>
                </wp:positionH>
                <wp:positionV relativeFrom="paragraph">
                  <wp:posOffset>0</wp:posOffset>
                </wp:positionV>
                <wp:extent cx="1008380" cy="470535"/>
                <wp:effectExtent l="11430" t="7620" r="8890" b="7620"/>
                <wp:wrapNone/>
                <wp:docPr id="8505"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70535"/>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1A4BB9DE"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eastAsianLayout w:id="1690108672"/>
                              </w:rPr>
                              <w:t>ユーザー操作</w:t>
                            </w:r>
                          </w:p>
                          <w:p w14:paraId="66263A29" w14:textId="77777777" w:rsidR="00784C2F" w:rsidRPr="00A45959" w:rsidRDefault="00784C2F" w:rsidP="00997249">
                            <w:pPr>
                              <w:pStyle w:val="NormalWeb"/>
                              <w:spacing w:before="0" w:beforeAutospacing="0" w:after="0" w:afterAutospacing="0"/>
                              <w:jc w:val="center"/>
                            </w:pPr>
                            <w:r w:rsidRPr="00A45959">
                              <w:rPr>
                                <w:rFonts w:ascii="Arial" w:eastAsia="MS Mincho" w:hAnsi="Arial" w:cs="Arial"/>
                                <w:kern w:val="24"/>
                                <w:sz w:val="22"/>
                                <w:szCs w:val="22"/>
                                <w:eastAsianLayout w:id="1690108673"/>
                              </w:rPr>
                              <w:t xml:space="preserve">User </w:t>
                            </w:r>
                            <w:r w:rsidRPr="00A45959">
                              <w:rPr>
                                <w:rFonts w:ascii="Arial" w:eastAsia="MS Mincho" w:hAnsi="Arial" w:cs="Arial" w:hint="eastAsia"/>
                                <w:kern w:val="24"/>
                                <w:sz w:val="22"/>
                                <w:szCs w:val="22"/>
                              </w:rPr>
                              <w:t>Operation</w:t>
                            </w:r>
                          </w:p>
                        </w:txbxContent>
                      </wps:txbx>
                      <wps:bodyPr rot="0" vert="horz" wrap="square" lIns="62640" tIns="45720" rIns="626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56B98F6" id="テキスト ボックス 4" o:spid="_x0000_s1037" type="#_x0000_t202" style="position:absolute;left:0;text-align:left;margin-left:7.2pt;margin-top:0;width:79.4pt;height:37.05pt;z-index:25143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" filled="f" strokecolor="#4f81bd">
                <v:textbox style="mso-fit-shape-to-text:t" inset="1.74mm,,1.74mm">
                  <w:txbxContent>
                    <w:p w14:paraId="1A4BB9DE"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eastAsianLayout w:id="1690108672"/>
                        </w:rPr>
                        <w:t>ユーザー操作</w:t>
                      </w:r>
                    </w:p>
                    <w:p w14:paraId="66263A29" w14:textId="77777777" w:rsidR="00784C2F" w:rsidRPr="00A45959" w:rsidRDefault="00784C2F" w:rsidP="00997249">
                      <w:pPr>
                        <w:pStyle w:val="NormalWeb"/>
                        <w:spacing w:before="0" w:beforeAutospacing="0" w:after="0" w:afterAutospacing="0"/>
                        <w:jc w:val="center"/>
                      </w:pPr>
                      <w:r w:rsidRPr="00A45959">
                        <w:rPr>
                          <w:rFonts w:ascii="Arial" w:eastAsia="MS Mincho" w:hAnsi="Arial" w:cs="Arial"/>
                          <w:kern w:val="24"/>
                          <w:sz w:val="22"/>
                          <w:szCs w:val="22"/>
                          <w:eastAsianLayout w:id="1690108673"/>
                        </w:rPr>
                        <w:t xml:space="preserve">User </w:t>
                      </w:r>
                      <w:r w:rsidRPr="00A45959">
                        <w:rPr>
                          <w:rFonts w:ascii="Arial" w:eastAsia="MS Mincho" w:hAnsi="Arial" w:cs="Arial" w:hint="eastAsia"/>
                          <w:kern w:val="24"/>
                          <w:sz w:val="22"/>
                          <w:szCs w:val="22"/>
                        </w:rPr>
                        <w:t>Operation</w:t>
                      </w:r>
                    </w:p>
                  </w:txbxContent>
                </v:textbox>
              </v:shape>
            </w:pict>
          </mc:Fallback>
        </mc:AlternateContent>
      </w:r>
      <w:r w:rsidRPr="00ED5FE0">
        <w:rPr>
          <w:noProof/>
          <w:color w:val="00B0F0"/>
        </w:rPr>
        <mc:AlternateContent>
          <mc:Choice Requires="wps">
            <w:drawing>
              <wp:anchor distT="0" distB="0" distL="114300" distR="114300" simplePos="0" relativeHeight="251439616" behindDoc="0" locked="0" layoutInCell="1" allowOverlap="1" wp14:anchorId="3BD8198B" wp14:editId="53EAFE69">
                <wp:simplePos x="0" y="0"/>
                <wp:positionH relativeFrom="column">
                  <wp:posOffset>3980180</wp:posOffset>
                </wp:positionH>
                <wp:positionV relativeFrom="paragraph">
                  <wp:posOffset>7620</wp:posOffset>
                </wp:positionV>
                <wp:extent cx="1008380" cy="470535"/>
                <wp:effectExtent l="0" t="0" r="1270" b="0"/>
                <wp:wrapNone/>
                <wp:docPr id="8504"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470535"/>
                        </a:xfrm>
                        <a:prstGeom prst="rect">
                          <a:avLst/>
                        </a:prstGeom>
                        <a:noFill/>
                        <a:ln>
                          <a:solidFill>
                            <a:srgbClr val="4F81BD"/>
                          </a:solidFill>
                        </a:ln>
                      </wps:spPr>
                      <wps:txbx>
                        <w:txbxContent>
                          <w:p w14:paraId="77DA93F9" w14:textId="77777777" w:rsidR="00784C2F" w:rsidRPr="00A45959" w:rsidRDefault="00784C2F" w:rsidP="00997249">
                            <w:pPr>
                              <w:pStyle w:val="NormalWeb"/>
                              <w:spacing w:before="0" w:beforeAutospacing="0" w:after="0" w:afterAutospacing="0"/>
                              <w:jc w:val="center"/>
                            </w:pPr>
                            <w:r w:rsidRPr="00A45959">
                              <w:rPr>
                                <w:rFonts w:ascii="Arial" w:eastAsia="MS Mincho" w:hAnsi="Arial" w:cs="Arial"/>
                                <w:kern w:val="24"/>
                                <w:sz w:val="22"/>
                                <w:szCs w:val="22"/>
                                <w:eastAsianLayout w:id="1690108678"/>
                              </w:rPr>
                              <w:t>MM</w:t>
                            </w:r>
                          </w:p>
                          <w:p w14:paraId="176BA082"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eastAsianLayout w:id="1690108679"/>
                              </w:rPr>
                              <w:t>（</w:t>
                            </w:r>
                            <w:r w:rsidRPr="00A45959">
                              <w:rPr>
                                <w:rFonts w:ascii="Arial" w:eastAsia="MS Mincho" w:hAnsi="Arial" w:cs="Arial"/>
                                <w:kern w:val="24"/>
                                <w:sz w:val="22"/>
                                <w:szCs w:val="22"/>
                                <w:eastAsianLayout w:id="1690108680"/>
                              </w:rPr>
                              <w:t>AVN)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BD8198B" id="テキスト ボックス 6" o:spid="_x0000_s1038" type="#_x0000_t202" style="position:absolute;left:0;text-align:left;margin-left:313.4pt;margin-top:.6pt;width:79.4pt;height:37.05pt;z-index:25143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" filled="f" strokecolor="#4f81bd">
                <v:path arrowok="t"/>
                <v:textbox style="mso-fit-shape-to-text:t">
                  <w:txbxContent>
                    <w:p w14:paraId="77DA93F9" w14:textId="77777777" w:rsidR="00784C2F" w:rsidRPr="00A45959" w:rsidRDefault="00784C2F" w:rsidP="00997249">
                      <w:pPr>
                        <w:pStyle w:val="NormalWeb"/>
                        <w:spacing w:before="0" w:beforeAutospacing="0" w:after="0" w:afterAutospacing="0"/>
                        <w:jc w:val="center"/>
                      </w:pPr>
                      <w:r w:rsidRPr="00A45959">
                        <w:rPr>
                          <w:rFonts w:ascii="Arial" w:eastAsia="MS Mincho" w:hAnsi="Arial" w:cs="Arial"/>
                          <w:kern w:val="24"/>
                          <w:sz w:val="22"/>
                          <w:szCs w:val="22"/>
                          <w:eastAsianLayout w:id="1690108678"/>
                        </w:rPr>
                        <w:t>MM</w:t>
                      </w:r>
                    </w:p>
                    <w:p w14:paraId="176BA082"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eastAsianLayout w:id="1690108679"/>
                        </w:rPr>
                        <w:t>（</w:t>
                      </w:r>
                      <w:r w:rsidRPr="00A45959">
                        <w:rPr>
                          <w:rFonts w:ascii="Arial" w:eastAsia="MS Mincho" w:hAnsi="Arial" w:cs="Arial"/>
                          <w:kern w:val="24"/>
                          <w:sz w:val="22"/>
                          <w:szCs w:val="22"/>
                          <w:eastAsianLayout w:id="1690108680"/>
                        </w:rPr>
                        <w:t>AVN)</w:t>
                      </w:r>
                    </w:p>
                  </w:txbxContent>
                </v:textbox>
              </v:shape>
            </w:pict>
          </mc:Fallback>
        </mc:AlternateContent>
      </w:r>
      <w:r w:rsidRPr="00ED5FE0">
        <w:rPr>
          <w:noProof/>
          <w:color w:val="00B0F0"/>
        </w:rPr>
        <mc:AlternateContent>
          <mc:Choice Requires="wps">
            <w:drawing>
              <wp:anchor distT="0" distB="0" distL="114300" distR="114300" simplePos="0" relativeHeight="251441664" behindDoc="0" locked="0" layoutInCell="1" allowOverlap="1" wp14:anchorId="6C58ACDB" wp14:editId="57EBB62D">
                <wp:simplePos x="0" y="0"/>
                <wp:positionH relativeFrom="column">
                  <wp:posOffset>2684145</wp:posOffset>
                </wp:positionH>
                <wp:positionV relativeFrom="paragraph">
                  <wp:posOffset>13970</wp:posOffset>
                </wp:positionV>
                <wp:extent cx="1008380" cy="285750"/>
                <wp:effectExtent l="0" t="0" r="1270" b="9525"/>
                <wp:wrapNone/>
                <wp:docPr id="8503" name="テキスト ボックス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85750"/>
                        </a:xfrm>
                        <a:prstGeom prst="rect">
                          <a:avLst/>
                        </a:prstGeom>
                        <a:noFill/>
                        <a:ln>
                          <a:solidFill>
                            <a:srgbClr val="4F81BD"/>
                          </a:solidFill>
                        </a:ln>
                      </wps:spPr>
                      <wps:txbx>
                        <w:txbxContent>
                          <w:p w14:paraId="791E7517"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rPr>
                              <w:t xml:space="preserve">Central </w:t>
                            </w:r>
                            <w:r w:rsidRPr="00A45959">
                              <w:rPr>
                                <w:rFonts w:ascii="Arial" w:eastAsia="MS Mincho" w:hAnsi="Arial" w:cs="Arial"/>
                                <w:kern w:val="24"/>
                                <w:sz w:val="22"/>
                                <w:szCs w:val="22"/>
                                <w:eastAsianLayout w:id="1690108682"/>
                              </w:rPr>
                              <w:t>GW</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C58ACDB" id="テキスト ボックス 8" o:spid="_x0000_s1039" type="#_x0000_t202" style="position:absolute;left:0;text-align:left;margin-left:211.35pt;margin-top:1.1pt;width:79.4pt;height:22.5pt;z-index:25144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" filled="f" strokecolor="#4f81bd">
                <v:path arrowok="t"/>
                <v:textbox style="mso-fit-shape-to-text:t">
                  <w:txbxContent>
                    <w:p w14:paraId="791E7517" w14:textId="77777777" w:rsidR="00784C2F" w:rsidRPr="00A45959" w:rsidRDefault="00784C2F" w:rsidP="00997249">
                      <w:pPr>
                        <w:pStyle w:val="NormalWeb"/>
                        <w:spacing w:before="0" w:beforeAutospacing="0" w:after="0" w:afterAutospacing="0"/>
                        <w:jc w:val="center"/>
                      </w:pPr>
                      <w:r w:rsidRPr="00A45959">
                        <w:rPr>
                          <w:rFonts w:ascii="Arial" w:eastAsia="MS Mincho" w:hAnsi="MS Mincho" w:cs="Arial" w:hint="eastAsia"/>
                          <w:kern w:val="24"/>
                          <w:sz w:val="22"/>
                          <w:szCs w:val="22"/>
                        </w:rPr>
                        <w:t xml:space="preserve">Central </w:t>
                      </w:r>
                      <w:r w:rsidRPr="00A45959">
                        <w:rPr>
                          <w:rFonts w:ascii="Arial" w:eastAsia="MS Mincho" w:hAnsi="Arial" w:cs="Arial"/>
                          <w:kern w:val="24"/>
                          <w:sz w:val="22"/>
                          <w:szCs w:val="22"/>
                          <w:eastAsianLayout w:id="1690108682"/>
                        </w:rPr>
                        <w:t>GW</w:t>
                      </w:r>
                    </w:p>
                  </w:txbxContent>
                </v:textbox>
              </v:shape>
            </w:pict>
          </mc:Fallback>
        </mc:AlternateContent>
      </w:r>
    </w:p>
    <w:p w14:paraId="2B64C75F" w14:textId="77777777" w:rsidR="006A1B84" w:rsidRPr="00ED5FE0" w:rsidRDefault="006A1B84" w:rsidP="00136B41">
      <w:pPr>
        <w:rPr>
          <w:rFonts w:hint="eastAsia"/>
          <w:color w:val="00B0F0"/>
        </w:rPr>
      </w:pPr>
    </w:p>
    <w:p w14:paraId="54415044" w14:textId="068192E6" w:rsidR="006A1B84" w:rsidRPr="00355FF6" w:rsidRDefault="00FB37A0" w:rsidP="00136B41">
      <w:pPr>
        <w:rPr>
          <w:rFonts w:hint="eastAsia"/>
          <w:color w:val="00B0F0"/>
        </w:rPr>
      </w:pPr>
      <w:r w:rsidRPr="00ED5FE0">
        <w:rPr>
          <w:noProof/>
          <w:color w:val="00B0F0"/>
        </w:rPr>
        <mc:AlternateContent>
          <mc:Choice Requires="wps">
            <w:drawing>
              <wp:anchor distT="0" distB="0" distL="114300" distR="114300" simplePos="0" relativeHeight="251449856" behindDoc="0" locked="0" layoutInCell="1" allowOverlap="1" wp14:anchorId="20EC32B7" wp14:editId="38C55CB0">
                <wp:simplePos x="0" y="0"/>
                <wp:positionH relativeFrom="column">
                  <wp:posOffset>235585</wp:posOffset>
                </wp:positionH>
                <wp:positionV relativeFrom="paragraph">
                  <wp:posOffset>120015</wp:posOffset>
                </wp:positionV>
                <wp:extent cx="5881370" cy="394970"/>
                <wp:effectExtent l="0" t="0" r="5080" b="5080"/>
                <wp:wrapNone/>
                <wp:docPr id="8502" name="フローチャート : 代替処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1370" cy="394970"/>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3E3EEA22" w14:textId="77777777" w:rsidR="00081970" w:rsidRPr="00081970" w:rsidRDefault="00081970" w:rsidP="00081970">
                            <w:pPr>
                              <w:pStyle w:val="NormalWeb"/>
                              <w:spacing w:before="0" w:beforeAutospacing="0" w:after="0" w:afterAutospacing="0"/>
                              <w:jc w:val="center"/>
                              <w:rPr>
                                <w:rFonts w:ascii="Century" w:hAnsi="Century"/>
                                <w:sz w:val="21"/>
                                <w:szCs w:val="21"/>
                              </w:rPr>
                            </w:pPr>
                            <w:r w:rsidRPr="00081970">
                              <w:rPr>
                                <w:rFonts w:ascii="Century" w:eastAsia="MS Mincho" w:hAnsi="Century" w:cs="Times New Roman"/>
                                <w:color w:val="000000"/>
                                <w:kern w:val="24"/>
                                <w:sz w:val="21"/>
                                <w:szCs w:val="21"/>
                                <w:eastAsianLayout w:id="1690108673"/>
                              </w:rPr>
                              <w:t>IG-ON</w:t>
                            </w:r>
                            <w:r w:rsidRPr="00081970">
                              <w:rPr>
                                <w:rFonts w:ascii="Century" w:eastAsia="MS Mincho" w:hAnsi="Century" w:cs="Times New Roman"/>
                                <w:color w:val="000000"/>
                                <w:kern w:val="24"/>
                                <w:sz w:val="21"/>
                                <w:szCs w:val="21"/>
                                <w:eastAsianLayout w:id="1690108673"/>
                              </w:rPr>
                              <w:t>中</w:t>
                            </w:r>
                            <w:r w:rsidRPr="00081970">
                              <w:rPr>
                                <w:rFonts w:ascii="Century" w:eastAsia="MS Mincho" w:hAnsi="Century" w:cs="Times New Roman"/>
                                <w:color w:val="000000"/>
                                <w:kern w:val="24"/>
                                <w:sz w:val="21"/>
                                <w:szCs w:val="21"/>
                              </w:rPr>
                              <w:t>/ During IG-ON</w:t>
                            </w:r>
                          </w:p>
                          <w:p w14:paraId="0EA8E4FC" w14:textId="77777777" w:rsidR="00784C2F" w:rsidRPr="00081970" w:rsidRDefault="00784C2F" w:rsidP="00997249">
                            <w:pPr>
                              <w:pStyle w:val="NormalWeb"/>
                              <w:spacing w:before="0" w:beforeAutospacing="0" w:after="0" w:afterAutospacing="0"/>
                              <w:jc w:val="center"/>
                              <w:rPr>
                                <w:rFonts w:ascii="Century" w:hAnsi="Century"/>
                              </w:rPr>
                            </w:pPr>
                          </w:p>
                        </w:txbxContent>
                      </wps:txbx>
                      <wps:bodyPr rtlCol="0" anchor="ctr"/>
                    </wps:wsp>
                  </a:graphicData>
                </a:graphic>
                <wp14:sizeRelH relativeFrom="page">
                  <wp14:pctWidth>0</wp14:pctWidth>
                </wp14:sizeRelH>
                <wp14:sizeRelV relativeFrom="page">
                  <wp14:pctHeight>0</wp14:pctHeight>
                </wp14:sizeRelV>
              </wp:anchor>
            </w:drawing>
          </mc:Choice>
          <mc:Fallback>
            <w:pict>
              <v:shapetype w14:anchorId="20EC32B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 代替処理 18" o:spid="_x0000_s1040" type="#_x0000_t176" style="position:absolute;left:0;text-align:left;margin-left:18.55pt;margin-top:9.45pt;width:463.1pt;height:31.1pt;z-index:25144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" fillcolor="window" strokecolor="windowText" strokeweight="1pt">
                <v:path arrowok="t"/>
                <v:textbox>
                  <w:txbxContent>
                    <w:p w14:paraId="3E3EEA22" w14:textId="77777777" w:rsidR="00081970" w:rsidRPr="00081970" w:rsidRDefault="00081970" w:rsidP="00081970">
                      <w:pPr>
                        <w:pStyle w:val="NormalWeb"/>
                        <w:spacing w:before="0" w:beforeAutospacing="0" w:after="0" w:afterAutospacing="0"/>
                        <w:jc w:val="center"/>
                        <w:rPr>
                          <w:rFonts w:ascii="Century" w:hAnsi="Century"/>
                          <w:sz w:val="21"/>
                          <w:szCs w:val="21"/>
                        </w:rPr>
                      </w:pPr>
                      <w:r w:rsidRPr="00081970">
                        <w:rPr>
                          <w:rFonts w:ascii="Century" w:eastAsia="MS Mincho" w:hAnsi="Century" w:cs="Times New Roman"/>
                          <w:color w:val="000000"/>
                          <w:kern w:val="24"/>
                          <w:sz w:val="21"/>
                          <w:szCs w:val="21"/>
                          <w:eastAsianLayout w:id="1690108673"/>
                        </w:rPr>
                        <w:t>IG-ON</w:t>
                      </w:r>
                      <w:r w:rsidRPr="00081970">
                        <w:rPr>
                          <w:rFonts w:ascii="Century" w:eastAsia="MS Mincho" w:hAnsi="Century" w:cs="Times New Roman"/>
                          <w:color w:val="000000"/>
                          <w:kern w:val="24"/>
                          <w:sz w:val="21"/>
                          <w:szCs w:val="21"/>
                          <w:eastAsianLayout w:id="1690108673"/>
                        </w:rPr>
                        <w:t>中</w:t>
                      </w:r>
                      <w:r w:rsidRPr="00081970">
                        <w:rPr>
                          <w:rFonts w:ascii="Century" w:eastAsia="MS Mincho" w:hAnsi="Century" w:cs="Times New Roman"/>
                          <w:color w:val="000000"/>
                          <w:kern w:val="24"/>
                          <w:sz w:val="21"/>
                          <w:szCs w:val="21"/>
                        </w:rPr>
                        <w:t>/ During IG-ON</w:t>
                      </w:r>
                    </w:p>
                    <w:p w14:paraId="0EA8E4FC" w14:textId="77777777" w:rsidR="00784C2F" w:rsidRPr="00081970" w:rsidRDefault="00784C2F" w:rsidP="00997249">
                      <w:pPr>
                        <w:pStyle w:val="NormalWeb"/>
                        <w:spacing w:before="0" w:beforeAutospacing="0" w:after="0" w:afterAutospacing="0"/>
                        <w:jc w:val="center"/>
                        <w:rPr>
                          <w:rFonts w:ascii="Century" w:hAnsi="Century"/>
                        </w:rPr>
                      </w:pPr>
                    </w:p>
                  </w:txbxContent>
                </v:textbox>
              </v:shape>
            </w:pict>
          </mc:Fallback>
        </mc:AlternateContent>
      </w:r>
      <w:r w:rsidRPr="00ED5FE0">
        <w:rPr>
          <w:noProof/>
          <w:color w:val="00B0F0"/>
        </w:rPr>
        <mc:AlternateContent>
          <mc:Choice Requires="wps">
            <w:drawing>
              <wp:anchor distT="0" distB="0" distL="114299" distR="114299" simplePos="0" relativeHeight="251446784" behindDoc="0" locked="0" layoutInCell="1" allowOverlap="1" wp14:anchorId="2062525A" wp14:editId="6D536C11">
                <wp:simplePos x="0" y="0"/>
                <wp:positionH relativeFrom="column">
                  <wp:posOffset>595629</wp:posOffset>
                </wp:positionH>
                <wp:positionV relativeFrom="paragraph">
                  <wp:posOffset>61595</wp:posOffset>
                </wp:positionV>
                <wp:extent cx="0" cy="5669280"/>
                <wp:effectExtent l="0" t="0" r="19050" b="7620"/>
                <wp:wrapNone/>
                <wp:docPr id="8501" name="直線コネクタ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928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5843DB3" id="直線コネクタ 27" o:spid="_x0000_s1026" style="position:absolute;z-index:2514467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9pt,4.85pt" to="46.9pt,4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" strokecolor="#4a7ebb">
                <o:lock v:ext="edit" shapetype="f"/>
              </v:line>
            </w:pict>
          </mc:Fallback>
        </mc:AlternateContent>
      </w:r>
      <w:r w:rsidRPr="00ED5FE0">
        <w:rPr>
          <w:noProof/>
          <w:color w:val="00B0F0"/>
        </w:rPr>
        <mc:AlternateContent>
          <mc:Choice Requires="wps">
            <w:drawing>
              <wp:anchor distT="0" distB="0" distL="114300" distR="114300" simplePos="0" relativeHeight="251435520" behindDoc="0" locked="0" layoutInCell="1" allowOverlap="1" wp14:anchorId="76FDFF30" wp14:editId="46EFD326">
                <wp:simplePos x="0" y="0"/>
                <wp:positionH relativeFrom="column">
                  <wp:posOffset>1928495</wp:posOffset>
                </wp:positionH>
                <wp:positionV relativeFrom="paragraph">
                  <wp:posOffset>61595</wp:posOffset>
                </wp:positionV>
                <wp:extent cx="16510" cy="5742305"/>
                <wp:effectExtent l="0" t="0" r="2540" b="10795"/>
                <wp:wrapNone/>
                <wp:docPr id="8500"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510" cy="574230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B14C11D" id="直線コネクタ 2" o:spid="_x0000_s1026" style="position:absolute;flip:x;z-index:25143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85pt,4.85pt" to="153.1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" strokecolor="#4a7ebb">
                <o:lock v:ext="edit" shapetype="f"/>
              </v:line>
            </w:pict>
          </mc:Fallback>
        </mc:AlternateContent>
      </w:r>
      <w:r w:rsidRPr="00ED5FE0">
        <w:rPr>
          <w:noProof/>
          <w:color w:val="00B0F0"/>
        </w:rPr>
        <mc:AlternateContent>
          <mc:Choice Requires="wps">
            <w:drawing>
              <wp:anchor distT="0" distB="0" distL="114300" distR="114300" simplePos="0" relativeHeight="251436544" behindDoc="0" locked="0" layoutInCell="1" allowOverlap="1" wp14:anchorId="0933D2FF" wp14:editId="2F54F564">
                <wp:simplePos x="0" y="0"/>
                <wp:positionH relativeFrom="column">
                  <wp:posOffset>4470400</wp:posOffset>
                </wp:positionH>
                <wp:positionV relativeFrom="paragraph">
                  <wp:posOffset>68580</wp:posOffset>
                </wp:positionV>
                <wp:extent cx="13335" cy="5793740"/>
                <wp:effectExtent l="0" t="0" r="5715" b="16510"/>
                <wp:wrapNone/>
                <wp:docPr id="8499"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335" cy="579374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90ABE1C" id="直線コネクタ 3" o:spid="_x0000_s1026" style="position:absolute;flip:x;z-index:25143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pt,5.4pt" to="353.05pt,4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" strokecolor="#4a7ebb">
                <o:lock v:ext="edit" shapetype="f"/>
              </v:line>
            </w:pict>
          </mc:Fallback>
        </mc:AlternateContent>
      </w:r>
      <w:r w:rsidRPr="00ED5FE0">
        <w:rPr>
          <w:noProof/>
          <w:color w:val="00B0F0"/>
        </w:rPr>
        <mc:AlternateContent>
          <mc:Choice Requires="wps">
            <w:drawing>
              <wp:anchor distT="0" distB="0" distL="114299" distR="114299" simplePos="0" relativeHeight="251440640" behindDoc="0" locked="0" layoutInCell="1" allowOverlap="1" wp14:anchorId="24322C2C" wp14:editId="2B3BCDD5">
                <wp:simplePos x="0" y="0"/>
                <wp:positionH relativeFrom="column">
                  <wp:posOffset>3187699</wp:posOffset>
                </wp:positionH>
                <wp:positionV relativeFrom="paragraph">
                  <wp:posOffset>74930</wp:posOffset>
                </wp:positionV>
                <wp:extent cx="0" cy="5728970"/>
                <wp:effectExtent l="0" t="0" r="19050" b="5080"/>
                <wp:wrapNone/>
                <wp:docPr id="8498"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72897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256CFA7" id="直線コネクタ 7" o:spid="_x0000_s1026" style="position:absolute;z-index:2514406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51pt,5.9pt" to="251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" strokecolor="#4a7ebb">
                <o:lock v:ext="edit" shapetype="f"/>
              </v:line>
            </w:pict>
          </mc:Fallback>
        </mc:AlternateContent>
      </w:r>
    </w:p>
    <w:p w14:paraId="68B128DA" w14:textId="77777777" w:rsidR="006A1B84" w:rsidRPr="00355FF6" w:rsidRDefault="006A1B84" w:rsidP="00136B41">
      <w:pPr>
        <w:rPr>
          <w:rFonts w:hint="eastAsia"/>
          <w:color w:val="00B0F0"/>
        </w:rPr>
      </w:pPr>
    </w:p>
    <w:p w14:paraId="6F791F77" w14:textId="77777777" w:rsidR="006A1B84" w:rsidRPr="00355FF6" w:rsidRDefault="006A1B84" w:rsidP="00136B41">
      <w:pPr>
        <w:rPr>
          <w:rFonts w:hint="eastAsia"/>
          <w:color w:val="00B0F0"/>
        </w:rPr>
      </w:pPr>
    </w:p>
    <w:p w14:paraId="14B90421" w14:textId="0803532F" w:rsidR="006A1B84" w:rsidRPr="00355FF6" w:rsidRDefault="00FB37A0" w:rsidP="00136B41">
      <w:pPr>
        <w:rPr>
          <w:rFonts w:hint="eastAsia"/>
          <w:color w:val="00B0F0"/>
        </w:rPr>
      </w:pPr>
      <w:r w:rsidRPr="00355FF6">
        <w:rPr>
          <w:noProof/>
          <w:color w:val="00B0F0"/>
        </w:rPr>
        <mc:AlternateContent>
          <mc:Choice Requires="wps">
            <w:drawing>
              <wp:anchor distT="0" distB="0" distL="114300" distR="114300" simplePos="0" relativeHeight="251447808" behindDoc="0" locked="0" layoutInCell="1" allowOverlap="1" wp14:anchorId="33D55BEB" wp14:editId="79E958DF">
                <wp:simplePos x="0" y="0"/>
                <wp:positionH relativeFrom="column">
                  <wp:posOffset>0</wp:posOffset>
                </wp:positionH>
                <wp:positionV relativeFrom="paragraph">
                  <wp:posOffset>12065</wp:posOffset>
                </wp:positionV>
                <wp:extent cx="1387475" cy="497205"/>
                <wp:effectExtent l="0" t="0" r="3175" b="0"/>
                <wp:wrapNone/>
                <wp:docPr id="8497" name="フローチャート : 代替処理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7475" cy="497205"/>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487D7C8B"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Pr>
                                <w:rFonts w:ascii="Century" w:eastAsia="MS Mincho" w:hAnsi="MS Mincho" w:cs="Times New Roman" w:hint="eastAsia"/>
                                <w:color w:val="000000"/>
                                <w:kern w:val="24"/>
                                <w:sz w:val="21"/>
                                <w:szCs w:val="21"/>
                                <w:eastAsianLayout w:id="1690108679"/>
                              </w:rPr>
                              <w:t>S</w:t>
                            </w:r>
                            <w:r>
                              <w:rPr>
                                <w:rFonts w:ascii="Century" w:eastAsia="MS Mincho" w:hAnsi="MS Mincho" w:cs="Times New Roman" w:hint="eastAsia"/>
                                <w:color w:val="000000"/>
                                <w:kern w:val="24"/>
                                <w:sz w:val="21"/>
                                <w:szCs w:val="21"/>
                              </w:rPr>
                              <w:t>W</w:t>
                            </w:r>
                            <w:r>
                              <w:rPr>
                                <w:rFonts w:ascii="Century" w:eastAsia="MS Mincho" w:hAnsi="MS Mincho" w:cs="Times New Roman" w:hint="eastAsia"/>
                                <w:color w:val="000000"/>
                                <w:kern w:val="24"/>
                                <w:sz w:val="21"/>
                                <w:szCs w:val="21"/>
                              </w:rPr>
                              <w:t>操作</w:t>
                            </w:r>
                          </w:p>
                          <w:p w14:paraId="111FAF66" w14:textId="77777777" w:rsidR="00784C2F" w:rsidRDefault="00784C2F" w:rsidP="00997249">
                            <w:pPr>
                              <w:pStyle w:val="NormalWeb"/>
                              <w:spacing w:before="0" w:beforeAutospacing="0" w:after="0" w:afterAutospacing="0"/>
                              <w:jc w:val="center"/>
                            </w:pPr>
                            <w:r>
                              <w:rPr>
                                <w:rFonts w:ascii="Century" w:eastAsia="MS Mincho" w:hAnsi="MS Mincho" w:cs="Times New Roman" w:hint="eastAsia"/>
                                <w:color w:val="000000"/>
                                <w:kern w:val="24"/>
                                <w:sz w:val="21"/>
                                <w:szCs w:val="21"/>
                              </w:rPr>
                              <w:t>/SW operation</w:t>
                            </w: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33D55BEB" id="フローチャート : 代替処理 37" o:spid="_x0000_s1041" type="#_x0000_t176" style="position:absolute;left:0;text-align:left;margin-left:0;margin-top:.95pt;width:109.25pt;height:39.15pt;z-index:25144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" fillcolor="window" strokecolor="windowText" strokeweight="1pt">
                <v:path arrowok="t"/>
                <v:textbox>
                  <w:txbxContent>
                    <w:p w14:paraId="487D7C8B"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Pr>
                          <w:rFonts w:ascii="Century" w:eastAsia="MS Mincho" w:hAnsi="MS Mincho" w:cs="Times New Roman" w:hint="eastAsia"/>
                          <w:color w:val="000000"/>
                          <w:kern w:val="24"/>
                          <w:sz w:val="21"/>
                          <w:szCs w:val="21"/>
                          <w:eastAsianLayout w:id="1690108679"/>
                        </w:rPr>
                        <w:t>S</w:t>
                      </w:r>
                      <w:r>
                        <w:rPr>
                          <w:rFonts w:ascii="Century" w:eastAsia="MS Mincho" w:hAnsi="MS Mincho" w:cs="Times New Roman" w:hint="eastAsia"/>
                          <w:color w:val="000000"/>
                          <w:kern w:val="24"/>
                          <w:sz w:val="21"/>
                          <w:szCs w:val="21"/>
                        </w:rPr>
                        <w:t>W</w:t>
                      </w:r>
                      <w:r>
                        <w:rPr>
                          <w:rFonts w:ascii="Century" w:eastAsia="MS Mincho" w:hAnsi="MS Mincho" w:cs="Times New Roman" w:hint="eastAsia"/>
                          <w:color w:val="000000"/>
                          <w:kern w:val="24"/>
                          <w:sz w:val="21"/>
                          <w:szCs w:val="21"/>
                        </w:rPr>
                        <w:t>操作</w:t>
                      </w:r>
                    </w:p>
                    <w:p w14:paraId="111FAF66" w14:textId="77777777" w:rsidR="00784C2F" w:rsidRDefault="00784C2F" w:rsidP="00997249">
                      <w:pPr>
                        <w:pStyle w:val="NormalWeb"/>
                        <w:spacing w:before="0" w:beforeAutospacing="0" w:after="0" w:afterAutospacing="0"/>
                        <w:jc w:val="center"/>
                      </w:pPr>
                      <w:r>
                        <w:rPr>
                          <w:rFonts w:ascii="Century" w:eastAsia="MS Mincho" w:hAnsi="MS Mincho" w:cs="Times New Roman" w:hint="eastAsia"/>
                          <w:color w:val="000000"/>
                          <w:kern w:val="24"/>
                          <w:sz w:val="21"/>
                          <w:szCs w:val="21"/>
                        </w:rPr>
                        <w:t>/SW operation</w:t>
                      </w:r>
                    </w:p>
                  </w:txbxContent>
                </v:textbox>
              </v:shape>
            </w:pict>
          </mc:Fallback>
        </mc:AlternateContent>
      </w:r>
    </w:p>
    <w:p w14:paraId="18E02F0C" w14:textId="77777777" w:rsidR="006A1B84" w:rsidRPr="00355FF6" w:rsidRDefault="006A1B84" w:rsidP="00136B41">
      <w:pPr>
        <w:rPr>
          <w:rFonts w:hint="eastAsia"/>
          <w:color w:val="00B0F0"/>
        </w:rPr>
      </w:pPr>
    </w:p>
    <w:p w14:paraId="6B7996A7" w14:textId="77777777" w:rsidR="006A1B84" w:rsidRPr="00355FF6" w:rsidRDefault="006A1B84" w:rsidP="00136B41">
      <w:pPr>
        <w:rPr>
          <w:rFonts w:hint="eastAsia"/>
          <w:color w:val="00B0F0"/>
        </w:rPr>
      </w:pPr>
    </w:p>
    <w:p w14:paraId="329586D2" w14:textId="4EB77F83" w:rsidR="006A1B84" w:rsidRPr="00355FF6" w:rsidRDefault="00FB37A0" w:rsidP="00136B41">
      <w:pPr>
        <w:rPr>
          <w:rFonts w:hint="eastAsia"/>
          <w:color w:val="00B0F0"/>
        </w:rPr>
      </w:pPr>
      <w:r w:rsidRPr="00355FF6">
        <w:rPr>
          <w:noProof/>
          <w:color w:val="00B0F0"/>
        </w:rPr>
        <mc:AlternateContent>
          <mc:Choice Requires="wps">
            <w:drawing>
              <wp:anchor distT="0" distB="0" distL="114300" distR="114300" simplePos="0" relativeHeight="251442688" behindDoc="0" locked="0" layoutInCell="1" allowOverlap="1" wp14:anchorId="1B34083C" wp14:editId="76204301">
                <wp:simplePos x="0" y="0"/>
                <wp:positionH relativeFrom="column">
                  <wp:posOffset>1162685</wp:posOffset>
                </wp:positionH>
                <wp:positionV relativeFrom="paragraph">
                  <wp:posOffset>100965</wp:posOffset>
                </wp:positionV>
                <wp:extent cx="1656080" cy="695325"/>
                <wp:effectExtent l="6350" t="15240" r="13970" b="13335"/>
                <wp:wrapNone/>
                <wp:docPr id="8496" name="フローチャート : 代替処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080" cy="695325"/>
                        </a:xfrm>
                        <a:prstGeom prst="flowChartAlternateProcess">
                          <a:avLst/>
                        </a:prstGeom>
                        <a:solidFill>
                          <a:srgbClr val="FFFFFF"/>
                        </a:solidFill>
                        <a:ln w="12700" algn="ctr">
                          <a:solidFill>
                            <a:srgbClr val="000000"/>
                          </a:solidFill>
                          <a:miter lim="800000"/>
                          <a:headEnd/>
                          <a:tailEnd/>
                        </a:ln>
                      </wps:spPr>
                      <wps:txbx>
                        <w:txbxContent>
                          <w:p w14:paraId="0678DB89" w14:textId="77777777" w:rsidR="00784C2F" w:rsidRDefault="00784C2F" w:rsidP="00997249">
                            <w:pPr>
                              <w:pStyle w:val="NormalWeb"/>
                              <w:spacing w:before="0" w:beforeAutospacing="0" w:after="0" w:afterAutospacing="0"/>
                              <w:jc w:val="center"/>
                            </w:pPr>
                            <w:r w:rsidRPr="00997249">
                              <w:rPr>
                                <w:rFonts w:ascii="Century" w:eastAsia="MS Mincho" w:hAnsi="MS Mincho" w:cs="Times New Roman" w:hint="eastAsia"/>
                                <w:color w:val="000000"/>
                                <w:kern w:val="24"/>
                                <w:sz w:val="21"/>
                                <w:szCs w:val="21"/>
                                <w:eastAsianLayout w:id="1690108688"/>
                              </w:rPr>
                              <w:t>判定処理部</w:t>
                            </w:r>
                          </w:p>
                          <w:p w14:paraId="658ABCAE" w14:textId="77777777" w:rsidR="00784C2F" w:rsidRPr="00C514FE" w:rsidRDefault="00784C2F" w:rsidP="00997249">
                            <w:pPr>
                              <w:pStyle w:val="NormalWeb"/>
                              <w:spacing w:before="0" w:beforeAutospacing="0" w:after="0" w:afterAutospacing="0"/>
                              <w:jc w:val="center"/>
                              <w:rPr>
                                <w:rFonts w:ascii="Century" w:eastAsia="MS Mincho" w:hAnsi="MS Mincho" w:cs="Times New Roman" w:hint="eastAsia"/>
                                <w:color w:val="000000"/>
                                <w:kern w:val="24"/>
                                <w:sz w:val="18"/>
                                <w:szCs w:val="21"/>
                              </w:rPr>
                            </w:pPr>
                            <w:r w:rsidRPr="00997249">
                              <w:rPr>
                                <w:rFonts w:ascii="Century" w:eastAsia="MS Mincho" w:hAnsi="MS Mincho" w:cs="Times New Roman" w:hint="eastAsia"/>
                                <w:color w:val="000000"/>
                                <w:kern w:val="24"/>
                                <w:sz w:val="21"/>
                                <w:szCs w:val="21"/>
                                <w:eastAsianLayout w:id="1690108672"/>
                              </w:rPr>
                              <w:t>判断「</w:t>
                            </w:r>
                            <w:r w:rsidRPr="00997249">
                              <w:rPr>
                                <w:rFonts w:ascii="Century" w:eastAsia="MS Mincho" w:hAnsi="Century" w:cs="Times New Roman"/>
                                <w:color w:val="000000"/>
                                <w:kern w:val="24"/>
                                <w:sz w:val="21"/>
                                <w:szCs w:val="21"/>
                                <w:eastAsianLayout w:id="1690108673"/>
                              </w:rPr>
                              <w:t>Sport</w:t>
                            </w:r>
                            <w:r w:rsidRPr="00997249">
                              <w:rPr>
                                <w:rFonts w:ascii="Century" w:eastAsia="MS Mincho" w:hAnsi="MS Mincho" w:cs="Times New Roman" w:hint="eastAsia"/>
                                <w:color w:val="000000"/>
                                <w:kern w:val="24"/>
                                <w:sz w:val="21"/>
                                <w:szCs w:val="21"/>
                                <w:eastAsianLayout w:id="1690108674"/>
                              </w:rPr>
                              <w:t>モード」</w:t>
                            </w:r>
                          </w:p>
                          <w:p w14:paraId="16755BF8" w14:textId="77777777" w:rsidR="00784C2F" w:rsidRPr="00C514FE" w:rsidRDefault="00784C2F" w:rsidP="00997249">
                            <w:pPr>
                              <w:pStyle w:val="NormalWeb"/>
                              <w:spacing w:before="0" w:beforeAutospacing="0" w:after="0" w:afterAutospacing="0"/>
                              <w:jc w:val="center"/>
                              <w:rPr>
                                <w:sz w:val="21"/>
                              </w:rPr>
                            </w:pPr>
                            <w:r w:rsidRPr="00C514FE">
                              <w:rPr>
                                <w:rFonts w:hint="eastAsia"/>
                                <w:sz w:val="21"/>
                              </w:rPr>
                              <w:t>Determines as Sport Mode</w:t>
                            </w:r>
                          </w:p>
                        </w:txbxContent>
                      </wps:txbx>
                      <wps:bodyPr rot="0" vert="horz" wrap="square" lIns="7200" tIns="18000" rIns="7200" bIns="72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B34083C" id="フローチャート : 代替処理 12" o:spid="_x0000_s1042" type="#_x0000_t176" style="position:absolute;left:0;text-align:left;margin-left:91.55pt;margin-top:7.95pt;width:130.4pt;height:54.75pt;z-index:25144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" strokeweight="1pt">
                <v:textbox inset=".2mm,.5mm,.2mm,.2mm">
                  <w:txbxContent>
                    <w:p w14:paraId="0678DB89" w14:textId="77777777" w:rsidR="00784C2F" w:rsidRDefault="00784C2F" w:rsidP="00997249">
                      <w:pPr>
                        <w:pStyle w:val="NormalWeb"/>
                        <w:spacing w:before="0" w:beforeAutospacing="0" w:after="0" w:afterAutospacing="0"/>
                        <w:jc w:val="center"/>
                      </w:pPr>
                      <w:r w:rsidRPr="00997249">
                        <w:rPr>
                          <w:rFonts w:ascii="Century" w:eastAsia="MS Mincho" w:hAnsi="MS Mincho" w:cs="Times New Roman" w:hint="eastAsia"/>
                          <w:color w:val="000000"/>
                          <w:kern w:val="24"/>
                          <w:sz w:val="21"/>
                          <w:szCs w:val="21"/>
                          <w:eastAsianLayout w:id="1690108688"/>
                        </w:rPr>
                        <w:t>判定処理部</w:t>
                      </w:r>
                    </w:p>
                    <w:p w14:paraId="658ABCAE" w14:textId="77777777" w:rsidR="00784C2F" w:rsidRPr="00C514FE" w:rsidRDefault="00784C2F" w:rsidP="00997249">
                      <w:pPr>
                        <w:pStyle w:val="NormalWeb"/>
                        <w:spacing w:before="0" w:beforeAutospacing="0" w:after="0" w:afterAutospacing="0"/>
                        <w:jc w:val="center"/>
                        <w:rPr>
                          <w:rFonts w:ascii="Century" w:eastAsia="MS Mincho" w:hAnsi="MS Mincho" w:cs="Times New Roman" w:hint="eastAsia"/>
                          <w:color w:val="000000"/>
                          <w:kern w:val="24"/>
                          <w:sz w:val="18"/>
                          <w:szCs w:val="21"/>
                        </w:rPr>
                      </w:pPr>
                      <w:r w:rsidRPr="00997249">
                        <w:rPr>
                          <w:rFonts w:ascii="Century" w:eastAsia="MS Mincho" w:hAnsi="MS Mincho" w:cs="Times New Roman" w:hint="eastAsia"/>
                          <w:color w:val="000000"/>
                          <w:kern w:val="24"/>
                          <w:sz w:val="21"/>
                          <w:szCs w:val="21"/>
                          <w:eastAsianLayout w:id="1690108672"/>
                        </w:rPr>
                        <w:t>判断「</w:t>
                      </w:r>
                      <w:r w:rsidRPr="00997249">
                        <w:rPr>
                          <w:rFonts w:ascii="Century" w:eastAsia="MS Mincho" w:hAnsi="Century" w:cs="Times New Roman"/>
                          <w:color w:val="000000"/>
                          <w:kern w:val="24"/>
                          <w:sz w:val="21"/>
                          <w:szCs w:val="21"/>
                          <w:eastAsianLayout w:id="1690108673"/>
                        </w:rPr>
                        <w:t>Sport</w:t>
                      </w:r>
                      <w:r w:rsidRPr="00997249">
                        <w:rPr>
                          <w:rFonts w:ascii="Century" w:eastAsia="MS Mincho" w:hAnsi="MS Mincho" w:cs="Times New Roman" w:hint="eastAsia"/>
                          <w:color w:val="000000"/>
                          <w:kern w:val="24"/>
                          <w:sz w:val="21"/>
                          <w:szCs w:val="21"/>
                          <w:eastAsianLayout w:id="1690108674"/>
                        </w:rPr>
                        <w:t>モード」</w:t>
                      </w:r>
                    </w:p>
                    <w:p w14:paraId="16755BF8" w14:textId="77777777" w:rsidR="00784C2F" w:rsidRPr="00C514FE" w:rsidRDefault="00784C2F" w:rsidP="00997249">
                      <w:pPr>
                        <w:pStyle w:val="NormalWeb"/>
                        <w:spacing w:before="0" w:beforeAutospacing="0" w:after="0" w:afterAutospacing="0"/>
                        <w:jc w:val="center"/>
                        <w:rPr>
                          <w:sz w:val="21"/>
                        </w:rPr>
                      </w:pPr>
                      <w:r w:rsidRPr="00C514FE">
                        <w:rPr>
                          <w:rFonts w:hint="eastAsia"/>
                          <w:sz w:val="21"/>
                        </w:rPr>
                        <w:t>Determines as Sport Mode</w:t>
                      </w:r>
                    </w:p>
                  </w:txbxContent>
                </v:textbox>
              </v:shape>
            </w:pict>
          </mc:Fallback>
        </mc:AlternateContent>
      </w:r>
      <w:r w:rsidRPr="00355FF6">
        <w:rPr>
          <w:noProof/>
          <w:color w:val="00B0F0"/>
        </w:rPr>
        <mc:AlternateContent>
          <mc:Choice Requires="wps">
            <w:drawing>
              <wp:anchor distT="0" distB="0" distL="114300" distR="114300" simplePos="0" relativeHeight="251450880" behindDoc="0" locked="0" layoutInCell="1" allowOverlap="1" wp14:anchorId="362CB2AD" wp14:editId="1D3B7CC7">
                <wp:simplePos x="0" y="0"/>
                <wp:positionH relativeFrom="column">
                  <wp:posOffset>600075</wp:posOffset>
                </wp:positionH>
                <wp:positionV relativeFrom="paragraph">
                  <wp:posOffset>27305</wp:posOffset>
                </wp:positionV>
                <wp:extent cx="1344930" cy="635"/>
                <wp:effectExtent l="5715" t="74930" r="20955" b="76835"/>
                <wp:wrapNone/>
                <wp:docPr id="8495" name="直線矢印コネク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93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03983E2" id="_x0000_t34" coordsize="21600,21600" o:spt="34" o:oned="t" adj="10800" path="m,l@0,0@0,21600,21600,21600e" filled="f">
                <v:stroke joinstyle="miter"/>
                <v:formulas>
                  <v:f eqn="val #0"/>
                </v:formulas>
                <v:path arrowok="t" fillok="f" o:connecttype="none"/>
                <v:handles>
                  <v:h position="#0,center"/>
                </v:handles>
                <o:lock v:ext="edit" shapetype="t"/>
              </v:shapetype>
              <v:shape id="直線矢印コネクタ 20" o:spid="_x0000_s1026" type="#_x0000_t34" style="position:absolute;margin-left:47.25pt;margin-top:2.15pt;width:105.9pt;height:.05pt;z-index:25145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" strokecolor="#4a7ebb">
                <v:stroke endarrow="open"/>
              </v:shape>
            </w:pict>
          </mc:Fallback>
        </mc:AlternateContent>
      </w:r>
    </w:p>
    <w:p w14:paraId="2D61ED66" w14:textId="77777777" w:rsidR="006A1B84" w:rsidRPr="00355FF6" w:rsidRDefault="006A1B84" w:rsidP="00136B41">
      <w:pPr>
        <w:rPr>
          <w:rFonts w:hint="eastAsia"/>
          <w:color w:val="00B0F0"/>
        </w:rPr>
      </w:pPr>
    </w:p>
    <w:p w14:paraId="20DD23FE" w14:textId="77777777" w:rsidR="006A1B84" w:rsidRPr="00355FF6" w:rsidRDefault="006A1B84" w:rsidP="00136B41">
      <w:pPr>
        <w:rPr>
          <w:rFonts w:hint="eastAsia"/>
          <w:color w:val="00B0F0"/>
        </w:rPr>
      </w:pPr>
    </w:p>
    <w:p w14:paraId="5EBA9B1E" w14:textId="77777777" w:rsidR="006A1B84" w:rsidRPr="00355FF6" w:rsidRDefault="006A1B84" w:rsidP="00136B41">
      <w:pPr>
        <w:rPr>
          <w:rFonts w:hint="eastAsia"/>
          <w:color w:val="00B0F0"/>
        </w:rPr>
      </w:pPr>
    </w:p>
    <w:p w14:paraId="37DDB18E" w14:textId="07CB4444" w:rsidR="006A1B84" w:rsidRPr="00355FF6" w:rsidRDefault="00FB37A0" w:rsidP="00136B41">
      <w:pPr>
        <w:rPr>
          <w:rFonts w:hint="eastAsia"/>
          <w:color w:val="00B0F0"/>
        </w:rPr>
      </w:pPr>
      <w:r w:rsidRPr="00355FF6">
        <w:rPr>
          <w:noProof/>
          <w:color w:val="00B0F0"/>
        </w:rPr>
        <mc:AlternateContent>
          <mc:Choice Requires="wps">
            <w:drawing>
              <wp:anchor distT="0" distB="0" distL="114300" distR="114300" simplePos="0" relativeHeight="251448832" behindDoc="0" locked="0" layoutInCell="1" allowOverlap="1" wp14:anchorId="6BCF5842" wp14:editId="67B78DE4">
                <wp:simplePos x="0" y="0"/>
                <wp:positionH relativeFrom="column">
                  <wp:posOffset>1397000</wp:posOffset>
                </wp:positionH>
                <wp:positionV relativeFrom="paragraph">
                  <wp:posOffset>130175</wp:posOffset>
                </wp:positionV>
                <wp:extent cx="1209675" cy="695325"/>
                <wp:effectExtent l="0" t="0" r="9525" b="9525"/>
                <wp:wrapNone/>
                <wp:docPr id="8494" name="フローチャート : 代替処理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695325"/>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10DCB222"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sidRPr="00997249">
                              <w:rPr>
                                <w:rFonts w:ascii="Century" w:eastAsia="MS Mincho" w:hAnsi="Century" w:cs="Times New Roman"/>
                                <w:color w:val="000000"/>
                                <w:kern w:val="24"/>
                                <w:sz w:val="21"/>
                                <w:szCs w:val="21"/>
                                <w:eastAsianLayout w:id="1690108683"/>
                              </w:rPr>
                              <w:t>CAN</w:t>
                            </w:r>
                            <w:r w:rsidRPr="00997249">
                              <w:rPr>
                                <w:rFonts w:ascii="Century" w:eastAsia="MS Mincho" w:hAnsi="MS Mincho" w:cs="Times New Roman" w:hint="eastAsia"/>
                                <w:color w:val="000000"/>
                                <w:kern w:val="24"/>
                                <w:sz w:val="21"/>
                                <w:szCs w:val="21"/>
                                <w:eastAsianLayout w:id="1690108684"/>
                              </w:rPr>
                              <w:t>信号生成部</w:t>
                            </w:r>
                          </w:p>
                          <w:p w14:paraId="7DAA7F57" w14:textId="77777777" w:rsidR="00784C2F" w:rsidRDefault="00784C2F" w:rsidP="00997249">
                            <w:pPr>
                              <w:pStyle w:val="NormalWeb"/>
                              <w:spacing w:before="0" w:beforeAutospacing="0" w:after="0" w:afterAutospacing="0"/>
                              <w:jc w:val="center"/>
                            </w:pPr>
                            <w:r>
                              <w:rPr>
                                <w:rFonts w:ascii="Century" w:eastAsia="MS Mincho" w:hAnsi="MS Mincho" w:cs="Times New Roman" w:hint="eastAsia"/>
                                <w:color w:val="000000"/>
                                <w:kern w:val="24"/>
                                <w:sz w:val="21"/>
                                <w:szCs w:val="21"/>
                              </w:rPr>
                              <w:t>Generates CAN signal</w:t>
                            </w: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6BCF5842" id="フローチャート : 代替処理 29" o:spid="_x0000_s1043" type="#_x0000_t176" style="position:absolute;left:0;text-align:left;margin-left:110pt;margin-top:10.25pt;width:95.25pt;height:54.75pt;z-index:25144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" fillcolor="window" strokecolor="windowText" strokeweight="1pt">
                <v:path arrowok="t"/>
                <v:textbox>
                  <w:txbxContent>
                    <w:p w14:paraId="10DCB222"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sidRPr="00997249">
                        <w:rPr>
                          <w:rFonts w:ascii="Century" w:eastAsia="MS Mincho" w:hAnsi="Century" w:cs="Times New Roman"/>
                          <w:color w:val="000000"/>
                          <w:kern w:val="24"/>
                          <w:sz w:val="21"/>
                          <w:szCs w:val="21"/>
                          <w:eastAsianLayout w:id="1690108683"/>
                        </w:rPr>
                        <w:t>CAN</w:t>
                      </w:r>
                      <w:r w:rsidRPr="00997249">
                        <w:rPr>
                          <w:rFonts w:ascii="Century" w:eastAsia="MS Mincho" w:hAnsi="MS Mincho" w:cs="Times New Roman" w:hint="eastAsia"/>
                          <w:color w:val="000000"/>
                          <w:kern w:val="24"/>
                          <w:sz w:val="21"/>
                          <w:szCs w:val="21"/>
                          <w:eastAsianLayout w:id="1690108684"/>
                        </w:rPr>
                        <w:t>信号生成部</w:t>
                      </w:r>
                    </w:p>
                    <w:p w14:paraId="7DAA7F57" w14:textId="77777777" w:rsidR="00784C2F" w:rsidRDefault="00784C2F" w:rsidP="00997249">
                      <w:pPr>
                        <w:pStyle w:val="NormalWeb"/>
                        <w:spacing w:before="0" w:beforeAutospacing="0" w:after="0" w:afterAutospacing="0"/>
                        <w:jc w:val="center"/>
                      </w:pPr>
                      <w:r>
                        <w:rPr>
                          <w:rFonts w:ascii="Century" w:eastAsia="MS Mincho" w:hAnsi="MS Mincho" w:cs="Times New Roman" w:hint="eastAsia"/>
                          <w:color w:val="000000"/>
                          <w:kern w:val="24"/>
                          <w:sz w:val="21"/>
                          <w:szCs w:val="21"/>
                        </w:rPr>
                        <w:t>Generates CAN signal</w:t>
                      </w:r>
                    </w:p>
                  </w:txbxContent>
                </v:textbox>
              </v:shape>
            </w:pict>
          </mc:Fallback>
        </mc:AlternateContent>
      </w:r>
    </w:p>
    <w:p w14:paraId="4EF15E64" w14:textId="77777777" w:rsidR="006A1B84" w:rsidRPr="00355FF6" w:rsidRDefault="006A1B84" w:rsidP="00136B41">
      <w:pPr>
        <w:rPr>
          <w:rFonts w:hint="eastAsia"/>
          <w:color w:val="00B0F0"/>
        </w:rPr>
      </w:pPr>
    </w:p>
    <w:p w14:paraId="1CBEF8F3" w14:textId="77777777" w:rsidR="006A1B84" w:rsidRPr="00355FF6" w:rsidRDefault="006A1B84" w:rsidP="00136B41">
      <w:pPr>
        <w:rPr>
          <w:rFonts w:hint="eastAsia"/>
          <w:color w:val="00B0F0"/>
        </w:rPr>
      </w:pPr>
    </w:p>
    <w:p w14:paraId="656134DA" w14:textId="77777777" w:rsidR="006A1B84" w:rsidRPr="00355FF6" w:rsidRDefault="006A1B84" w:rsidP="00136B41">
      <w:pPr>
        <w:rPr>
          <w:rFonts w:hint="eastAsia"/>
          <w:color w:val="00B0F0"/>
        </w:rPr>
      </w:pPr>
    </w:p>
    <w:p w14:paraId="5D358056" w14:textId="06D982C0" w:rsidR="006A1B84" w:rsidRPr="00355FF6" w:rsidRDefault="00FB37A0" w:rsidP="00136B41">
      <w:pPr>
        <w:rPr>
          <w:rFonts w:hint="eastAsia"/>
          <w:color w:val="00B0F0"/>
        </w:rPr>
      </w:pPr>
      <w:r w:rsidRPr="00355FF6">
        <w:rPr>
          <w:noProof/>
          <w:color w:val="00B0F0"/>
        </w:rPr>
        <mc:AlternateContent>
          <mc:Choice Requires="wps">
            <w:drawing>
              <wp:anchor distT="0" distB="0" distL="114300" distR="114300" simplePos="0" relativeHeight="251444736" behindDoc="0" locked="0" layoutInCell="1" allowOverlap="1" wp14:anchorId="0C79CBC6" wp14:editId="02F4DD46">
                <wp:simplePos x="0" y="0"/>
                <wp:positionH relativeFrom="column">
                  <wp:posOffset>1099820</wp:posOffset>
                </wp:positionH>
                <wp:positionV relativeFrom="paragraph">
                  <wp:posOffset>129540</wp:posOffset>
                </wp:positionV>
                <wp:extent cx="1845310" cy="532130"/>
                <wp:effectExtent l="10160" t="7620" r="11430" b="12700"/>
                <wp:wrapNone/>
                <wp:docPr id="8493" name="フローチャート : 代替処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310" cy="532130"/>
                        </a:xfrm>
                        <a:prstGeom prst="flowChartAlternateProcess">
                          <a:avLst/>
                        </a:prstGeom>
                        <a:solidFill>
                          <a:srgbClr val="FFFFFF"/>
                        </a:solidFill>
                        <a:ln w="12700" algn="ctr">
                          <a:solidFill>
                            <a:srgbClr val="000000"/>
                          </a:solidFill>
                          <a:miter lim="800000"/>
                          <a:headEnd/>
                          <a:tailEnd/>
                        </a:ln>
                      </wps:spPr>
                      <wps:txbx>
                        <w:txbxContent>
                          <w:p w14:paraId="1BC31C85"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sidRPr="00997249">
                              <w:rPr>
                                <w:rFonts w:ascii="Century" w:eastAsia="MS Mincho" w:hAnsi="Century" w:cs="Times New Roman"/>
                                <w:color w:val="000000"/>
                                <w:kern w:val="24"/>
                                <w:sz w:val="21"/>
                                <w:szCs w:val="21"/>
                                <w:eastAsianLayout w:id="1690108688"/>
                              </w:rPr>
                              <w:t>CAN</w:t>
                            </w:r>
                            <w:r w:rsidRPr="00997249">
                              <w:rPr>
                                <w:rFonts w:ascii="Century" w:eastAsia="MS Mincho" w:hAnsi="MS Mincho" w:cs="Times New Roman" w:hint="eastAsia"/>
                                <w:color w:val="000000"/>
                                <w:kern w:val="24"/>
                                <w:sz w:val="21"/>
                                <w:szCs w:val="21"/>
                                <w:eastAsianLayout w:id="1690108672"/>
                              </w:rPr>
                              <w:t>送信</w:t>
                            </w:r>
                            <w:r>
                              <w:rPr>
                                <w:rFonts w:ascii="Century" w:eastAsia="MS Mincho" w:hAnsi="MS Mincho" w:cs="Times New Roman" w:hint="eastAsia"/>
                                <w:color w:val="000000"/>
                                <w:kern w:val="24"/>
                                <w:sz w:val="21"/>
                                <w:szCs w:val="21"/>
                              </w:rPr>
                              <w:t>部</w:t>
                            </w:r>
                          </w:p>
                          <w:p w14:paraId="2729D25D" w14:textId="77777777" w:rsidR="00784C2F" w:rsidRDefault="00784C2F" w:rsidP="00997249">
                            <w:pPr>
                              <w:pStyle w:val="NormalWeb"/>
                              <w:spacing w:before="0" w:beforeAutospacing="0" w:after="0" w:afterAutospacing="0"/>
                              <w:jc w:val="center"/>
                            </w:pPr>
                            <w:r>
                              <w:rPr>
                                <w:rFonts w:hint="eastAsia"/>
                              </w:rPr>
                              <w:t>CAN tranｓceiver</w:t>
                            </w:r>
                          </w:p>
                        </w:txbxContent>
                      </wps:txbx>
                      <wps:bodyPr rot="0" vert="horz" wrap="square" lIns="91440" tIns="18000" rIns="91440" bIns="18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C79CBC6" id="フローチャート : 代替処理 16" o:spid="_x0000_s1044" type="#_x0000_t176" style="position:absolute;left:0;text-align:left;margin-left:86.6pt;margin-top:10.2pt;width:145.3pt;height:41.9pt;z-index:25144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" strokeweight="1pt">
                <v:textbox inset=",.5mm,,.5mm">
                  <w:txbxContent>
                    <w:p w14:paraId="1BC31C85" w14:textId="77777777" w:rsidR="00784C2F" w:rsidRDefault="00784C2F" w:rsidP="00997249">
                      <w:pPr>
                        <w:pStyle w:val="NormalWeb"/>
                        <w:spacing w:before="0" w:beforeAutospacing="0" w:after="0" w:afterAutospacing="0"/>
                        <w:jc w:val="center"/>
                        <w:rPr>
                          <w:rFonts w:ascii="Century" w:eastAsia="MS Mincho" w:hAnsi="MS Mincho" w:cs="Times New Roman" w:hint="eastAsia"/>
                          <w:color w:val="000000"/>
                          <w:kern w:val="24"/>
                          <w:sz w:val="21"/>
                          <w:szCs w:val="21"/>
                        </w:rPr>
                      </w:pPr>
                      <w:r w:rsidRPr="00997249">
                        <w:rPr>
                          <w:rFonts w:ascii="Century" w:eastAsia="MS Mincho" w:hAnsi="Century" w:cs="Times New Roman"/>
                          <w:color w:val="000000"/>
                          <w:kern w:val="24"/>
                          <w:sz w:val="21"/>
                          <w:szCs w:val="21"/>
                          <w:eastAsianLayout w:id="1690108688"/>
                        </w:rPr>
                        <w:t>CAN</w:t>
                      </w:r>
                      <w:r w:rsidRPr="00997249">
                        <w:rPr>
                          <w:rFonts w:ascii="Century" w:eastAsia="MS Mincho" w:hAnsi="MS Mincho" w:cs="Times New Roman" w:hint="eastAsia"/>
                          <w:color w:val="000000"/>
                          <w:kern w:val="24"/>
                          <w:sz w:val="21"/>
                          <w:szCs w:val="21"/>
                          <w:eastAsianLayout w:id="1690108672"/>
                        </w:rPr>
                        <w:t>送信</w:t>
                      </w:r>
                      <w:r>
                        <w:rPr>
                          <w:rFonts w:ascii="Century" w:eastAsia="MS Mincho" w:hAnsi="MS Mincho" w:cs="Times New Roman" w:hint="eastAsia"/>
                          <w:color w:val="000000"/>
                          <w:kern w:val="24"/>
                          <w:sz w:val="21"/>
                          <w:szCs w:val="21"/>
                        </w:rPr>
                        <w:t>部</w:t>
                      </w:r>
                    </w:p>
                    <w:p w14:paraId="2729D25D" w14:textId="77777777" w:rsidR="00784C2F" w:rsidRDefault="00784C2F" w:rsidP="00997249">
                      <w:pPr>
                        <w:pStyle w:val="NormalWeb"/>
                        <w:spacing w:before="0" w:beforeAutospacing="0" w:after="0" w:afterAutospacing="0"/>
                        <w:jc w:val="center"/>
                      </w:pPr>
                      <w:r>
                        <w:rPr>
                          <w:rFonts w:hint="eastAsia"/>
                        </w:rPr>
                        <w:t>CAN tranｓceiver</w:t>
                      </w:r>
                    </w:p>
                  </w:txbxContent>
                </v:textbox>
              </v:shape>
            </w:pict>
          </mc:Fallback>
        </mc:AlternateContent>
      </w:r>
    </w:p>
    <w:p w14:paraId="688947B8" w14:textId="77777777" w:rsidR="006A1B84" w:rsidRPr="00355FF6" w:rsidRDefault="006A1B84" w:rsidP="00136B41">
      <w:pPr>
        <w:rPr>
          <w:rFonts w:hint="eastAsia"/>
          <w:color w:val="00B0F0"/>
        </w:rPr>
      </w:pPr>
    </w:p>
    <w:p w14:paraId="75914DEF" w14:textId="77777777" w:rsidR="006A1B84" w:rsidRPr="00355FF6" w:rsidRDefault="006A1B84" w:rsidP="00136B41">
      <w:pPr>
        <w:rPr>
          <w:rFonts w:hint="eastAsia"/>
          <w:color w:val="00B0F0"/>
        </w:rPr>
      </w:pPr>
    </w:p>
    <w:p w14:paraId="6267BFD6" w14:textId="6B2670D5" w:rsidR="006A1B84" w:rsidRPr="00355FF6" w:rsidRDefault="00FB37A0" w:rsidP="00136B41">
      <w:pPr>
        <w:rPr>
          <w:rFonts w:hint="eastAsia"/>
          <w:color w:val="00B0F0"/>
        </w:rPr>
      </w:pPr>
      <w:r w:rsidRPr="00355FF6">
        <w:rPr>
          <w:noProof/>
          <w:color w:val="00B0F0"/>
        </w:rPr>
        <mc:AlternateContent>
          <mc:Choice Requires="wps">
            <w:drawing>
              <wp:anchor distT="0" distB="0" distL="114300" distR="114300" simplePos="0" relativeHeight="251443712" behindDoc="0" locked="0" layoutInCell="1" allowOverlap="1" wp14:anchorId="378B1EB5" wp14:editId="44C5965E">
                <wp:simplePos x="0" y="0"/>
                <wp:positionH relativeFrom="column">
                  <wp:posOffset>1996440</wp:posOffset>
                </wp:positionH>
                <wp:positionV relativeFrom="paragraph">
                  <wp:posOffset>146050</wp:posOffset>
                </wp:positionV>
                <wp:extent cx="2185035" cy="427990"/>
                <wp:effectExtent l="1905" t="0" r="3810" b="3175"/>
                <wp:wrapNone/>
                <wp:docPr id="8492"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035"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23B97" w14:textId="77777777" w:rsidR="00784C2F" w:rsidRDefault="00784C2F" w:rsidP="00997249">
                            <w:pPr>
                              <w:pStyle w:val="NormalWeb"/>
                              <w:spacing w:before="0" w:beforeAutospacing="0" w:after="0" w:afterAutospacing="0"/>
                              <w:rPr>
                                <w:rFonts w:hint="eastAsia"/>
                              </w:rPr>
                            </w:pPr>
                            <w:r>
                              <w:rPr>
                                <w:rFonts w:ascii="Century" w:eastAsia="MS Mincho" w:hAnsi="Century" w:cs="Times New Roman"/>
                                <w:color w:val="000000"/>
                                <w:kern w:val="24"/>
                                <w:sz w:val="22"/>
                                <w:szCs w:val="22"/>
                              </w:rPr>
                              <w:t xml:space="preserve">ENG1G90 </w:t>
                            </w:r>
                            <w:r w:rsidRPr="00997249">
                              <w:rPr>
                                <w:rFonts w:ascii="Century" w:eastAsia="MS Mincho" w:hAnsi="Century" w:cs="Times New Roman"/>
                                <w:color w:val="000000"/>
                                <w:kern w:val="24"/>
                                <w:sz w:val="22"/>
                                <w:szCs w:val="22"/>
                                <w:eastAsianLayout w:id="1690108680"/>
                              </w:rPr>
                              <w:t>B_DMODE[0010b] Sport</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8B1EB5" id="テキスト ボックス 14" o:spid="_x0000_s1045" type="#_x0000_t202" style="position:absolute;left:0;text-align:left;margin-left:157.2pt;margin-top:11.5pt;width:172.05pt;height:33.7pt;z-index:251443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" filled="f" stroked="f">
                <v:textbox>
                  <w:txbxContent>
                    <w:p w14:paraId="3AD23B97" w14:textId="77777777" w:rsidR="00784C2F" w:rsidRDefault="00784C2F" w:rsidP="00997249">
                      <w:pPr>
                        <w:pStyle w:val="NormalWeb"/>
                        <w:spacing w:before="0" w:beforeAutospacing="0" w:after="0" w:afterAutospacing="0"/>
                        <w:rPr>
                          <w:rFonts w:hint="eastAsia"/>
                        </w:rPr>
                      </w:pPr>
                      <w:r>
                        <w:rPr>
                          <w:rFonts w:ascii="Century" w:eastAsia="MS Mincho" w:hAnsi="Century" w:cs="Times New Roman"/>
                          <w:color w:val="000000"/>
                          <w:kern w:val="24"/>
                          <w:sz w:val="22"/>
                          <w:szCs w:val="22"/>
                        </w:rPr>
                        <w:t xml:space="preserve">ENG1G90 </w:t>
                      </w:r>
                      <w:r w:rsidRPr="00997249">
                        <w:rPr>
                          <w:rFonts w:ascii="Century" w:eastAsia="MS Mincho" w:hAnsi="Century" w:cs="Times New Roman"/>
                          <w:color w:val="000000"/>
                          <w:kern w:val="24"/>
                          <w:sz w:val="22"/>
                          <w:szCs w:val="22"/>
                          <w:eastAsianLayout w:id="1690108680"/>
                        </w:rPr>
                        <w:t>B_DMODE[0010b] Sport</w:t>
                      </w:r>
                    </w:p>
                  </w:txbxContent>
                </v:textbox>
              </v:shape>
            </w:pict>
          </mc:Fallback>
        </mc:AlternateContent>
      </w:r>
    </w:p>
    <w:p w14:paraId="413751E1" w14:textId="77777777" w:rsidR="006A1B84" w:rsidRPr="00355FF6" w:rsidRDefault="006A1B84" w:rsidP="00136B41">
      <w:pPr>
        <w:rPr>
          <w:rFonts w:hint="eastAsia"/>
          <w:color w:val="00B0F0"/>
        </w:rPr>
      </w:pPr>
    </w:p>
    <w:p w14:paraId="024CF61D" w14:textId="77777777" w:rsidR="006A1B84" w:rsidRPr="00355FF6" w:rsidRDefault="006A1B84" w:rsidP="00136B41">
      <w:pPr>
        <w:rPr>
          <w:rFonts w:hint="eastAsia"/>
          <w:color w:val="00B0F0"/>
        </w:rPr>
      </w:pPr>
    </w:p>
    <w:p w14:paraId="5D8A740D" w14:textId="6ACD42EE" w:rsidR="006A1B84" w:rsidRPr="00355FF6" w:rsidRDefault="00FB37A0" w:rsidP="00136B41">
      <w:pPr>
        <w:rPr>
          <w:rFonts w:hint="eastAsia"/>
          <w:color w:val="00B0F0"/>
        </w:rPr>
      </w:pPr>
      <w:r w:rsidRPr="00355FF6">
        <w:rPr>
          <w:rFonts w:hint="eastAsia"/>
          <w:noProof/>
          <w:color w:val="00B0F0"/>
        </w:rPr>
        <mc:AlternateContent>
          <mc:Choice Requires="wps">
            <w:drawing>
              <wp:anchor distT="0" distB="0" distL="114300" distR="114300" simplePos="0" relativeHeight="251451904" behindDoc="0" locked="0" layoutInCell="1" allowOverlap="1" wp14:anchorId="6F25CCEF" wp14:editId="629AE197">
                <wp:simplePos x="0" y="0"/>
                <wp:positionH relativeFrom="column">
                  <wp:posOffset>3864610</wp:posOffset>
                </wp:positionH>
                <wp:positionV relativeFrom="paragraph">
                  <wp:posOffset>177165</wp:posOffset>
                </wp:positionV>
                <wp:extent cx="1264920" cy="541020"/>
                <wp:effectExtent l="12700" t="11430" r="8255" b="9525"/>
                <wp:wrapNone/>
                <wp:docPr id="8491"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541020"/>
                        </a:xfrm>
                        <a:prstGeom prst="flowChartAlternateProcess">
                          <a:avLst/>
                        </a:prstGeom>
                        <a:solidFill>
                          <a:srgbClr val="FFFFFF"/>
                        </a:solidFill>
                        <a:ln w="12700" algn="ctr">
                          <a:solidFill>
                            <a:srgbClr val="000000"/>
                          </a:solidFill>
                          <a:miter lim="800000"/>
                          <a:headEnd/>
                          <a:tailEnd/>
                        </a:ln>
                      </wps:spPr>
                      <wps:txbx>
                        <w:txbxContent>
                          <w:p w14:paraId="26754FF0" w14:textId="77777777" w:rsidR="00784C2F" w:rsidRDefault="00784C2F" w:rsidP="000B6C58">
                            <w:pPr>
                              <w:pStyle w:val="NormalWeb"/>
                              <w:spacing w:before="0" w:beforeAutospacing="0" w:after="0" w:afterAutospacing="0"/>
                              <w:jc w:val="center"/>
                              <w:rPr>
                                <w:rFonts w:ascii="Century" w:eastAsia="MS Mincho" w:hAnsi="MS Mincho" w:cs="Times New Roman" w:hint="eastAsia"/>
                                <w:color w:val="000000"/>
                                <w:kern w:val="24"/>
                                <w:sz w:val="20"/>
                                <w:szCs w:val="20"/>
                              </w:rP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p w14:paraId="7D887F3A" w14:textId="77777777" w:rsidR="00784C2F" w:rsidRDefault="00784C2F" w:rsidP="00AB274D">
                            <w:pPr>
                              <w:pStyle w:val="NormalWeb"/>
                              <w:spacing w:before="0" w:beforeAutospacing="0" w:after="0" w:afterAutospacing="0"/>
                              <w:jc w:val="center"/>
                            </w:pPr>
                            <w:r>
                              <w:rPr>
                                <w:rFonts w:hint="eastAsia"/>
                              </w:rPr>
                              <w:t>CAN transceiver</w:t>
                            </w:r>
                          </w:p>
                          <w:p w14:paraId="7885DA7D" w14:textId="77777777" w:rsidR="00784C2F" w:rsidRDefault="00784C2F" w:rsidP="00AB274D">
                            <w:pPr>
                              <w:pStyle w:val="NormalWeb"/>
                              <w:spacing w:before="0" w:beforeAutospacing="0" w:after="0" w:afterAutospacing="0"/>
                              <w:jc w:val="cente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25CCEF" id="フローチャート : 代替処理 112" o:spid="_x0000_s1046" type="#_x0000_t176" style="position:absolute;left:0;text-align:left;margin-left:304.3pt;margin-top:13.95pt;width:99.6pt;height:42.6pt;z-index:25145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" strokeweight="1pt">
                <v:textbox inset="0,0,0,0">
                  <w:txbxContent>
                    <w:p w14:paraId="26754FF0" w14:textId="77777777" w:rsidR="00784C2F" w:rsidRDefault="00784C2F" w:rsidP="000B6C58">
                      <w:pPr>
                        <w:pStyle w:val="NormalWeb"/>
                        <w:spacing w:before="0" w:beforeAutospacing="0" w:after="0" w:afterAutospacing="0"/>
                        <w:jc w:val="center"/>
                        <w:rPr>
                          <w:rFonts w:ascii="Century" w:eastAsia="MS Mincho" w:hAnsi="MS Mincho" w:cs="Times New Roman" w:hint="eastAsia"/>
                          <w:color w:val="000000"/>
                          <w:kern w:val="24"/>
                          <w:sz w:val="20"/>
                          <w:szCs w:val="20"/>
                        </w:rP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p w14:paraId="7D887F3A" w14:textId="77777777" w:rsidR="00784C2F" w:rsidRDefault="00784C2F" w:rsidP="00AB274D">
                      <w:pPr>
                        <w:pStyle w:val="NormalWeb"/>
                        <w:spacing w:before="0" w:beforeAutospacing="0" w:after="0" w:afterAutospacing="0"/>
                        <w:jc w:val="center"/>
                      </w:pPr>
                      <w:r>
                        <w:rPr>
                          <w:rFonts w:hint="eastAsia"/>
                        </w:rPr>
                        <w:t>CAN transceiver</w:t>
                      </w:r>
                    </w:p>
                    <w:p w14:paraId="7885DA7D" w14:textId="77777777" w:rsidR="00784C2F" w:rsidRDefault="00784C2F" w:rsidP="00AB274D">
                      <w:pPr>
                        <w:pStyle w:val="NormalWeb"/>
                        <w:spacing w:before="0" w:beforeAutospacing="0" w:after="0" w:afterAutospacing="0"/>
                        <w:jc w:val="center"/>
                      </w:pPr>
                    </w:p>
                  </w:txbxContent>
                </v:textbox>
              </v:shape>
            </w:pict>
          </mc:Fallback>
        </mc:AlternateContent>
      </w:r>
      <w:r w:rsidRPr="00355FF6">
        <w:rPr>
          <w:noProof/>
          <w:color w:val="00B0F0"/>
        </w:rPr>
        <mc:AlternateContent>
          <mc:Choice Requires="wps">
            <w:drawing>
              <wp:anchor distT="0" distB="0" distL="114300" distR="114300" simplePos="0" relativeHeight="251445760" behindDoc="0" locked="0" layoutInCell="1" allowOverlap="1" wp14:anchorId="1833DC18" wp14:editId="5550EE47">
                <wp:simplePos x="0" y="0"/>
                <wp:positionH relativeFrom="column">
                  <wp:posOffset>1929130</wp:posOffset>
                </wp:positionH>
                <wp:positionV relativeFrom="paragraph">
                  <wp:posOffset>88900</wp:posOffset>
                </wp:positionV>
                <wp:extent cx="2541270" cy="0"/>
                <wp:effectExtent l="10795" t="75565" r="19685" b="76835"/>
                <wp:wrapNone/>
                <wp:docPr id="8490" name="直線矢印コネク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127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38D035" id="_x0000_t32" coordsize="21600,21600" o:spt="32" o:oned="t" path="m,l21600,21600e" filled="f">
                <v:path arrowok="t" fillok="f" o:connecttype="none"/>
                <o:lock v:ext="edit" shapetype="t"/>
              </v:shapetype>
              <v:shape id="直線矢印コネクタ 20" o:spid="_x0000_s1026" type="#_x0000_t32" style="position:absolute;margin-left:151.9pt;margin-top:7pt;width:200.1pt;height:0;z-index:25144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" strokecolor="#4a7ebb">
                <v:stroke endarrow="open"/>
              </v:shape>
            </w:pict>
          </mc:Fallback>
        </mc:AlternateContent>
      </w:r>
    </w:p>
    <w:p w14:paraId="2392F570" w14:textId="77777777" w:rsidR="006A1B84" w:rsidRPr="00355FF6" w:rsidRDefault="006A1B84" w:rsidP="00136B41">
      <w:pPr>
        <w:rPr>
          <w:rFonts w:hint="eastAsia"/>
          <w:color w:val="00B0F0"/>
        </w:rPr>
      </w:pPr>
    </w:p>
    <w:p w14:paraId="57DE8494" w14:textId="77777777" w:rsidR="006A1B84" w:rsidRPr="00355FF6" w:rsidRDefault="006A1B84" w:rsidP="00136B41">
      <w:pPr>
        <w:rPr>
          <w:rFonts w:hint="eastAsia"/>
          <w:color w:val="00B0F0"/>
        </w:rPr>
      </w:pPr>
    </w:p>
    <w:p w14:paraId="0E911921" w14:textId="77777777" w:rsidR="006A1B84" w:rsidRPr="00355FF6" w:rsidRDefault="006A1B84" w:rsidP="00136B41">
      <w:pPr>
        <w:rPr>
          <w:rFonts w:hint="eastAsia"/>
          <w:color w:val="00B0F0"/>
        </w:rPr>
      </w:pPr>
    </w:p>
    <w:p w14:paraId="6F7DC806" w14:textId="77777777" w:rsidR="006A1B84" w:rsidRPr="00355FF6" w:rsidRDefault="006A1B84" w:rsidP="00136B41">
      <w:pPr>
        <w:rPr>
          <w:rFonts w:hint="eastAsia"/>
          <w:color w:val="00B0F0"/>
        </w:rPr>
      </w:pPr>
    </w:p>
    <w:p w14:paraId="476F817F" w14:textId="77777777" w:rsidR="006A1B84" w:rsidRPr="00355FF6" w:rsidRDefault="006A1B84" w:rsidP="00136B41">
      <w:pPr>
        <w:rPr>
          <w:rFonts w:hint="eastAsia"/>
          <w:color w:val="00B0F0"/>
        </w:rPr>
      </w:pPr>
    </w:p>
    <w:p w14:paraId="1BC7AD98" w14:textId="77777777" w:rsidR="006A1B84" w:rsidRPr="00355FF6" w:rsidRDefault="006A1B84" w:rsidP="00136B41">
      <w:pPr>
        <w:rPr>
          <w:rFonts w:hint="eastAsia"/>
          <w:color w:val="00B0F0"/>
        </w:rPr>
      </w:pPr>
    </w:p>
    <w:p w14:paraId="565B6C7F" w14:textId="77777777" w:rsidR="006A1B84" w:rsidRPr="00355FF6" w:rsidRDefault="006A1B84" w:rsidP="00136B41">
      <w:pPr>
        <w:rPr>
          <w:rFonts w:hint="eastAsia"/>
          <w:color w:val="00B0F0"/>
        </w:rPr>
      </w:pPr>
    </w:p>
    <w:p w14:paraId="0C5E1A88" w14:textId="77777777" w:rsidR="006A1B84" w:rsidRPr="00245056" w:rsidRDefault="006A1B84" w:rsidP="00136B41">
      <w:pPr>
        <w:rPr>
          <w:rFonts w:hint="eastAsia"/>
          <w:color w:val="000000"/>
        </w:rPr>
      </w:pPr>
    </w:p>
    <w:p w14:paraId="112C9772" w14:textId="77777777" w:rsidR="00355FF6" w:rsidRDefault="00355FF6" w:rsidP="00A45959">
      <w:pPr>
        <w:ind w:leftChars="147" w:left="283"/>
        <w:rPr>
          <w:color w:val="00B0F0"/>
        </w:rPr>
      </w:pPr>
    </w:p>
    <w:p w14:paraId="76BAA130" w14:textId="77777777" w:rsidR="002925CC" w:rsidRDefault="002925CC" w:rsidP="00355FF6">
      <w:pPr>
        <w:rPr>
          <w:color w:val="00B0F0"/>
        </w:rPr>
      </w:pPr>
    </w:p>
    <w:p w14:paraId="70C6B827" w14:textId="77777777" w:rsidR="003401CC" w:rsidRPr="00A45959" w:rsidRDefault="00D42EEE" w:rsidP="00355FF6">
      <w:pPr>
        <w:rPr>
          <w:rFonts w:hint="eastAsia"/>
        </w:rPr>
      </w:pPr>
      <w:r>
        <w:br w:type="page"/>
      </w:r>
    </w:p>
    <w:p w14:paraId="1293AAFB" w14:textId="77777777" w:rsidR="00355FF6" w:rsidRPr="00ED5FE0" w:rsidRDefault="00355FF6" w:rsidP="00145653">
      <w:pPr>
        <w:pStyle w:val="Heading3"/>
        <w:rPr>
          <w:rFonts w:hint="eastAsia"/>
        </w:rPr>
      </w:pPr>
      <w:bookmarkStart w:id="187" w:name="_Toc166749005"/>
      <w:bookmarkStart w:id="188" w:name="_Toc207119750"/>
      <w:r w:rsidRPr="00ED5FE0">
        <w:rPr>
          <w:rFonts w:hint="eastAsia"/>
        </w:rPr>
        <w:t>正常系（</w:t>
      </w:r>
      <w:r w:rsidRPr="00ED5FE0">
        <w:rPr>
          <w:rFonts w:hint="eastAsia"/>
        </w:rPr>
        <w:t>DMS SW</w:t>
      </w:r>
      <w:r w:rsidRPr="00ED5FE0">
        <w:rPr>
          <w:rFonts w:hint="eastAsia"/>
        </w:rPr>
        <w:t>によるモード</w:t>
      </w:r>
      <w:r w:rsidRPr="000D218D">
        <w:rPr>
          <w:rFonts w:hint="eastAsia"/>
        </w:rPr>
        <w:t>切り替え</w:t>
      </w:r>
      <w:r w:rsidRPr="000D218D">
        <w:rPr>
          <w:rFonts w:hint="eastAsia"/>
        </w:rPr>
        <w:t xml:space="preserve"> </w:t>
      </w:r>
      <w:r w:rsidR="005B07F6" w:rsidRPr="000D218D">
        <w:t>19ePFv3</w:t>
      </w:r>
      <w:r w:rsidRPr="00ED5FE0">
        <w:rPr>
          <w:rFonts w:hint="eastAsia"/>
        </w:rPr>
        <w:t>）</w:t>
      </w:r>
      <w:r w:rsidRPr="00ED5FE0">
        <w:rPr>
          <w:rFonts w:hint="eastAsia"/>
          <w:color w:val="00B0F0"/>
          <w:sz w:val="20"/>
          <w:szCs w:val="22"/>
        </w:rPr>
        <w:t>/ Signal sequence of Mode switching by DMS S/W</w:t>
      </w:r>
      <w:r w:rsidRPr="00ED5FE0">
        <w:rPr>
          <w:color w:val="00B0F0"/>
          <w:sz w:val="20"/>
          <w:szCs w:val="22"/>
        </w:rPr>
        <w:t xml:space="preserve"> for</w:t>
      </w:r>
      <w:r w:rsidRPr="00ED5FE0">
        <w:rPr>
          <w:sz w:val="20"/>
          <w:szCs w:val="22"/>
        </w:rPr>
        <w:t xml:space="preserve"> </w:t>
      </w:r>
      <w:r w:rsidR="005B07F6" w:rsidRPr="000D218D">
        <w:rPr>
          <w:color w:val="00B0F0"/>
          <w:sz w:val="20"/>
          <w:szCs w:val="22"/>
        </w:rPr>
        <w:t>19ePFv3</w:t>
      </w:r>
      <w:bookmarkEnd w:id="187"/>
      <w:bookmarkEnd w:id="188"/>
    </w:p>
    <w:p w14:paraId="46130792" w14:textId="77777777" w:rsidR="00355FF6" w:rsidRPr="000B762E" w:rsidRDefault="00355FF6" w:rsidP="00355FF6"/>
    <w:p w14:paraId="63164234" w14:textId="77777777" w:rsidR="00C514FE" w:rsidRPr="00ED5FE0" w:rsidRDefault="00C514FE" w:rsidP="00A45959">
      <w:pPr>
        <w:ind w:firstLineChars="220" w:firstLine="424"/>
        <w:rPr>
          <w:rFonts w:hint="eastAsia"/>
          <w:szCs w:val="21"/>
        </w:rPr>
      </w:pPr>
      <w:r w:rsidRPr="00ED5FE0">
        <w:rPr>
          <w:rFonts w:hint="eastAsia"/>
          <w:szCs w:val="21"/>
        </w:rPr>
        <w:t>基本的なシ</w:t>
      </w:r>
      <w:r w:rsidRPr="000D218D">
        <w:rPr>
          <w:rFonts w:hint="eastAsia"/>
          <w:szCs w:val="21"/>
        </w:rPr>
        <w:t>ーケンスは、</w:t>
      </w:r>
      <w:r w:rsidR="00D63AE9" w:rsidRPr="000D218D">
        <w:t>19ePFv2</w:t>
      </w:r>
      <w:r w:rsidRPr="000D218D">
        <w:rPr>
          <w:rFonts w:hint="eastAsia"/>
          <w:szCs w:val="21"/>
        </w:rPr>
        <w:t>と同じた</w:t>
      </w:r>
      <w:r w:rsidRPr="00ED5FE0">
        <w:rPr>
          <w:rFonts w:hint="eastAsia"/>
          <w:szCs w:val="21"/>
        </w:rPr>
        <w:t>め省略。</w:t>
      </w:r>
    </w:p>
    <w:p w14:paraId="67F6C0BF" w14:textId="77777777" w:rsidR="00A45959" w:rsidRPr="000D218D" w:rsidRDefault="00A45959" w:rsidP="00A45959">
      <w:pPr>
        <w:ind w:leftChars="146" w:left="424" w:hangingChars="74" w:hanging="143"/>
        <w:rPr>
          <w:color w:val="00B0F0"/>
          <w:kern w:val="24"/>
          <w:sz w:val="20"/>
          <w:szCs w:val="20"/>
        </w:rPr>
      </w:pPr>
      <w:r w:rsidRPr="00ED5FE0">
        <w:rPr>
          <w:kern w:val="24"/>
          <w:szCs w:val="21"/>
        </w:rPr>
        <w:tab/>
      </w:r>
      <w:r w:rsidRPr="00ED5FE0">
        <w:rPr>
          <w:color w:val="00B0F0"/>
          <w:kern w:val="24"/>
          <w:sz w:val="20"/>
          <w:szCs w:val="20"/>
        </w:rPr>
        <w:t>Basic signal sequence i</w:t>
      </w:r>
      <w:r w:rsidRPr="000D218D">
        <w:rPr>
          <w:color w:val="00B0F0"/>
          <w:kern w:val="24"/>
          <w:sz w:val="20"/>
          <w:szCs w:val="20"/>
        </w:rPr>
        <w:t xml:space="preserve">s same as </w:t>
      </w:r>
      <w:r w:rsidR="00D63AE9" w:rsidRPr="000D218D">
        <w:rPr>
          <w:color w:val="00B0F0"/>
          <w:sz w:val="20"/>
          <w:szCs w:val="22"/>
        </w:rPr>
        <w:t>19ePFv2</w:t>
      </w:r>
      <w:r w:rsidRPr="000D218D">
        <w:rPr>
          <w:color w:val="00B0F0"/>
          <w:kern w:val="24"/>
          <w:sz w:val="20"/>
          <w:szCs w:val="20"/>
        </w:rPr>
        <w:t>.</w:t>
      </w:r>
    </w:p>
    <w:p w14:paraId="004D42E5" w14:textId="77777777" w:rsidR="00F9014E" w:rsidRDefault="00F9014E" w:rsidP="00C514FE">
      <w:pPr>
        <w:rPr>
          <w:kern w:val="24"/>
          <w:szCs w:val="21"/>
        </w:rPr>
      </w:pPr>
    </w:p>
    <w:p w14:paraId="2F0C070F" w14:textId="77777777" w:rsidR="007C23B2" w:rsidRPr="00A45959" w:rsidRDefault="007C23B2" w:rsidP="00C514FE">
      <w:pPr>
        <w:rPr>
          <w:rFonts w:hint="eastAsia"/>
          <w:kern w:val="24"/>
          <w:szCs w:val="21"/>
        </w:rPr>
      </w:pPr>
    </w:p>
    <w:p w14:paraId="7B77A94E" w14:textId="77777777" w:rsidR="00F9014E" w:rsidRPr="00AE2925" w:rsidRDefault="00F9014E" w:rsidP="00F9014E">
      <w:pPr>
        <w:pStyle w:val="Heading3"/>
        <w:numPr>
          <w:ilvl w:val="2"/>
          <w:numId w:val="1"/>
        </w:numPr>
        <w:rPr>
          <w:rFonts w:hint="eastAsia"/>
          <w:color w:val="000000"/>
        </w:rPr>
      </w:pPr>
      <w:bookmarkStart w:id="189" w:name="_Toc166749006"/>
      <w:bookmarkStart w:id="190" w:name="_Toc207119751"/>
      <w:r w:rsidRPr="00ED2A91">
        <w:rPr>
          <w:rFonts w:hint="eastAsia"/>
        </w:rPr>
        <w:t>正常系（</w:t>
      </w:r>
      <w:r w:rsidRPr="00ED2A91">
        <w:rPr>
          <w:rFonts w:hint="eastAsia"/>
        </w:rPr>
        <w:t>DMS SW</w:t>
      </w:r>
      <w:r w:rsidRPr="00ED2A91">
        <w:rPr>
          <w:rFonts w:hint="eastAsia"/>
        </w:rPr>
        <w:t>によるモード切り替え</w:t>
      </w:r>
      <w:r w:rsidRPr="00ED2A91">
        <w:rPr>
          <w:rFonts w:hint="eastAsia"/>
        </w:rPr>
        <w:t xml:space="preserve"> </w:t>
      </w:r>
      <w:r w:rsidR="00152A45" w:rsidRPr="00ED2A91">
        <w:t>BEV</w:t>
      </w:r>
      <w:r w:rsidR="00152A45" w:rsidRPr="00ED2A91">
        <w:rPr>
          <w:rFonts w:hint="eastAsia"/>
        </w:rPr>
        <w:t xml:space="preserve"> </w:t>
      </w:r>
      <w:r w:rsidRPr="00ED2A91">
        <w:rPr>
          <w:rFonts w:hint="eastAsia"/>
        </w:rPr>
        <w:t>Step3</w:t>
      </w:r>
      <w:r w:rsidRPr="00ED2A91">
        <w:rPr>
          <w:rFonts w:hint="eastAsia"/>
          <w:sz w:val="20"/>
          <w:szCs w:val="22"/>
        </w:rPr>
        <w:t>）</w:t>
      </w:r>
      <w:bookmarkEnd w:id="189"/>
      <w:r w:rsidR="0024787A" w:rsidRPr="007F2622">
        <w:rPr>
          <w:noProof/>
          <w:color w:val="00B0F0"/>
        </w:rPr>
        <w:t>/ Signal sequence of Mode switching by DMS S/W for BEV Step3</w:t>
      </w:r>
      <w:bookmarkEnd w:id="190"/>
    </w:p>
    <w:p w14:paraId="38A72247" w14:textId="77777777" w:rsidR="00F9014E" w:rsidRPr="00ED2A91" w:rsidRDefault="00F9014E" w:rsidP="00F9014E">
      <w:pPr>
        <w:rPr>
          <w:rFonts w:hint="eastAsia"/>
        </w:rPr>
      </w:pPr>
      <w:r w:rsidRPr="00AE2925">
        <w:rPr>
          <w:rFonts w:hint="eastAsia"/>
          <w:color w:val="000000"/>
        </w:rPr>
        <w:t xml:space="preserve">　</w:t>
      </w:r>
      <w:r w:rsidRPr="00ED2A91">
        <w:rPr>
          <w:rFonts w:hint="eastAsia"/>
        </w:rPr>
        <w:t>例として、</w:t>
      </w:r>
      <w:r w:rsidRPr="00ED2A91">
        <w:rPr>
          <w:rFonts w:hint="eastAsia"/>
        </w:rPr>
        <w:t>DMS</w:t>
      </w:r>
      <w:r w:rsidRPr="00ED2A91">
        <w:rPr>
          <w:rFonts w:hint="eastAsia"/>
        </w:rPr>
        <w:t xml:space="preserve">　</w:t>
      </w:r>
      <w:r w:rsidRPr="00ED2A91">
        <w:rPr>
          <w:rFonts w:hint="eastAsia"/>
        </w:rPr>
        <w:t>SW</w:t>
      </w:r>
      <w:r w:rsidRPr="00ED2A91">
        <w:rPr>
          <w:rFonts w:hint="eastAsia"/>
        </w:rPr>
        <w:t>を操作し、スポーツモードに切り替える場合を示す。</w:t>
      </w:r>
    </w:p>
    <w:p w14:paraId="7EDACAE4" w14:textId="77777777" w:rsidR="00F9014E" w:rsidRPr="00ED2A91" w:rsidRDefault="00F9014E" w:rsidP="00F9014E">
      <w:r w:rsidRPr="00ED2A91">
        <w:rPr>
          <w:rFonts w:hint="eastAsia"/>
        </w:rPr>
        <w:t xml:space="preserve">　その他のモードについては</w:t>
      </w:r>
      <w:r w:rsidR="008A5D00">
        <w:rPr>
          <w:rFonts w:hint="eastAsia"/>
        </w:rPr>
        <w:t>3.1</w:t>
      </w:r>
      <w:r w:rsidRPr="00ED2A91">
        <w:rPr>
          <w:rFonts w:hint="eastAsia"/>
        </w:rPr>
        <w:t>項を参照のこと。</w:t>
      </w:r>
    </w:p>
    <w:p w14:paraId="2AA68983" w14:textId="77777777" w:rsidR="00F9014E" w:rsidRPr="007F2622" w:rsidRDefault="00F9014E" w:rsidP="00F9014E">
      <w:pPr>
        <w:rPr>
          <w:rFonts w:hint="eastAsia"/>
          <w:color w:val="00B0F0"/>
        </w:rPr>
      </w:pPr>
      <w:r w:rsidRPr="007F2622">
        <w:rPr>
          <w:rFonts w:hint="eastAsia"/>
          <w:color w:val="00B0F0"/>
          <w:sz w:val="20"/>
          <w:szCs w:val="22"/>
        </w:rPr>
        <w:t>The following diagram shows an example when user operates DMS SW and DMS mode changes to Sport Mode. About other modes, refer to</w:t>
      </w:r>
      <w:r w:rsidR="008A5D00">
        <w:rPr>
          <w:rFonts w:hint="eastAsia"/>
          <w:color w:val="00B0F0"/>
          <w:sz w:val="20"/>
          <w:szCs w:val="22"/>
        </w:rPr>
        <w:t>3.1</w:t>
      </w:r>
      <w:r w:rsidRPr="007F2622">
        <w:rPr>
          <w:rFonts w:hint="eastAsia"/>
          <w:color w:val="00B0F0"/>
          <w:sz w:val="20"/>
          <w:szCs w:val="22"/>
        </w:rPr>
        <w:t>.</w:t>
      </w:r>
    </w:p>
    <w:p w14:paraId="51F623A8" w14:textId="67C7052F" w:rsidR="00F9014E" w:rsidRPr="0070489E" w:rsidRDefault="00FB37A0" w:rsidP="00F9014E">
      <w:pPr>
        <w:rPr>
          <w:rFonts w:hint="eastAsia"/>
        </w:rPr>
      </w:pPr>
      <w:r w:rsidRPr="0070489E">
        <w:rPr>
          <w:noProof/>
        </w:rPr>
        <mc:AlternateContent>
          <mc:Choice Requires="wps">
            <w:drawing>
              <wp:anchor distT="0" distB="0" distL="114300" distR="114300" simplePos="0" relativeHeight="251698688" behindDoc="0" locked="0" layoutInCell="1" allowOverlap="1" wp14:anchorId="188F5485" wp14:editId="61C543CD">
                <wp:simplePos x="0" y="0"/>
                <wp:positionH relativeFrom="column">
                  <wp:posOffset>4001135</wp:posOffset>
                </wp:positionH>
                <wp:positionV relativeFrom="paragraph">
                  <wp:posOffset>170815</wp:posOffset>
                </wp:positionV>
                <wp:extent cx="1008380" cy="470535"/>
                <wp:effectExtent l="0" t="0" r="1270" b="0"/>
                <wp:wrapNone/>
                <wp:docPr id="8489" name="テキスト ボックス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470535"/>
                        </a:xfrm>
                        <a:prstGeom prst="rect">
                          <a:avLst/>
                        </a:prstGeom>
                        <a:noFill/>
                        <a:ln>
                          <a:solidFill>
                            <a:srgbClr val="4F81BD"/>
                          </a:solidFill>
                        </a:ln>
                      </wps:spPr>
                      <wps:txbx>
                        <w:txbxContent>
                          <w:p w14:paraId="43B3FA94" w14:textId="77777777" w:rsidR="00F9014E" w:rsidRPr="007F2622" w:rsidRDefault="00F9014E" w:rsidP="00F9014E">
                            <w:pPr>
                              <w:pStyle w:val="NormalWeb"/>
                              <w:spacing w:before="0" w:beforeAutospacing="0" w:after="0" w:afterAutospacing="0"/>
                              <w:jc w:val="center"/>
                            </w:pPr>
                            <w:r w:rsidRPr="007F2622">
                              <w:rPr>
                                <w:rFonts w:ascii="Arial" w:eastAsia="MS Mincho" w:hAnsi="Arial" w:cs="Arial" w:hint="eastAsia"/>
                                <w:kern w:val="24"/>
                                <w:sz w:val="22"/>
                                <w:szCs w:val="22"/>
                              </w:rPr>
                              <w:t>C-DC</w:t>
                            </w:r>
                            <w:r w:rsidRPr="007F2622">
                              <w:rPr>
                                <w:rFonts w:ascii="Arial" w:eastAsia="MS Mincho" w:hAnsi="Arial" w:cs="Arial"/>
                                <w:kern w:val="24"/>
                                <w:sz w:val="22"/>
                                <w:szCs w:val="22"/>
                              </w:rPr>
                              <w:br/>
                            </w:r>
                            <w:r w:rsidRPr="007F2622">
                              <w:rPr>
                                <w:rFonts w:ascii="Arial" w:eastAsia="MS Mincho" w:hAnsi="Arial" w:cs="Arial" w:hint="eastAsia"/>
                                <w:kern w:val="24"/>
                                <w:sz w:val="22"/>
                                <w:szCs w:val="22"/>
                              </w:rPr>
                              <w:t>（</w:t>
                            </w:r>
                            <w:r w:rsidRPr="007F2622">
                              <w:rPr>
                                <w:rFonts w:ascii="Arial" w:eastAsia="MS Mincho" w:hAnsi="Arial" w:cs="Arial" w:hint="eastAsia"/>
                                <w:kern w:val="24"/>
                                <w:sz w:val="22"/>
                                <w:szCs w:val="22"/>
                              </w:rPr>
                              <w:t>MET/AVN</w:t>
                            </w:r>
                            <w:r w:rsidRPr="007F2622">
                              <w:rPr>
                                <w:rFonts w:ascii="Arial" w:eastAsia="MS Mincho" w:hAnsi="Arial" w:cs="Arial" w:hint="eastAsia"/>
                                <w:kern w:val="24"/>
                                <w:sz w:val="22"/>
                                <w:szCs w:val="22"/>
                              </w:rPr>
                              <w:t>）</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88F5485" id="_x0000_s1047" type="#_x0000_t202" style="position:absolute;left:0;text-align:left;margin-left:315.05pt;margin-top:13.45pt;width:79.4pt;height:37.0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" filled="f" strokecolor="#4f81bd">
                <v:path arrowok="t"/>
                <v:textbox style="mso-fit-shape-to-text:t">
                  <w:txbxContent>
                    <w:p w14:paraId="43B3FA94" w14:textId="77777777" w:rsidR="00F9014E" w:rsidRPr="007F2622" w:rsidRDefault="00F9014E" w:rsidP="00F9014E">
                      <w:pPr>
                        <w:pStyle w:val="NormalWeb"/>
                        <w:spacing w:before="0" w:beforeAutospacing="0" w:after="0" w:afterAutospacing="0"/>
                        <w:jc w:val="center"/>
                      </w:pPr>
                      <w:r w:rsidRPr="007F2622">
                        <w:rPr>
                          <w:rFonts w:ascii="Arial" w:eastAsia="MS Mincho" w:hAnsi="Arial" w:cs="Arial" w:hint="eastAsia"/>
                          <w:kern w:val="24"/>
                          <w:sz w:val="22"/>
                          <w:szCs w:val="22"/>
                        </w:rPr>
                        <w:t>C-DC</w:t>
                      </w:r>
                      <w:r w:rsidRPr="007F2622">
                        <w:rPr>
                          <w:rFonts w:ascii="Arial" w:eastAsia="MS Mincho" w:hAnsi="Arial" w:cs="Arial"/>
                          <w:kern w:val="24"/>
                          <w:sz w:val="22"/>
                          <w:szCs w:val="22"/>
                        </w:rPr>
                        <w:br/>
                      </w:r>
                      <w:r w:rsidRPr="007F2622">
                        <w:rPr>
                          <w:rFonts w:ascii="Arial" w:eastAsia="MS Mincho" w:hAnsi="Arial" w:cs="Arial" w:hint="eastAsia"/>
                          <w:kern w:val="24"/>
                          <w:sz w:val="22"/>
                          <w:szCs w:val="22"/>
                        </w:rPr>
                        <w:t>（</w:t>
                      </w:r>
                      <w:r w:rsidRPr="007F2622">
                        <w:rPr>
                          <w:rFonts w:ascii="Arial" w:eastAsia="MS Mincho" w:hAnsi="Arial" w:cs="Arial" w:hint="eastAsia"/>
                          <w:kern w:val="24"/>
                          <w:sz w:val="22"/>
                          <w:szCs w:val="22"/>
                        </w:rPr>
                        <w:t>MET/AVN</w:t>
                      </w:r>
                      <w:r w:rsidRPr="007F2622">
                        <w:rPr>
                          <w:rFonts w:ascii="Arial" w:eastAsia="MS Mincho" w:hAnsi="Arial" w:cs="Arial" w:hint="eastAsia"/>
                          <w:kern w:val="24"/>
                          <w:sz w:val="22"/>
                          <w:szCs w:val="22"/>
                        </w:rPr>
                        <w:t>）</w:t>
                      </w:r>
                    </w:p>
                  </w:txbxContent>
                </v:textbox>
              </v:shape>
            </w:pict>
          </mc:Fallback>
        </mc:AlternateContent>
      </w:r>
      <w:r w:rsidRPr="0070489E">
        <w:rPr>
          <w:noProof/>
        </w:rPr>
        <mc:AlternateContent>
          <mc:Choice Requires="wps">
            <w:drawing>
              <wp:anchor distT="0" distB="0" distL="114300" distR="114300" simplePos="0" relativeHeight="251697664" behindDoc="0" locked="0" layoutInCell="1" allowOverlap="1" wp14:anchorId="4DAA36F3" wp14:editId="064A27AB">
                <wp:simplePos x="0" y="0"/>
                <wp:positionH relativeFrom="column">
                  <wp:posOffset>1315720</wp:posOffset>
                </wp:positionH>
                <wp:positionV relativeFrom="paragraph">
                  <wp:posOffset>10160</wp:posOffset>
                </wp:positionV>
                <wp:extent cx="1258570" cy="645160"/>
                <wp:effectExtent l="6985" t="12065" r="10795" b="9525"/>
                <wp:wrapNone/>
                <wp:docPr id="8488" name="テキスト ボックス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8570" cy="64516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4C3A3C5" w14:textId="77777777" w:rsidR="00F9014E" w:rsidRPr="007F2622" w:rsidRDefault="00F9014E" w:rsidP="00F9014E">
                            <w:pPr>
                              <w:pStyle w:val="NormalWeb"/>
                              <w:spacing w:before="0" w:beforeAutospacing="0" w:after="0" w:afterAutospacing="0"/>
                              <w:jc w:val="center"/>
                              <w:rPr>
                                <w:sz w:val="21"/>
                              </w:rPr>
                            </w:pPr>
                            <w:r w:rsidRPr="007F2622">
                              <w:rPr>
                                <w:rFonts w:ascii="Arial" w:eastAsia="MS Mincho" w:hAnsi="Arial" w:cs="Arial" w:hint="eastAsia"/>
                                <w:kern w:val="24"/>
                                <w:sz w:val="20"/>
                                <w:szCs w:val="22"/>
                              </w:rPr>
                              <w:t>D-DC</w:t>
                            </w:r>
                          </w:p>
                          <w:p w14:paraId="506E91FC" w14:textId="77777777" w:rsidR="00F9014E" w:rsidRPr="007F2622" w:rsidRDefault="00F9014E" w:rsidP="00F9014E">
                            <w:pPr>
                              <w:pStyle w:val="NormalWeb"/>
                              <w:spacing w:before="0" w:beforeAutospacing="0" w:after="0" w:afterAutospacing="0"/>
                              <w:jc w:val="center"/>
                              <w:rPr>
                                <w:rFonts w:ascii="Arial" w:eastAsia="MS Mincho" w:hAnsi="Arial" w:cs="Arial" w:hint="eastAsia"/>
                                <w:kern w:val="24"/>
                                <w:sz w:val="20"/>
                                <w:szCs w:val="22"/>
                              </w:rPr>
                            </w:pPr>
                            <w:r w:rsidRPr="007F2622">
                              <w:rPr>
                                <w:rFonts w:ascii="Arial" w:eastAsia="MS Mincho" w:hAnsi="Arial" w:cs="Arial"/>
                                <w:kern w:val="24"/>
                                <w:sz w:val="20"/>
                                <w:szCs w:val="22"/>
                                <w:eastAsianLayout w:id="1690108675"/>
                              </w:rPr>
                              <w:t>(</w:t>
                            </w:r>
                            <w:r w:rsidRPr="007F2622">
                              <w:rPr>
                                <w:rFonts w:ascii="Arial" w:eastAsia="MS Mincho" w:hAnsi="MS Mincho" w:cs="Arial" w:hint="eastAsia"/>
                                <w:kern w:val="24"/>
                                <w:sz w:val="20"/>
                                <w:szCs w:val="22"/>
                                <w:eastAsianLayout w:id="1690108676"/>
                              </w:rPr>
                              <w:t>モード調停部</w:t>
                            </w:r>
                            <w:r w:rsidRPr="007F2622">
                              <w:rPr>
                                <w:rFonts w:ascii="Arial" w:eastAsia="MS Mincho" w:hAnsi="Arial" w:cs="Arial"/>
                                <w:kern w:val="24"/>
                                <w:sz w:val="20"/>
                                <w:szCs w:val="22"/>
                                <w:eastAsianLayout w:id="1690108677"/>
                              </w:rPr>
                              <w:t>)</w:t>
                            </w:r>
                          </w:p>
                          <w:p w14:paraId="3CE34D15" w14:textId="77777777" w:rsidR="00F9014E" w:rsidRPr="007F2622" w:rsidRDefault="00F9014E" w:rsidP="00F9014E">
                            <w:pPr>
                              <w:pStyle w:val="NormalWeb"/>
                              <w:spacing w:before="0" w:beforeAutospacing="0" w:after="0" w:afterAutospacing="0"/>
                              <w:jc w:val="center"/>
                              <w:rPr>
                                <w:rFonts w:ascii="Arial" w:eastAsia="MS Mincho" w:hAnsi="Arial" w:cs="Arial"/>
                                <w:kern w:val="24"/>
                                <w:sz w:val="20"/>
                                <w:szCs w:val="22"/>
                              </w:rPr>
                            </w:pPr>
                            <w:r w:rsidRPr="007F2622">
                              <w:rPr>
                                <w:rFonts w:ascii="Arial" w:eastAsia="MS Mincho" w:hAnsi="Arial" w:cs="Arial" w:hint="eastAsia"/>
                                <w:kern w:val="24"/>
                                <w:sz w:val="20"/>
                                <w:szCs w:val="22"/>
                              </w:rPr>
                              <w:t>Mode arbitration part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AA36F3" id="_x0000_s1048" type="#_x0000_t202" style="position:absolute;left:0;text-align:left;margin-left:103.6pt;margin-top:.8pt;width:99.1pt;height:50.8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" filled="f" strokecolor="#4f81bd">
                <v:textbox>
                  <w:txbxContent>
                    <w:p w14:paraId="34C3A3C5" w14:textId="77777777" w:rsidR="00F9014E" w:rsidRPr="007F2622" w:rsidRDefault="00F9014E" w:rsidP="00F9014E">
                      <w:pPr>
                        <w:pStyle w:val="NormalWeb"/>
                        <w:spacing w:before="0" w:beforeAutospacing="0" w:after="0" w:afterAutospacing="0"/>
                        <w:jc w:val="center"/>
                        <w:rPr>
                          <w:sz w:val="21"/>
                        </w:rPr>
                      </w:pPr>
                      <w:r w:rsidRPr="007F2622">
                        <w:rPr>
                          <w:rFonts w:ascii="Arial" w:eastAsia="MS Mincho" w:hAnsi="Arial" w:cs="Arial" w:hint="eastAsia"/>
                          <w:kern w:val="24"/>
                          <w:sz w:val="20"/>
                          <w:szCs w:val="22"/>
                        </w:rPr>
                        <w:t>D-DC</w:t>
                      </w:r>
                    </w:p>
                    <w:p w14:paraId="506E91FC" w14:textId="77777777" w:rsidR="00F9014E" w:rsidRPr="007F2622" w:rsidRDefault="00F9014E" w:rsidP="00F9014E">
                      <w:pPr>
                        <w:pStyle w:val="NormalWeb"/>
                        <w:spacing w:before="0" w:beforeAutospacing="0" w:after="0" w:afterAutospacing="0"/>
                        <w:jc w:val="center"/>
                        <w:rPr>
                          <w:rFonts w:ascii="Arial" w:eastAsia="MS Mincho" w:hAnsi="Arial" w:cs="Arial" w:hint="eastAsia"/>
                          <w:kern w:val="24"/>
                          <w:sz w:val="20"/>
                          <w:szCs w:val="22"/>
                        </w:rPr>
                      </w:pPr>
                      <w:r w:rsidRPr="007F2622">
                        <w:rPr>
                          <w:rFonts w:ascii="Arial" w:eastAsia="MS Mincho" w:hAnsi="Arial" w:cs="Arial"/>
                          <w:kern w:val="24"/>
                          <w:sz w:val="20"/>
                          <w:szCs w:val="22"/>
                          <w:eastAsianLayout w:id="1690108675"/>
                        </w:rPr>
                        <w:t>(</w:t>
                      </w:r>
                      <w:r w:rsidRPr="007F2622">
                        <w:rPr>
                          <w:rFonts w:ascii="Arial" w:eastAsia="MS Mincho" w:hAnsi="MS Mincho" w:cs="Arial" w:hint="eastAsia"/>
                          <w:kern w:val="24"/>
                          <w:sz w:val="20"/>
                          <w:szCs w:val="22"/>
                          <w:eastAsianLayout w:id="1690108676"/>
                        </w:rPr>
                        <w:t>モード調停部</w:t>
                      </w:r>
                      <w:r w:rsidRPr="007F2622">
                        <w:rPr>
                          <w:rFonts w:ascii="Arial" w:eastAsia="MS Mincho" w:hAnsi="Arial" w:cs="Arial"/>
                          <w:kern w:val="24"/>
                          <w:sz w:val="20"/>
                          <w:szCs w:val="22"/>
                          <w:eastAsianLayout w:id="1690108677"/>
                        </w:rPr>
                        <w:t>)</w:t>
                      </w:r>
                    </w:p>
                    <w:p w14:paraId="3CE34D15" w14:textId="77777777" w:rsidR="00F9014E" w:rsidRPr="007F2622" w:rsidRDefault="00F9014E" w:rsidP="00F9014E">
                      <w:pPr>
                        <w:pStyle w:val="NormalWeb"/>
                        <w:spacing w:before="0" w:beforeAutospacing="0" w:after="0" w:afterAutospacing="0"/>
                        <w:jc w:val="center"/>
                        <w:rPr>
                          <w:rFonts w:ascii="Arial" w:eastAsia="MS Mincho" w:hAnsi="Arial" w:cs="Arial"/>
                          <w:kern w:val="24"/>
                          <w:sz w:val="20"/>
                          <w:szCs w:val="22"/>
                        </w:rPr>
                      </w:pPr>
                      <w:r w:rsidRPr="007F2622">
                        <w:rPr>
                          <w:rFonts w:ascii="Arial" w:eastAsia="MS Mincho" w:hAnsi="Arial" w:cs="Arial" w:hint="eastAsia"/>
                          <w:kern w:val="24"/>
                          <w:sz w:val="20"/>
                          <w:szCs w:val="22"/>
                        </w:rPr>
                        <w:t>Mode arbitration part</w:t>
                      </w:r>
                    </w:p>
                  </w:txbxContent>
                </v:textbox>
              </v:shape>
            </w:pict>
          </mc:Fallback>
        </mc:AlternateContent>
      </w:r>
    </w:p>
    <w:p w14:paraId="6AC2BF4B" w14:textId="6C7E54B6" w:rsidR="00F9014E" w:rsidRPr="0070489E" w:rsidRDefault="00FB37A0" w:rsidP="00F9014E">
      <w:pPr>
        <w:rPr>
          <w:rFonts w:hint="eastAsia"/>
        </w:rPr>
      </w:pPr>
      <w:r w:rsidRPr="0070489E">
        <w:rPr>
          <w:noProof/>
        </w:rPr>
        <mc:AlternateContent>
          <mc:Choice Requires="wps">
            <w:drawing>
              <wp:anchor distT="0" distB="0" distL="114300" distR="114300" simplePos="0" relativeHeight="251696640" behindDoc="0" locked="0" layoutInCell="1" allowOverlap="1" wp14:anchorId="160AF0CE" wp14:editId="37770818">
                <wp:simplePos x="0" y="0"/>
                <wp:positionH relativeFrom="column">
                  <wp:posOffset>91440</wp:posOffset>
                </wp:positionH>
                <wp:positionV relativeFrom="paragraph">
                  <wp:posOffset>0</wp:posOffset>
                </wp:positionV>
                <wp:extent cx="1008380" cy="470535"/>
                <wp:effectExtent l="11430" t="5715" r="8890" b="9525"/>
                <wp:wrapNone/>
                <wp:docPr id="8487"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70535"/>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62F8EFAB" w14:textId="77777777" w:rsidR="00F9014E" w:rsidRPr="007F2622" w:rsidRDefault="00F9014E" w:rsidP="00F9014E">
                            <w:pPr>
                              <w:pStyle w:val="NormalWeb"/>
                              <w:spacing w:before="0" w:beforeAutospacing="0" w:after="0" w:afterAutospacing="0"/>
                              <w:jc w:val="center"/>
                            </w:pPr>
                            <w:r w:rsidRPr="007F2622">
                              <w:rPr>
                                <w:rFonts w:ascii="Arial" w:eastAsia="MS Mincho" w:hAnsi="MS Mincho" w:cs="Arial" w:hint="eastAsia"/>
                                <w:kern w:val="24"/>
                                <w:sz w:val="22"/>
                                <w:szCs w:val="22"/>
                                <w:eastAsianLayout w:id="1690108672"/>
                              </w:rPr>
                              <w:t>ユーザー操作</w:t>
                            </w:r>
                          </w:p>
                          <w:p w14:paraId="030F4EEA" w14:textId="77777777" w:rsidR="00F9014E" w:rsidRPr="007F2622" w:rsidRDefault="00F9014E" w:rsidP="00F9014E">
                            <w:pPr>
                              <w:pStyle w:val="NormalWeb"/>
                              <w:spacing w:before="0" w:beforeAutospacing="0" w:after="0" w:afterAutospacing="0"/>
                              <w:jc w:val="center"/>
                            </w:pPr>
                            <w:r w:rsidRPr="007F2622">
                              <w:rPr>
                                <w:rFonts w:ascii="Arial" w:eastAsia="MS Mincho" w:hAnsi="Arial" w:cs="Arial"/>
                                <w:kern w:val="24"/>
                                <w:sz w:val="22"/>
                                <w:szCs w:val="22"/>
                                <w:eastAsianLayout w:id="1690108673"/>
                              </w:rPr>
                              <w:t xml:space="preserve">User </w:t>
                            </w:r>
                            <w:r w:rsidRPr="007F2622">
                              <w:rPr>
                                <w:rFonts w:ascii="Arial" w:eastAsia="MS Mincho" w:hAnsi="Arial" w:cs="Arial" w:hint="eastAsia"/>
                                <w:kern w:val="24"/>
                                <w:sz w:val="22"/>
                                <w:szCs w:val="22"/>
                              </w:rPr>
                              <w:t>Operation</w:t>
                            </w:r>
                          </w:p>
                        </w:txbxContent>
                      </wps:txbx>
                      <wps:bodyPr rot="0" vert="horz" wrap="square" lIns="62640" tIns="45720" rIns="626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60AF0CE" id="_x0000_s1049" type="#_x0000_t202" style="position:absolute;left:0;text-align:left;margin-left:7.2pt;margin-top:0;width:79.4pt;height:37.0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" filled="f" strokecolor="#4f81bd">
                <v:textbox style="mso-fit-shape-to-text:t" inset="1.74mm,,1.74mm">
                  <w:txbxContent>
                    <w:p w14:paraId="62F8EFAB" w14:textId="77777777" w:rsidR="00F9014E" w:rsidRPr="007F2622" w:rsidRDefault="00F9014E" w:rsidP="00F9014E">
                      <w:pPr>
                        <w:pStyle w:val="NormalWeb"/>
                        <w:spacing w:before="0" w:beforeAutospacing="0" w:after="0" w:afterAutospacing="0"/>
                        <w:jc w:val="center"/>
                      </w:pPr>
                      <w:r w:rsidRPr="007F2622">
                        <w:rPr>
                          <w:rFonts w:ascii="Arial" w:eastAsia="MS Mincho" w:hAnsi="MS Mincho" w:cs="Arial" w:hint="eastAsia"/>
                          <w:kern w:val="24"/>
                          <w:sz w:val="22"/>
                          <w:szCs w:val="22"/>
                          <w:eastAsianLayout w:id="1690108672"/>
                        </w:rPr>
                        <w:t>ユーザー操作</w:t>
                      </w:r>
                    </w:p>
                    <w:p w14:paraId="030F4EEA" w14:textId="77777777" w:rsidR="00F9014E" w:rsidRPr="007F2622" w:rsidRDefault="00F9014E" w:rsidP="00F9014E">
                      <w:pPr>
                        <w:pStyle w:val="NormalWeb"/>
                        <w:spacing w:before="0" w:beforeAutospacing="0" w:after="0" w:afterAutospacing="0"/>
                        <w:jc w:val="center"/>
                      </w:pPr>
                      <w:r w:rsidRPr="007F2622">
                        <w:rPr>
                          <w:rFonts w:ascii="Arial" w:eastAsia="MS Mincho" w:hAnsi="Arial" w:cs="Arial"/>
                          <w:kern w:val="24"/>
                          <w:sz w:val="22"/>
                          <w:szCs w:val="22"/>
                          <w:eastAsianLayout w:id="1690108673"/>
                        </w:rPr>
                        <w:t xml:space="preserve">User </w:t>
                      </w:r>
                      <w:r w:rsidRPr="007F2622">
                        <w:rPr>
                          <w:rFonts w:ascii="Arial" w:eastAsia="MS Mincho" w:hAnsi="Arial" w:cs="Arial" w:hint="eastAsia"/>
                          <w:kern w:val="24"/>
                          <w:sz w:val="22"/>
                          <w:szCs w:val="22"/>
                        </w:rPr>
                        <w:t>Operation</w:t>
                      </w:r>
                    </w:p>
                  </w:txbxContent>
                </v:textbox>
              </v:shape>
            </w:pict>
          </mc:Fallback>
        </mc:AlternateContent>
      </w:r>
    </w:p>
    <w:p w14:paraId="4C31833A" w14:textId="77777777" w:rsidR="00F9014E" w:rsidRPr="0070489E" w:rsidRDefault="00F9014E" w:rsidP="00F9014E">
      <w:pPr>
        <w:rPr>
          <w:rFonts w:hint="eastAsia"/>
        </w:rPr>
      </w:pPr>
    </w:p>
    <w:p w14:paraId="22841FE3" w14:textId="246C87E1" w:rsidR="00F9014E" w:rsidRPr="00FC4543" w:rsidRDefault="00FB37A0" w:rsidP="00F9014E">
      <w:pPr>
        <w:rPr>
          <w:rFonts w:hint="eastAsia"/>
        </w:rPr>
      </w:pPr>
      <w:r w:rsidRPr="00FC4543">
        <w:rPr>
          <w:noProof/>
        </w:rPr>
        <mc:AlternateContent>
          <mc:Choice Requires="wps">
            <w:drawing>
              <wp:anchor distT="0" distB="0" distL="114300" distR="114300" simplePos="0" relativeHeight="251706880" behindDoc="0" locked="0" layoutInCell="1" allowOverlap="1" wp14:anchorId="3CC4D139" wp14:editId="442A4381">
                <wp:simplePos x="0" y="0"/>
                <wp:positionH relativeFrom="column">
                  <wp:posOffset>235585</wp:posOffset>
                </wp:positionH>
                <wp:positionV relativeFrom="paragraph">
                  <wp:posOffset>173355</wp:posOffset>
                </wp:positionV>
                <wp:extent cx="5487670" cy="320675"/>
                <wp:effectExtent l="0" t="0" r="0" b="3175"/>
                <wp:wrapNone/>
                <wp:docPr id="8486" name="フローチャート : 代替処理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320675"/>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755A592E"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MS Mincho" w:eastAsia="MS Mincho" w:hAnsi="MS Mincho"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261C28AF" w14:textId="77777777" w:rsidR="00F9014E" w:rsidRPr="003B061F" w:rsidRDefault="00F9014E" w:rsidP="00F9014E">
                            <w:pPr>
                              <w:pStyle w:val="NormalWeb"/>
                              <w:spacing w:before="0" w:beforeAutospacing="0" w:after="0" w:afterAutospacing="0"/>
                              <w:jc w:val="center"/>
                              <w:rPr>
                                <w:color w:val="000000"/>
                                <w:shd w:val="pct15" w:color="auto" w:fill="FFFFFF"/>
                              </w:rPr>
                            </w:pP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3CC4D139" id="_x0000_s1050" type="#_x0000_t176" style="position:absolute;left:0;text-align:left;margin-left:18.55pt;margin-top:13.65pt;width:432.1pt;height:25.25pt;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" fillcolor="window" strokecolor="windowText" strokeweight="1pt">
                <v:path arrowok="t"/>
                <v:textbox>
                  <w:txbxContent>
                    <w:p w14:paraId="755A592E"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MS Mincho" w:eastAsia="MS Mincho" w:hAnsi="MS Mincho"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261C28AF" w14:textId="77777777" w:rsidR="00F9014E" w:rsidRPr="003B061F" w:rsidRDefault="00F9014E" w:rsidP="00F9014E">
                      <w:pPr>
                        <w:pStyle w:val="NormalWeb"/>
                        <w:spacing w:before="0" w:beforeAutospacing="0" w:after="0" w:afterAutospacing="0"/>
                        <w:jc w:val="center"/>
                        <w:rPr>
                          <w:color w:val="000000"/>
                          <w:shd w:val="pct15" w:color="auto" w:fill="FFFFFF"/>
                        </w:rPr>
                      </w:pPr>
                    </w:p>
                  </w:txbxContent>
                </v:textbox>
              </v:shape>
            </w:pict>
          </mc:Fallback>
        </mc:AlternateContent>
      </w:r>
      <w:r w:rsidRPr="00FC4543">
        <w:rPr>
          <w:noProof/>
        </w:rPr>
        <mc:AlternateContent>
          <mc:Choice Requires="wps">
            <w:drawing>
              <wp:anchor distT="0" distB="0" distL="114299" distR="114299" simplePos="0" relativeHeight="251703808" behindDoc="0" locked="0" layoutInCell="1" allowOverlap="1" wp14:anchorId="659B4EFF" wp14:editId="4BF76DE3">
                <wp:simplePos x="0" y="0"/>
                <wp:positionH relativeFrom="column">
                  <wp:posOffset>595629</wp:posOffset>
                </wp:positionH>
                <wp:positionV relativeFrom="paragraph">
                  <wp:posOffset>61595</wp:posOffset>
                </wp:positionV>
                <wp:extent cx="0" cy="5669280"/>
                <wp:effectExtent l="0" t="0" r="19050" b="7620"/>
                <wp:wrapNone/>
                <wp:docPr id="8485" name="直線コネクタ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66928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55A7C2A" id="直線コネクタ 27" o:spid="_x0000_s1026" style="position:absolute;z-index:25170380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9pt,4.85pt" to="46.9pt,45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" strokecolor="#4a7ebb">
                <o:lock v:ext="edit" shapetype="f"/>
              </v:line>
            </w:pict>
          </mc:Fallback>
        </mc:AlternateContent>
      </w:r>
      <w:r w:rsidRPr="00FC4543">
        <w:rPr>
          <w:noProof/>
        </w:rPr>
        <mc:AlternateContent>
          <mc:Choice Requires="wps">
            <w:drawing>
              <wp:anchor distT="0" distB="0" distL="114300" distR="114300" simplePos="0" relativeHeight="251694592" behindDoc="0" locked="0" layoutInCell="1" allowOverlap="1" wp14:anchorId="12327DEE" wp14:editId="3A9549BF">
                <wp:simplePos x="0" y="0"/>
                <wp:positionH relativeFrom="column">
                  <wp:posOffset>1928495</wp:posOffset>
                </wp:positionH>
                <wp:positionV relativeFrom="paragraph">
                  <wp:posOffset>61595</wp:posOffset>
                </wp:positionV>
                <wp:extent cx="16510" cy="5742305"/>
                <wp:effectExtent l="0" t="0" r="2540" b="10795"/>
                <wp:wrapNone/>
                <wp:docPr id="8484" name="直線コネクタ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6510" cy="574230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3D888BF" id="直線コネクタ 2" o:spid="_x0000_s1026" style="position:absolute;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85pt,4.85pt" to="153.15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" strokecolor="#4a7ebb">
                <o:lock v:ext="edit" shapetype="f"/>
              </v:line>
            </w:pict>
          </mc:Fallback>
        </mc:AlternateContent>
      </w:r>
      <w:r w:rsidRPr="00FC4543">
        <w:rPr>
          <w:noProof/>
        </w:rPr>
        <mc:AlternateContent>
          <mc:Choice Requires="wps">
            <w:drawing>
              <wp:anchor distT="0" distB="0" distL="114300" distR="114300" simplePos="0" relativeHeight="251695616" behindDoc="0" locked="0" layoutInCell="1" allowOverlap="1" wp14:anchorId="3615DF84" wp14:editId="0AD1E1CD">
                <wp:simplePos x="0" y="0"/>
                <wp:positionH relativeFrom="column">
                  <wp:posOffset>4470400</wp:posOffset>
                </wp:positionH>
                <wp:positionV relativeFrom="paragraph">
                  <wp:posOffset>68580</wp:posOffset>
                </wp:positionV>
                <wp:extent cx="13335" cy="5793740"/>
                <wp:effectExtent l="0" t="0" r="5715" b="16510"/>
                <wp:wrapNone/>
                <wp:docPr id="8483" name="直線コネクタ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3335" cy="579374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DE5D607" id="直線コネクタ 3" o:spid="_x0000_s1026" style="position:absolute;flip:x;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2pt,5.4pt" to="353.05pt,4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" strokecolor="#4a7ebb">
                <o:lock v:ext="edit" shapetype="f"/>
              </v:line>
            </w:pict>
          </mc:Fallback>
        </mc:AlternateContent>
      </w:r>
    </w:p>
    <w:p w14:paraId="41C81CCF" w14:textId="77777777" w:rsidR="00F9014E" w:rsidRPr="00FC4543" w:rsidRDefault="00F9014E" w:rsidP="00F9014E">
      <w:pPr>
        <w:rPr>
          <w:rFonts w:hint="eastAsia"/>
        </w:rPr>
      </w:pPr>
    </w:p>
    <w:p w14:paraId="350606C5" w14:textId="77777777" w:rsidR="00F9014E" w:rsidRPr="00FC4543" w:rsidRDefault="00F9014E" w:rsidP="00F9014E">
      <w:pPr>
        <w:rPr>
          <w:rFonts w:hint="eastAsia"/>
        </w:rPr>
      </w:pPr>
    </w:p>
    <w:p w14:paraId="433E77AD" w14:textId="2F03ABD3" w:rsidR="00F9014E" w:rsidRPr="00FC4543" w:rsidRDefault="00FB37A0" w:rsidP="00F9014E">
      <w:pPr>
        <w:rPr>
          <w:rFonts w:hint="eastAsia"/>
        </w:rPr>
      </w:pPr>
      <w:r w:rsidRPr="00FC4543">
        <w:rPr>
          <w:noProof/>
        </w:rPr>
        <mc:AlternateContent>
          <mc:Choice Requires="wps">
            <w:drawing>
              <wp:anchor distT="0" distB="0" distL="114300" distR="114300" simplePos="0" relativeHeight="251704832" behindDoc="0" locked="0" layoutInCell="1" allowOverlap="1" wp14:anchorId="002C8C72" wp14:editId="6B8D83BC">
                <wp:simplePos x="0" y="0"/>
                <wp:positionH relativeFrom="column">
                  <wp:posOffset>0</wp:posOffset>
                </wp:positionH>
                <wp:positionV relativeFrom="paragraph">
                  <wp:posOffset>66040</wp:posOffset>
                </wp:positionV>
                <wp:extent cx="1387475" cy="497205"/>
                <wp:effectExtent l="0" t="0" r="3175" b="0"/>
                <wp:wrapNone/>
                <wp:docPr id="8482" name="フローチャート : 代替処理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7475" cy="497205"/>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4D15849E"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MS Mincho" w:cs="Times New Roman" w:hint="eastAsia"/>
                                <w:kern w:val="24"/>
                                <w:sz w:val="21"/>
                                <w:szCs w:val="21"/>
                                <w:eastAsianLayout w:id="1690108679"/>
                              </w:rPr>
                              <w:t>S</w:t>
                            </w:r>
                            <w:r w:rsidRPr="007F2622">
                              <w:rPr>
                                <w:rFonts w:ascii="Century" w:eastAsia="MS Mincho" w:hAnsi="MS Mincho" w:cs="Times New Roman" w:hint="eastAsia"/>
                                <w:kern w:val="24"/>
                                <w:sz w:val="21"/>
                                <w:szCs w:val="21"/>
                              </w:rPr>
                              <w:t>W</w:t>
                            </w:r>
                            <w:r w:rsidRPr="007F2622">
                              <w:rPr>
                                <w:rFonts w:ascii="Century" w:eastAsia="MS Mincho" w:hAnsi="MS Mincho" w:cs="Times New Roman" w:hint="eastAsia"/>
                                <w:kern w:val="24"/>
                                <w:sz w:val="21"/>
                                <w:szCs w:val="21"/>
                              </w:rPr>
                              <w:t>操作</w:t>
                            </w:r>
                          </w:p>
                          <w:p w14:paraId="4D8D886D"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rPr>
                              <w:t>/SW operation</w:t>
                            </w: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002C8C72" id="_x0000_s1051" type="#_x0000_t176" style="position:absolute;left:0;text-align:left;margin-left:0;margin-top:5.2pt;width:109.25pt;height:39.1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" fillcolor="window" strokecolor="windowText" strokeweight="1pt">
                <v:path arrowok="t"/>
                <v:textbox>
                  <w:txbxContent>
                    <w:p w14:paraId="4D15849E"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MS Mincho" w:cs="Times New Roman" w:hint="eastAsia"/>
                          <w:kern w:val="24"/>
                          <w:sz w:val="21"/>
                          <w:szCs w:val="21"/>
                          <w:eastAsianLayout w:id="1690108679"/>
                        </w:rPr>
                        <w:t>S</w:t>
                      </w:r>
                      <w:r w:rsidRPr="007F2622">
                        <w:rPr>
                          <w:rFonts w:ascii="Century" w:eastAsia="MS Mincho" w:hAnsi="MS Mincho" w:cs="Times New Roman" w:hint="eastAsia"/>
                          <w:kern w:val="24"/>
                          <w:sz w:val="21"/>
                          <w:szCs w:val="21"/>
                        </w:rPr>
                        <w:t>W</w:t>
                      </w:r>
                      <w:r w:rsidRPr="007F2622">
                        <w:rPr>
                          <w:rFonts w:ascii="Century" w:eastAsia="MS Mincho" w:hAnsi="MS Mincho" w:cs="Times New Roman" w:hint="eastAsia"/>
                          <w:kern w:val="24"/>
                          <w:sz w:val="21"/>
                          <w:szCs w:val="21"/>
                        </w:rPr>
                        <w:t>操作</w:t>
                      </w:r>
                    </w:p>
                    <w:p w14:paraId="4D8D886D"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rPr>
                        <w:t>/SW operation</w:t>
                      </w:r>
                    </w:p>
                  </w:txbxContent>
                </v:textbox>
              </v:shape>
            </w:pict>
          </mc:Fallback>
        </mc:AlternateContent>
      </w:r>
    </w:p>
    <w:p w14:paraId="4E8205F5" w14:textId="77777777" w:rsidR="00F9014E" w:rsidRPr="00FC4543" w:rsidRDefault="00F9014E" w:rsidP="00F9014E">
      <w:pPr>
        <w:rPr>
          <w:rFonts w:hint="eastAsia"/>
        </w:rPr>
      </w:pPr>
    </w:p>
    <w:p w14:paraId="6D2B673C" w14:textId="77777777" w:rsidR="00F9014E" w:rsidRPr="00FC4543" w:rsidRDefault="00F9014E" w:rsidP="00F9014E">
      <w:pPr>
        <w:rPr>
          <w:rFonts w:hint="eastAsia"/>
        </w:rPr>
      </w:pPr>
    </w:p>
    <w:p w14:paraId="352463D5" w14:textId="2316F7A4" w:rsidR="00F9014E" w:rsidRPr="00FC4543" w:rsidRDefault="00FB37A0" w:rsidP="00F9014E">
      <w:pPr>
        <w:rPr>
          <w:rFonts w:hint="eastAsia"/>
        </w:rPr>
      </w:pPr>
      <w:r w:rsidRPr="00FC4543">
        <w:rPr>
          <w:noProof/>
        </w:rPr>
        <mc:AlternateContent>
          <mc:Choice Requires="wps">
            <w:drawing>
              <wp:anchor distT="0" distB="0" distL="114300" distR="114300" simplePos="0" relativeHeight="251699712" behindDoc="0" locked="0" layoutInCell="1" allowOverlap="1" wp14:anchorId="48149B73" wp14:editId="79789C74">
                <wp:simplePos x="0" y="0"/>
                <wp:positionH relativeFrom="column">
                  <wp:posOffset>1162685</wp:posOffset>
                </wp:positionH>
                <wp:positionV relativeFrom="paragraph">
                  <wp:posOffset>100965</wp:posOffset>
                </wp:positionV>
                <wp:extent cx="1656080" cy="695325"/>
                <wp:effectExtent l="6350" t="13335" r="13970" b="15240"/>
                <wp:wrapNone/>
                <wp:docPr id="8481" name="フローチャート : 代替処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080" cy="695325"/>
                        </a:xfrm>
                        <a:prstGeom prst="flowChartAlternateProcess">
                          <a:avLst/>
                        </a:prstGeom>
                        <a:solidFill>
                          <a:srgbClr val="FFFFFF"/>
                        </a:solidFill>
                        <a:ln w="12700" algn="ctr">
                          <a:solidFill>
                            <a:srgbClr val="000000"/>
                          </a:solidFill>
                          <a:miter lim="800000"/>
                          <a:headEnd/>
                          <a:tailEnd/>
                        </a:ln>
                      </wps:spPr>
                      <wps:txbx>
                        <w:txbxContent>
                          <w:p w14:paraId="21D22587"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eastAsianLayout w:id="1690108688"/>
                              </w:rPr>
                              <w:t>判定処理部</w:t>
                            </w:r>
                          </w:p>
                          <w:p w14:paraId="15F66F7B"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18"/>
                                <w:szCs w:val="21"/>
                              </w:rPr>
                            </w:pPr>
                            <w:r w:rsidRPr="007F2622">
                              <w:rPr>
                                <w:rFonts w:ascii="Century" w:eastAsia="MS Mincho" w:hAnsi="MS Mincho" w:cs="Times New Roman" w:hint="eastAsia"/>
                                <w:kern w:val="24"/>
                                <w:sz w:val="21"/>
                                <w:szCs w:val="21"/>
                                <w:eastAsianLayout w:id="1690108672"/>
                              </w:rPr>
                              <w:t>判断「</w:t>
                            </w:r>
                            <w:r w:rsidRPr="007F2622">
                              <w:rPr>
                                <w:rFonts w:ascii="Century" w:eastAsia="MS Mincho" w:hAnsi="Century" w:cs="Times New Roman"/>
                                <w:kern w:val="24"/>
                                <w:sz w:val="21"/>
                                <w:szCs w:val="21"/>
                                <w:eastAsianLayout w:id="1690108673"/>
                              </w:rPr>
                              <w:t>Sport</w:t>
                            </w:r>
                            <w:r w:rsidRPr="007F2622">
                              <w:rPr>
                                <w:rFonts w:ascii="Century" w:eastAsia="MS Mincho" w:hAnsi="MS Mincho" w:cs="Times New Roman" w:hint="eastAsia"/>
                                <w:kern w:val="24"/>
                                <w:sz w:val="21"/>
                                <w:szCs w:val="21"/>
                                <w:eastAsianLayout w:id="1690108674"/>
                              </w:rPr>
                              <w:t>モード」</w:t>
                            </w:r>
                          </w:p>
                          <w:p w14:paraId="2A1F8772" w14:textId="77777777" w:rsidR="00F9014E" w:rsidRPr="007F2622" w:rsidRDefault="00F9014E" w:rsidP="00F9014E">
                            <w:pPr>
                              <w:pStyle w:val="NormalWeb"/>
                              <w:spacing w:before="0" w:beforeAutospacing="0" w:after="0" w:afterAutospacing="0"/>
                              <w:jc w:val="center"/>
                              <w:rPr>
                                <w:sz w:val="21"/>
                              </w:rPr>
                            </w:pPr>
                            <w:r w:rsidRPr="007F2622">
                              <w:rPr>
                                <w:rFonts w:hint="eastAsia"/>
                                <w:sz w:val="21"/>
                              </w:rPr>
                              <w:t>Determines as Sport Mode</w:t>
                            </w:r>
                          </w:p>
                        </w:txbxContent>
                      </wps:txbx>
                      <wps:bodyPr rot="0" vert="horz" wrap="square" lIns="7200" tIns="18000" rIns="7200" bIns="72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149B73" id="_x0000_s1052" type="#_x0000_t176" style="position:absolute;left:0;text-align:left;margin-left:91.55pt;margin-top:7.95pt;width:130.4pt;height:54.7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" strokeweight="1pt">
                <v:textbox inset=".2mm,.5mm,.2mm,.2mm">
                  <w:txbxContent>
                    <w:p w14:paraId="21D22587"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eastAsianLayout w:id="1690108688"/>
                        </w:rPr>
                        <w:t>判定処理部</w:t>
                      </w:r>
                    </w:p>
                    <w:p w14:paraId="15F66F7B"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18"/>
                          <w:szCs w:val="21"/>
                        </w:rPr>
                      </w:pPr>
                      <w:r w:rsidRPr="007F2622">
                        <w:rPr>
                          <w:rFonts w:ascii="Century" w:eastAsia="MS Mincho" w:hAnsi="MS Mincho" w:cs="Times New Roman" w:hint="eastAsia"/>
                          <w:kern w:val="24"/>
                          <w:sz w:val="21"/>
                          <w:szCs w:val="21"/>
                          <w:eastAsianLayout w:id="1690108672"/>
                        </w:rPr>
                        <w:t>判断「</w:t>
                      </w:r>
                      <w:r w:rsidRPr="007F2622">
                        <w:rPr>
                          <w:rFonts w:ascii="Century" w:eastAsia="MS Mincho" w:hAnsi="Century" w:cs="Times New Roman"/>
                          <w:kern w:val="24"/>
                          <w:sz w:val="21"/>
                          <w:szCs w:val="21"/>
                          <w:eastAsianLayout w:id="1690108673"/>
                        </w:rPr>
                        <w:t>Sport</w:t>
                      </w:r>
                      <w:r w:rsidRPr="007F2622">
                        <w:rPr>
                          <w:rFonts w:ascii="Century" w:eastAsia="MS Mincho" w:hAnsi="MS Mincho" w:cs="Times New Roman" w:hint="eastAsia"/>
                          <w:kern w:val="24"/>
                          <w:sz w:val="21"/>
                          <w:szCs w:val="21"/>
                          <w:eastAsianLayout w:id="1690108674"/>
                        </w:rPr>
                        <w:t>モード」</w:t>
                      </w:r>
                    </w:p>
                    <w:p w14:paraId="2A1F8772" w14:textId="77777777" w:rsidR="00F9014E" w:rsidRPr="007F2622" w:rsidRDefault="00F9014E" w:rsidP="00F9014E">
                      <w:pPr>
                        <w:pStyle w:val="NormalWeb"/>
                        <w:spacing w:before="0" w:beforeAutospacing="0" w:after="0" w:afterAutospacing="0"/>
                        <w:jc w:val="center"/>
                        <w:rPr>
                          <w:sz w:val="21"/>
                        </w:rPr>
                      </w:pPr>
                      <w:r w:rsidRPr="007F2622">
                        <w:rPr>
                          <w:rFonts w:hint="eastAsia"/>
                          <w:sz w:val="21"/>
                        </w:rPr>
                        <w:t>Determines as Sport Mode</w:t>
                      </w:r>
                    </w:p>
                  </w:txbxContent>
                </v:textbox>
              </v:shape>
            </w:pict>
          </mc:Fallback>
        </mc:AlternateContent>
      </w:r>
      <w:r w:rsidRPr="00FC4543">
        <w:rPr>
          <w:noProof/>
        </w:rPr>
        <mc:AlternateContent>
          <mc:Choice Requires="wps">
            <w:drawing>
              <wp:anchor distT="0" distB="0" distL="114300" distR="114300" simplePos="0" relativeHeight="251707904" behindDoc="0" locked="0" layoutInCell="1" allowOverlap="1" wp14:anchorId="599C60CC" wp14:editId="101AC6A7">
                <wp:simplePos x="0" y="0"/>
                <wp:positionH relativeFrom="column">
                  <wp:posOffset>600075</wp:posOffset>
                </wp:positionH>
                <wp:positionV relativeFrom="paragraph">
                  <wp:posOffset>27305</wp:posOffset>
                </wp:positionV>
                <wp:extent cx="1344930" cy="635"/>
                <wp:effectExtent l="5715" t="73025" r="20955" b="78740"/>
                <wp:wrapNone/>
                <wp:docPr id="8480" name="直線矢印コネク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93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69F1A8" id="直線矢印コネクタ 20" o:spid="_x0000_s1026" type="#_x0000_t34" style="position:absolute;margin-left:47.25pt;margin-top:2.15pt;width:105.9pt;height:.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" strokecolor="#4a7ebb">
                <v:stroke endarrow="open"/>
              </v:shape>
            </w:pict>
          </mc:Fallback>
        </mc:AlternateContent>
      </w:r>
    </w:p>
    <w:p w14:paraId="50169FBF" w14:textId="77777777" w:rsidR="00F9014E" w:rsidRPr="00FC4543" w:rsidRDefault="00F9014E" w:rsidP="00F9014E">
      <w:pPr>
        <w:rPr>
          <w:rFonts w:hint="eastAsia"/>
        </w:rPr>
      </w:pPr>
    </w:p>
    <w:p w14:paraId="0EFB332A" w14:textId="77777777" w:rsidR="00F9014E" w:rsidRPr="00FC4543" w:rsidRDefault="00F9014E" w:rsidP="00F9014E">
      <w:pPr>
        <w:rPr>
          <w:rFonts w:hint="eastAsia"/>
        </w:rPr>
      </w:pPr>
    </w:p>
    <w:p w14:paraId="55E67E64" w14:textId="77777777" w:rsidR="00F9014E" w:rsidRPr="00FC4543" w:rsidRDefault="00F9014E" w:rsidP="00F9014E">
      <w:pPr>
        <w:rPr>
          <w:rFonts w:hint="eastAsia"/>
        </w:rPr>
      </w:pPr>
    </w:p>
    <w:p w14:paraId="068B9BA5" w14:textId="3466B70D" w:rsidR="00F9014E" w:rsidRPr="00FC4543" w:rsidRDefault="00FB37A0" w:rsidP="00F9014E">
      <w:pPr>
        <w:rPr>
          <w:rFonts w:hint="eastAsia"/>
        </w:rPr>
      </w:pPr>
      <w:r w:rsidRPr="00FC4543">
        <w:rPr>
          <w:noProof/>
        </w:rPr>
        <mc:AlternateContent>
          <mc:Choice Requires="wps">
            <w:drawing>
              <wp:anchor distT="0" distB="0" distL="114300" distR="114300" simplePos="0" relativeHeight="251705856" behindDoc="0" locked="0" layoutInCell="1" allowOverlap="1" wp14:anchorId="5F3A480D" wp14:editId="1CA9AD36">
                <wp:simplePos x="0" y="0"/>
                <wp:positionH relativeFrom="column">
                  <wp:posOffset>1397000</wp:posOffset>
                </wp:positionH>
                <wp:positionV relativeFrom="paragraph">
                  <wp:posOffset>130175</wp:posOffset>
                </wp:positionV>
                <wp:extent cx="1209675" cy="695325"/>
                <wp:effectExtent l="0" t="0" r="9525" b="9525"/>
                <wp:wrapNone/>
                <wp:docPr id="8479" name="フローチャート : 代替処理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695325"/>
                        </a:xfrm>
                        <a:prstGeom prst="flowChartAlternateProcess">
                          <a:avLst/>
                        </a:prstGeom>
                        <a:solidFill>
                          <a:sysClr val="window" lastClr="FFFFFF"/>
                        </a:solidFill>
                        <a:ln w="12700" cap="flat" cmpd="sng" algn="ctr">
                          <a:solidFill>
                            <a:sysClr val="windowText" lastClr="000000"/>
                          </a:solidFill>
                          <a:prstDash val="solid"/>
                        </a:ln>
                        <a:effectLst/>
                      </wps:spPr>
                      <wps:txbx>
                        <w:txbxContent>
                          <w:p w14:paraId="73BABC62"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Century" w:cs="Times New Roman"/>
                                <w:kern w:val="24"/>
                                <w:sz w:val="21"/>
                                <w:szCs w:val="21"/>
                                <w:eastAsianLayout w:id="1690108683"/>
                              </w:rPr>
                              <w:t>CAN</w:t>
                            </w:r>
                            <w:r w:rsidRPr="007F2622">
                              <w:rPr>
                                <w:rFonts w:ascii="Century" w:eastAsia="MS Mincho" w:hAnsi="MS Mincho" w:cs="Times New Roman" w:hint="eastAsia"/>
                                <w:kern w:val="24"/>
                                <w:sz w:val="21"/>
                                <w:szCs w:val="21"/>
                                <w:eastAsianLayout w:id="1690108684"/>
                              </w:rPr>
                              <w:t>信号生成部</w:t>
                            </w:r>
                          </w:p>
                          <w:p w14:paraId="5DD9FEE0"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rPr>
                              <w:t>Generates CAN signal</w:t>
                            </w:r>
                          </w:p>
                        </w:txbxContent>
                      </wps:txbx>
                      <wps:bodyPr rtlCol="0" anchor="ctr"/>
                    </wps:wsp>
                  </a:graphicData>
                </a:graphic>
                <wp14:sizeRelH relativeFrom="page">
                  <wp14:pctWidth>0</wp14:pctWidth>
                </wp14:sizeRelH>
                <wp14:sizeRelV relativeFrom="page">
                  <wp14:pctHeight>0</wp14:pctHeight>
                </wp14:sizeRelV>
              </wp:anchor>
            </w:drawing>
          </mc:Choice>
          <mc:Fallback>
            <w:pict>
              <v:shape w14:anchorId="5F3A480D" id="_x0000_s1053" type="#_x0000_t176" style="position:absolute;left:0;text-align:left;margin-left:110pt;margin-top:10.25pt;width:95.25pt;height:54.7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" fillcolor="window" strokecolor="windowText" strokeweight="1pt">
                <v:path arrowok="t"/>
                <v:textbox>
                  <w:txbxContent>
                    <w:p w14:paraId="73BABC62"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Century" w:cs="Times New Roman"/>
                          <w:kern w:val="24"/>
                          <w:sz w:val="21"/>
                          <w:szCs w:val="21"/>
                          <w:eastAsianLayout w:id="1690108683"/>
                        </w:rPr>
                        <w:t>CAN</w:t>
                      </w:r>
                      <w:r w:rsidRPr="007F2622">
                        <w:rPr>
                          <w:rFonts w:ascii="Century" w:eastAsia="MS Mincho" w:hAnsi="MS Mincho" w:cs="Times New Roman" w:hint="eastAsia"/>
                          <w:kern w:val="24"/>
                          <w:sz w:val="21"/>
                          <w:szCs w:val="21"/>
                          <w:eastAsianLayout w:id="1690108684"/>
                        </w:rPr>
                        <w:t>信号生成部</w:t>
                      </w:r>
                    </w:p>
                    <w:p w14:paraId="5DD9FEE0" w14:textId="77777777" w:rsidR="00F9014E" w:rsidRPr="007F2622" w:rsidRDefault="00F9014E" w:rsidP="00F9014E">
                      <w:pPr>
                        <w:pStyle w:val="NormalWeb"/>
                        <w:spacing w:before="0" w:beforeAutospacing="0" w:after="0" w:afterAutospacing="0"/>
                        <w:jc w:val="center"/>
                      </w:pPr>
                      <w:r w:rsidRPr="007F2622">
                        <w:rPr>
                          <w:rFonts w:ascii="Century" w:eastAsia="MS Mincho" w:hAnsi="MS Mincho" w:cs="Times New Roman" w:hint="eastAsia"/>
                          <w:kern w:val="24"/>
                          <w:sz w:val="21"/>
                          <w:szCs w:val="21"/>
                        </w:rPr>
                        <w:t>Generates CAN signal</w:t>
                      </w:r>
                    </w:p>
                  </w:txbxContent>
                </v:textbox>
              </v:shape>
            </w:pict>
          </mc:Fallback>
        </mc:AlternateContent>
      </w:r>
    </w:p>
    <w:p w14:paraId="34DED033" w14:textId="77777777" w:rsidR="00F9014E" w:rsidRPr="00FC4543" w:rsidRDefault="00F9014E" w:rsidP="00F9014E">
      <w:pPr>
        <w:rPr>
          <w:rFonts w:hint="eastAsia"/>
        </w:rPr>
      </w:pPr>
    </w:p>
    <w:p w14:paraId="62E60466" w14:textId="77777777" w:rsidR="00F9014E" w:rsidRPr="00FC4543" w:rsidRDefault="00F9014E" w:rsidP="00F9014E">
      <w:pPr>
        <w:rPr>
          <w:rFonts w:hint="eastAsia"/>
        </w:rPr>
      </w:pPr>
    </w:p>
    <w:p w14:paraId="2D43AF06" w14:textId="77777777" w:rsidR="00F9014E" w:rsidRPr="00FC4543" w:rsidRDefault="00F9014E" w:rsidP="00F9014E">
      <w:pPr>
        <w:rPr>
          <w:rFonts w:hint="eastAsia"/>
        </w:rPr>
      </w:pPr>
    </w:p>
    <w:p w14:paraId="189E3739" w14:textId="6D781E67" w:rsidR="00F9014E" w:rsidRPr="00FC4543" w:rsidRDefault="00FB37A0" w:rsidP="00F9014E">
      <w:pPr>
        <w:rPr>
          <w:rFonts w:hint="eastAsia"/>
        </w:rPr>
      </w:pPr>
      <w:r w:rsidRPr="00FC4543">
        <w:rPr>
          <w:noProof/>
        </w:rPr>
        <mc:AlternateContent>
          <mc:Choice Requires="wps">
            <w:drawing>
              <wp:anchor distT="0" distB="0" distL="114300" distR="114300" simplePos="0" relativeHeight="251701760" behindDoc="0" locked="0" layoutInCell="1" allowOverlap="1" wp14:anchorId="59EB01AC" wp14:editId="7F369ED4">
                <wp:simplePos x="0" y="0"/>
                <wp:positionH relativeFrom="column">
                  <wp:posOffset>1099820</wp:posOffset>
                </wp:positionH>
                <wp:positionV relativeFrom="paragraph">
                  <wp:posOffset>129540</wp:posOffset>
                </wp:positionV>
                <wp:extent cx="1845310" cy="532130"/>
                <wp:effectExtent l="10160" t="15240" r="11430" b="14605"/>
                <wp:wrapNone/>
                <wp:docPr id="8478" name="フローチャート : 代替処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5310" cy="532130"/>
                        </a:xfrm>
                        <a:prstGeom prst="flowChartAlternateProcess">
                          <a:avLst/>
                        </a:prstGeom>
                        <a:solidFill>
                          <a:srgbClr val="FFFFFF"/>
                        </a:solidFill>
                        <a:ln w="12700" algn="ctr">
                          <a:solidFill>
                            <a:srgbClr val="000000"/>
                          </a:solidFill>
                          <a:miter lim="800000"/>
                          <a:headEnd/>
                          <a:tailEnd/>
                        </a:ln>
                      </wps:spPr>
                      <wps:txbx>
                        <w:txbxContent>
                          <w:p w14:paraId="02DB4D23"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Century" w:cs="Times New Roman"/>
                                <w:kern w:val="24"/>
                                <w:sz w:val="21"/>
                                <w:szCs w:val="21"/>
                                <w:eastAsianLayout w:id="1690108688"/>
                              </w:rPr>
                              <w:t>CAN</w:t>
                            </w:r>
                            <w:r w:rsidRPr="007F2622">
                              <w:rPr>
                                <w:rFonts w:ascii="Century" w:eastAsia="MS Mincho" w:hAnsi="MS Mincho" w:cs="Times New Roman" w:hint="eastAsia"/>
                                <w:kern w:val="24"/>
                                <w:sz w:val="21"/>
                                <w:szCs w:val="21"/>
                                <w:eastAsianLayout w:id="1690108672"/>
                              </w:rPr>
                              <w:t>送信</w:t>
                            </w:r>
                            <w:r w:rsidRPr="007F2622">
                              <w:rPr>
                                <w:rFonts w:ascii="Century" w:eastAsia="MS Mincho" w:hAnsi="MS Mincho" w:cs="Times New Roman" w:hint="eastAsia"/>
                                <w:kern w:val="24"/>
                                <w:sz w:val="21"/>
                                <w:szCs w:val="21"/>
                              </w:rPr>
                              <w:t>部</w:t>
                            </w:r>
                          </w:p>
                          <w:p w14:paraId="322AEEF0" w14:textId="77777777" w:rsidR="00F9014E" w:rsidRPr="007F2622" w:rsidRDefault="00F9014E" w:rsidP="00F9014E">
                            <w:pPr>
                              <w:pStyle w:val="NormalWeb"/>
                              <w:spacing w:before="0" w:beforeAutospacing="0" w:after="0" w:afterAutospacing="0"/>
                              <w:jc w:val="center"/>
                            </w:pPr>
                            <w:r w:rsidRPr="007F2622">
                              <w:rPr>
                                <w:rFonts w:hint="eastAsia"/>
                              </w:rPr>
                              <w:t>CAN tranｓceiver</w:t>
                            </w:r>
                          </w:p>
                        </w:txbxContent>
                      </wps:txbx>
                      <wps:bodyPr rot="0" vert="horz" wrap="square" lIns="91440" tIns="18000" rIns="91440" bIns="1800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9EB01AC" id="_x0000_s1054" type="#_x0000_t176" style="position:absolute;left:0;text-align:left;margin-left:86.6pt;margin-top:10.2pt;width:145.3pt;height:41.9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" strokeweight="1pt">
                <v:textbox inset=",.5mm,,.5mm">
                  <w:txbxContent>
                    <w:p w14:paraId="02DB4D23"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1"/>
                          <w:szCs w:val="21"/>
                        </w:rPr>
                      </w:pPr>
                      <w:r w:rsidRPr="007F2622">
                        <w:rPr>
                          <w:rFonts w:ascii="Century" w:eastAsia="MS Mincho" w:hAnsi="Century" w:cs="Times New Roman"/>
                          <w:kern w:val="24"/>
                          <w:sz w:val="21"/>
                          <w:szCs w:val="21"/>
                          <w:eastAsianLayout w:id="1690108688"/>
                        </w:rPr>
                        <w:t>CAN</w:t>
                      </w:r>
                      <w:r w:rsidRPr="007F2622">
                        <w:rPr>
                          <w:rFonts w:ascii="Century" w:eastAsia="MS Mincho" w:hAnsi="MS Mincho" w:cs="Times New Roman" w:hint="eastAsia"/>
                          <w:kern w:val="24"/>
                          <w:sz w:val="21"/>
                          <w:szCs w:val="21"/>
                          <w:eastAsianLayout w:id="1690108672"/>
                        </w:rPr>
                        <w:t>送信</w:t>
                      </w:r>
                      <w:r w:rsidRPr="007F2622">
                        <w:rPr>
                          <w:rFonts w:ascii="Century" w:eastAsia="MS Mincho" w:hAnsi="MS Mincho" w:cs="Times New Roman" w:hint="eastAsia"/>
                          <w:kern w:val="24"/>
                          <w:sz w:val="21"/>
                          <w:szCs w:val="21"/>
                        </w:rPr>
                        <w:t>部</w:t>
                      </w:r>
                    </w:p>
                    <w:p w14:paraId="322AEEF0" w14:textId="77777777" w:rsidR="00F9014E" w:rsidRPr="007F2622" w:rsidRDefault="00F9014E" w:rsidP="00F9014E">
                      <w:pPr>
                        <w:pStyle w:val="NormalWeb"/>
                        <w:spacing w:before="0" w:beforeAutospacing="0" w:after="0" w:afterAutospacing="0"/>
                        <w:jc w:val="center"/>
                      </w:pPr>
                      <w:r w:rsidRPr="007F2622">
                        <w:rPr>
                          <w:rFonts w:hint="eastAsia"/>
                        </w:rPr>
                        <w:t>CAN tranｓceiver</w:t>
                      </w:r>
                    </w:p>
                  </w:txbxContent>
                </v:textbox>
              </v:shape>
            </w:pict>
          </mc:Fallback>
        </mc:AlternateContent>
      </w:r>
    </w:p>
    <w:p w14:paraId="08B94879" w14:textId="77777777" w:rsidR="00F9014E" w:rsidRPr="00FC4543" w:rsidRDefault="00F9014E" w:rsidP="00F9014E">
      <w:pPr>
        <w:rPr>
          <w:rFonts w:hint="eastAsia"/>
        </w:rPr>
      </w:pPr>
    </w:p>
    <w:p w14:paraId="471DF75D" w14:textId="77777777" w:rsidR="00F9014E" w:rsidRPr="00FC4543" w:rsidRDefault="00F9014E" w:rsidP="00F9014E">
      <w:pPr>
        <w:rPr>
          <w:rFonts w:hint="eastAsia"/>
        </w:rPr>
      </w:pPr>
    </w:p>
    <w:p w14:paraId="63A78778" w14:textId="77777777" w:rsidR="00F9014E" w:rsidRPr="00FC4543" w:rsidRDefault="00F9014E" w:rsidP="00F9014E">
      <w:pPr>
        <w:rPr>
          <w:rFonts w:hint="eastAsia"/>
        </w:rPr>
      </w:pPr>
    </w:p>
    <w:p w14:paraId="2D04FAE2" w14:textId="46192FBA" w:rsidR="00F9014E" w:rsidRPr="00FC4543" w:rsidRDefault="00FB37A0" w:rsidP="00F9014E">
      <w:pPr>
        <w:rPr>
          <w:rFonts w:hint="eastAsia"/>
        </w:rPr>
      </w:pPr>
      <w:r w:rsidRPr="00FC4543">
        <w:rPr>
          <w:noProof/>
        </w:rPr>
        <mc:AlternateContent>
          <mc:Choice Requires="wps">
            <w:drawing>
              <wp:anchor distT="0" distB="0" distL="114300" distR="114300" simplePos="0" relativeHeight="251700736" behindDoc="0" locked="0" layoutInCell="1" allowOverlap="1" wp14:anchorId="27AC135B" wp14:editId="54F7EBAD">
                <wp:simplePos x="0" y="0"/>
                <wp:positionH relativeFrom="column">
                  <wp:posOffset>2186940</wp:posOffset>
                </wp:positionH>
                <wp:positionV relativeFrom="paragraph">
                  <wp:posOffset>102870</wp:posOffset>
                </wp:positionV>
                <wp:extent cx="1596390" cy="427990"/>
                <wp:effectExtent l="1905" t="3810" r="1905" b="0"/>
                <wp:wrapNone/>
                <wp:docPr id="8477" name="テキスト ボックス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6390"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A28E2" w14:textId="77777777" w:rsidR="00F9014E" w:rsidRPr="007F2622" w:rsidRDefault="00F9014E" w:rsidP="00F9014E">
                            <w:pPr>
                              <w:pStyle w:val="NormalWeb"/>
                              <w:spacing w:before="0" w:beforeAutospacing="0" w:after="0" w:afterAutospacing="0"/>
                              <w:rPr>
                                <w:rFonts w:hint="eastAsia"/>
                              </w:rPr>
                            </w:pPr>
                            <w:r w:rsidRPr="007F2622">
                              <w:rPr>
                                <w:rFonts w:ascii="Century" w:eastAsia="MS Mincho" w:hAnsi="Century" w:cs="Times New Roman"/>
                                <w:color w:val="000000"/>
                                <w:kern w:val="24"/>
                                <w:sz w:val="22"/>
                                <w:szCs w:val="22"/>
                              </w:rPr>
                              <w:t xml:space="preserve"> </w:t>
                            </w:r>
                            <w:r w:rsidRPr="007F2622">
                              <w:rPr>
                                <w:rFonts w:ascii="Century" w:eastAsia="MS Mincho" w:hAnsi="Century" w:cs="Times New Roman"/>
                                <w:kern w:val="24"/>
                                <w:sz w:val="22"/>
                                <w:szCs w:val="22"/>
                                <w:eastAsianLayout w:id="1690108680"/>
                              </w:rPr>
                              <w:t>B_DMODE[0010b] Sport</w:t>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C135B" id="_x0000_s1055" type="#_x0000_t202" style="position:absolute;left:0;text-align:left;margin-left:172.2pt;margin-top:8.1pt;width:125.7pt;height:33.7pt;z-index:2517007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" filled="f" stroked="f">
                <v:textbox>
                  <w:txbxContent>
                    <w:p w14:paraId="617A28E2" w14:textId="77777777" w:rsidR="00F9014E" w:rsidRPr="007F2622" w:rsidRDefault="00F9014E" w:rsidP="00F9014E">
                      <w:pPr>
                        <w:pStyle w:val="NormalWeb"/>
                        <w:spacing w:before="0" w:beforeAutospacing="0" w:after="0" w:afterAutospacing="0"/>
                        <w:rPr>
                          <w:rFonts w:hint="eastAsia"/>
                        </w:rPr>
                      </w:pPr>
                      <w:r w:rsidRPr="007F2622">
                        <w:rPr>
                          <w:rFonts w:ascii="Century" w:eastAsia="MS Mincho" w:hAnsi="Century" w:cs="Times New Roman"/>
                          <w:color w:val="000000"/>
                          <w:kern w:val="24"/>
                          <w:sz w:val="22"/>
                          <w:szCs w:val="22"/>
                        </w:rPr>
                        <w:t xml:space="preserve"> </w:t>
                      </w:r>
                      <w:r w:rsidRPr="007F2622">
                        <w:rPr>
                          <w:rFonts w:ascii="Century" w:eastAsia="MS Mincho" w:hAnsi="Century" w:cs="Times New Roman"/>
                          <w:kern w:val="24"/>
                          <w:sz w:val="22"/>
                          <w:szCs w:val="22"/>
                          <w:eastAsianLayout w:id="1690108680"/>
                        </w:rPr>
                        <w:t>B_DMODE[0010b] Sport</w:t>
                      </w:r>
                    </w:p>
                  </w:txbxContent>
                </v:textbox>
              </v:shape>
            </w:pict>
          </mc:Fallback>
        </mc:AlternateContent>
      </w:r>
    </w:p>
    <w:p w14:paraId="33198658" w14:textId="77777777" w:rsidR="00F9014E" w:rsidRPr="00FC4543" w:rsidRDefault="00F9014E" w:rsidP="00F9014E">
      <w:pPr>
        <w:rPr>
          <w:rFonts w:hint="eastAsia"/>
        </w:rPr>
      </w:pPr>
    </w:p>
    <w:p w14:paraId="7543BA6D" w14:textId="5D0BB6EF" w:rsidR="00F9014E" w:rsidRPr="00FC4543" w:rsidRDefault="00FB37A0" w:rsidP="00F9014E">
      <w:pPr>
        <w:rPr>
          <w:rFonts w:hint="eastAsia"/>
        </w:rPr>
      </w:pPr>
      <w:r w:rsidRPr="00FC4543">
        <w:rPr>
          <w:rFonts w:hint="eastAsia"/>
          <w:noProof/>
        </w:rPr>
        <mc:AlternateContent>
          <mc:Choice Requires="wps">
            <w:drawing>
              <wp:anchor distT="0" distB="0" distL="114300" distR="114300" simplePos="0" relativeHeight="251708928" behindDoc="0" locked="0" layoutInCell="1" allowOverlap="1" wp14:anchorId="0F6F44CE" wp14:editId="2B364BEE">
                <wp:simplePos x="0" y="0"/>
                <wp:positionH relativeFrom="column">
                  <wp:posOffset>3864610</wp:posOffset>
                </wp:positionH>
                <wp:positionV relativeFrom="paragraph">
                  <wp:posOffset>177165</wp:posOffset>
                </wp:positionV>
                <wp:extent cx="1264920" cy="541020"/>
                <wp:effectExtent l="12700" t="9525" r="8255" b="11430"/>
                <wp:wrapNone/>
                <wp:docPr id="8476"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541020"/>
                        </a:xfrm>
                        <a:prstGeom prst="flowChartAlternateProcess">
                          <a:avLst/>
                        </a:prstGeom>
                        <a:solidFill>
                          <a:srgbClr val="FFFFFF"/>
                        </a:solidFill>
                        <a:ln w="12700" algn="ctr">
                          <a:solidFill>
                            <a:srgbClr val="000000"/>
                          </a:solidFill>
                          <a:miter lim="800000"/>
                          <a:headEnd/>
                          <a:tailEnd/>
                        </a:ln>
                      </wps:spPr>
                      <wps:txbx>
                        <w:txbxContent>
                          <w:p w14:paraId="7A7A1595"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0"/>
                                <w:szCs w:val="20"/>
                              </w:rPr>
                            </w:pPr>
                            <w:r w:rsidRPr="007F2622">
                              <w:rPr>
                                <w:rFonts w:ascii="Century" w:eastAsia="MS Mincho" w:hAnsi="Century" w:cs="Times New Roman"/>
                                <w:kern w:val="24"/>
                                <w:sz w:val="20"/>
                                <w:szCs w:val="20"/>
                                <w:eastAsianLayout w:id="1690115853"/>
                              </w:rPr>
                              <w:t>CAN</w:t>
                            </w:r>
                            <w:r w:rsidRPr="007F2622">
                              <w:rPr>
                                <w:rFonts w:ascii="Century" w:eastAsia="MS Mincho" w:hAnsi="MS Mincho" w:cs="Times New Roman" w:hint="eastAsia"/>
                                <w:kern w:val="24"/>
                                <w:sz w:val="20"/>
                                <w:szCs w:val="20"/>
                                <w:eastAsianLayout w:id="1690115854"/>
                              </w:rPr>
                              <w:t>受信部</w:t>
                            </w:r>
                          </w:p>
                          <w:p w14:paraId="389AECF1" w14:textId="77777777" w:rsidR="00F9014E" w:rsidRPr="007F2622" w:rsidRDefault="00F9014E" w:rsidP="00F9014E">
                            <w:pPr>
                              <w:pStyle w:val="NormalWeb"/>
                              <w:spacing w:before="0" w:beforeAutospacing="0" w:after="0" w:afterAutospacing="0"/>
                              <w:jc w:val="center"/>
                            </w:pPr>
                            <w:r w:rsidRPr="007F2622">
                              <w:rPr>
                                <w:rFonts w:hint="eastAsia"/>
                              </w:rPr>
                              <w:t>CAN transceiver</w:t>
                            </w:r>
                          </w:p>
                          <w:p w14:paraId="2A809E1D" w14:textId="77777777" w:rsidR="00F9014E" w:rsidRPr="0070489E" w:rsidRDefault="00F9014E" w:rsidP="00F9014E">
                            <w:pPr>
                              <w:pStyle w:val="NormalWeb"/>
                              <w:spacing w:before="0" w:beforeAutospacing="0" w:after="0" w:afterAutospacing="0"/>
                              <w:jc w:val="center"/>
                              <w:rPr>
                                <w:shd w:val="pct15" w:color="auto" w:fill="FFFFFF"/>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F6F44CE" id="_x0000_s1056" type="#_x0000_t176" style="position:absolute;left:0;text-align:left;margin-left:304.3pt;margin-top:13.95pt;width:99.6pt;height:42.6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" strokeweight="1pt">
                <v:textbox inset="0,0,0,0">
                  <w:txbxContent>
                    <w:p w14:paraId="7A7A1595" w14:textId="77777777" w:rsidR="00F9014E" w:rsidRPr="007F2622" w:rsidRDefault="00F9014E" w:rsidP="00F9014E">
                      <w:pPr>
                        <w:pStyle w:val="NormalWeb"/>
                        <w:spacing w:before="0" w:beforeAutospacing="0" w:after="0" w:afterAutospacing="0"/>
                        <w:jc w:val="center"/>
                        <w:rPr>
                          <w:rFonts w:ascii="Century" w:eastAsia="MS Mincho" w:hAnsi="MS Mincho" w:cs="Times New Roman" w:hint="eastAsia"/>
                          <w:kern w:val="24"/>
                          <w:sz w:val="20"/>
                          <w:szCs w:val="20"/>
                        </w:rPr>
                      </w:pPr>
                      <w:r w:rsidRPr="007F2622">
                        <w:rPr>
                          <w:rFonts w:ascii="Century" w:eastAsia="MS Mincho" w:hAnsi="Century" w:cs="Times New Roman"/>
                          <w:kern w:val="24"/>
                          <w:sz w:val="20"/>
                          <w:szCs w:val="20"/>
                          <w:eastAsianLayout w:id="1690115853"/>
                        </w:rPr>
                        <w:t>CAN</w:t>
                      </w:r>
                      <w:r w:rsidRPr="007F2622">
                        <w:rPr>
                          <w:rFonts w:ascii="Century" w:eastAsia="MS Mincho" w:hAnsi="MS Mincho" w:cs="Times New Roman" w:hint="eastAsia"/>
                          <w:kern w:val="24"/>
                          <w:sz w:val="20"/>
                          <w:szCs w:val="20"/>
                          <w:eastAsianLayout w:id="1690115854"/>
                        </w:rPr>
                        <w:t>受信部</w:t>
                      </w:r>
                    </w:p>
                    <w:p w14:paraId="389AECF1" w14:textId="77777777" w:rsidR="00F9014E" w:rsidRPr="007F2622" w:rsidRDefault="00F9014E" w:rsidP="00F9014E">
                      <w:pPr>
                        <w:pStyle w:val="NormalWeb"/>
                        <w:spacing w:before="0" w:beforeAutospacing="0" w:after="0" w:afterAutospacing="0"/>
                        <w:jc w:val="center"/>
                      </w:pPr>
                      <w:r w:rsidRPr="007F2622">
                        <w:rPr>
                          <w:rFonts w:hint="eastAsia"/>
                        </w:rPr>
                        <w:t>CAN transceiver</w:t>
                      </w:r>
                    </w:p>
                    <w:p w14:paraId="2A809E1D" w14:textId="77777777" w:rsidR="00F9014E" w:rsidRPr="0070489E" w:rsidRDefault="00F9014E" w:rsidP="00F9014E">
                      <w:pPr>
                        <w:pStyle w:val="NormalWeb"/>
                        <w:spacing w:before="0" w:beforeAutospacing="0" w:after="0" w:afterAutospacing="0"/>
                        <w:jc w:val="center"/>
                        <w:rPr>
                          <w:shd w:val="pct15" w:color="auto" w:fill="FFFFFF"/>
                        </w:rPr>
                      </w:pPr>
                    </w:p>
                  </w:txbxContent>
                </v:textbox>
              </v:shape>
            </w:pict>
          </mc:Fallback>
        </mc:AlternateContent>
      </w:r>
      <w:r w:rsidRPr="00FC4543">
        <w:rPr>
          <w:noProof/>
        </w:rPr>
        <mc:AlternateContent>
          <mc:Choice Requires="wps">
            <w:drawing>
              <wp:anchor distT="0" distB="0" distL="114300" distR="114300" simplePos="0" relativeHeight="251702784" behindDoc="0" locked="0" layoutInCell="1" allowOverlap="1" wp14:anchorId="3AAF55E6" wp14:editId="3137C20D">
                <wp:simplePos x="0" y="0"/>
                <wp:positionH relativeFrom="column">
                  <wp:posOffset>1929130</wp:posOffset>
                </wp:positionH>
                <wp:positionV relativeFrom="paragraph">
                  <wp:posOffset>88900</wp:posOffset>
                </wp:positionV>
                <wp:extent cx="2541270" cy="0"/>
                <wp:effectExtent l="10795" t="73660" r="19685" b="78740"/>
                <wp:wrapNone/>
                <wp:docPr id="8475" name="直線矢印コネク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4127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A78478" id="直線矢印コネクタ 20" o:spid="_x0000_s1026" type="#_x0000_t32" style="position:absolute;margin-left:151.9pt;margin-top:7pt;width:200.1pt;height:0;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" strokecolor="#4a7ebb">
                <v:stroke endarrow="open"/>
              </v:shape>
            </w:pict>
          </mc:Fallback>
        </mc:AlternateContent>
      </w:r>
    </w:p>
    <w:p w14:paraId="4253ED58" w14:textId="77777777" w:rsidR="00F9014E" w:rsidRPr="00FC4543" w:rsidRDefault="00F9014E" w:rsidP="00F9014E">
      <w:pPr>
        <w:rPr>
          <w:rFonts w:hint="eastAsia"/>
        </w:rPr>
      </w:pPr>
    </w:p>
    <w:p w14:paraId="28C52BA7" w14:textId="77777777" w:rsidR="00F9014E" w:rsidRPr="00FC4543" w:rsidRDefault="00F9014E" w:rsidP="00F9014E">
      <w:pPr>
        <w:rPr>
          <w:rFonts w:hint="eastAsia"/>
        </w:rPr>
      </w:pPr>
    </w:p>
    <w:p w14:paraId="2F28619D" w14:textId="77777777" w:rsidR="00F9014E" w:rsidRPr="00FC4543" w:rsidRDefault="00F9014E" w:rsidP="00F9014E">
      <w:pPr>
        <w:rPr>
          <w:rFonts w:hint="eastAsia"/>
        </w:rPr>
      </w:pPr>
    </w:p>
    <w:p w14:paraId="3B358380" w14:textId="77777777" w:rsidR="00F9014E" w:rsidRPr="00355FF6" w:rsidRDefault="00F9014E" w:rsidP="00F9014E">
      <w:pPr>
        <w:rPr>
          <w:rFonts w:hint="eastAsia"/>
          <w:color w:val="00B0F0"/>
        </w:rPr>
      </w:pPr>
    </w:p>
    <w:p w14:paraId="0F029993" w14:textId="77777777" w:rsidR="00F9014E" w:rsidRPr="00355FF6" w:rsidRDefault="00F9014E" w:rsidP="00F9014E">
      <w:pPr>
        <w:rPr>
          <w:rFonts w:hint="eastAsia"/>
          <w:color w:val="00B0F0"/>
        </w:rPr>
      </w:pPr>
    </w:p>
    <w:p w14:paraId="71CA483C" w14:textId="77777777" w:rsidR="00F9014E" w:rsidRPr="00355FF6" w:rsidRDefault="00F9014E" w:rsidP="00F9014E">
      <w:pPr>
        <w:rPr>
          <w:rFonts w:hint="eastAsia"/>
          <w:color w:val="00B0F0"/>
        </w:rPr>
      </w:pPr>
    </w:p>
    <w:p w14:paraId="78420999" w14:textId="77777777" w:rsidR="00F9014E" w:rsidRPr="00355FF6" w:rsidRDefault="00F9014E" w:rsidP="00F9014E">
      <w:pPr>
        <w:rPr>
          <w:rFonts w:hint="eastAsia"/>
          <w:color w:val="00B0F0"/>
        </w:rPr>
      </w:pPr>
    </w:p>
    <w:p w14:paraId="187730B0" w14:textId="77777777" w:rsidR="00F9014E" w:rsidRPr="00245056" w:rsidRDefault="00F9014E" w:rsidP="00F9014E">
      <w:pPr>
        <w:rPr>
          <w:rFonts w:hint="eastAsia"/>
          <w:color w:val="000000"/>
        </w:rPr>
      </w:pPr>
    </w:p>
    <w:p w14:paraId="2F939E64" w14:textId="77777777" w:rsidR="00F9014E" w:rsidRDefault="00F9014E" w:rsidP="00F9014E">
      <w:pPr>
        <w:ind w:leftChars="147" w:left="283"/>
        <w:rPr>
          <w:color w:val="00B0F0"/>
        </w:rPr>
      </w:pPr>
    </w:p>
    <w:p w14:paraId="4D301C9F" w14:textId="77777777" w:rsidR="00F9014E" w:rsidRPr="00A45959" w:rsidRDefault="00F9014E" w:rsidP="00F9014E">
      <w:pPr>
        <w:rPr>
          <w:rFonts w:hint="eastAsia"/>
          <w:szCs w:val="21"/>
        </w:rPr>
      </w:pPr>
    </w:p>
    <w:p w14:paraId="49C6E5BD" w14:textId="77777777" w:rsidR="00F9014E" w:rsidRPr="00A45959" w:rsidRDefault="00F9014E" w:rsidP="00C514FE">
      <w:pPr>
        <w:rPr>
          <w:rFonts w:hint="eastAsia"/>
          <w:szCs w:val="21"/>
        </w:rPr>
      </w:pPr>
    </w:p>
    <w:p w14:paraId="6E6865AA" w14:textId="77777777" w:rsidR="00171F3D" w:rsidRPr="00CB630C" w:rsidRDefault="009B7172" w:rsidP="00171F3D">
      <w:pPr>
        <w:ind w:left="420"/>
        <w:rPr>
          <w:rFonts w:hint="eastAsia"/>
        </w:rPr>
      </w:pPr>
      <w:r w:rsidRPr="00A45959">
        <w:br w:type="page"/>
      </w:r>
    </w:p>
    <w:p w14:paraId="36111B14" w14:textId="77777777" w:rsidR="00A317D8" w:rsidRPr="00ED5FE0" w:rsidRDefault="00A317D8" w:rsidP="00145653">
      <w:pPr>
        <w:pStyle w:val="Heading3"/>
        <w:rPr>
          <w:rFonts w:hint="eastAsia"/>
        </w:rPr>
      </w:pPr>
      <w:bookmarkStart w:id="191" w:name="_Toc166749007"/>
      <w:bookmarkStart w:id="192" w:name="_Toc207119752"/>
      <w:r w:rsidRPr="00ED5FE0">
        <w:rPr>
          <w:rFonts w:hint="eastAsia"/>
        </w:rPr>
        <w:t>正常系（カスタマイズ</w:t>
      </w:r>
      <w:r w:rsidRPr="000D218D">
        <w:rPr>
          <w:rFonts w:hint="eastAsia"/>
        </w:rPr>
        <w:t xml:space="preserve">　</w:t>
      </w:r>
      <w:r w:rsidR="00D63AE9" w:rsidRPr="000D218D">
        <w:t>19ePFv2</w:t>
      </w:r>
      <w:r w:rsidRPr="00ED5FE0">
        <w:rPr>
          <w:rFonts w:hint="eastAsia"/>
        </w:rPr>
        <w:t>）</w:t>
      </w:r>
      <w:r w:rsidR="006D2E1D" w:rsidRPr="00ED5FE0">
        <w:rPr>
          <w:rFonts w:hint="eastAsia"/>
          <w:color w:val="00B0F0"/>
          <w:sz w:val="20"/>
          <w:szCs w:val="22"/>
        </w:rPr>
        <w:t>/</w:t>
      </w:r>
      <w:r w:rsidR="006D2E1D" w:rsidRPr="00ED5FE0">
        <w:rPr>
          <w:color w:val="00B0F0"/>
          <w:sz w:val="20"/>
          <w:szCs w:val="22"/>
        </w:rPr>
        <w:t xml:space="preserve"> </w:t>
      </w:r>
      <w:r w:rsidR="006D2E1D" w:rsidRPr="00ED5FE0">
        <w:rPr>
          <w:rFonts w:hint="eastAsia"/>
          <w:color w:val="00B0F0"/>
          <w:sz w:val="20"/>
          <w:szCs w:val="22"/>
        </w:rPr>
        <w:t xml:space="preserve">Signal sequence of </w:t>
      </w:r>
      <w:r w:rsidR="006D2E1D" w:rsidRPr="00ED5FE0">
        <w:rPr>
          <w:color w:val="00B0F0"/>
          <w:sz w:val="20"/>
          <w:szCs w:val="22"/>
        </w:rPr>
        <w:t>customization fo</w:t>
      </w:r>
      <w:r w:rsidR="006D2E1D" w:rsidRPr="000D218D">
        <w:rPr>
          <w:color w:val="00B0F0"/>
          <w:sz w:val="20"/>
          <w:szCs w:val="22"/>
        </w:rPr>
        <w:t>r</w:t>
      </w:r>
      <w:r w:rsidR="00D63AE9" w:rsidRPr="000D218D">
        <w:rPr>
          <w:color w:val="00B0F0"/>
          <w:sz w:val="20"/>
          <w:szCs w:val="22"/>
        </w:rPr>
        <w:t xml:space="preserve"> 19ePFv2</w:t>
      </w:r>
      <w:bookmarkEnd w:id="191"/>
      <w:bookmarkEnd w:id="192"/>
    </w:p>
    <w:p w14:paraId="49488C88" w14:textId="77777777" w:rsidR="00BB68AF" w:rsidRPr="00CB630C" w:rsidRDefault="00BB68AF" w:rsidP="00BB68AF">
      <w:pPr>
        <w:rPr>
          <w:rFonts w:hint="eastAsia"/>
        </w:rPr>
      </w:pPr>
      <w:r w:rsidRPr="00CB630C">
        <w:rPr>
          <w:rFonts w:hint="eastAsia"/>
        </w:rPr>
        <w:t xml:space="preserve">　例として、</w:t>
      </w:r>
      <w:r w:rsidRPr="00CB630C">
        <w:rPr>
          <w:rFonts w:hint="eastAsia"/>
        </w:rPr>
        <w:t>MM</w:t>
      </w:r>
      <w:r w:rsidRPr="00CB630C">
        <w:rPr>
          <w:rFonts w:hint="eastAsia"/>
        </w:rPr>
        <w:t>のカスタマイズ画面にてサスペンション設定を</w:t>
      </w:r>
      <w:r w:rsidRPr="00CB630C">
        <w:rPr>
          <w:rFonts w:hint="eastAsia"/>
        </w:rPr>
        <w:t>Normal</w:t>
      </w:r>
      <w:r w:rsidRPr="00CB630C">
        <w:rPr>
          <w:rFonts w:hint="eastAsia"/>
        </w:rPr>
        <w:t>から</w:t>
      </w:r>
      <w:r w:rsidRPr="00CB630C">
        <w:rPr>
          <w:rFonts w:hint="eastAsia"/>
        </w:rPr>
        <w:t>Sport</w:t>
      </w:r>
      <w:r w:rsidRPr="00CB630C">
        <w:rPr>
          <w:rFonts w:hint="eastAsia"/>
        </w:rPr>
        <w:t>に変更する場合を示す。</w:t>
      </w:r>
    </w:p>
    <w:p w14:paraId="7F441512" w14:textId="59828529" w:rsidR="00BB68AF" w:rsidRPr="00A56D3F" w:rsidRDefault="00FB37A0" w:rsidP="00BB68AF">
      <w:pPr>
        <w:rPr>
          <w:rFonts w:hint="eastAsia"/>
          <w:color w:val="5B9BD5"/>
        </w:rPr>
      </w:pPr>
      <w:r w:rsidRPr="00A56D3F">
        <w:rPr>
          <w:noProof/>
          <w:color w:val="5B9BD5"/>
        </w:rPr>
        <mc:AlternateContent>
          <mc:Choice Requires="wps">
            <w:drawing>
              <wp:anchor distT="0" distB="0" distL="114300" distR="114300" simplePos="0" relativeHeight="251628032" behindDoc="0" locked="0" layoutInCell="1" allowOverlap="1" wp14:anchorId="737F21D5" wp14:editId="58D409A3">
                <wp:simplePos x="0" y="0"/>
                <wp:positionH relativeFrom="column">
                  <wp:posOffset>4923790</wp:posOffset>
                </wp:positionH>
                <wp:positionV relativeFrom="paragraph">
                  <wp:posOffset>52705</wp:posOffset>
                </wp:positionV>
                <wp:extent cx="1151890" cy="431800"/>
                <wp:effectExtent l="5080" t="12700" r="5080" b="12700"/>
                <wp:wrapNone/>
                <wp:docPr id="8474"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2ED0C171"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1999E2F8"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7F21D5" id="テキスト ボックス 54" o:spid="_x0000_s1057" type="#_x0000_t202" style="position:absolute;left:0;text-align:left;margin-left:387.7pt;margin-top:4.15pt;width:90.7pt;height:34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" filled="f" strokecolor="#4f81bd">
                <v:textbox>
                  <w:txbxContent>
                    <w:p w14:paraId="2ED0C171"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1999E2F8"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v:textbox>
              </v:shape>
            </w:pict>
          </mc:Fallback>
        </mc:AlternateContent>
      </w:r>
      <w:r w:rsidRPr="00A56D3F">
        <w:rPr>
          <w:noProof/>
          <w:color w:val="5B9BD5"/>
        </w:rPr>
        <mc:AlternateContent>
          <mc:Choice Requires="wps">
            <w:drawing>
              <wp:anchor distT="0" distB="0" distL="114300" distR="114300" simplePos="0" relativeHeight="251636224" behindDoc="0" locked="0" layoutInCell="1" allowOverlap="1" wp14:anchorId="6F41DAF1" wp14:editId="21E372B5">
                <wp:simplePos x="0" y="0"/>
                <wp:positionH relativeFrom="column">
                  <wp:posOffset>2415540</wp:posOffset>
                </wp:positionH>
                <wp:positionV relativeFrom="paragraph">
                  <wp:posOffset>52705</wp:posOffset>
                </wp:positionV>
                <wp:extent cx="996315" cy="447675"/>
                <wp:effectExtent l="11430" t="12700" r="11430" b="6350"/>
                <wp:wrapNone/>
                <wp:docPr id="8473" name="テキスト ボックス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447675"/>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AC53F27"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840"/>
                              </w:rPr>
                              <w:t>A/C</w:t>
                            </w:r>
                          </w:p>
                          <w:p w14:paraId="3C14A125" w14:textId="77777777" w:rsidR="00BB68AF" w:rsidRPr="00B76D16"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841"/>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1DAF1" id="テキスト ボックス 85" o:spid="_x0000_s1058" type="#_x0000_t202" style="position:absolute;left:0;text-align:left;margin-left:190.2pt;margin-top:4.15pt;width:78.45pt;height:35.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" filled="f" strokecolor="#4f81bd">
                <v:textbox>
                  <w:txbxContent>
                    <w:p w14:paraId="3AC53F27"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840"/>
                        </w:rPr>
                        <w:t>A/C</w:t>
                      </w:r>
                    </w:p>
                    <w:p w14:paraId="3C14A125" w14:textId="77777777" w:rsidR="00BB68AF" w:rsidRPr="00B76D16"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841"/>
                        </w:rPr>
                        <w:t>ECU</w:t>
                      </w:r>
                    </w:p>
                  </w:txbxContent>
                </v:textbox>
              </v:shape>
            </w:pict>
          </mc:Fallback>
        </mc:AlternateContent>
      </w:r>
      <w:r w:rsidRPr="00A56D3F">
        <w:rPr>
          <w:noProof/>
          <w:color w:val="5B9BD5"/>
        </w:rPr>
        <mc:AlternateContent>
          <mc:Choice Requires="wps">
            <w:drawing>
              <wp:anchor distT="0" distB="0" distL="114300" distR="114300" simplePos="0" relativeHeight="251634176" behindDoc="0" locked="0" layoutInCell="1" allowOverlap="1" wp14:anchorId="4C79456A" wp14:editId="18DF7022">
                <wp:simplePos x="0" y="0"/>
                <wp:positionH relativeFrom="column">
                  <wp:posOffset>1191260</wp:posOffset>
                </wp:positionH>
                <wp:positionV relativeFrom="paragraph">
                  <wp:posOffset>52705</wp:posOffset>
                </wp:positionV>
                <wp:extent cx="1083310" cy="431800"/>
                <wp:effectExtent l="6350" t="12700" r="5715" b="12700"/>
                <wp:wrapNone/>
                <wp:docPr id="8472" name="テキスト ボックス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31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30D07BC"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4"/>
                              </w:rPr>
                              <w:t>VDIM/VSC</w:t>
                            </w:r>
                          </w:p>
                          <w:p w14:paraId="15EE7591"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5"/>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9456A" id="テキスト ボックス 70" o:spid="_x0000_s1059" type="#_x0000_t202" style="position:absolute;left:0;text-align:left;margin-left:93.8pt;margin-top:4.15pt;width:85.3pt;height:3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" filled="f" strokecolor="#4f81bd">
                <v:textbox>
                  <w:txbxContent>
                    <w:p w14:paraId="330D07BC"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4"/>
                        </w:rPr>
                        <w:t>VDIM/VSC</w:t>
                      </w:r>
                    </w:p>
                    <w:p w14:paraId="15EE7591"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5"/>
                        </w:rPr>
                        <w:t>ECU</w:t>
                      </w:r>
                    </w:p>
                  </w:txbxContent>
                </v:textbox>
              </v:shape>
            </w:pict>
          </mc:Fallback>
        </mc:AlternateContent>
      </w:r>
      <w:r w:rsidRPr="00A56D3F">
        <w:rPr>
          <w:noProof/>
          <w:color w:val="5B9BD5"/>
        </w:rPr>
        <mc:AlternateContent>
          <mc:Choice Requires="wps">
            <w:drawing>
              <wp:anchor distT="0" distB="0" distL="114300" distR="114300" simplePos="0" relativeHeight="251632128" behindDoc="0" locked="0" layoutInCell="1" allowOverlap="1" wp14:anchorId="6368C2B5" wp14:editId="35938B62">
                <wp:simplePos x="0" y="0"/>
                <wp:positionH relativeFrom="column">
                  <wp:posOffset>38735</wp:posOffset>
                </wp:positionH>
                <wp:positionV relativeFrom="paragraph">
                  <wp:posOffset>52705</wp:posOffset>
                </wp:positionV>
                <wp:extent cx="1008380" cy="431800"/>
                <wp:effectExtent l="6350" t="12700" r="13970" b="12700"/>
                <wp:wrapNone/>
                <wp:docPr id="8471"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22302098"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2B5F1EBE"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68C2B5" id="テキスト ボックス 68" o:spid="_x0000_s1060" type="#_x0000_t202" style="position:absolute;left:0;text-align:left;margin-left:3.05pt;margin-top:4.15pt;width:79.4pt;height:3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" filled="f" strokecolor="#4f81bd">
                <v:textbox>
                  <w:txbxContent>
                    <w:p w14:paraId="22302098"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2B5F1EBE"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v:textbox>
              </v:shape>
            </w:pict>
          </mc:Fallback>
        </mc:AlternateContent>
      </w:r>
      <w:r w:rsidRPr="00A56D3F">
        <w:rPr>
          <w:noProof/>
          <w:color w:val="5B9BD5"/>
        </w:rPr>
        <mc:AlternateContent>
          <mc:Choice Requires="wps">
            <w:drawing>
              <wp:anchor distT="0" distB="0" distL="114300" distR="114300" simplePos="0" relativeHeight="251627008" behindDoc="0" locked="0" layoutInCell="1" allowOverlap="1" wp14:anchorId="4502735E" wp14:editId="79B9337C">
                <wp:simplePos x="0" y="0"/>
                <wp:positionH relativeFrom="column">
                  <wp:posOffset>3555365</wp:posOffset>
                </wp:positionH>
                <wp:positionV relativeFrom="paragraph">
                  <wp:posOffset>60325</wp:posOffset>
                </wp:positionV>
                <wp:extent cx="1008380" cy="285750"/>
                <wp:effectExtent l="0" t="0" r="1270" b="9525"/>
                <wp:wrapNone/>
                <wp:docPr id="8470" name="テキスト ボックス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85750"/>
                        </a:xfrm>
                        <a:prstGeom prst="rect">
                          <a:avLst/>
                        </a:prstGeom>
                        <a:noFill/>
                        <a:ln>
                          <a:solidFill>
                            <a:srgbClr val="4F81BD"/>
                          </a:solidFill>
                        </a:ln>
                      </wps:spPr>
                      <wps:txbx>
                        <w:txbxContent>
                          <w:p w14:paraId="41DE42BA"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84"/>
                              </w:rPr>
                              <w:t>C-G/W</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502735E" id="テキスト ボックス 51" o:spid="_x0000_s1061" type="#_x0000_t202" style="position:absolute;left:0;text-align:left;margin-left:279.95pt;margin-top:4.75pt;width:79.4pt;height:22.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" filled="f" strokecolor="#4f81bd">
                <v:path arrowok="t"/>
                <v:textbox style="mso-fit-shape-to-text:t">
                  <w:txbxContent>
                    <w:p w14:paraId="41DE42BA" w14:textId="77777777" w:rsidR="00BB68AF" w:rsidRPr="00136B41" w:rsidRDefault="00BB68AF" w:rsidP="00BB68AF">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84"/>
                        </w:rPr>
                        <w:t>C-G/W</w:t>
                      </w:r>
                    </w:p>
                  </w:txbxContent>
                </v:textbox>
              </v:shape>
            </w:pict>
          </mc:Fallback>
        </mc:AlternateContent>
      </w:r>
    </w:p>
    <w:p w14:paraId="71E9414E" w14:textId="4D71CC2C" w:rsidR="00BB68AF" w:rsidRPr="00AE2925" w:rsidRDefault="00FB37A0" w:rsidP="00BB68AF">
      <w:pPr>
        <w:rPr>
          <w:rFonts w:hint="eastAsia"/>
          <w:color w:val="000000"/>
        </w:rPr>
      </w:pPr>
      <w:r w:rsidRPr="00BB68AF">
        <w:rPr>
          <w:noProof/>
          <w:color w:val="FF0000"/>
        </w:rPr>
        <mc:AlternateContent>
          <mc:Choice Requires="wps">
            <w:drawing>
              <wp:anchor distT="0" distB="0" distL="114299" distR="114299" simplePos="0" relativeHeight="251629056" behindDoc="0" locked="0" layoutInCell="1" allowOverlap="1" wp14:anchorId="0A10C048" wp14:editId="06001D54">
                <wp:simplePos x="0" y="0"/>
                <wp:positionH relativeFrom="column">
                  <wp:posOffset>5499734</wp:posOffset>
                </wp:positionH>
                <wp:positionV relativeFrom="paragraph">
                  <wp:posOffset>299720</wp:posOffset>
                </wp:positionV>
                <wp:extent cx="0" cy="6857365"/>
                <wp:effectExtent l="0" t="0" r="19050" b="635"/>
                <wp:wrapNone/>
                <wp:docPr id="8469"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5736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BE74D30" id="直線コネクタ 55" o:spid="_x0000_s1026" style="position:absolute;z-index:25162905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3.05pt,23.6pt" to="433.0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" strokecolor="#4a7ebb">
                <o:lock v:ext="edit" shapetype="f"/>
              </v:line>
            </w:pict>
          </mc:Fallback>
        </mc:AlternateContent>
      </w:r>
      <w:r w:rsidRPr="00BB68AF">
        <w:rPr>
          <w:noProof/>
          <w:color w:val="FF0000"/>
        </w:rPr>
        <mc:AlternateContent>
          <mc:Choice Requires="wps">
            <w:drawing>
              <wp:anchor distT="0" distB="0" distL="114299" distR="114299" simplePos="0" relativeHeight="251625984" behindDoc="0" locked="0" layoutInCell="1" allowOverlap="1" wp14:anchorId="3FAD498C" wp14:editId="7DB8D8DE">
                <wp:simplePos x="0" y="0"/>
                <wp:positionH relativeFrom="column">
                  <wp:posOffset>4059554</wp:posOffset>
                </wp:positionH>
                <wp:positionV relativeFrom="paragraph">
                  <wp:posOffset>177800</wp:posOffset>
                </wp:positionV>
                <wp:extent cx="0" cy="6979285"/>
                <wp:effectExtent l="0" t="0" r="19050" b="12065"/>
                <wp:wrapNone/>
                <wp:docPr id="8468" name="直線コネクタ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97928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82AB684" id="直線コネクタ 50" o:spid="_x0000_s1026" style="position:absolute;z-index:251625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9.65pt,14pt" to="319.6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" strokecolor="#4a7ebb">
                <o:lock v:ext="edit" shapetype="f"/>
              </v:line>
            </w:pict>
          </mc:Fallback>
        </mc:AlternateContent>
      </w:r>
      <w:r w:rsidRPr="00BB68AF">
        <w:rPr>
          <w:noProof/>
          <w:color w:val="FF0000"/>
        </w:rPr>
        <mc:AlternateContent>
          <mc:Choice Requires="wps">
            <w:drawing>
              <wp:anchor distT="0" distB="0" distL="114299" distR="114299" simplePos="0" relativeHeight="251633152" behindDoc="0" locked="0" layoutInCell="1" allowOverlap="1" wp14:anchorId="75EB4CF5" wp14:editId="50553E6D">
                <wp:simplePos x="0" y="0"/>
                <wp:positionH relativeFrom="column">
                  <wp:posOffset>1732914</wp:posOffset>
                </wp:positionH>
                <wp:positionV relativeFrom="paragraph">
                  <wp:posOffset>315595</wp:posOffset>
                </wp:positionV>
                <wp:extent cx="0" cy="6842125"/>
                <wp:effectExtent l="0" t="0" r="19050" b="15875"/>
                <wp:wrapNone/>
                <wp:docPr id="8467" name="直線コネクタ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6F13BA1" id="直線コネクタ 69" o:spid="_x0000_s1026" style="position:absolute;z-index:2516331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6.45pt,24.85pt" to="136.4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" strokecolor="#4a7ebb">
                <o:lock v:ext="edit" shapetype="f"/>
              </v:line>
            </w:pict>
          </mc:Fallback>
        </mc:AlternateContent>
      </w:r>
      <w:r w:rsidRPr="00BB68AF">
        <w:rPr>
          <w:noProof/>
          <w:color w:val="FF0000"/>
        </w:rPr>
        <mc:AlternateContent>
          <mc:Choice Requires="wps">
            <w:drawing>
              <wp:anchor distT="0" distB="0" distL="114299" distR="114299" simplePos="0" relativeHeight="251631104" behindDoc="0" locked="0" layoutInCell="1" allowOverlap="1" wp14:anchorId="5EF44FAF" wp14:editId="65895998">
                <wp:simplePos x="0" y="0"/>
                <wp:positionH relativeFrom="column">
                  <wp:posOffset>542924</wp:posOffset>
                </wp:positionH>
                <wp:positionV relativeFrom="paragraph">
                  <wp:posOffset>315595</wp:posOffset>
                </wp:positionV>
                <wp:extent cx="0" cy="6842125"/>
                <wp:effectExtent l="0" t="0" r="19050" b="15875"/>
                <wp:wrapNone/>
                <wp:docPr id="8466"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5DE0823" id="直線コネクタ 60" o:spid="_x0000_s1026" style="position:absolute;z-index:2516311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75pt,24.85pt" to="42.7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" strokecolor="#4a7ebb">
                <o:lock v:ext="edit" shapetype="f"/>
              </v:line>
            </w:pict>
          </mc:Fallback>
        </mc:AlternateContent>
      </w:r>
    </w:p>
    <w:p w14:paraId="1C7B5196" w14:textId="2490808D" w:rsidR="00BB68AF" w:rsidRPr="00AE2925" w:rsidRDefault="00FB37A0" w:rsidP="00BB68AF">
      <w:pPr>
        <w:rPr>
          <w:rFonts w:hint="eastAsia"/>
          <w:color w:val="000000"/>
        </w:rPr>
      </w:pPr>
      <w:r w:rsidRPr="00AE2925">
        <w:rPr>
          <w:noProof/>
          <w:color w:val="000000"/>
        </w:rPr>
        <mc:AlternateContent>
          <mc:Choice Requires="wps">
            <w:drawing>
              <wp:anchor distT="0" distB="0" distL="114299" distR="114299" simplePos="0" relativeHeight="251635200" behindDoc="0" locked="0" layoutInCell="1" allowOverlap="1" wp14:anchorId="5DA1D001" wp14:editId="025F7ECF">
                <wp:simplePos x="0" y="0"/>
                <wp:positionH relativeFrom="column">
                  <wp:posOffset>2913379</wp:posOffset>
                </wp:positionH>
                <wp:positionV relativeFrom="paragraph">
                  <wp:posOffset>130810</wp:posOffset>
                </wp:positionV>
                <wp:extent cx="0" cy="6842125"/>
                <wp:effectExtent l="0" t="0" r="19050" b="15875"/>
                <wp:wrapNone/>
                <wp:docPr id="8465" name="直線コネク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6D1FE93" id="直線コネクタ 83" o:spid="_x0000_s1026" style="position:absolute;z-index:2516352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9.4pt,10.3pt" to="229.4pt,5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" strokecolor="#4a7ebb">
                <o:lock v:ext="edit" shapetype="f"/>
              </v:line>
            </w:pict>
          </mc:Fallback>
        </mc:AlternateContent>
      </w:r>
    </w:p>
    <w:p w14:paraId="41F5B1E5" w14:textId="7B181C77"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59776" behindDoc="0" locked="0" layoutInCell="1" allowOverlap="1" wp14:anchorId="23B591A1" wp14:editId="43FDCFC2">
                <wp:simplePos x="0" y="0"/>
                <wp:positionH relativeFrom="column">
                  <wp:posOffset>1767205</wp:posOffset>
                </wp:positionH>
                <wp:positionV relativeFrom="paragraph">
                  <wp:posOffset>122555</wp:posOffset>
                </wp:positionV>
                <wp:extent cx="1319530" cy="276225"/>
                <wp:effectExtent l="0" t="0" r="0" b="0"/>
                <wp:wrapNone/>
                <wp:docPr id="846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276225"/>
                        </a:xfrm>
                        <a:prstGeom prst="rect">
                          <a:avLst/>
                        </a:prstGeom>
                        <a:noFill/>
                      </wps:spPr>
                      <wps:txbx>
                        <w:txbxContent>
                          <w:p w14:paraId="11E705D1"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MOD3</w:t>
                            </w:r>
                            <w:r w:rsidRPr="00136B41">
                              <w:rPr>
                                <w:rFonts w:ascii="Century" w:eastAsia="MS Mincho" w:hAnsi="Century" w:cs="Times New Roman" w:hint="eastAsia"/>
                                <w:color w:val="000000"/>
                                <w:kern w:val="24"/>
                                <w:sz w:val="20"/>
                                <w:szCs w:val="22"/>
                              </w:rPr>
                              <w:t xml:space="preserve">　</w:t>
                            </w:r>
                            <w:r w:rsidRPr="00136B41">
                              <w:rPr>
                                <w:rFonts w:ascii="Century" w:eastAsia="MS Mincho" w:hAnsi="Century" w:cs="Times New Roman"/>
                                <w:color w:val="000000"/>
                                <w:kern w:val="24"/>
                                <w:sz w:val="20"/>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23B591A1" id="テキスト ボックス 66" o:spid="_x0000_s1062" type="#_x0000_t202" style="position:absolute;left:0;text-align:left;margin-left:139.15pt;margin-top:9.65pt;width:103.9pt;height:21.75pt;z-index:2516597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" filled="f" stroked="f">
                <v:textbox style="mso-fit-shape-to-text:t">
                  <w:txbxContent>
                    <w:p w14:paraId="11E705D1"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MOD3</w:t>
                      </w:r>
                      <w:r w:rsidRPr="00136B41">
                        <w:rPr>
                          <w:rFonts w:ascii="Century" w:eastAsia="MS Mincho" w:hAnsi="Century" w:cs="Times New Roman" w:hint="eastAsia"/>
                          <w:color w:val="000000"/>
                          <w:kern w:val="24"/>
                          <w:sz w:val="20"/>
                          <w:szCs w:val="22"/>
                        </w:rPr>
                        <w:t xml:space="preserve">　</w:t>
                      </w:r>
                      <w:r w:rsidRPr="00136B41">
                        <w:rPr>
                          <w:rFonts w:ascii="Century" w:eastAsia="MS Mincho" w:hAnsi="Century" w:cs="Times New Roman"/>
                          <w:color w:val="000000"/>
                          <w:kern w:val="24"/>
                          <w:sz w:val="20"/>
                          <w:szCs w:val="22"/>
                          <w:eastAsianLayout w:id="1690115849"/>
                        </w:rPr>
                        <w:t>Normal</w:t>
                      </w:r>
                    </w:p>
                  </w:txbxContent>
                </v:textbox>
              </v:shape>
            </w:pict>
          </mc:Fallback>
        </mc:AlternateContent>
      </w:r>
      <w:r w:rsidRPr="00AE2925">
        <w:rPr>
          <w:noProof/>
          <w:color w:val="000000"/>
        </w:rPr>
        <mc:AlternateContent>
          <mc:Choice Requires="wps">
            <w:drawing>
              <wp:anchor distT="0" distB="0" distL="114300" distR="114300" simplePos="0" relativeHeight="251648512" behindDoc="0" locked="0" layoutInCell="1" allowOverlap="1" wp14:anchorId="07A08A1C" wp14:editId="29D18B25">
                <wp:simplePos x="0" y="0"/>
                <wp:positionH relativeFrom="column">
                  <wp:posOffset>327025</wp:posOffset>
                </wp:positionH>
                <wp:positionV relativeFrom="paragraph">
                  <wp:posOffset>12700</wp:posOffset>
                </wp:positionV>
                <wp:extent cx="5688330" cy="167640"/>
                <wp:effectExtent l="8890" t="12700" r="8255" b="10160"/>
                <wp:wrapNone/>
                <wp:docPr id="8463"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5DF41C2C"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20"/>
                                <w:szCs w:val="21"/>
                                <w:eastAsianLayout w:id="1690115840"/>
                              </w:rPr>
                              <w:t>IG-ON</w:t>
                            </w:r>
                            <w:r>
                              <w:rPr>
                                <w:rFonts w:ascii="Century" w:eastAsia="MS Mincho" w:hAnsi="Century" w:cs="Times New Roman" w:hint="eastAsia"/>
                                <w:color w:val="000000"/>
                                <w:kern w:val="24"/>
                                <w:sz w:val="20"/>
                                <w:szCs w:val="21"/>
                              </w:rPr>
                              <w:t>中</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08A1C" id="フローチャート : 代替処理 52" o:spid="_x0000_s1063" type="#_x0000_t176" style="position:absolute;left:0;text-align:left;margin-left:25.75pt;margin-top:1pt;width:447.9pt;height:13.2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" strokeweight="1pt">
                <v:textbox inset="0,0,0,0">
                  <w:txbxContent>
                    <w:p w14:paraId="5DF41C2C"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20"/>
                          <w:szCs w:val="21"/>
                          <w:eastAsianLayout w:id="1690115840"/>
                        </w:rPr>
                        <w:t>IG-ON</w:t>
                      </w:r>
                      <w:r>
                        <w:rPr>
                          <w:rFonts w:ascii="Century" w:eastAsia="MS Mincho" w:hAnsi="Century" w:cs="Times New Roman" w:hint="eastAsia"/>
                          <w:color w:val="000000"/>
                          <w:kern w:val="24"/>
                          <w:sz w:val="20"/>
                          <w:szCs w:val="21"/>
                        </w:rPr>
                        <w:t>中</w:t>
                      </w:r>
                    </w:p>
                  </w:txbxContent>
                </v:textbox>
              </v:shape>
            </w:pict>
          </mc:Fallback>
        </mc:AlternateContent>
      </w:r>
    </w:p>
    <w:p w14:paraId="09B68632" w14:textId="69DBE673"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89472" behindDoc="0" locked="0" layoutInCell="1" allowOverlap="1" wp14:anchorId="34DF05A0" wp14:editId="4496D7A6">
                <wp:simplePos x="0" y="0"/>
                <wp:positionH relativeFrom="column">
                  <wp:posOffset>5476875</wp:posOffset>
                </wp:positionH>
                <wp:positionV relativeFrom="paragraph">
                  <wp:posOffset>75565</wp:posOffset>
                </wp:positionV>
                <wp:extent cx="137795" cy="580390"/>
                <wp:effectExtent l="0" t="0" r="0" b="0"/>
                <wp:wrapNone/>
                <wp:docPr id="8462" name="右大かっこ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58039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type w14:anchorId="5F30DB6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右大かっこ 131" o:spid="_x0000_s1026" type="#_x0000_t86" style="position:absolute;margin-left:431.25pt;margin-top:5.95pt;width:10.85pt;height:45.7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" adj="5874" strokecolor="#4a7ebb"/>
            </w:pict>
          </mc:Fallback>
        </mc:AlternateContent>
      </w:r>
      <w:r w:rsidRPr="00AE2925">
        <w:rPr>
          <w:noProof/>
          <w:color w:val="000000"/>
        </w:rPr>
        <mc:AlternateContent>
          <mc:Choice Requires="wps">
            <w:drawing>
              <wp:anchor distT="0" distB="0" distL="114300" distR="114300" simplePos="0" relativeHeight="251656704" behindDoc="0" locked="0" layoutInCell="1" allowOverlap="1" wp14:anchorId="6AE7A077" wp14:editId="1A198A6F">
                <wp:simplePos x="0" y="0"/>
                <wp:positionH relativeFrom="column">
                  <wp:posOffset>549910</wp:posOffset>
                </wp:positionH>
                <wp:positionV relativeFrom="paragraph">
                  <wp:posOffset>168910</wp:posOffset>
                </wp:positionV>
                <wp:extent cx="4954905" cy="3810"/>
                <wp:effectExtent l="12700" t="67945" r="23495" b="80645"/>
                <wp:wrapNone/>
                <wp:docPr id="8461"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24517" id="直線矢印コネクタ 62" o:spid="_x0000_s1026" type="#_x0000_t34" style="position:absolute;margin-left:43.3pt;margin-top:13.3pt;width:390.15pt;height:.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" adj="10799" strokecolor="#4a7ebb">
                <v:stroke endarrow="open"/>
              </v:shape>
            </w:pict>
          </mc:Fallback>
        </mc:AlternateContent>
      </w:r>
      <w:r w:rsidRPr="00AE2925">
        <w:rPr>
          <w:noProof/>
          <w:color w:val="000000"/>
        </w:rPr>
        <mc:AlternateContent>
          <mc:Choice Requires="wps">
            <w:drawing>
              <wp:anchor distT="0" distB="0" distL="114300" distR="114300" simplePos="0" relativeHeight="251654656" behindDoc="0" locked="0" layoutInCell="1" allowOverlap="1" wp14:anchorId="5303F129" wp14:editId="5D09BD41">
                <wp:simplePos x="0" y="0"/>
                <wp:positionH relativeFrom="column">
                  <wp:posOffset>1684020</wp:posOffset>
                </wp:positionH>
                <wp:positionV relativeFrom="paragraph">
                  <wp:posOffset>139700</wp:posOffset>
                </wp:positionV>
                <wp:extent cx="2348230" cy="276225"/>
                <wp:effectExtent l="0" t="0" r="0" b="0"/>
                <wp:wrapNone/>
                <wp:docPr id="8460"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8230" cy="276225"/>
                        </a:xfrm>
                        <a:prstGeom prst="rect">
                          <a:avLst/>
                        </a:prstGeom>
                        <a:noFill/>
                      </wps:spPr>
                      <wps:txbx>
                        <w:txbxContent>
                          <w:p w14:paraId="35417A5C"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3"/>
                              </w:rPr>
                              <w:t>C_DCMOD3</w:t>
                            </w:r>
                            <w:r w:rsidRPr="00136B41">
                              <w:rPr>
                                <w:rFonts w:ascii="Century" w:eastAsia="MS Mincho" w:hAnsi="Century" w:cs="Times New Roman" w:hint="eastAsia"/>
                                <w:color w:val="000000"/>
                                <w:kern w:val="24"/>
                                <w:sz w:val="20"/>
                                <w:szCs w:val="22"/>
                                <w:eastAsianLayout w:id="1690115853"/>
                              </w:rPr>
                              <w:t xml:space="preserve">　</w:t>
                            </w:r>
                            <w:r w:rsidRPr="00136B41">
                              <w:rPr>
                                <w:rFonts w:ascii="Century" w:eastAsia="MS Mincho" w:hAnsi="Century" w:cs="Times New Roman" w:hint="eastAsia"/>
                                <w:color w:val="000000"/>
                                <w:kern w:val="24"/>
                                <w:sz w:val="20"/>
                                <w:szCs w:val="22"/>
                                <w:eastAsianLayout w:id="1690115841"/>
                              </w:rPr>
                              <w:t>N</w:t>
                            </w:r>
                            <w:r w:rsidRPr="00136B41">
                              <w:rPr>
                                <w:rFonts w:ascii="Century" w:eastAsia="MS Mincho" w:hAnsi="Century" w:cs="Times New Roman"/>
                                <w:color w:val="000000"/>
                                <w:kern w:val="24"/>
                                <w:sz w:val="20"/>
                                <w:szCs w:val="22"/>
                                <w:eastAsianLayout w:id="1690115841"/>
                              </w:rPr>
                              <w:t>ormal</w:t>
                            </w:r>
                            <w:r>
                              <w:rPr>
                                <w:rFonts w:ascii="Century" w:eastAsia="MS Mincho" w:hAnsi="Century" w:cs="Times New Roman" w:hint="eastAsia"/>
                                <w:color w:val="000000"/>
                                <w:kern w:val="24"/>
                                <w:sz w:val="20"/>
                                <w:szCs w:val="22"/>
                              </w:rPr>
                              <w:t>(sus)</w:t>
                            </w: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303F129" id="テキスト ボックス 58" o:spid="_x0000_s1064" type="#_x0000_t202" style="position:absolute;left:0;text-align:left;margin-left:132.6pt;margin-top:11pt;width:184.9pt;height:21.75pt;z-index:251654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" filled="f" stroked="f">
                <v:textbox style="mso-fit-shape-to-text:t">
                  <w:txbxContent>
                    <w:p w14:paraId="35417A5C"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3"/>
                        </w:rPr>
                        <w:t>C_DCMOD3</w:t>
                      </w:r>
                      <w:r w:rsidRPr="00136B41">
                        <w:rPr>
                          <w:rFonts w:ascii="Century" w:eastAsia="MS Mincho" w:hAnsi="Century" w:cs="Times New Roman" w:hint="eastAsia"/>
                          <w:color w:val="000000"/>
                          <w:kern w:val="24"/>
                          <w:sz w:val="20"/>
                          <w:szCs w:val="22"/>
                          <w:eastAsianLayout w:id="1690115853"/>
                        </w:rPr>
                        <w:t xml:space="preserve">　</w:t>
                      </w:r>
                      <w:r w:rsidRPr="00136B41">
                        <w:rPr>
                          <w:rFonts w:ascii="Century" w:eastAsia="MS Mincho" w:hAnsi="Century" w:cs="Times New Roman" w:hint="eastAsia"/>
                          <w:color w:val="000000"/>
                          <w:kern w:val="24"/>
                          <w:sz w:val="20"/>
                          <w:szCs w:val="22"/>
                          <w:eastAsianLayout w:id="1690115841"/>
                        </w:rPr>
                        <w:t>N</w:t>
                      </w:r>
                      <w:r w:rsidRPr="00136B41">
                        <w:rPr>
                          <w:rFonts w:ascii="Century" w:eastAsia="MS Mincho" w:hAnsi="Century" w:cs="Times New Roman"/>
                          <w:color w:val="000000"/>
                          <w:kern w:val="24"/>
                          <w:sz w:val="20"/>
                          <w:szCs w:val="22"/>
                          <w:eastAsianLayout w:id="1690115841"/>
                        </w:rPr>
                        <w:t>ormal</w:t>
                      </w:r>
                      <w:r>
                        <w:rPr>
                          <w:rFonts w:ascii="Century" w:eastAsia="MS Mincho" w:hAnsi="Century" w:cs="Times New Roman" w:hint="eastAsia"/>
                          <w:color w:val="000000"/>
                          <w:kern w:val="24"/>
                          <w:sz w:val="20"/>
                          <w:szCs w:val="22"/>
                        </w:rPr>
                        <w:t>(sus)</w:t>
                      </w: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v:textbox>
              </v:shape>
            </w:pict>
          </mc:Fallback>
        </mc:AlternateContent>
      </w:r>
      <w:r w:rsidRPr="00AE2925">
        <w:rPr>
          <w:noProof/>
          <w:color w:val="000000"/>
        </w:rPr>
        <mc:AlternateContent>
          <mc:Choice Requires="wps">
            <w:drawing>
              <wp:anchor distT="0" distB="0" distL="114300" distR="114300" simplePos="0" relativeHeight="251660800" behindDoc="0" locked="0" layoutInCell="1" allowOverlap="1" wp14:anchorId="59479C84" wp14:editId="7ED509B9">
                <wp:simplePos x="0" y="0"/>
                <wp:positionH relativeFrom="column">
                  <wp:posOffset>2764790</wp:posOffset>
                </wp:positionH>
                <wp:positionV relativeFrom="paragraph">
                  <wp:posOffset>324485</wp:posOffset>
                </wp:positionV>
                <wp:extent cx="1259205" cy="276225"/>
                <wp:effectExtent l="0" t="0" r="0" b="0"/>
                <wp:wrapNone/>
                <wp:docPr id="8459" name="テキスト ボックス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9205" cy="276225"/>
                        </a:xfrm>
                        <a:prstGeom prst="rect">
                          <a:avLst/>
                        </a:prstGeom>
                        <a:noFill/>
                      </wps:spPr>
                      <wps:txbx>
                        <w:txbxContent>
                          <w:p w14:paraId="149666D8"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1"/>
                              </w:rPr>
                              <w:t>B_DCMOD3</w:t>
                            </w:r>
                            <w:r w:rsidRPr="00136B41">
                              <w:rPr>
                                <w:rFonts w:ascii="Century" w:eastAsia="MS Mincho" w:hAnsi="Century" w:cs="Times New Roman"/>
                                <w:color w:val="000000"/>
                                <w:kern w:val="24"/>
                                <w:sz w:val="20"/>
                                <w:szCs w:val="22"/>
                                <w:eastAsianLayout w:id="1690115851"/>
                              </w:rPr>
                              <w:t xml:space="preserve">  </w:t>
                            </w:r>
                            <w:r w:rsidRPr="00136B41">
                              <w:rPr>
                                <w:rFonts w:ascii="Century" w:eastAsia="MS Mincho" w:hAnsi="Century" w:cs="Times New Roman"/>
                                <w:color w:val="000000"/>
                                <w:kern w:val="24"/>
                                <w:sz w:val="20"/>
                                <w:szCs w:val="22"/>
                                <w:eastAsianLayout w:id="1690115854"/>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9479C84" id="テキスト ボックス 67" o:spid="_x0000_s1065" type="#_x0000_t202" style="position:absolute;left:0;text-align:left;margin-left:217.7pt;margin-top:25.55pt;width:99.15pt;height:21.75pt;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" filled="f" stroked="f">
                <v:textbox style="mso-fit-shape-to-text:t">
                  <w:txbxContent>
                    <w:p w14:paraId="149666D8"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1"/>
                        </w:rPr>
                        <w:t>B_DCMOD3</w:t>
                      </w:r>
                      <w:r w:rsidRPr="00136B41">
                        <w:rPr>
                          <w:rFonts w:ascii="Century" w:eastAsia="MS Mincho" w:hAnsi="Century" w:cs="Times New Roman"/>
                          <w:color w:val="000000"/>
                          <w:kern w:val="24"/>
                          <w:sz w:val="20"/>
                          <w:szCs w:val="22"/>
                          <w:eastAsianLayout w:id="1690115851"/>
                        </w:rPr>
                        <w:t xml:space="preserve">  </w:t>
                      </w:r>
                      <w:r w:rsidRPr="00136B41">
                        <w:rPr>
                          <w:rFonts w:ascii="Century" w:eastAsia="MS Mincho" w:hAnsi="Century" w:cs="Times New Roman"/>
                          <w:color w:val="000000"/>
                          <w:kern w:val="24"/>
                          <w:sz w:val="20"/>
                          <w:szCs w:val="22"/>
                          <w:eastAsianLayout w:id="1690115854"/>
                        </w:rPr>
                        <w:t>Normal</w:t>
                      </w:r>
                    </w:p>
                  </w:txbxContent>
                </v:textbox>
              </v:shape>
            </w:pict>
          </mc:Fallback>
        </mc:AlternateContent>
      </w:r>
    </w:p>
    <w:p w14:paraId="3A46E423" w14:textId="2A39F30B"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58752" behindDoc="0" locked="0" layoutInCell="1" allowOverlap="1" wp14:anchorId="2B4C6000" wp14:editId="3133C5D9">
                <wp:simplePos x="0" y="0"/>
                <wp:positionH relativeFrom="column">
                  <wp:posOffset>5527040</wp:posOffset>
                </wp:positionH>
                <wp:positionV relativeFrom="paragraph">
                  <wp:posOffset>139700</wp:posOffset>
                </wp:positionV>
                <wp:extent cx="1684655" cy="276225"/>
                <wp:effectExtent l="0" t="0" r="0" b="0"/>
                <wp:wrapNone/>
                <wp:docPr id="8458"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276225"/>
                        </a:xfrm>
                        <a:prstGeom prst="rect">
                          <a:avLst/>
                        </a:prstGeom>
                        <a:noFill/>
                      </wps:spPr>
                      <wps:txbx>
                        <w:txbxContent>
                          <w:p w14:paraId="795A8E7F" w14:textId="77777777" w:rsidR="00BB68AF" w:rsidRDefault="00BB68AF" w:rsidP="00BB68AF">
                            <w:pPr>
                              <w:pStyle w:val="NormalWeb"/>
                              <w:spacing w:before="0" w:beforeAutospacing="0" w:after="0" w:afterAutospacing="0"/>
                            </w:pPr>
                            <w:r w:rsidRPr="00117637">
                              <w:rPr>
                                <w:rFonts w:ascii="Century" w:eastAsia="MS Mincho" w:hAnsi="Century" w:cs="Times New Roman"/>
                                <w:color w:val="000000"/>
                                <w:kern w:val="24"/>
                                <w:sz w:val="20"/>
                                <w:szCs w:val="20"/>
                                <w:eastAsianLayout w:id="1690115843"/>
                              </w:rPr>
                              <w:t>1s</w:t>
                            </w:r>
                            <w:r w:rsidRPr="00117637">
                              <w:rPr>
                                <w:rFonts w:ascii="Century" w:eastAsia="MS Mincho" w:hAnsi="MS Mincho" w:cs="Times New Roman" w:hint="eastAsia"/>
                                <w:color w:val="000000"/>
                                <w:kern w:val="24"/>
                                <w:sz w:val="20"/>
                                <w:szCs w:val="20"/>
                                <w:eastAsianLayout w:id="1690115844"/>
                              </w:rPr>
                              <w:t>定期＋イベント送信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B4C6000" id="テキスト ボックス 65" o:spid="_x0000_s1066" type="#_x0000_t202" style="position:absolute;left:0;text-align:left;margin-left:435.2pt;margin-top:11pt;width:132.65pt;height:21.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" filled="f" stroked="f">
                <v:textbox style="mso-fit-shape-to-text:t">
                  <w:txbxContent>
                    <w:p w14:paraId="795A8E7F" w14:textId="77777777" w:rsidR="00BB68AF" w:rsidRDefault="00BB68AF" w:rsidP="00BB68AF">
                      <w:pPr>
                        <w:pStyle w:val="NormalWeb"/>
                        <w:spacing w:before="0" w:beforeAutospacing="0" w:after="0" w:afterAutospacing="0"/>
                      </w:pPr>
                      <w:r w:rsidRPr="00117637">
                        <w:rPr>
                          <w:rFonts w:ascii="Century" w:eastAsia="MS Mincho" w:hAnsi="Century" w:cs="Times New Roman"/>
                          <w:color w:val="000000"/>
                          <w:kern w:val="24"/>
                          <w:sz w:val="20"/>
                          <w:szCs w:val="20"/>
                          <w:eastAsianLayout w:id="1690115843"/>
                        </w:rPr>
                        <w:t>1s</w:t>
                      </w:r>
                      <w:r w:rsidRPr="00117637">
                        <w:rPr>
                          <w:rFonts w:ascii="Century" w:eastAsia="MS Mincho" w:hAnsi="MS Mincho" w:cs="Times New Roman" w:hint="eastAsia"/>
                          <w:color w:val="000000"/>
                          <w:kern w:val="24"/>
                          <w:sz w:val="20"/>
                          <w:szCs w:val="20"/>
                          <w:eastAsianLayout w:id="1690115844"/>
                        </w:rPr>
                        <w:t>定期＋イベント送信</w:t>
                      </w:r>
                    </w:p>
                  </w:txbxContent>
                </v:textbox>
              </v:shape>
            </w:pict>
          </mc:Fallback>
        </mc:AlternateContent>
      </w:r>
      <w:r w:rsidRPr="00AE2925">
        <w:rPr>
          <w:noProof/>
          <w:color w:val="000000"/>
        </w:rPr>
        <mc:AlternateContent>
          <mc:Choice Requires="wps">
            <w:drawing>
              <wp:anchor distT="0" distB="0" distL="114300" distR="114300" simplePos="0" relativeHeight="251655680" behindDoc="0" locked="0" layoutInCell="1" allowOverlap="1" wp14:anchorId="2C0BB6FE" wp14:editId="0553AEA3">
                <wp:simplePos x="0" y="0"/>
                <wp:positionH relativeFrom="column">
                  <wp:posOffset>1767205</wp:posOffset>
                </wp:positionH>
                <wp:positionV relativeFrom="paragraph">
                  <wp:posOffset>173355</wp:posOffset>
                </wp:positionV>
                <wp:extent cx="3737610" cy="0"/>
                <wp:effectExtent l="10795" t="76200" r="23495" b="76200"/>
                <wp:wrapNone/>
                <wp:docPr id="8457" name="直線矢印コネクタ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3761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B0E7F6" id="直線矢印コネクタ 61" o:spid="_x0000_s1026" type="#_x0000_t32" style="position:absolute;margin-left:139.15pt;margin-top:13.65pt;width:294.3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" strokecolor="#4a7ebb">
                <v:stroke endarrow="open"/>
              </v:shape>
            </w:pict>
          </mc:Fallback>
        </mc:AlternateContent>
      </w:r>
    </w:p>
    <w:p w14:paraId="4CAAE07D" w14:textId="77777777" w:rsidR="00BB68AF" w:rsidRPr="00AE2925" w:rsidRDefault="00BB68AF" w:rsidP="00BB68AF">
      <w:pPr>
        <w:rPr>
          <w:rFonts w:hint="eastAsia"/>
          <w:color w:val="000000"/>
        </w:rPr>
      </w:pPr>
    </w:p>
    <w:p w14:paraId="52730A14" w14:textId="20C5411E"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87424" behindDoc="0" locked="0" layoutInCell="1" allowOverlap="1" wp14:anchorId="587803B1" wp14:editId="7D898BCD">
                <wp:simplePos x="0" y="0"/>
                <wp:positionH relativeFrom="column">
                  <wp:posOffset>1606550</wp:posOffset>
                </wp:positionH>
                <wp:positionV relativeFrom="paragraph">
                  <wp:posOffset>46355</wp:posOffset>
                </wp:positionV>
                <wp:extent cx="1184910" cy="461010"/>
                <wp:effectExtent l="0" t="0" r="0" b="0"/>
                <wp:wrapNone/>
                <wp:docPr id="8456"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910" cy="461010"/>
                        </a:xfrm>
                        <a:prstGeom prst="rect">
                          <a:avLst/>
                        </a:prstGeom>
                        <a:noFill/>
                      </wps:spPr>
                      <wps:txbx>
                        <w:txbxContent>
                          <w:p w14:paraId="499D5B38" w14:textId="77777777" w:rsidR="00BB68AF" w:rsidRDefault="00BB68AF" w:rsidP="00BB68AF">
                            <w:pPr>
                              <w:pStyle w:val="NormalWeb"/>
                              <w:spacing w:before="0" w:beforeAutospacing="0" w:after="0" w:afterAutospacing="0"/>
                              <w:rPr>
                                <w:rFonts w:ascii="Century" w:eastAsia="MS Mincho" w:hAnsi="Century" w:cs="Times New Roman" w:hint="eastAsia"/>
                                <w:color w:val="000000"/>
                                <w:kern w:val="24"/>
                                <w:sz w:val="20"/>
                                <w:szCs w:val="22"/>
                              </w:rPr>
                            </w:pPr>
                            <w:r>
                              <w:rPr>
                                <w:rFonts w:ascii="Century" w:eastAsia="MS Mincho" w:hAnsi="Century" w:cs="Times New Roman" w:hint="eastAsia"/>
                                <w:color w:val="000000"/>
                                <w:kern w:val="24"/>
                                <w:sz w:val="20"/>
                                <w:szCs w:val="22"/>
                              </w:rPr>
                              <w:t>C</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Normal(sus)</w:t>
                            </w:r>
                          </w:p>
                          <w:p w14:paraId="34C13FEC"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87803B1" id="_x0000_s1067" type="#_x0000_t202" style="position:absolute;left:0;text-align:left;margin-left:126.5pt;margin-top:3.65pt;width:93.3pt;height:36.3pt;z-index:2516874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" filled="f" stroked="f">
                <v:textbox style="mso-fit-shape-to-text:t">
                  <w:txbxContent>
                    <w:p w14:paraId="499D5B38" w14:textId="77777777" w:rsidR="00BB68AF" w:rsidRDefault="00BB68AF" w:rsidP="00BB68AF">
                      <w:pPr>
                        <w:pStyle w:val="NormalWeb"/>
                        <w:spacing w:before="0" w:beforeAutospacing="0" w:after="0" w:afterAutospacing="0"/>
                        <w:rPr>
                          <w:rFonts w:ascii="Century" w:eastAsia="MS Mincho" w:hAnsi="Century" w:cs="Times New Roman" w:hint="eastAsia"/>
                          <w:color w:val="000000"/>
                          <w:kern w:val="24"/>
                          <w:sz w:val="20"/>
                          <w:szCs w:val="22"/>
                        </w:rPr>
                      </w:pPr>
                      <w:r>
                        <w:rPr>
                          <w:rFonts w:ascii="Century" w:eastAsia="MS Mincho" w:hAnsi="Century" w:cs="Times New Roman" w:hint="eastAsia"/>
                          <w:color w:val="000000"/>
                          <w:kern w:val="24"/>
                          <w:sz w:val="20"/>
                          <w:szCs w:val="22"/>
                        </w:rPr>
                        <w:t>C</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Normal(sus)</w:t>
                      </w:r>
                    </w:p>
                    <w:p w14:paraId="34C13FEC"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v:textbox>
              </v:shape>
            </w:pict>
          </mc:Fallback>
        </mc:AlternateContent>
      </w:r>
      <w:r w:rsidRPr="00AE2925">
        <w:rPr>
          <w:noProof/>
          <w:color w:val="000000"/>
        </w:rPr>
        <mc:AlternateContent>
          <mc:Choice Requires="wps">
            <w:drawing>
              <wp:anchor distT="0" distB="0" distL="114300" distR="114300" simplePos="0" relativeHeight="251657728" behindDoc="0" locked="0" layoutInCell="1" allowOverlap="1" wp14:anchorId="0F3279D7" wp14:editId="0CA21355">
                <wp:simplePos x="0" y="0"/>
                <wp:positionH relativeFrom="column">
                  <wp:posOffset>2908300</wp:posOffset>
                </wp:positionH>
                <wp:positionV relativeFrom="paragraph">
                  <wp:posOffset>46355</wp:posOffset>
                </wp:positionV>
                <wp:extent cx="2591435" cy="1270"/>
                <wp:effectExtent l="8890" t="71120" r="19050" b="80010"/>
                <wp:wrapNone/>
                <wp:docPr id="8455" name="直線矢印コネクタ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1435" cy="127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0C927D" id="直線矢印コネクタ 63" o:spid="_x0000_s1026" type="#_x0000_t34" style="position:absolute;margin-left:229pt;margin-top:3.65pt;width:204.05pt;height:.1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" adj="10797" strokecolor="#4a7ebb">
                <v:stroke endarrow="open"/>
              </v:shape>
            </w:pict>
          </mc:Fallback>
        </mc:AlternateContent>
      </w:r>
      <w:r w:rsidRPr="00AE2925">
        <w:rPr>
          <w:rFonts w:hint="eastAsia"/>
          <w:noProof/>
          <w:color w:val="000000"/>
        </w:rPr>
        <mc:AlternateContent>
          <mc:Choice Requires="wps">
            <w:drawing>
              <wp:anchor distT="0" distB="0" distL="114300" distR="114300" simplePos="0" relativeHeight="251688448" behindDoc="0" locked="0" layoutInCell="1" allowOverlap="1" wp14:anchorId="1E78ED19" wp14:editId="21AA8BF6">
                <wp:simplePos x="0" y="0"/>
                <wp:positionH relativeFrom="column">
                  <wp:posOffset>2947670</wp:posOffset>
                </wp:positionH>
                <wp:positionV relativeFrom="paragraph">
                  <wp:posOffset>101600</wp:posOffset>
                </wp:positionV>
                <wp:extent cx="959485" cy="276225"/>
                <wp:effectExtent l="0" t="0" r="0" b="0"/>
                <wp:wrapNone/>
                <wp:docPr id="845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9485" cy="276225"/>
                        </a:xfrm>
                        <a:prstGeom prst="rect">
                          <a:avLst/>
                        </a:prstGeom>
                        <a:noFill/>
                      </wps:spPr>
                      <wps:txbx>
                        <w:txbxContent>
                          <w:p w14:paraId="39F7A321"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rPr>
                              <w:t>B</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E78ED19" id="_x0000_s1068" type="#_x0000_t202" style="position:absolute;left:0;text-align:left;margin-left:232.1pt;margin-top:8pt;width:75.55pt;height:21.75pt;z-index:2516884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" filled="f" stroked="f">
                <v:textbox style="mso-fit-shape-to-text:t">
                  <w:txbxContent>
                    <w:p w14:paraId="39F7A321" w14:textId="77777777" w:rsidR="00BB68AF" w:rsidRPr="00136B41" w:rsidRDefault="00BB68AF" w:rsidP="00BB68AF">
                      <w:pPr>
                        <w:pStyle w:val="NormalWeb"/>
                        <w:spacing w:before="0" w:beforeAutospacing="0" w:after="0" w:afterAutospacing="0"/>
                        <w:rPr>
                          <w:sz w:val="21"/>
                        </w:rPr>
                      </w:pPr>
                      <w:r>
                        <w:rPr>
                          <w:rFonts w:ascii="Century" w:eastAsia="MS Mincho" w:hAnsi="Century" w:cs="Times New Roman" w:hint="eastAsia"/>
                          <w:color w:val="000000"/>
                          <w:kern w:val="24"/>
                          <w:sz w:val="20"/>
                          <w:szCs w:val="22"/>
                        </w:rPr>
                        <w:t>B</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v:textbox>
              </v:shape>
            </w:pict>
          </mc:Fallback>
        </mc:AlternateContent>
      </w:r>
      <w:r w:rsidRPr="00AE2925">
        <w:rPr>
          <w:noProof/>
          <w:color w:val="000000"/>
        </w:rPr>
        <mc:AlternateContent>
          <mc:Choice Requires="wps">
            <w:drawing>
              <wp:anchor distT="0" distB="0" distL="114300" distR="114300" simplePos="0" relativeHeight="251668992" behindDoc="0" locked="0" layoutInCell="1" allowOverlap="1" wp14:anchorId="202C9035" wp14:editId="70B38DE1">
                <wp:simplePos x="0" y="0"/>
                <wp:positionH relativeFrom="column">
                  <wp:posOffset>3870960</wp:posOffset>
                </wp:positionH>
                <wp:positionV relativeFrom="paragraph">
                  <wp:posOffset>137160</wp:posOffset>
                </wp:positionV>
                <wp:extent cx="2874645" cy="276225"/>
                <wp:effectExtent l="0" t="0" r="0" b="0"/>
                <wp:wrapNone/>
                <wp:docPr id="845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085D52C3"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02C9035" id="テキスト ボックス 86" o:spid="_x0000_s1069" type="#_x0000_t202" style="position:absolute;left:0;text-align:left;margin-left:304.8pt;margin-top:10.8pt;width:226.35pt;height:21.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" filled="f" stroked="f">
                <v:textbox style="mso-fit-shape-to-text:t">
                  <w:txbxContent>
                    <w:p w14:paraId="085D52C3"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p>
    <w:p w14:paraId="225685F9" w14:textId="77777777" w:rsidR="00BB68AF" w:rsidRPr="00AE2925" w:rsidRDefault="00BB68AF" w:rsidP="00BB68AF">
      <w:pPr>
        <w:rPr>
          <w:rFonts w:hint="eastAsia"/>
          <w:color w:val="000000"/>
        </w:rPr>
      </w:pPr>
    </w:p>
    <w:p w14:paraId="6C5E59BA" w14:textId="37C92491"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86400" behindDoc="0" locked="0" layoutInCell="1" allowOverlap="1" wp14:anchorId="68A4F69A" wp14:editId="39456F3C">
                <wp:simplePos x="0" y="0"/>
                <wp:positionH relativeFrom="column">
                  <wp:posOffset>485140</wp:posOffset>
                </wp:positionH>
                <wp:positionV relativeFrom="paragraph">
                  <wp:posOffset>8255</wp:posOffset>
                </wp:positionV>
                <wp:extent cx="952500" cy="276225"/>
                <wp:effectExtent l="0" t="0" r="0" b="0"/>
                <wp:wrapNone/>
                <wp:docPr id="8452"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276225"/>
                        </a:xfrm>
                        <a:prstGeom prst="rect">
                          <a:avLst/>
                        </a:prstGeom>
                        <a:noFill/>
                      </wps:spPr>
                      <wps:txbx>
                        <w:txbxContent>
                          <w:p w14:paraId="5581A63D"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8A4F69A" id="_x0000_s1070" type="#_x0000_t202" style="position:absolute;left:0;text-align:left;margin-left:38.2pt;margin-top:.65pt;width:75pt;height:21.75pt;z-index:251686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" filled="f" stroked="f">
                <v:textbox style="mso-fit-shape-to-text:t">
                  <w:txbxContent>
                    <w:p w14:paraId="5581A63D"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v:textbox>
              </v:shape>
            </w:pict>
          </mc:Fallback>
        </mc:AlternateContent>
      </w:r>
      <w:r w:rsidRPr="00AE2925">
        <w:rPr>
          <w:noProof/>
          <w:color w:val="000000"/>
        </w:rPr>
        <mc:AlternateContent>
          <mc:Choice Requires="wps">
            <w:drawing>
              <wp:anchor distT="4294967295" distB="4294967295" distL="114300" distR="114300" simplePos="0" relativeHeight="251670016" behindDoc="0" locked="0" layoutInCell="1" allowOverlap="1" wp14:anchorId="1B955860" wp14:editId="22FE48F9">
                <wp:simplePos x="0" y="0"/>
                <wp:positionH relativeFrom="column">
                  <wp:posOffset>4083685</wp:posOffset>
                </wp:positionH>
                <wp:positionV relativeFrom="paragraph">
                  <wp:posOffset>-2541</wp:posOffset>
                </wp:positionV>
                <wp:extent cx="1436370" cy="0"/>
                <wp:effectExtent l="38100" t="76200" r="0" b="95250"/>
                <wp:wrapNone/>
                <wp:docPr id="8451"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03C906B0" id="直線矢印コネクタ 89" o:spid="_x0000_s1026" type="#_x0000_t32" style="position:absolute;margin-left:321.55pt;margin-top:-.2pt;width:113.1pt;height:0;flip:x;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" strokecolor="#4a7ebb">
                <v:stroke endarrow="open"/>
                <o:lock v:ext="edit" shapetype="f"/>
              </v:shape>
            </w:pict>
          </mc:Fallback>
        </mc:AlternateContent>
      </w:r>
      <w:r w:rsidRPr="00AE2925">
        <w:rPr>
          <w:noProof/>
          <w:color w:val="000000"/>
        </w:rPr>
        <mc:AlternateContent>
          <mc:Choice Requires="wps">
            <w:drawing>
              <wp:anchor distT="0" distB="0" distL="114300" distR="114300" simplePos="0" relativeHeight="251673088" behindDoc="0" locked="0" layoutInCell="1" allowOverlap="1" wp14:anchorId="4B6C19F7" wp14:editId="450A345C">
                <wp:simplePos x="0" y="0"/>
                <wp:positionH relativeFrom="column">
                  <wp:posOffset>2884170</wp:posOffset>
                </wp:positionH>
                <wp:positionV relativeFrom="paragraph">
                  <wp:posOffset>73025</wp:posOffset>
                </wp:positionV>
                <wp:extent cx="1158240" cy="1270"/>
                <wp:effectExtent l="38100" t="76200" r="0" b="93980"/>
                <wp:wrapNone/>
                <wp:docPr id="8450"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8240" cy="127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39A19C7D" id="直線矢印コネクタ 116" o:spid="_x0000_s1026" type="#_x0000_t32" style="position:absolute;margin-left:227.1pt;margin-top:5.75pt;width:91.2pt;height:.1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" strokecolor="#4a7ebb">
                <v:stroke startarrow="open"/>
                <o:lock v:ext="edit" shapetype="f"/>
              </v:shape>
            </w:pict>
          </mc:Fallback>
        </mc:AlternateContent>
      </w:r>
      <w:r w:rsidRPr="00AE2925">
        <w:rPr>
          <w:noProof/>
          <w:color w:val="000000"/>
        </w:rPr>
        <mc:AlternateContent>
          <mc:Choice Requires="wps">
            <w:drawing>
              <wp:anchor distT="4294967295" distB="4294967295" distL="114300" distR="114300" simplePos="0" relativeHeight="251671040" behindDoc="0" locked="0" layoutInCell="1" allowOverlap="1" wp14:anchorId="0D2CF053" wp14:editId="72C3FCAE">
                <wp:simplePos x="0" y="0"/>
                <wp:positionH relativeFrom="column">
                  <wp:posOffset>1711960</wp:posOffset>
                </wp:positionH>
                <wp:positionV relativeFrom="paragraph">
                  <wp:posOffset>160019</wp:posOffset>
                </wp:positionV>
                <wp:extent cx="2332355" cy="0"/>
                <wp:effectExtent l="38100" t="76200" r="0" b="95250"/>
                <wp:wrapNone/>
                <wp:docPr id="8449"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32355" cy="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15627966" id="直線矢印コネクタ 90" o:spid="_x0000_s1026" type="#_x0000_t32" style="position:absolute;margin-left:134.8pt;margin-top:12.6pt;width:183.65pt;height:0;z-index:2516710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" strokecolor="#4a7ebb">
                <v:stroke startarrow="open"/>
                <o:lock v:ext="edit" shapetype="f"/>
              </v:shape>
            </w:pict>
          </mc:Fallback>
        </mc:AlternateContent>
      </w:r>
    </w:p>
    <w:p w14:paraId="7AA51E37" w14:textId="129BA603" w:rsidR="00BB68AF" w:rsidRPr="00AE2925" w:rsidRDefault="00FB37A0" w:rsidP="00BB68AF">
      <w:pPr>
        <w:rPr>
          <w:rFonts w:hint="eastAsia"/>
          <w:color w:val="000000"/>
        </w:rPr>
      </w:pPr>
      <w:r w:rsidRPr="00AE2925">
        <w:rPr>
          <w:rFonts w:hint="eastAsia"/>
          <w:noProof/>
          <w:color w:val="000000"/>
        </w:rPr>
        <mc:AlternateContent>
          <mc:Choice Requires="wps">
            <w:drawing>
              <wp:anchor distT="0" distB="0" distL="114300" distR="114300" simplePos="0" relativeHeight="251674112" behindDoc="0" locked="0" layoutInCell="1" allowOverlap="1" wp14:anchorId="100C6098" wp14:editId="6A4FCDEB">
                <wp:simplePos x="0" y="0"/>
                <wp:positionH relativeFrom="column">
                  <wp:posOffset>4869815</wp:posOffset>
                </wp:positionH>
                <wp:positionV relativeFrom="paragraph">
                  <wp:posOffset>6350</wp:posOffset>
                </wp:positionV>
                <wp:extent cx="1350010" cy="427355"/>
                <wp:effectExtent l="8255" t="13970" r="13335" b="6350"/>
                <wp:wrapNone/>
                <wp:docPr id="8448"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7355"/>
                        </a:xfrm>
                        <a:prstGeom prst="flowChartAlternateProcess">
                          <a:avLst/>
                        </a:prstGeom>
                        <a:solidFill>
                          <a:srgbClr val="FFFFFF"/>
                        </a:solidFill>
                        <a:ln w="12700" algn="ctr">
                          <a:solidFill>
                            <a:srgbClr val="000000"/>
                          </a:solidFill>
                          <a:miter lim="800000"/>
                          <a:headEnd/>
                          <a:tailEnd/>
                        </a:ln>
                      </wps:spPr>
                      <wps:txbx>
                        <w:txbxContent>
                          <w:p w14:paraId="697674E9"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00700F00"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ｻｽﾍﾟﾝｼｮﾝ</w:t>
                            </w:r>
                            <w:r>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0C6098" id="フローチャート : 代替処理 98" o:spid="_x0000_s1071" type="#_x0000_t176" style="position:absolute;left:0;text-align:left;margin-left:383.45pt;margin-top:.5pt;width:106.3pt;height:33.6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" strokeweight="1pt">
                <v:textbox inset="0,0,0,0">
                  <w:txbxContent>
                    <w:p w14:paraId="697674E9"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00700F00"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ｻｽﾍﾟﾝｼｮﾝ</w:t>
                      </w:r>
                      <w:r>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選択</w:t>
                      </w:r>
                    </w:p>
                  </w:txbxContent>
                </v:textbox>
              </v:shape>
            </w:pict>
          </mc:Fallback>
        </mc:AlternateContent>
      </w:r>
      <w:r w:rsidRPr="00AE2925">
        <w:rPr>
          <w:noProof/>
          <w:color w:val="000000"/>
        </w:rPr>
        <mc:AlternateContent>
          <mc:Choice Requires="wps">
            <w:drawing>
              <wp:anchor distT="0" distB="0" distL="114300" distR="114300" simplePos="0" relativeHeight="251672064" behindDoc="0" locked="0" layoutInCell="1" allowOverlap="1" wp14:anchorId="45E262C9" wp14:editId="460717B7">
                <wp:simplePos x="0" y="0"/>
                <wp:positionH relativeFrom="column">
                  <wp:posOffset>513715</wp:posOffset>
                </wp:positionH>
                <wp:positionV relativeFrom="paragraph">
                  <wp:posOffset>48895</wp:posOffset>
                </wp:positionV>
                <wp:extent cx="3528695" cy="3810"/>
                <wp:effectExtent l="38100" t="76200" r="0" b="91440"/>
                <wp:wrapNone/>
                <wp:docPr id="8447"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695" cy="381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26F5EB53" id="直線矢印コネクタ 115" o:spid="_x0000_s1026" type="#_x0000_t32" style="position:absolute;margin-left:40.45pt;margin-top:3.85pt;width:277.85pt;height:.3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" strokecolor="#4a7ebb">
                <v:stroke startarrow="open"/>
                <o:lock v:ext="edit" shapetype="f"/>
              </v:shape>
            </w:pict>
          </mc:Fallback>
        </mc:AlternateContent>
      </w:r>
    </w:p>
    <w:p w14:paraId="2B8528AE" w14:textId="77777777" w:rsidR="00BB68AF" w:rsidRPr="00AE2925" w:rsidRDefault="00BB68AF" w:rsidP="00BB68AF">
      <w:pPr>
        <w:rPr>
          <w:rFonts w:hint="eastAsia"/>
          <w:color w:val="000000"/>
        </w:rPr>
      </w:pPr>
    </w:p>
    <w:p w14:paraId="2E766910" w14:textId="5383DA76" w:rsidR="00BB68AF" w:rsidRPr="00AE2925" w:rsidRDefault="00FB37A0" w:rsidP="00BB68AF">
      <w:pPr>
        <w:rPr>
          <w:rFonts w:hint="eastAsia"/>
          <w:color w:val="000000"/>
        </w:rPr>
      </w:pPr>
      <w:r w:rsidRPr="00AE2925">
        <w:rPr>
          <w:rFonts w:hint="eastAsia"/>
          <w:noProof/>
          <w:color w:val="000000"/>
        </w:rPr>
        <mc:AlternateContent>
          <mc:Choice Requires="wps">
            <w:drawing>
              <wp:anchor distT="0" distB="0" distL="114300" distR="114300" simplePos="0" relativeHeight="251680256" behindDoc="0" locked="0" layoutInCell="1" allowOverlap="1" wp14:anchorId="18F4A25F" wp14:editId="60E1DA62">
                <wp:simplePos x="0" y="0"/>
                <wp:positionH relativeFrom="column">
                  <wp:posOffset>4869815</wp:posOffset>
                </wp:positionH>
                <wp:positionV relativeFrom="paragraph">
                  <wp:posOffset>125730</wp:posOffset>
                </wp:positionV>
                <wp:extent cx="1350010" cy="430530"/>
                <wp:effectExtent l="8255" t="7620" r="13335" b="9525"/>
                <wp:wrapNone/>
                <wp:docPr id="8446"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30530"/>
                        </a:xfrm>
                        <a:prstGeom prst="flowChartAlternateProcess">
                          <a:avLst/>
                        </a:prstGeom>
                        <a:solidFill>
                          <a:srgbClr val="FFFFFF"/>
                        </a:solidFill>
                        <a:ln w="12700" algn="ctr">
                          <a:solidFill>
                            <a:srgbClr val="000000"/>
                          </a:solidFill>
                          <a:miter lim="800000"/>
                          <a:headEnd/>
                          <a:tailEnd/>
                        </a:ln>
                      </wps:spPr>
                      <wps:txbx>
                        <w:txbxContent>
                          <w:p w14:paraId="163A3E0A"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離し</w:t>
                            </w:r>
                          </w:p>
                          <w:p w14:paraId="536AB9B5"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無押下</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F4A25F" id="_x0000_s1072" type="#_x0000_t176" style="position:absolute;left:0;text-align:left;margin-left:383.45pt;margin-top:9.9pt;width:106.3pt;height:33.9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" strokeweight="1pt">
                <v:textbox inset="0,0,0,0">
                  <w:txbxContent>
                    <w:p w14:paraId="163A3E0A"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離し</w:t>
                      </w:r>
                    </w:p>
                    <w:p w14:paraId="536AB9B5"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無押下</w:t>
                      </w:r>
                    </w:p>
                  </w:txbxContent>
                </v:textbox>
              </v:shape>
            </w:pict>
          </mc:Fallback>
        </mc:AlternateContent>
      </w:r>
    </w:p>
    <w:p w14:paraId="0FA95A17" w14:textId="57067CFB"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30080" behindDoc="0" locked="0" layoutInCell="1" allowOverlap="1" wp14:anchorId="7C05D8D2" wp14:editId="6D865F64">
                <wp:simplePos x="0" y="0"/>
                <wp:positionH relativeFrom="column">
                  <wp:posOffset>6981190</wp:posOffset>
                </wp:positionH>
                <wp:positionV relativeFrom="paragraph">
                  <wp:posOffset>154305</wp:posOffset>
                </wp:positionV>
                <wp:extent cx="1264920" cy="543560"/>
                <wp:effectExtent l="14605" t="11430" r="6350" b="6985"/>
                <wp:wrapNone/>
                <wp:docPr id="8445" name="フローチャート : 代替処理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543560"/>
                        </a:xfrm>
                        <a:prstGeom prst="flowChartAlternateProcess">
                          <a:avLst/>
                        </a:prstGeom>
                        <a:solidFill>
                          <a:srgbClr val="FFFFFF"/>
                        </a:solidFill>
                        <a:ln w="12700" algn="ctr">
                          <a:solidFill>
                            <a:srgbClr val="000000"/>
                          </a:solidFill>
                          <a:miter lim="800000"/>
                          <a:headEnd/>
                          <a:tailEnd/>
                        </a:ln>
                      </wps:spPr>
                      <wps:txbx>
                        <w:txbxContent>
                          <w:p w14:paraId="3960DEFC" w14:textId="77777777" w:rsidR="00BB68AF" w:rsidRDefault="00BB68AF" w:rsidP="00BB68AF">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54573AC5"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C05D8D2" id="フローチャート : 代替処理 59" o:spid="_x0000_s1073" type="#_x0000_t176" style="position:absolute;left:0;text-align:left;margin-left:549.7pt;margin-top:12.15pt;width:99.6pt;height:42.8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" strokeweight="1pt">
                <v:textbox inset="0,0,0,0">
                  <w:txbxContent>
                    <w:p w14:paraId="3960DEFC" w14:textId="77777777" w:rsidR="00BB68AF" w:rsidRDefault="00BB68AF" w:rsidP="00BB68AF">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54573AC5"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v:textbox>
              </v:shape>
            </w:pict>
          </mc:Fallback>
        </mc:AlternateContent>
      </w:r>
    </w:p>
    <w:p w14:paraId="6EF1DE92" w14:textId="77777777" w:rsidR="00BB68AF" w:rsidRPr="00AE2925" w:rsidRDefault="00BB68AF" w:rsidP="00BB68AF">
      <w:pPr>
        <w:rPr>
          <w:rFonts w:hint="eastAsia"/>
          <w:color w:val="000000"/>
        </w:rPr>
      </w:pPr>
    </w:p>
    <w:p w14:paraId="4FF48C69" w14:textId="72158BEB"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44416" behindDoc="0" locked="0" layoutInCell="1" allowOverlap="1" wp14:anchorId="075BE6FB" wp14:editId="23223344">
                <wp:simplePos x="0" y="0"/>
                <wp:positionH relativeFrom="column">
                  <wp:posOffset>4869815</wp:posOffset>
                </wp:positionH>
                <wp:positionV relativeFrom="paragraph">
                  <wp:posOffset>71755</wp:posOffset>
                </wp:positionV>
                <wp:extent cx="1350010" cy="215265"/>
                <wp:effectExtent l="8255" t="12700" r="13335" b="10160"/>
                <wp:wrapNone/>
                <wp:docPr id="8444"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215265"/>
                        </a:xfrm>
                        <a:prstGeom prst="flowChartAlternateProcess">
                          <a:avLst/>
                        </a:prstGeom>
                        <a:solidFill>
                          <a:srgbClr val="FFFFFF"/>
                        </a:solidFill>
                        <a:ln w="12700" algn="ctr">
                          <a:solidFill>
                            <a:srgbClr val="000000"/>
                          </a:solidFill>
                          <a:miter lim="800000"/>
                          <a:headEnd/>
                          <a:tailEnd/>
                        </a:ln>
                      </wps:spPr>
                      <wps:txbx>
                        <w:txbxContent>
                          <w:p w14:paraId="2753FB2E"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sidRPr="00136B41">
                              <w:rPr>
                                <w:rFonts w:ascii="Century" w:eastAsia="MS Mincho" w:hAnsi="MS Mincho" w:cs="Times New Roman" w:hint="eastAsia"/>
                                <w:color w:val="000000"/>
                                <w:kern w:val="24"/>
                                <w:sz w:val="18"/>
                                <w:szCs w:val="20"/>
                                <w:eastAsianLayout w:id="1690115843"/>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5BE6FB" id="フローチャート : 代替処理 102" o:spid="_x0000_s1074" type="#_x0000_t176" style="position:absolute;left:0;text-align:left;margin-left:383.45pt;margin-top:5.65pt;width:106.3pt;height:16.9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" strokeweight="1pt">
                <v:textbox inset="0,0,0,0">
                  <w:txbxContent>
                    <w:p w14:paraId="2753FB2E"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sidRPr="00136B41">
                        <w:rPr>
                          <w:rFonts w:ascii="Century" w:eastAsia="MS Mincho" w:hAnsi="MS Mincho" w:cs="Times New Roman" w:hint="eastAsia"/>
                          <w:color w:val="000000"/>
                          <w:kern w:val="24"/>
                          <w:sz w:val="18"/>
                          <w:szCs w:val="20"/>
                          <w:eastAsianLayout w:id="1690115843"/>
                        </w:rPr>
                        <w:t>送信部</w:t>
                      </w:r>
                    </w:p>
                  </w:txbxContent>
                </v:textbox>
              </v:shape>
            </w:pict>
          </mc:Fallback>
        </mc:AlternateContent>
      </w:r>
    </w:p>
    <w:p w14:paraId="73BB7E45" w14:textId="77777777" w:rsidR="00BB68AF" w:rsidRPr="00AE2925" w:rsidRDefault="00BB68AF" w:rsidP="00BB68AF">
      <w:pPr>
        <w:rPr>
          <w:rFonts w:hint="eastAsia"/>
          <w:color w:val="000000"/>
        </w:rPr>
      </w:pPr>
    </w:p>
    <w:p w14:paraId="7AE80D02" w14:textId="0CA55733" w:rsidR="00BB68AF" w:rsidRPr="00AE2925" w:rsidRDefault="00FB37A0" w:rsidP="00BB68AF">
      <w:pPr>
        <w:rPr>
          <w:rFonts w:hint="eastAsia"/>
          <w:color w:val="000000"/>
        </w:rPr>
      </w:pPr>
      <w:r w:rsidRPr="00AE2925">
        <w:rPr>
          <w:noProof/>
          <w:color w:val="000000"/>
        </w:rPr>
        <mc:AlternateContent>
          <mc:Choice Requires="wps">
            <w:drawing>
              <wp:anchor distT="0" distB="0" distL="114300" distR="114300" simplePos="0" relativeHeight="251637248" behindDoc="0" locked="0" layoutInCell="1" allowOverlap="1" wp14:anchorId="6BB8D3DE" wp14:editId="1F5EA324">
                <wp:simplePos x="0" y="0"/>
                <wp:positionH relativeFrom="column">
                  <wp:posOffset>3715385</wp:posOffset>
                </wp:positionH>
                <wp:positionV relativeFrom="paragraph">
                  <wp:posOffset>118110</wp:posOffset>
                </wp:positionV>
                <wp:extent cx="2680335" cy="276225"/>
                <wp:effectExtent l="0" t="0" r="0" b="0"/>
                <wp:wrapNone/>
                <wp:docPr id="844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276225"/>
                        </a:xfrm>
                        <a:prstGeom prst="rect">
                          <a:avLst/>
                        </a:prstGeom>
                        <a:noFill/>
                      </wps:spPr>
                      <wps:txbx>
                        <w:txbxContent>
                          <w:p w14:paraId="034E6817"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[Sport(sus)]</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BB8D3DE" id="_x0000_s1075" type="#_x0000_t202" style="position:absolute;left:0;text-align:left;margin-left:292.55pt;margin-top:9.3pt;width:211.05pt;height:21.7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" filled="f" stroked="f">
                <v:textbox style="mso-fit-shape-to-text:t">
                  <w:txbxContent>
                    <w:p w14:paraId="034E6817"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[Sport(sus)]</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E2925">
        <w:rPr>
          <w:noProof/>
          <w:color w:val="000000"/>
        </w:rPr>
        <mc:AlternateContent>
          <mc:Choice Requires="wps">
            <w:drawing>
              <wp:anchor distT="0" distB="0" distL="114300" distR="114300" simplePos="0" relativeHeight="251677184" behindDoc="0" locked="0" layoutInCell="1" allowOverlap="1" wp14:anchorId="2CA4DDB1" wp14:editId="4C12F78B">
                <wp:simplePos x="0" y="0"/>
                <wp:positionH relativeFrom="column">
                  <wp:posOffset>458470</wp:posOffset>
                </wp:positionH>
                <wp:positionV relativeFrom="paragraph">
                  <wp:posOffset>2512695</wp:posOffset>
                </wp:positionV>
                <wp:extent cx="3528695" cy="3810"/>
                <wp:effectExtent l="16510" t="80010" r="7620" b="68580"/>
                <wp:wrapNone/>
                <wp:docPr id="8442"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8695" cy="3810"/>
                        </a:xfrm>
                        <a:prstGeom prst="bentConnector3">
                          <a:avLst>
                            <a:gd name="adj1" fmla="val 49991"/>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E9FBA1" id="直線矢印コネクタ 115" o:spid="_x0000_s1026" type="#_x0000_t34" style="position:absolute;margin-left:36.1pt;margin-top:197.85pt;width:277.85pt;height:.3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" adj="10798" strokecolor="#4a7ebb">
                <v:stroke startarrow="open"/>
              </v:shape>
            </w:pict>
          </mc:Fallback>
        </mc:AlternateContent>
      </w:r>
      <w:r w:rsidRPr="00AE2925">
        <w:rPr>
          <w:noProof/>
          <w:color w:val="000000"/>
        </w:rPr>
        <mc:AlternateContent>
          <mc:Choice Requires="wps">
            <w:drawing>
              <wp:anchor distT="0" distB="0" distL="114300" distR="114300" simplePos="0" relativeHeight="251676160" behindDoc="0" locked="0" layoutInCell="1" allowOverlap="1" wp14:anchorId="4BD99476" wp14:editId="71386B7A">
                <wp:simplePos x="0" y="0"/>
                <wp:positionH relativeFrom="column">
                  <wp:posOffset>1642745</wp:posOffset>
                </wp:positionH>
                <wp:positionV relativeFrom="paragraph">
                  <wp:posOffset>2516505</wp:posOffset>
                </wp:positionV>
                <wp:extent cx="2332355" cy="0"/>
                <wp:effectExtent l="19685" t="74295" r="10160" b="78105"/>
                <wp:wrapNone/>
                <wp:docPr id="8441"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355" cy="0"/>
                        </a:xfrm>
                        <a:prstGeom prst="straightConnector1">
                          <a:avLst/>
                        </a:prstGeom>
                        <a:noFill/>
                        <a:ln w="9525" algn="ctr">
                          <a:solidFill>
                            <a:srgbClr val="4A7EBB"/>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CC8CBD" id="直線矢印コネクタ 90" o:spid="_x0000_s1026" type="#_x0000_t32" style="position:absolute;margin-left:129.35pt;margin-top:198.15pt;width:183.6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" strokecolor="#4a7ebb">
                <v:stroke startarrow="open"/>
              </v:shape>
            </w:pict>
          </mc:Fallback>
        </mc:AlternateContent>
      </w:r>
      <w:r w:rsidRPr="00AE2925">
        <w:rPr>
          <w:noProof/>
          <w:color w:val="000000"/>
        </w:rPr>
        <mc:AlternateContent>
          <mc:Choice Requires="wps">
            <w:drawing>
              <wp:anchor distT="0" distB="0" distL="114300" distR="114300" simplePos="0" relativeHeight="251678208" behindDoc="0" locked="0" layoutInCell="1" allowOverlap="1" wp14:anchorId="75213F71" wp14:editId="6DCCBCB6">
                <wp:simplePos x="0" y="0"/>
                <wp:positionH relativeFrom="column">
                  <wp:posOffset>2830195</wp:posOffset>
                </wp:positionH>
                <wp:positionV relativeFrom="paragraph">
                  <wp:posOffset>2516505</wp:posOffset>
                </wp:positionV>
                <wp:extent cx="1158240" cy="1270"/>
                <wp:effectExtent l="16510" t="74295" r="6350" b="76835"/>
                <wp:wrapNone/>
                <wp:docPr id="8440"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1270"/>
                        </a:xfrm>
                        <a:prstGeom prst="bentConnector3">
                          <a:avLst>
                            <a:gd name="adj1" fmla="val 50000"/>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510DDD" id="直線矢印コネクタ 116" o:spid="_x0000_s1026" type="#_x0000_t34" style="position:absolute;margin-left:222.85pt;margin-top:198.15pt;width:91.2pt;height:.1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" strokecolor="#4a7ebb">
                <v:stroke startarrow="open"/>
              </v:shape>
            </w:pict>
          </mc:Fallback>
        </mc:AlternateContent>
      </w:r>
      <w:r w:rsidRPr="00AE2925">
        <w:rPr>
          <w:noProof/>
          <w:color w:val="000000"/>
        </w:rPr>
        <mc:AlternateContent>
          <mc:Choice Requires="wps">
            <w:drawing>
              <wp:anchor distT="0" distB="0" distL="114300" distR="114300" simplePos="0" relativeHeight="251692544" behindDoc="0" locked="0" layoutInCell="1" allowOverlap="1" wp14:anchorId="178BC452" wp14:editId="642195CF">
                <wp:simplePos x="0" y="0"/>
                <wp:positionH relativeFrom="column">
                  <wp:posOffset>1642745</wp:posOffset>
                </wp:positionH>
                <wp:positionV relativeFrom="paragraph">
                  <wp:posOffset>3119120</wp:posOffset>
                </wp:positionV>
                <wp:extent cx="3787775" cy="635"/>
                <wp:effectExtent l="10160" t="76835" r="21590" b="74930"/>
                <wp:wrapNone/>
                <wp:docPr id="8439"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7775" cy="635"/>
                        </a:xfrm>
                        <a:prstGeom prst="bentConnector3">
                          <a:avLst>
                            <a:gd name="adj1" fmla="val 49991"/>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99A9A5" id="直線矢印コネクタ 97" o:spid="_x0000_s1026" type="#_x0000_t34" style="position:absolute;margin-left:129.35pt;margin-top:245.6pt;width:298.25pt;height:.0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" adj="10798" strokecolor="#4a7ebb">
                <v:stroke endarrow="open"/>
              </v:shape>
            </w:pict>
          </mc:Fallback>
        </mc:AlternateContent>
      </w:r>
      <w:r w:rsidRPr="00AE2925">
        <w:rPr>
          <w:noProof/>
          <w:color w:val="000000"/>
        </w:rPr>
        <mc:AlternateContent>
          <mc:Choice Requires="wps">
            <w:drawing>
              <wp:anchor distT="0" distB="0" distL="114300" distR="114300" simplePos="0" relativeHeight="251693568" behindDoc="0" locked="0" layoutInCell="1" allowOverlap="1" wp14:anchorId="67F7316A" wp14:editId="4FD441F6">
                <wp:simplePos x="0" y="0"/>
                <wp:positionH relativeFrom="column">
                  <wp:posOffset>1280160</wp:posOffset>
                </wp:positionH>
                <wp:positionV relativeFrom="paragraph">
                  <wp:posOffset>2853055</wp:posOffset>
                </wp:positionV>
                <wp:extent cx="3349625" cy="276225"/>
                <wp:effectExtent l="0" t="1270" r="3175" b="0"/>
                <wp:wrapNone/>
                <wp:docPr id="8438"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35BB27"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1s</w:t>
                            </w:r>
                            <w:r>
                              <w:rPr>
                                <w:rFonts w:ascii="Century" w:eastAsia="MS Mincho" w:hAnsi="MS Mincho" w:cs="Times New Roman" w:hint="eastAsia"/>
                                <w:color w:val="000000"/>
                                <w:kern w:val="24"/>
                                <w:sz w:val="18"/>
                                <w:szCs w:val="18"/>
                              </w:rPr>
                              <w:t>定期</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7F7316A" id="_x0000_s1076" type="#_x0000_t202" style="position:absolute;left:0;text-align:left;margin-left:100.8pt;margin-top:224.65pt;width:263.75pt;height:21.7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" filled="f" stroked="f">
                <v:textbox style="mso-fit-shape-to-text:t">
                  <w:txbxContent>
                    <w:p w14:paraId="6B35BB27"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1s</w:t>
                      </w:r>
                      <w:r>
                        <w:rPr>
                          <w:rFonts w:ascii="Century" w:eastAsia="MS Mincho" w:hAnsi="MS Mincho" w:cs="Times New Roman" w:hint="eastAsia"/>
                          <w:color w:val="000000"/>
                          <w:kern w:val="24"/>
                          <w:sz w:val="18"/>
                          <w:szCs w:val="18"/>
                        </w:rPr>
                        <w:t>定期</w:t>
                      </w:r>
                    </w:p>
                  </w:txbxContent>
                </v:textbox>
              </v:shape>
            </w:pict>
          </mc:Fallback>
        </mc:AlternateContent>
      </w:r>
      <w:r w:rsidRPr="00AE2925">
        <w:rPr>
          <w:noProof/>
          <w:color w:val="000000"/>
        </w:rPr>
        <mc:AlternateContent>
          <mc:Choice Requires="wps">
            <w:drawing>
              <wp:anchor distT="0" distB="0" distL="114300" distR="114300" simplePos="0" relativeHeight="251642368" behindDoc="0" locked="0" layoutInCell="1" allowOverlap="1" wp14:anchorId="112F8F1F" wp14:editId="226C8ED9">
                <wp:simplePos x="0" y="0"/>
                <wp:positionH relativeFrom="column">
                  <wp:posOffset>4729480</wp:posOffset>
                </wp:positionH>
                <wp:positionV relativeFrom="paragraph">
                  <wp:posOffset>3519805</wp:posOffset>
                </wp:positionV>
                <wp:extent cx="1350010" cy="423545"/>
                <wp:effectExtent l="10795" t="10795" r="10795" b="13335"/>
                <wp:wrapNone/>
                <wp:docPr id="8437"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3545"/>
                        </a:xfrm>
                        <a:prstGeom prst="flowChartAlternateProcess">
                          <a:avLst/>
                        </a:prstGeom>
                        <a:solidFill>
                          <a:srgbClr val="FFFFFF"/>
                        </a:solidFill>
                        <a:ln w="12700" algn="ctr">
                          <a:solidFill>
                            <a:srgbClr val="000000"/>
                          </a:solidFill>
                          <a:miter lim="800000"/>
                          <a:headEnd/>
                          <a:tailEnd/>
                        </a:ln>
                      </wps:spPr>
                      <wps:txbx>
                        <w:txbxContent>
                          <w:p w14:paraId="15ECCB2E" w14:textId="77777777" w:rsidR="00BB68AF" w:rsidRDefault="00BB68AF" w:rsidP="00BB68AF">
                            <w:pPr>
                              <w:pStyle w:val="NormalWeb"/>
                              <w:spacing w:before="0" w:beforeAutospacing="0" w:after="0" w:afterAutospacing="0"/>
                              <w:jc w:val="center"/>
                            </w:pPr>
                            <w:r>
                              <w:rPr>
                                <w:rFonts w:ascii="Century" w:eastAsia="MS Mincho" w:hAnsi="MS Mincho" w:cs="Times New Roman" w:hint="eastAsia"/>
                                <w:color w:val="000000"/>
                                <w:kern w:val="24"/>
                                <w:sz w:val="18"/>
                                <w:szCs w:val="18"/>
                                <w:eastAsianLayout w:id="1690115844"/>
                              </w:rPr>
                              <w:t>サスペンション</w:t>
                            </w:r>
                            <w:r>
                              <w:rPr>
                                <w:rFonts w:ascii="Century" w:eastAsia="MS Mincho" w:hAnsi="MS Mincho" w:cs="Times New Roman" w:hint="eastAsia"/>
                                <w:color w:val="000000"/>
                                <w:kern w:val="24"/>
                                <w:sz w:val="18"/>
                                <w:szCs w:val="18"/>
                              </w:rPr>
                              <w:t>設定</w:t>
                            </w:r>
                          </w:p>
                          <w:p w14:paraId="383B6F8A"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6"/>
                              </w:rPr>
                              <w:t>表示</w:t>
                            </w:r>
                            <w:r>
                              <w:rPr>
                                <w:rFonts w:ascii="Century" w:eastAsia="MS Mincho" w:hAnsi="MS Mincho" w:cs="Times New Roman" w:hint="eastAsia"/>
                                <w:color w:val="000000"/>
                                <w:kern w:val="24"/>
                                <w:sz w:val="18"/>
                                <w:szCs w:val="18"/>
                              </w:rPr>
                              <w:t>[</w:t>
                            </w:r>
                            <w:r w:rsidRPr="00117637">
                              <w:rPr>
                                <w:rFonts w:ascii="Century" w:eastAsia="MS Mincho" w:hAnsi="Century" w:cs="Times New Roman"/>
                                <w:color w:val="000000"/>
                                <w:kern w:val="24"/>
                                <w:sz w:val="18"/>
                                <w:szCs w:val="18"/>
                                <w:eastAsianLayout w:id="1690115848"/>
                              </w:rPr>
                              <w:t>Sport</w:t>
                            </w:r>
                            <w:r>
                              <w:rPr>
                                <w:rFonts w:ascii="Century" w:eastAsia="MS Mincho" w:hAnsi="MS Mincho" w:cs="Times New Roman" w:hint="eastAsia"/>
                                <w:color w:val="000000"/>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F8F1F" id="_x0000_s1077" type="#_x0000_t176" style="position:absolute;left:0;text-align:left;margin-left:372.4pt;margin-top:277.15pt;width:106.3pt;height:33.3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" strokeweight="1pt">
                <v:textbox inset="0,0,0,0">
                  <w:txbxContent>
                    <w:p w14:paraId="15ECCB2E" w14:textId="77777777" w:rsidR="00BB68AF" w:rsidRDefault="00BB68AF" w:rsidP="00BB68AF">
                      <w:pPr>
                        <w:pStyle w:val="NormalWeb"/>
                        <w:spacing w:before="0" w:beforeAutospacing="0" w:after="0" w:afterAutospacing="0"/>
                        <w:jc w:val="center"/>
                      </w:pPr>
                      <w:r>
                        <w:rPr>
                          <w:rFonts w:ascii="Century" w:eastAsia="MS Mincho" w:hAnsi="MS Mincho" w:cs="Times New Roman" w:hint="eastAsia"/>
                          <w:color w:val="000000"/>
                          <w:kern w:val="24"/>
                          <w:sz w:val="18"/>
                          <w:szCs w:val="18"/>
                          <w:eastAsianLayout w:id="1690115844"/>
                        </w:rPr>
                        <w:t>サスペンション</w:t>
                      </w:r>
                      <w:r>
                        <w:rPr>
                          <w:rFonts w:ascii="Century" w:eastAsia="MS Mincho" w:hAnsi="MS Mincho" w:cs="Times New Roman" w:hint="eastAsia"/>
                          <w:color w:val="000000"/>
                          <w:kern w:val="24"/>
                          <w:sz w:val="18"/>
                          <w:szCs w:val="18"/>
                        </w:rPr>
                        <w:t>設定</w:t>
                      </w:r>
                    </w:p>
                    <w:p w14:paraId="383B6F8A"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6"/>
                        </w:rPr>
                        <w:t>表示</w:t>
                      </w:r>
                      <w:r>
                        <w:rPr>
                          <w:rFonts w:ascii="Century" w:eastAsia="MS Mincho" w:hAnsi="MS Mincho" w:cs="Times New Roman" w:hint="eastAsia"/>
                          <w:color w:val="000000"/>
                          <w:kern w:val="24"/>
                          <w:sz w:val="18"/>
                          <w:szCs w:val="18"/>
                        </w:rPr>
                        <w:t>[</w:t>
                      </w:r>
                      <w:r w:rsidRPr="00117637">
                        <w:rPr>
                          <w:rFonts w:ascii="Century" w:eastAsia="MS Mincho" w:hAnsi="Century" w:cs="Times New Roman"/>
                          <w:color w:val="000000"/>
                          <w:kern w:val="24"/>
                          <w:sz w:val="18"/>
                          <w:szCs w:val="18"/>
                          <w:eastAsianLayout w:id="1690115848"/>
                        </w:rPr>
                        <w:t>Sport</w:t>
                      </w:r>
                      <w:r>
                        <w:rPr>
                          <w:rFonts w:ascii="Century" w:eastAsia="MS Mincho" w:hAnsi="MS Mincho" w:cs="Times New Roman" w:hint="eastAsia"/>
                          <w:color w:val="000000"/>
                          <w:kern w:val="24"/>
                          <w:sz w:val="18"/>
                          <w:szCs w:val="18"/>
                        </w:rPr>
                        <w:t>]</w:t>
                      </w:r>
                    </w:p>
                  </w:txbxContent>
                </v:textbox>
              </v:shape>
            </w:pict>
          </mc:Fallback>
        </mc:AlternateContent>
      </w:r>
      <w:r w:rsidRPr="00AE2925">
        <w:rPr>
          <w:noProof/>
          <w:color w:val="000000"/>
        </w:rPr>
        <mc:AlternateContent>
          <mc:Choice Requires="wps">
            <w:drawing>
              <wp:anchor distT="0" distB="0" distL="114300" distR="114300" simplePos="0" relativeHeight="251653632" behindDoc="0" locked="0" layoutInCell="1" allowOverlap="1" wp14:anchorId="6892430B" wp14:editId="07D3B702">
                <wp:simplePos x="0" y="0"/>
                <wp:positionH relativeFrom="column">
                  <wp:posOffset>4055745</wp:posOffset>
                </wp:positionH>
                <wp:positionV relativeFrom="paragraph">
                  <wp:posOffset>415925</wp:posOffset>
                </wp:positionV>
                <wp:extent cx="950595" cy="461010"/>
                <wp:effectExtent l="0" t="0" r="0" b="0"/>
                <wp:wrapNone/>
                <wp:docPr id="8436" name="テキスト ボックス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0595" cy="461010"/>
                        </a:xfrm>
                        <a:prstGeom prst="rect">
                          <a:avLst/>
                        </a:prstGeom>
                        <a:noFill/>
                      </wps:spPr>
                      <wps:txbx>
                        <w:txbxContent>
                          <w:p w14:paraId="47FEE007" w14:textId="77777777" w:rsidR="00BB68AF" w:rsidRDefault="00BB68AF" w:rsidP="00BB68AF">
                            <w:pPr>
                              <w:pStyle w:val="NormalWeb"/>
                              <w:spacing w:before="0" w:beforeAutospacing="0" w:after="0" w:afterAutospacing="0"/>
                              <w:rPr>
                                <w:rFonts w:ascii="Century" w:eastAsia="MS Mincho" w:hAnsi="MS Mincho" w:cs="Times New Roman" w:hint="eastAsia"/>
                                <w:color w:val="000000"/>
                                <w:kern w:val="24"/>
                                <w:sz w:val="18"/>
                                <w:szCs w:val="20"/>
                                <w:eastAsianLayout w:id="1690115850"/>
                              </w:rPr>
                            </w:pPr>
                            <w:r w:rsidRPr="00136B41">
                              <w:rPr>
                                <w:rFonts w:ascii="Century" w:eastAsia="MS Mincho" w:hAnsi="Century" w:cs="Times New Roman"/>
                                <w:color w:val="000000"/>
                                <w:kern w:val="24"/>
                                <w:sz w:val="18"/>
                                <w:szCs w:val="20"/>
                                <w:eastAsianLayout w:id="1690115849"/>
                              </w:rPr>
                              <w:t>1s</w:t>
                            </w:r>
                            <w:r w:rsidRPr="00136B41">
                              <w:rPr>
                                <w:rFonts w:ascii="Century" w:eastAsia="MS Mincho" w:hAnsi="MS Mincho" w:cs="Times New Roman" w:hint="eastAsia"/>
                                <w:color w:val="000000"/>
                                <w:kern w:val="24"/>
                                <w:sz w:val="18"/>
                                <w:szCs w:val="20"/>
                                <w:eastAsianLayout w:id="1690115850"/>
                              </w:rPr>
                              <w:t>定期＋</w:t>
                            </w:r>
                          </w:p>
                          <w:p w14:paraId="17E54171" w14:textId="77777777" w:rsidR="00BB68AF" w:rsidRPr="00136B41" w:rsidRDefault="00BB68AF" w:rsidP="00BB68AF">
                            <w:pPr>
                              <w:pStyle w:val="NormalWeb"/>
                              <w:spacing w:before="0" w:beforeAutospacing="0" w:after="0" w:afterAutospacing="0"/>
                              <w:ind w:firstLineChars="100" w:firstLine="163"/>
                              <w:rPr>
                                <w:sz w:val="22"/>
                              </w:rPr>
                            </w:pPr>
                            <w:r w:rsidRPr="00136B41">
                              <w:rPr>
                                <w:rFonts w:ascii="Century" w:eastAsia="MS Mincho" w:hAnsi="MS Mincho" w:cs="Times New Roman" w:hint="eastAsia"/>
                                <w:color w:val="000000"/>
                                <w:kern w:val="24"/>
                                <w:sz w:val="18"/>
                                <w:szCs w:val="20"/>
                                <w:eastAsianLayout w:id="1690115850"/>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892430B" id="テキスト ボックス 130" o:spid="_x0000_s1078" type="#_x0000_t202" style="position:absolute;left:0;text-align:left;margin-left:319.35pt;margin-top:32.75pt;width:74.85pt;height:36.3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" filled="f" stroked="f">
                <v:textbox style="mso-fit-shape-to-text:t">
                  <w:txbxContent>
                    <w:p w14:paraId="47FEE007" w14:textId="77777777" w:rsidR="00BB68AF" w:rsidRDefault="00BB68AF" w:rsidP="00BB68AF">
                      <w:pPr>
                        <w:pStyle w:val="NormalWeb"/>
                        <w:spacing w:before="0" w:beforeAutospacing="0" w:after="0" w:afterAutospacing="0"/>
                        <w:rPr>
                          <w:rFonts w:ascii="Century" w:eastAsia="MS Mincho" w:hAnsi="MS Mincho" w:cs="Times New Roman" w:hint="eastAsia"/>
                          <w:color w:val="000000"/>
                          <w:kern w:val="24"/>
                          <w:sz w:val="18"/>
                          <w:szCs w:val="20"/>
                          <w:eastAsianLayout w:id="1690115850"/>
                        </w:rPr>
                      </w:pPr>
                      <w:r w:rsidRPr="00136B41">
                        <w:rPr>
                          <w:rFonts w:ascii="Century" w:eastAsia="MS Mincho" w:hAnsi="Century" w:cs="Times New Roman"/>
                          <w:color w:val="000000"/>
                          <w:kern w:val="24"/>
                          <w:sz w:val="18"/>
                          <w:szCs w:val="20"/>
                          <w:eastAsianLayout w:id="1690115849"/>
                        </w:rPr>
                        <w:t>1s</w:t>
                      </w:r>
                      <w:r w:rsidRPr="00136B41">
                        <w:rPr>
                          <w:rFonts w:ascii="Century" w:eastAsia="MS Mincho" w:hAnsi="MS Mincho" w:cs="Times New Roman" w:hint="eastAsia"/>
                          <w:color w:val="000000"/>
                          <w:kern w:val="24"/>
                          <w:sz w:val="18"/>
                          <w:szCs w:val="20"/>
                          <w:eastAsianLayout w:id="1690115850"/>
                        </w:rPr>
                        <w:t>定期＋</w:t>
                      </w:r>
                    </w:p>
                    <w:p w14:paraId="17E54171" w14:textId="77777777" w:rsidR="00BB68AF" w:rsidRPr="00136B41" w:rsidRDefault="00BB68AF" w:rsidP="00BB68AF">
                      <w:pPr>
                        <w:pStyle w:val="NormalWeb"/>
                        <w:spacing w:before="0" w:beforeAutospacing="0" w:after="0" w:afterAutospacing="0"/>
                        <w:ind w:firstLineChars="100" w:firstLine="163"/>
                        <w:rPr>
                          <w:sz w:val="22"/>
                        </w:rPr>
                      </w:pPr>
                      <w:r w:rsidRPr="00136B41">
                        <w:rPr>
                          <w:rFonts w:ascii="Century" w:eastAsia="MS Mincho" w:hAnsi="MS Mincho" w:cs="Times New Roman" w:hint="eastAsia"/>
                          <w:color w:val="000000"/>
                          <w:kern w:val="24"/>
                          <w:sz w:val="18"/>
                          <w:szCs w:val="20"/>
                          <w:eastAsianLayout w:id="1690115850"/>
                        </w:rPr>
                        <w:t>イベント送信</w:t>
                      </w:r>
                    </w:p>
                  </w:txbxContent>
                </v:textbox>
              </v:shape>
            </w:pict>
          </mc:Fallback>
        </mc:AlternateContent>
      </w:r>
      <w:r w:rsidRPr="00AE2925">
        <w:rPr>
          <w:noProof/>
          <w:color w:val="000000"/>
        </w:rPr>
        <mc:AlternateContent>
          <mc:Choice Requires="wps">
            <w:drawing>
              <wp:anchor distT="0" distB="0" distL="114300" distR="114300" simplePos="0" relativeHeight="251649536" behindDoc="0" locked="0" layoutInCell="1" allowOverlap="1" wp14:anchorId="4E22F255" wp14:editId="33EA7B34">
                <wp:simplePos x="0" y="0"/>
                <wp:positionH relativeFrom="column">
                  <wp:posOffset>480695</wp:posOffset>
                </wp:positionH>
                <wp:positionV relativeFrom="paragraph">
                  <wp:posOffset>557530</wp:posOffset>
                </wp:positionV>
                <wp:extent cx="3528695" cy="3810"/>
                <wp:effectExtent l="38100" t="76200" r="0" b="91440"/>
                <wp:wrapNone/>
                <wp:docPr id="8435"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695" cy="381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5436BFBD" id="直線矢印コネクタ 115" o:spid="_x0000_s1026" type="#_x0000_t32" style="position:absolute;margin-left:37.85pt;margin-top:43.9pt;width:277.85pt;height:.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" strokecolor="#4a7ebb">
                <v:stroke startarrow="open"/>
                <o:lock v:ext="edit" shapetype="f"/>
              </v:shape>
            </w:pict>
          </mc:Fallback>
        </mc:AlternateContent>
      </w:r>
      <w:r w:rsidRPr="00AE2925">
        <w:rPr>
          <w:noProof/>
          <w:color w:val="000000"/>
        </w:rPr>
        <mc:AlternateContent>
          <mc:Choice Requires="wps">
            <w:drawing>
              <wp:anchor distT="0" distB="0" distL="114300" distR="114300" simplePos="0" relativeHeight="251690496" behindDoc="0" locked="0" layoutInCell="1" allowOverlap="1" wp14:anchorId="2DB791F4" wp14:editId="3ED03EC0">
                <wp:simplePos x="0" y="0"/>
                <wp:positionH relativeFrom="column">
                  <wp:posOffset>1013460</wp:posOffset>
                </wp:positionH>
                <wp:positionV relativeFrom="paragraph">
                  <wp:posOffset>2224405</wp:posOffset>
                </wp:positionV>
                <wp:extent cx="2397760" cy="245110"/>
                <wp:effectExtent l="0" t="1270" r="2540" b="1270"/>
                <wp:wrapNone/>
                <wp:docPr id="8434"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C5DD09" w14:textId="77777777" w:rsidR="00BB68AF" w:rsidRPr="00C4583A" w:rsidRDefault="00BB68AF" w:rsidP="00BB68AF">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rPr>
                              <w:t>P_DCS,C_DCS,AC_DCS</w:t>
                            </w:r>
                            <w:r>
                              <w:rPr>
                                <w:rFonts w:ascii="Century" w:eastAsia="MS Mincho" w:hAnsi="MS Mincho" w:cs="Times New Roman" w:hint="eastAsia"/>
                                <w:color w:val="000000"/>
                                <w:kern w:val="24"/>
                                <w:sz w:val="16"/>
                                <w:szCs w:val="20"/>
                              </w:rPr>
                              <w:t>「操作無し」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791F4" id="テキスト ボックス 91" o:spid="_x0000_s1079" type="#_x0000_t202" style="position:absolute;left:0;text-align:left;margin-left:79.8pt;margin-top:175.15pt;width:188.8pt;height:19.3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" filled="f" stroked="f">
                <v:textbox>
                  <w:txbxContent>
                    <w:p w14:paraId="5CC5DD09" w14:textId="77777777" w:rsidR="00BB68AF" w:rsidRPr="00C4583A" w:rsidRDefault="00BB68AF" w:rsidP="00BB68AF">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rPr>
                        <w:t>P_DCS,C_DCS,AC_DCS</w:t>
                      </w:r>
                      <w:r>
                        <w:rPr>
                          <w:rFonts w:ascii="Century" w:eastAsia="MS Mincho" w:hAnsi="MS Mincho" w:cs="Times New Roman" w:hint="eastAsia"/>
                          <w:color w:val="000000"/>
                          <w:kern w:val="24"/>
                          <w:sz w:val="16"/>
                          <w:szCs w:val="20"/>
                        </w:rPr>
                        <w:t>「操作無し」</w:t>
                      </w:r>
                    </w:p>
                  </w:txbxContent>
                </v:textbox>
              </v:shape>
            </w:pict>
          </mc:Fallback>
        </mc:AlternateContent>
      </w:r>
      <w:r w:rsidRPr="00AE2925">
        <w:rPr>
          <w:noProof/>
          <w:color w:val="000000"/>
        </w:rPr>
        <mc:AlternateContent>
          <mc:Choice Requires="wps">
            <w:drawing>
              <wp:anchor distT="0" distB="0" distL="114300" distR="114300" simplePos="0" relativeHeight="251641344" behindDoc="0" locked="0" layoutInCell="1" allowOverlap="1" wp14:anchorId="766706C5" wp14:editId="58FE5FA8">
                <wp:simplePos x="0" y="0"/>
                <wp:positionH relativeFrom="column">
                  <wp:posOffset>1664970</wp:posOffset>
                </wp:positionH>
                <wp:positionV relativeFrom="paragraph">
                  <wp:posOffset>2783840</wp:posOffset>
                </wp:positionV>
                <wp:extent cx="3787775" cy="635"/>
                <wp:effectExtent l="13335" t="74930" r="18415" b="76835"/>
                <wp:wrapNone/>
                <wp:docPr id="8433"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7775" cy="635"/>
                        </a:xfrm>
                        <a:prstGeom prst="bentConnector3">
                          <a:avLst>
                            <a:gd name="adj1" fmla="val 49991"/>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5F16B1" id="直線矢印コネクタ 97" o:spid="_x0000_s1026" type="#_x0000_t34" style="position:absolute;margin-left:131.1pt;margin-top:219.2pt;width:298.25pt;height:.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" adj="10798" strokecolor="#4a7ebb">
                <v:stroke endarrow="open"/>
              </v:shape>
            </w:pict>
          </mc:Fallback>
        </mc:AlternateContent>
      </w:r>
      <w:r w:rsidRPr="00AE2925">
        <w:rPr>
          <w:noProof/>
          <w:color w:val="000000"/>
        </w:rPr>
        <mc:AlternateContent>
          <mc:Choice Requires="wps">
            <w:drawing>
              <wp:anchor distT="0" distB="0" distL="114300" distR="114300" simplePos="0" relativeHeight="251645440" behindDoc="0" locked="0" layoutInCell="1" allowOverlap="1" wp14:anchorId="697B9831" wp14:editId="1299BC58">
                <wp:simplePos x="0" y="0"/>
                <wp:positionH relativeFrom="column">
                  <wp:posOffset>1191895</wp:posOffset>
                </wp:positionH>
                <wp:positionV relativeFrom="paragraph">
                  <wp:posOffset>613410</wp:posOffset>
                </wp:positionV>
                <wp:extent cx="939165" cy="172085"/>
                <wp:effectExtent l="6985" t="9525" r="6350" b="8890"/>
                <wp:wrapNone/>
                <wp:docPr id="8432" name="フローチャート : 代替処理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2085"/>
                        </a:xfrm>
                        <a:prstGeom prst="flowChartAlternateProcess">
                          <a:avLst/>
                        </a:prstGeom>
                        <a:solidFill>
                          <a:srgbClr val="FFFFFF"/>
                        </a:solidFill>
                        <a:ln w="12700" algn="ctr">
                          <a:solidFill>
                            <a:srgbClr val="000000"/>
                          </a:solidFill>
                          <a:miter lim="800000"/>
                          <a:headEnd/>
                          <a:tailEnd/>
                        </a:ln>
                      </wps:spPr>
                      <wps:txbx>
                        <w:txbxContent>
                          <w:p w14:paraId="599CAC5A"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4"/>
                              </w:rPr>
                              <w:t>CAN</w:t>
                            </w:r>
                            <w:r w:rsidRPr="00136B41">
                              <w:rPr>
                                <w:rFonts w:ascii="Century" w:eastAsia="MS Mincho" w:hAnsi="MS Mincho" w:cs="Times New Roman" w:hint="eastAsia"/>
                                <w:color w:val="000000"/>
                                <w:kern w:val="24"/>
                                <w:sz w:val="18"/>
                                <w:szCs w:val="18"/>
                                <w:eastAsianLayout w:id="1690115845"/>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97B9831" id="フローチャート : 代替処理 103" o:spid="_x0000_s1080" type="#_x0000_t176" style="position:absolute;left:0;text-align:left;margin-left:93.85pt;margin-top:48.3pt;width:73.95pt;height:13.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" strokeweight="1pt">
                <v:textbox inset="0,0,0,0">
                  <w:txbxContent>
                    <w:p w14:paraId="599CAC5A"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4"/>
                        </w:rPr>
                        <w:t>CAN</w:t>
                      </w:r>
                      <w:r w:rsidRPr="00136B41">
                        <w:rPr>
                          <w:rFonts w:ascii="Century" w:eastAsia="MS Mincho" w:hAnsi="MS Mincho" w:cs="Times New Roman" w:hint="eastAsia"/>
                          <w:color w:val="000000"/>
                          <w:kern w:val="24"/>
                          <w:sz w:val="18"/>
                          <w:szCs w:val="18"/>
                          <w:eastAsianLayout w:id="1690115845"/>
                        </w:rPr>
                        <w:t>受信部</w:t>
                      </w:r>
                    </w:p>
                  </w:txbxContent>
                </v:textbox>
              </v:shape>
            </w:pict>
          </mc:Fallback>
        </mc:AlternateContent>
      </w:r>
      <w:r w:rsidRPr="00AE2925">
        <w:rPr>
          <w:noProof/>
          <w:color w:val="000000"/>
        </w:rPr>
        <mc:AlternateContent>
          <mc:Choice Requires="wps">
            <w:drawing>
              <wp:anchor distT="0" distB="0" distL="114300" distR="114300" simplePos="0" relativeHeight="251650560" behindDoc="0" locked="0" layoutInCell="1" allowOverlap="1" wp14:anchorId="458A8DE8" wp14:editId="35BA333C">
                <wp:simplePos x="0" y="0"/>
                <wp:positionH relativeFrom="column">
                  <wp:posOffset>2852420</wp:posOffset>
                </wp:positionH>
                <wp:positionV relativeFrom="paragraph">
                  <wp:posOffset>561340</wp:posOffset>
                </wp:positionV>
                <wp:extent cx="1158240" cy="1270"/>
                <wp:effectExtent l="38100" t="76200" r="0" b="93980"/>
                <wp:wrapNone/>
                <wp:docPr id="8431"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8240" cy="127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220702A7" id="直線矢印コネクタ 116" o:spid="_x0000_s1026" type="#_x0000_t32" style="position:absolute;margin-left:224.6pt;margin-top:44.2pt;width:91.2pt;height:.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" strokecolor="#4a7ebb">
                <v:stroke startarrow="open"/>
                <o:lock v:ext="edit" shapetype="f"/>
              </v:shape>
            </w:pict>
          </mc:Fallback>
        </mc:AlternateContent>
      </w:r>
      <w:r w:rsidRPr="00AE2925">
        <w:rPr>
          <w:noProof/>
          <w:color w:val="000000"/>
        </w:rPr>
        <mc:AlternateContent>
          <mc:Choice Requires="wps">
            <w:drawing>
              <wp:anchor distT="4294967295" distB="4294967295" distL="114300" distR="114300" simplePos="0" relativeHeight="251639296" behindDoc="0" locked="0" layoutInCell="1" allowOverlap="1" wp14:anchorId="6F72CBA7" wp14:editId="508E32A7">
                <wp:simplePos x="0" y="0"/>
                <wp:positionH relativeFrom="column">
                  <wp:posOffset>1664970</wp:posOffset>
                </wp:positionH>
                <wp:positionV relativeFrom="paragraph">
                  <wp:posOffset>561339</wp:posOffset>
                </wp:positionV>
                <wp:extent cx="2332355" cy="0"/>
                <wp:effectExtent l="38100" t="76200" r="0" b="95250"/>
                <wp:wrapNone/>
                <wp:docPr id="8430"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32355" cy="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6CEC7C67" id="直線矢印コネクタ 90" o:spid="_x0000_s1026" type="#_x0000_t32" style="position:absolute;margin-left:131.1pt;margin-top:44.2pt;width:183.65pt;height:0;z-index:251639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" strokecolor="#4a7ebb">
                <v:stroke startarrow="open"/>
                <o:lock v:ext="edit" shapetype="f"/>
              </v:shape>
            </w:pict>
          </mc:Fallback>
        </mc:AlternateContent>
      </w:r>
      <w:r w:rsidRPr="00AE2925">
        <w:rPr>
          <w:noProof/>
          <w:color w:val="000000"/>
        </w:rPr>
        <mc:AlternateContent>
          <mc:Choice Requires="wps">
            <w:drawing>
              <wp:anchor distT="0" distB="0" distL="114300" distR="114300" simplePos="0" relativeHeight="251651584" behindDoc="0" locked="0" layoutInCell="1" allowOverlap="1" wp14:anchorId="21FBC5B9" wp14:editId="35D97717">
                <wp:simplePos x="0" y="0"/>
                <wp:positionH relativeFrom="column">
                  <wp:posOffset>1649730</wp:posOffset>
                </wp:positionH>
                <wp:positionV relativeFrom="paragraph">
                  <wp:posOffset>2008505</wp:posOffset>
                </wp:positionV>
                <wp:extent cx="3759200" cy="0"/>
                <wp:effectExtent l="7620" t="80645" r="14605" b="71755"/>
                <wp:wrapNone/>
                <wp:docPr id="8429" name="直線矢印コネクタ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20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D12501" id="直線矢印コネクタ 118" o:spid="_x0000_s1026" type="#_x0000_t32" style="position:absolute;margin-left:129.9pt;margin-top:158.15pt;width:296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" strokecolor="#4a7ebb">
                <v:stroke endarrow="open"/>
              </v:shape>
            </w:pict>
          </mc:Fallback>
        </mc:AlternateContent>
      </w:r>
      <w:r w:rsidRPr="00AE2925">
        <w:rPr>
          <w:noProof/>
          <w:color w:val="000000"/>
        </w:rPr>
        <mc:AlternateContent>
          <mc:Choice Requires="wps">
            <w:drawing>
              <wp:anchor distT="4294967295" distB="4294967295" distL="114300" distR="114300" simplePos="0" relativeHeight="251638272" behindDoc="0" locked="0" layoutInCell="1" allowOverlap="1" wp14:anchorId="52DD0E04" wp14:editId="3296255F">
                <wp:simplePos x="0" y="0"/>
                <wp:positionH relativeFrom="column">
                  <wp:posOffset>4010660</wp:posOffset>
                </wp:positionH>
                <wp:positionV relativeFrom="paragraph">
                  <wp:posOffset>354964</wp:posOffset>
                </wp:positionV>
                <wp:extent cx="1436370" cy="0"/>
                <wp:effectExtent l="38100" t="76200" r="0" b="95250"/>
                <wp:wrapNone/>
                <wp:docPr id="8428"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0AD9341" id="直線矢印コネクタ 89" o:spid="_x0000_s1026" type="#_x0000_t32" style="position:absolute;margin-left:315.8pt;margin-top:27.95pt;width:113.1pt;height:0;flip:x;z-index:2516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" strokecolor="#4a7ebb">
                <v:stroke endarrow="open"/>
                <o:lock v:ext="edit" shapetype="f"/>
              </v:shape>
            </w:pict>
          </mc:Fallback>
        </mc:AlternateContent>
      </w:r>
      <w:r w:rsidRPr="00AE2925">
        <w:rPr>
          <w:noProof/>
          <w:color w:val="000000"/>
        </w:rPr>
        <mc:AlternateContent>
          <mc:Choice Requires="wps">
            <w:drawing>
              <wp:anchor distT="0" distB="0" distL="114300" distR="114300" simplePos="0" relativeHeight="251652608" behindDoc="0" locked="0" layoutInCell="1" allowOverlap="1" wp14:anchorId="056F980F" wp14:editId="0FEAF6D4">
                <wp:simplePos x="0" y="0"/>
                <wp:positionH relativeFrom="column">
                  <wp:posOffset>3998595</wp:posOffset>
                </wp:positionH>
                <wp:positionV relativeFrom="paragraph">
                  <wp:posOffset>446405</wp:posOffset>
                </wp:positionV>
                <wp:extent cx="121285" cy="430530"/>
                <wp:effectExtent l="0" t="0" r="0" b="7620"/>
                <wp:wrapNone/>
                <wp:docPr id="8427" name="右大かっこ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285" cy="43053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53D367E9" id="右大かっこ 30" o:spid="_x0000_s1026" type="#_x0000_t86" style="position:absolute;margin-left:314.85pt;margin-top:35.15pt;width:9.55pt;height:33.9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" adj="6970" strokecolor="#4a7ebb"/>
            </w:pict>
          </mc:Fallback>
        </mc:AlternateContent>
      </w:r>
      <w:r w:rsidRPr="00AE2925">
        <w:rPr>
          <w:noProof/>
          <w:color w:val="000000"/>
        </w:rPr>
        <mc:AlternateContent>
          <mc:Choice Requires="wps">
            <w:drawing>
              <wp:anchor distT="0" distB="0" distL="114300" distR="114300" simplePos="0" relativeHeight="251665920" behindDoc="0" locked="0" layoutInCell="1" allowOverlap="1" wp14:anchorId="25291A71" wp14:editId="0B684103">
                <wp:simplePos x="0" y="0"/>
                <wp:positionH relativeFrom="column">
                  <wp:posOffset>2416175</wp:posOffset>
                </wp:positionH>
                <wp:positionV relativeFrom="paragraph">
                  <wp:posOffset>603250</wp:posOffset>
                </wp:positionV>
                <wp:extent cx="939165" cy="182245"/>
                <wp:effectExtent l="12065" t="8890" r="10795" b="8890"/>
                <wp:wrapNone/>
                <wp:docPr id="8426" name="フローチャート : 代替処理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2245"/>
                        </a:xfrm>
                        <a:prstGeom prst="flowChartAlternateProcess">
                          <a:avLst/>
                        </a:prstGeom>
                        <a:solidFill>
                          <a:srgbClr val="FFFFFF"/>
                        </a:solidFill>
                        <a:ln w="12700" algn="ctr">
                          <a:solidFill>
                            <a:srgbClr val="000000"/>
                          </a:solidFill>
                          <a:miter lim="800000"/>
                          <a:headEnd/>
                          <a:tailEnd/>
                        </a:ln>
                      </wps:spPr>
                      <wps:txbx>
                        <w:txbxContent>
                          <w:p w14:paraId="37F6FD9F"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7"/>
                              </w:rPr>
                              <w:t>CAN</w:t>
                            </w:r>
                            <w:r w:rsidRPr="00136B41">
                              <w:rPr>
                                <w:rFonts w:ascii="Century" w:eastAsia="MS Mincho" w:hAnsi="MS Mincho" w:cs="Times New Roman" w:hint="eastAsia"/>
                                <w:color w:val="000000"/>
                                <w:kern w:val="24"/>
                                <w:sz w:val="18"/>
                                <w:szCs w:val="18"/>
                                <w:eastAsianLayout w:id="1690115848"/>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291A71" id="フローチャート : 代替処理 87" o:spid="_x0000_s1081" type="#_x0000_t176" style="position:absolute;left:0;text-align:left;margin-left:190.25pt;margin-top:47.5pt;width:73.95pt;height:14.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" strokeweight="1pt">
                <v:textbox inset="0,0,0,0">
                  <w:txbxContent>
                    <w:p w14:paraId="37F6FD9F"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7"/>
                        </w:rPr>
                        <w:t>CAN</w:t>
                      </w:r>
                      <w:r w:rsidRPr="00136B41">
                        <w:rPr>
                          <w:rFonts w:ascii="Century" w:eastAsia="MS Mincho" w:hAnsi="MS Mincho" w:cs="Times New Roman" w:hint="eastAsia"/>
                          <w:color w:val="000000"/>
                          <w:kern w:val="24"/>
                          <w:sz w:val="18"/>
                          <w:szCs w:val="18"/>
                          <w:eastAsianLayout w:id="1690115848"/>
                        </w:rPr>
                        <w:t>受信部</w:t>
                      </w:r>
                    </w:p>
                  </w:txbxContent>
                </v:textbox>
              </v:shape>
            </w:pict>
          </mc:Fallback>
        </mc:AlternateContent>
      </w:r>
      <w:r w:rsidRPr="00AE2925">
        <w:rPr>
          <w:noProof/>
          <w:color w:val="000000"/>
        </w:rPr>
        <mc:AlternateContent>
          <mc:Choice Requires="wps">
            <w:drawing>
              <wp:anchor distT="0" distB="0" distL="114300" distR="114300" simplePos="0" relativeHeight="251640320" behindDoc="0" locked="0" layoutInCell="1" allowOverlap="1" wp14:anchorId="34E83439" wp14:editId="7C31DC3C">
                <wp:simplePos x="0" y="0"/>
                <wp:positionH relativeFrom="column">
                  <wp:posOffset>867410</wp:posOffset>
                </wp:positionH>
                <wp:positionV relativeFrom="paragraph">
                  <wp:posOffset>332740</wp:posOffset>
                </wp:positionV>
                <wp:extent cx="3250565" cy="276225"/>
                <wp:effectExtent l="0" t="0" r="0" b="0"/>
                <wp:wrapNone/>
                <wp:docPr id="8425"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0565" cy="276225"/>
                        </a:xfrm>
                        <a:prstGeom prst="rect">
                          <a:avLst/>
                        </a:prstGeom>
                        <a:noFill/>
                      </wps:spPr>
                      <wps:txbx>
                        <w:txbxContent>
                          <w:p w14:paraId="76BD7966"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16"/>
                                <w:szCs w:val="20"/>
                                <w:eastAsianLayout w:id="1690115848"/>
                              </w:rPr>
                              <w:t xml:space="preserve">  </w:t>
                            </w:r>
                            <w:r w:rsidRPr="00136B41">
                              <w:rPr>
                                <w:rFonts w:ascii="Century" w:eastAsia="MS Mincho" w:hAnsi="MS Mincho" w:cs="Times New Roman" w:hint="eastAsia"/>
                                <w:color w:val="000000"/>
                                <w:kern w:val="24"/>
                                <w:sz w:val="16"/>
                                <w:szCs w:val="20"/>
                                <w:eastAsianLayout w:id="1690115849"/>
                              </w:rPr>
                              <w:t>サスペンション「</w:t>
                            </w:r>
                            <w:r w:rsidRPr="00136B41">
                              <w:rPr>
                                <w:rFonts w:ascii="Century" w:eastAsia="MS Mincho" w:hAnsi="Century" w:cs="Times New Roman"/>
                                <w:color w:val="000000"/>
                                <w:kern w:val="24"/>
                                <w:sz w:val="16"/>
                                <w:szCs w:val="20"/>
                                <w:eastAsianLayout w:id="1690115850"/>
                              </w:rPr>
                              <w:t>Sport</w:t>
                            </w:r>
                            <w:r w:rsidRPr="00136B41">
                              <w:rPr>
                                <w:rFonts w:ascii="Century" w:eastAsia="MS Mincho" w:hAnsi="MS Mincho" w:cs="Times New Roman" w:hint="eastAsia"/>
                                <w:color w:val="000000"/>
                                <w:kern w:val="24"/>
                                <w:sz w:val="16"/>
                                <w:szCs w:val="20"/>
                                <w:eastAsianLayout w:id="1690115851"/>
                              </w:rPr>
                              <w:t>」押下情報を送信する</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4E83439" id="_x0000_s1082" type="#_x0000_t202" style="position:absolute;left:0;text-align:left;margin-left:68.3pt;margin-top:26.2pt;width:255.95pt;height:21.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" filled="f" stroked="f">
                <v:textbox style="mso-fit-shape-to-text:t">
                  <w:txbxContent>
                    <w:p w14:paraId="76BD7966" w14:textId="77777777" w:rsidR="00BB68AF" w:rsidRPr="00136B41" w:rsidRDefault="00BB68AF" w:rsidP="00BB68AF">
                      <w:pPr>
                        <w:pStyle w:val="NormalWeb"/>
                        <w:spacing w:before="0" w:beforeAutospacing="0" w:after="0" w:afterAutospacing="0"/>
                        <w:rPr>
                          <w:sz w:val="21"/>
                        </w:rPr>
                      </w:pPr>
                      <w:r w:rsidRPr="00136B41">
                        <w:rPr>
                          <w:rFonts w:ascii="Century" w:eastAsia="MS Mincho" w:hAnsi="Century" w:cs="Times New Roman"/>
                          <w:color w:val="000000"/>
                          <w:kern w:val="24"/>
                          <w:sz w:val="16"/>
                          <w:szCs w:val="20"/>
                          <w:eastAsianLayout w:id="1690115848"/>
                        </w:rPr>
                        <w:t xml:space="preserve">  </w:t>
                      </w:r>
                      <w:r w:rsidRPr="00136B41">
                        <w:rPr>
                          <w:rFonts w:ascii="Century" w:eastAsia="MS Mincho" w:hAnsi="MS Mincho" w:cs="Times New Roman" w:hint="eastAsia"/>
                          <w:color w:val="000000"/>
                          <w:kern w:val="24"/>
                          <w:sz w:val="16"/>
                          <w:szCs w:val="20"/>
                          <w:eastAsianLayout w:id="1690115849"/>
                        </w:rPr>
                        <w:t>サスペンション「</w:t>
                      </w:r>
                      <w:r w:rsidRPr="00136B41">
                        <w:rPr>
                          <w:rFonts w:ascii="Century" w:eastAsia="MS Mincho" w:hAnsi="Century" w:cs="Times New Roman"/>
                          <w:color w:val="000000"/>
                          <w:kern w:val="24"/>
                          <w:sz w:val="16"/>
                          <w:szCs w:val="20"/>
                          <w:eastAsianLayout w:id="1690115850"/>
                        </w:rPr>
                        <w:t>Sport</w:t>
                      </w:r>
                      <w:r w:rsidRPr="00136B41">
                        <w:rPr>
                          <w:rFonts w:ascii="Century" w:eastAsia="MS Mincho" w:hAnsi="MS Mincho" w:cs="Times New Roman" w:hint="eastAsia"/>
                          <w:color w:val="000000"/>
                          <w:kern w:val="24"/>
                          <w:sz w:val="16"/>
                          <w:szCs w:val="20"/>
                          <w:eastAsianLayout w:id="1690115851"/>
                        </w:rPr>
                        <w:t>」押下情報を送信する</w:t>
                      </w:r>
                    </w:p>
                  </w:txbxContent>
                </v:textbox>
              </v:shape>
            </w:pict>
          </mc:Fallback>
        </mc:AlternateContent>
      </w:r>
      <w:r w:rsidRPr="00AE2925">
        <w:rPr>
          <w:noProof/>
          <w:color w:val="000000"/>
        </w:rPr>
        <mc:AlternateContent>
          <mc:Choice Requires="wps">
            <w:drawing>
              <wp:anchor distT="0" distB="0" distL="114300" distR="114300" simplePos="0" relativeHeight="251647488" behindDoc="0" locked="0" layoutInCell="1" allowOverlap="1" wp14:anchorId="4B283A02" wp14:editId="148F1EA9">
                <wp:simplePos x="0" y="0"/>
                <wp:positionH relativeFrom="column">
                  <wp:posOffset>4814570</wp:posOffset>
                </wp:positionH>
                <wp:positionV relativeFrom="paragraph">
                  <wp:posOffset>3271520</wp:posOffset>
                </wp:positionV>
                <wp:extent cx="1264920" cy="221615"/>
                <wp:effectExtent l="10160" t="10160" r="10795" b="6350"/>
                <wp:wrapNone/>
                <wp:docPr id="8423"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21615"/>
                        </a:xfrm>
                        <a:prstGeom prst="flowChartAlternateProcess">
                          <a:avLst/>
                        </a:prstGeom>
                        <a:solidFill>
                          <a:srgbClr val="FFFFFF"/>
                        </a:solidFill>
                        <a:ln w="12700" algn="ctr">
                          <a:solidFill>
                            <a:srgbClr val="000000"/>
                          </a:solidFill>
                          <a:miter lim="800000"/>
                          <a:headEnd/>
                          <a:tailEnd/>
                        </a:ln>
                      </wps:spPr>
                      <wps:txbx>
                        <w:txbxContent>
                          <w:p w14:paraId="086F3CA1" w14:textId="77777777" w:rsidR="00BB68AF" w:rsidRDefault="00BB68AF" w:rsidP="00BB68AF">
                            <w:pPr>
                              <w:pStyle w:val="NormalWeb"/>
                              <w:spacing w:before="0" w:beforeAutospacing="0" w:after="0" w:afterAutospacing="0"/>
                              <w:jc w:val="cente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B283A02" id="_x0000_s1083" type="#_x0000_t176" style="position:absolute;left:0;text-align:left;margin-left:379.1pt;margin-top:257.6pt;width:99.6pt;height:17.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" strokeweight="1pt">
                <v:textbox inset="0,0,0,0">
                  <w:txbxContent>
                    <w:p w14:paraId="086F3CA1" w14:textId="77777777" w:rsidR="00BB68AF" w:rsidRDefault="00BB68AF" w:rsidP="00BB68AF">
                      <w:pPr>
                        <w:pStyle w:val="NormalWeb"/>
                        <w:spacing w:before="0" w:beforeAutospacing="0" w:after="0" w:afterAutospacing="0"/>
                        <w:jc w:val="cente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txbxContent>
                </v:textbox>
              </v:shape>
            </w:pict>
          </mc:Fallback>
        </mc:AlternateContent>
      </w:r>
      <w:r w:rsidRPr="00AE2925">
        <w:rPr>
          <w:noProof/>
          <w:color w:val="000000"/>
        </w:rPr>
        <mc:AlternateContent>
          <mc:Choice Requires="wps">
            <w:drawing>
              <wp:anchor distT="0" distB="0" distL="114300" distR="114300" simplePos="0" relativeHeight="251643392" behindDoc="0" locked="0" layoutInCell="1" allowOverlap="1" wp14:anchorId="61464D9E" wp14:editId="2D606201">
                <wp:simplePos x="0" y="0"/>
                <wp:positionH relativeFrom="column">
                  <wp:posOffset>979170</wp:posOffset>
                </wp:positionH>
                <wp:positionV relativeFrom="paragraph">
                  <wp:posOffset>795020</wp:posOffset>
                </wp:positionV>
                <wp:extent cx="1368425" cy="777875"/>
                <wp:effectExtent l="13335" t="10160" r="8890" b="12065"/>
                <wp:wrapNone/>
                <wp:docPr id="8422" name="フローチャート : 代替処理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425" cy="777875"/>
                        </a:xfrm>
                        <a:prstGeom prst="flowChartAlternateProcess">
                          <a:avLst/>
                        </a:prstGeom>
                        <a:solidFill>
                          <a:srgbClr val="FFFFFF"/>
                        </a:solidFill>
                        <a:ln w="12700" algn="ctr">
                          <a:solidFill>
                            <a:srgbClr val="000000"/>
                          </a:solidFill>
                          <a:miter lim="800000"/>
                          <a:headEnd/>
                          <a:tailEnd/>
                        </a:ln>
                      </wps:spPr>
                      <wps:txbx>
                        <w:txbxContent>
                          <w:p w14:paraId="73B71F2E"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0"/>
                              </w:rPr>
                              <w:t>サスペンション設定「</w:t>
                            </w:r>
                            <w:r w:rsidRPr="00117637">
                              <w:rPr>
                                <w:rFonts w:ascii="Century" w:eastAsia="MS Mincho" w:hAnsi="Century" w:cs="Times New Roman"/>
                                <w:color w:val="000000"/>
                                <w:kern w:val="24"/>
                                <w:sz w:val="18"/>
                                <w:szCs w:val="18"/>
                                <w:eastAsianLayout w:id="1690115851"/>
                              </w:rPr>
                              <w:t>Normal</w:t>
                            </w:r>
                            <w:r w:rsidRPr="00117637">
                              <w:rPr>
                                <w:rFonts w:ascii="Century" w:eastAsia="MS Mincho" w:hAnsi="MS Mincho" w:cs="Times New Roman" w:hint="eastAsia"/>
                                <w:color w:val="000000"/>
                                <w:kern w:val="24"/>
                                <w:sz w:val="18"/>
                                <w:szCs w:val="18"/>
                                <w:eastAsianLayout w:id="1690115852"/>
                              </w:rPr>
                              <w:t>」⇒「</w:t>
                            </w:r>
                            <w:r w:rsidRPr="00117637">
                              <w:rPr>
                                <w:rFonts w:ascii="Century" w:eastAsia="MS Mincho" w:hAnsi="Century" w:cs="Times New Roman"/>
                                <w:color w:val="000000"/>
                                <w:kern w:val="24"/>
                                <w:sz w:val="18"/>
                                <w:szCs w:val="18"/>
                                <w:eastAsianLayout w:id="1690115853"/>
                              </w:rPr>
                              <w:t>Sport</w:t>
                            </w:r>
                            <w:r w:rsidRPr="00117637">
                              <w:rPr>
                                <w:rFonts w:ascii="Century" w:eastAsia="MS Mincho" w:hAnsi="MS Mincho" w:cs="Times New Roman" w:hint="eastAsia"/>
                                <w:color w:val="000000"/>
                                <w:kern w:val="24"/>
                                <w:sz w:val="18"/>
                                <w:szCs w:val="18"/>
                                <w:eastAsianLayout w:id="1690115854"/>
                              </w:rPr>
                              <w:t>」</w:t>
                            </w:r>
                          </w:p>
                          <w:p w14:paraId="5334297C"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5"/>
                              </w:rPr>
                              <w:t>ステアリング</w:t>
                            </w:r>
                          </w:p>
                          <w:p w14:paraId="13286AF8"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6"/>
                              </w:rPr>
                              <w:t>設定「</w:t>
                            </w:r>
                            <w:r w:rsidRPr="00117637">
                              <w:rPr>
                                <w:rFonts w:ascii="Century" w:eastAsia="MS Mincho" w:hAnsi="Century" w:cs="Times New Roman"/>
                                <w:color w:val="000000"/>
                                <w:kern w:val="24"/>
                                <w:sz w:val="18"/>
                                <w:szCs w:val="18"/>
                                <w:eastAsianLayout w:id="1690115840"/>
                              </w:rPr>
                              <w:t>Normal</w:t>
                            </w:r>
                            <w:r w:rsidRPr="00117637">
                              <w:rPr>
                                <w:rFonts w:ascii="Century" w:eastAsia="MS Mincho" w:hAnsi="MS Mincho" w:cs="Times New Roman" w:hint="eastAsia"/>
                                <w:color w:val="000000"/>
                                <w:kern w:val="24"/>
                                <w:sz w:val="18"/>
                                <w:szCs w:val="18"/>
                                <w:eastAsianLayout w:id="1690115841"/>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464D9E" id="フローチャート : 代替処理 100" o:spid="_x0000_s1084" type="#_x0000_t176" style="position:absolute;left:0;text-align:left;margin-left:77.1pt;margin-top:62.6pt;width:107.75pt;height:61.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" strokeweight="1pt">
                <v:textbox inset="0,0,0,0">
                  <w:txbxContent>
                    <w:p w14:paraId="73B71F2E"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0"/>
                        </w:rPr>
                        <w:t>サスペンション設定「</w:t>
                      </w:r>
                      <w:r w:rsidRPr="00117637">
                        <w:rPr>
                          <w:rFonts w:ascii="Century" w:eastAsia="MS Mincho" w:hAnsi="Century" w:cs="Times New Roman"/>
                          <w:color w:val="000000"/>
                          <w:kern w:val="24"/>
                          <w:sz w:val="18"/>
                          <w:szCs w:val="18"/>
                          <w:eastAsianLayout w:id="1690115851"/>
                        </w:rPr>
                        <w:t>Normal</w:t>
                      </w:r>
                      <w:r w:rsidRPr="00117637">
                        <w:rPr>
                          <w:rFonts w:ascii="Century" w:eastAsia="MS Mincho" w:hAnsi="MS Mincho" w:cs="Times New Roman" w:hint="eastAsia"/>
                          <w:color w:val="000000"/>
                          <w:kern w:val="24"/>
                          <w:sz w:val="18"/>
                          <w:szCs w:val="18"/>
                          <w:eastAsianLayout w:id="1690115852"/>
                        </w:rPr>
                        <w:t>」⇒「</w:t>
                      </w:r>
                      <w:r w:rsidRPr="00117637">
                        <w:rPr>
                          <w:rFonts w:ascii="Century" w:eastAsia="MS Mincho" w:hAnsi="Century" w:cs="Times New Roman"/>
                          <w:color w:val="000000"/>
                          <w:kern w:val="24"/>
                          <w:sz w:val="18"/>
                          <w:szCs w:val="18"/>
                          <w:eastAsianLayout w:id="1690115853"/>
                        </w:rPr>
                        <w:t>Sport</w:t>
                      </w:r>
                      <w:r w:rsidRPr="00117637">
                        <w:rPr>
                          <w:rFonts w:ascii="Century" w:eastAsia="MS Mincho" w:hAnsi="MS Mincho" w:cs="Times New Roman" w:hint="eastAsia"/>
                          <w:color w:val="000000"/>
                          <w:kern w:val="24"/>
                          <w:sz w:val="18"/>
                          <w:szCs w:val="18"/>
                          <w:eastAsianLayout w:id="1690115854"/>
                        </w:rPr>
                        <w:t>」</w:t>
                      </w:r>
                    </w:p>
                    <w:p w14:paraId="5334297C"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5"/>
                        </w:rPr>
                        <w:t>ステアリング</w:t>
                      </w:r>
                    </w:p>
                    <w:p w14:paraId="13286AF8"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6"/>
                        </w:rPr>
                        <w:t>設定「</w:t>
                      </w:r>
                      <w:r w:rsidRPr="00117637">
                        <w:rPr>
                          <w:rFonts w:ascii="Century" w:eastAsia="MS Mincho" w:hAnsi="Century" w:cs="Times New Roman"/>
                          <w:color w:val="000000"/>
                          <w:kern w:val="24"/>
                          <w:sz w:val="18"/>
                          <w:szCs w:val="18"/>
                          <w:eastAsianLayout w:id="1690115840"/>
                        </w:rPr>
                        <w:t>Normal</w:t>
                      </w:r>
                      <w:r w:rsidRPr="00117637">
                        <w:rPr>
                          <w:rFonts w:ascii="Century" w:eastAsia="MS Mincho" w:hAnsi="MS Mincho" w:cs="Times New Roman" w:hint="eastAsia"/>
                          <w:color w:val="000000"/>
                          <w:kern w:val="24"/>
                          <w:sz w:val="18"/>
                          <w:szCs w:val="18"/>
                          <w:eastAsianLayout w:id="1690115841"/>
                        </w:rPr>
                        <w:t>」</w:t>
                      </w:r>
                    </w:p>
                  </w:txbxContent>
                </v:textbox>
              </v:shape>
            </w:pict>
          </mc:Fallback>
        </mc:AlternateContent>
      </w:r>
      <w:r w:rsidRPr="00AE2925">
        <w:rPr>
          <w:noProof/>
          <w:color w:val="000000"/>
        </w:rPr>
        <mc:AlternateContent>
          <mc:Choice Requires="wps">
            <w:drawing>
              <wp:anchor distT="0" distB="0" distL="114300" distR="114300" simplePos="0" relativeHeight="251662848" behindDoc="0" locked="0" layoutInCell="1" allowOverlap="1" wp14:anchorId="611CA001" wp14:editId="15AED01E">
                <wp:simplePos x="0" y="0"/>
                <wp:positionH relativeFrom="column">
                  <wp:posOffset>74295</wp:posOffset>
                </wp:positionH>
                <wp:positionV relativeFrom="paragraph">
                  <wp:posOffset>613410</wp:posOffset>
                </wp:positionV>
                <wp:extent cx="939165" cy="174625"/>
                <wp:effectExtent l="13335" t="9525" r="9525" b="6350"/>
                <wp:wrapNone/>
                <wp:docPr id="8421" name="フローチャート : 代替処理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5881676D"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sidRPr="00136B41">
                              <w:rPr>
                                <w:rFonts w:ascii="Century" w:eastAsia="MS Mincho" w:hAnsi="MS Mincho" w:cs="Times New Roman" w:hint="eastAsia"/>
                                <w:color w:val="000000"/>
                                <w:kern w:val="24"/>
                                <w:sz w:val="18"/>
                                <w:szCs w:val="20"/>
                                <w:eastAsianLayout w:id="1690115840"/>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1CA001" id="フローチャート : 代替処理 80" o:spid="_x0000_s1085" type="#_x0000_t176" style="position:absolute;left:0;text-align:left;margin-left:5.85pt;margin-top:48.3pt;width:73.95pt;height:13.7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" strokeweight="1pt">
                <v:textbox inset="0,0,0,0">
                  <w:txbxContent>
                    <w:p w14:paraId="5881676D" w14:textId="77777777" w:rsidR="00BB68AF" w:rsidRPr="00136B41" w:rsidRDefault="00BB68AF" w:rsidP="00BB68AF">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sidRPr="00136B41">
                        <w:rPr>
                          <w:rFonts w:ascii="Century" w:eastAsia="MS Mincho" w:hAnsi="MS Mincho" w:cs="Times New Roman" w:hint="eastAsia"/>
                          <w:color w:val="000000"/>
                          <w:kern w:val="24"/>
                          <w:sz w:val="18"/>
                          <w:szCs w:val="20"/>
                          <w:eastAsianLayout w:id="1690115840"/>
                        </w:rPr>
                        <w:t>受信部</w:t>
                      </w:r>
                    </w:p>
                  </w:txbxContent>
                </v:textbox>
              </v:shape>
            </w:pict>
          </mc:Fallback>
        </mc:AlternateContent>
      </w:r>
      <w:r w:rsidRPr="00AE2925">
        <w:rPr>
          <w:noProof/>
          <w:color w:val="000000"/>
        </w:rPr>
        <mc:AlternateContent>
          <mc:Choice Requires="wps">
            <w:drawing>
              <wp:anchor distT="0" distB="0" distL="114300" distR="114300" simplePos="0" relativeHeight="251682304" behindDoc="0" locked="0" layoutInCell="1" allowOverlap="1" wp14:anchorId="22333F00" wp14:editId="592BBB7B">
                <wp:simplePos x="0" y="0"/>
                <wp:positionH relativeFrom="column">
                  <wp:posOffset>3867785</wp:posOffset>
                </wp:positionH>
                <wp:positionV relativeFrom="paragraph">
                  <wp:posOffset>843915</wp:posOffset>
                </wp:positionV>
                <wp:extent cx="2364105" cy="276225"/>
                <wp:effectExtent l="0" t="0" r="0" b="0"/>
                <wp:wrapNone/>
                <wp:docPr id="8420"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105" cy="276225"/>
                        </a:xfrm>
                        <a:prstGeom prst="rect">
                          <a:avLst/>
                        </a:prstGeom>
                        <a:noFill/>
                      </wps:spPr>
                      <wps:txbx>
                        <w:txbxContent>
                          <w:p w14:paraId="2D643DAD"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Century" w:cs="Times New Roman" w:hint="eastAsia"/>
                                <w:color w:val="000000"/>
                                <w:kern w:val="24"/>
                                <w:sz w:val="18"/>
                                <w:szCs w:val="22"/>
                              </w:rPr>
                              <w:t>操作無し</w:t>
                            </w:r>
                            <w:r>
                              <w:rPr>
                                <w:rFonts w:ascii="Century" w:eastAsia="MS Mincho" w:hAnsi="MS Mincho" w:cs="Times New Roman" w:hint="eastAsia"/>
                                <w:color w:val="000000"/>
                                <w:kern w:val="24"/>
                                <w:sz w:val="18"/>
                                <w:szCs w:val="22"/>
                              </w:rPr>
                              <w:t>]</w:t>
                            </w:r>
                            <w:r>
                              <w:rPr>
                                <w:rFonts w:ascii="Century" w:eastAsia="MS Mincho" w:hAnsi="MS Mincho" w:cs="Times New Roman" w:hint="eastAsia"/>
                                <w:color w:val="000000"/>
                                <w:kern w:val="24"/>
                                <w:sz w:val="18"/>
                                <w:szCs w:val="22"/>
                              </w:rPr>
                              <w:t xml:space="preserve">　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2333F00" id="_x0000_s1086" type="#_x0000_t202" style="position:absolute;left:0;text-align:left;margin-left:304.55pt;margin-top:66.45pt;width:186.15pt;height:21.7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" filled="f" stroked="f">
                <v:textbox style="mso-fit-shape-to-text:t">
                  <w:txbxContent>
                    <w:p w14:paraId="2D643DAD" w14:textId="77777777" w:rsidR="00BB68AF" w:rsidRPr="00136B41" w:rsidRDefault="00BB68AF" w:rsidP="00BB68A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Century" w:cs="Times New Roman" w:hint="eastAsia"/>
                          <w:color w:val="000000"/>
                          <w:kern w:val="24"/>
                          <w:sz w:val="18"/>
                          <w:szCs w:val="22"/>
                        </w:rPr>
                        <w:t>操作無し</w:t>
                      </w:r>
                      <w:r>
                        <w:rPr>
                          <w:rFonts w:ascii="Century" w:eastAsia="MS Mincho" w:hAnsi="MS Mincho" w:cs="Times New Roman" w:hint="eastAsia"/>
                          <w:color w:val="000000"/>
                          <w:kern w:val="24"/>
                          <w:sz w:val="18"/>
                          <w:szCs w:val="22"/>
                        </w:rPr>
                        <w:t>]</w:t>
                      </w:r>
                      <w:r>
                        <w:rPr>
                          <w:rFonts w:ascii="Century" w:eastAsia="MS Mincho" w:hAnsi="MS Mincho" w:cs="Times New Roman" w:hint="eastAsia"/>
                          <w:color w:val="000000"/>
                          <w:kern w:val="24"/>
                          <w:sz w:val="18"/>
                          <w:szCs w:val="22"/>
                        </w:rPr>
                        <w:t xml:space="preserve">　イベント送信</w:t>
                      </w:r>
                    </w:p>
                  </w:txbxContent>
                </v:textbox>
              </v:shape>
            </w:pict>
          </mc:Fallback>
        </mc:AlternateContent>
      </w:r>
      <w:r w:rsidRPr="00AE2925">
        <w:rPr>
          <w:rFonts w:hint="eastAsia"/>
          <w:noProof/>
          <w:color w:val="000000"/>
        </w:rPr>
        <mc:AlternateContent>
          <mc:Choice Requires="wps">
            <w:drawing>
              <wp:anchor distT="0" distB="0" distL="114300" distR="114300" simplePos="0" relativeHeight="251667968" behindDoc="0" locked="0" layoutInCell="1" allowOverlap="1" wp14:anchorId="2304A769" wp14:editId="737D187D">
                <wp:simplePos x="0" y="0"/>
                <wp:positionH relativeFrom="column">
                  <wp:posOffset>1191895</wp:posOffset>
                </wp:positionH>
                <wp:positionV relativeFrom="paragraph">
                  <wp:posOffset>1784350</wp:posOffset>
                </wp:positionV>
                <wp:extent cx="3349625" cy="276225"/>
                <wp:effectExtent l="0" t="0" r="0" b="635"/>
                <wp:wrapNone/>
                <wp:docPr id="8419"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4B8DB"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 xml:space="preserve">Normal(steer) </w:t>
                            </w:r>
                            <w:r>
                              <w:rPr>
                                <w:rFonts w:ascii="Century" w:eastAsia="MS Mincho" w:hAnsi="MS Mincho" w:cs="Times New Roman" w:hint="eastAsia"/>
                                <w:color w:val="000000"/>
                                <w:kern w:val="24"/>
                                <w:sz w:val="18"/>
                                <w:szCs w:val="18"/>
                              </w:rPr>
                              <w:t>イベント送信</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304A769" id="_x0000_s1087" type="#_x0000_t202" style="position:absolute;left:0;text-align:left;margin-left:93.85pt;margin-top:140.5pt;width:263.75pt;height:21.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" filled="f" stroked="f">
                <v:textbox style="mso-fit-shape-to-text:t">
                  <w:txbxContent>
                    <w:p w14:paraId="5CD4B8DB"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 xml:space="preserve">Normal(steer) </w:t>
                      </w:r>
                      <w:r>
                        <w:rPr>
                          <w:rFonts w:ascii="Century" w:eastAsia="MS Mincho" w:hAnsi="MS Mincho" w:cs="Times New Roman" w:hint="eastAsia"/>
                          <w:color w:val="000000"/>
                          <w:kern w:val="24"/>
                          <w:sz w:val="18"/>
                          <w:szCs w:val="18"/>
                        </w:rPr>
                        <w:t>イベント送信</w:t>
                      </w:r>
                    </w:p>
                  </w:txbxContent>
                </v:textbox>
              </v:shape>
            </w:pict>
          </mc:Fallback>
        </mc:AlternateContent>
      </w:r>
      <w:r w:rsidRPr="00AE2925">
        <w:rPr>
          <w:noProof/>
          <w:color w:val="000000"/>
        </w:rPr>
        <mc:AlternateContent>
          <mc:Choice Requires="wps">
            <w:drawing>
              <wp:anchor distT="0" distB="0" distL="114300" distR="114300" simplePos="0" relativeHeight="251691520" behindDoc="0" locked="0" layoutInCell="1" allowOverlap="1" wp14:anchorId="04973AC5" wp14:editId="12FB9BE2">
                <wp:simplePos x="0" y="0"/>
                <wp:positionH relativeFrom="column">
                  <wp:posOffset>1302385</wp:posOffset>
                </wp:positionH>
                <wp:positionV relativeFrom="paragraph">
                  <wp:posOffset>2517775</wp:posOffset>
                </wp:positionV>
                <wp:extent cx="3349625" cy="276225"/>
                <wp:effectExtent l="3175" t="0" r="0" b="635"/>
                <wp:wrapNone/>
                <wp:docPr id="8418"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097DC"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1s</w:t>
                            </w:r>
                            <w:r>
                              <w:rPr>
                                <w:rFonts w:ascii="Century" w:eastAsia="MS Mincho" w:hAnsi="MS Mincho" w:cs="Times New Roman" w:hint="eastAsia"/>
                                <w:color w:val="000000"/>
                                <w:kern w:val="24"/>
                                <w:sz w:val="18"/>
                                <w:szCs w:val="18"/>
                              </w:rPr>
                              <w:t>定期</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4973AC5" id="_x0000_s1088" type="#_x0000_t202" style="position:absolute;left:0;text-align:left;margin-left:102.55pt;margin-top:198.25pt;width:263.75pt;height:21.7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" filled="f" stroked="f">
                <v:textbox style="mso-fit-shape-to-text:t">
                  <w:txbxContent>
                    <w:p w14:paraId="7B3097DC" w14:textId="77777777" w:rsidR="00BB68AF" w:rsidRPr="00136B41" w:rsidRDefault="00BB68AF" w:rsidP="00BB68A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1s</w:t>
                      </w:r>
                      <w:r>
                        <w:rPr>
                          <w:rFonts w:ascii="Century" w:eastAsia="MS Mincho" w:hAnsi="MS Mincho" w:cs="Times New Roman" w:hint="eastAsia"/>
                          <w:color w:val="000000"/>
                          <w:kern w:val="24"/>
                          <w:sz w:val="18"/>
                          <w:szCs w:val="18"/>
                        </w:rPr>
                        <w:t>定期</w:t>
                      </w:r>
                    </w:p>
                  </w:txbxContent>
                </v:textbox>
              </v:shape>
            </w:pict>
          </mc:Fallback>
        </mc:AlternateContent>
      </w:r>
      <w:r w:rsidRPr="00AE2925">
        <w:rPr>
          <w:noProof/>
          <w:color w:val="000000"/>
        </w:rPr>
        <mc:AlternateContent>
          <mc:Choice Requires="wps">
            <w:drawing>
              <wp:anchor distT="0" distB="0" distL="114300" distR="114300" simplePos="0" relativeHeight="251679232" behindDoc="0" locked="0" layoutInCell="1" allowOverlap="1" wp14:anchorId="38B63FF4" wp14:editId="3B3E20C6">
                <wp:simplePos x="0" y="0"/>
                <wp:positionH relativeFrom="column">
                  <wp:posOffset>5452110</wp:posOffset>
                </wp:positionH>
                <wp:positionV relativeFrom="paragraph">
                  <wp:posOffset>354965</wp:posOffset>
                </wp:positionV>
                <wp:extent cx="767715" cy="0"/>
                <wp:effectExtent l="9525" t="8255" r="13335" b="10795"/>
                <wp:wrapNone/>
                <wp:docPr id="8417" name="AutoShape 80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0C5152" id="AutoShape 8005" o:spid="_x0000_s1026" type="#_x0000_t32" style="position:absolute;margin-left:429.3pt;margin-top:27.95pt;width:60.45pt;height: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">
                <v:stroke dashstyle="1 1"/>
              </v:shape>
            </w:pict>
          </mc:Fallback>
        </mc:AlternateContent>
      </w:r>
      <w:r w:rsidRPr="00AE2925">
        <w:rPr>
          <w:noProof/>
          <w:color w:val="000000"/>
        </w:rPr>
        <mc:AlternateContent>
          <mc:Choice Requires="wps">
            <w:drawing>
              <wp:anchor distT="4294967295" distB="4294967295" distL="114300" distR="114300" simplePos="0" relativeHeight="251681280" behindDoc="0" locked="0" layoutInCell="1" allowOverlap="1" wp14:anchorId="42C049CF" wp14:editId="4BB07559">
                <wp:simplePos x="0" y="0"/>
                <wp:positionH relativeFrom="column">
                  <wp:posOffset>3990975</wp:posOffset>
                </wp:positionH>
                <wp:positionV relativeFrom="paragraph">
                  <wp:posOffset>1115694</wp:posOffset>
                </wp:positionV>
                <wp:extent cx="1436370" cy="0"/>
                <wp:effectExtent l="38100" t="76200" r="0" b="95250"/>
                <wp:wrapNone/>
                <wp:docPr id="841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BAF5816" id="直線矢印コネクタ 89" o:spid="_x0000_s1026" type="#_x0000_t32" style="position:absolute;margin-left:314.25pt;margin-top:87.85pt;width:113.1pt;height:0;flip:x;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" strokecolor="#4a7ebb">
                <v:stroke endarrow="open"/>
                <o:lock v:ext="edit" shapetype="f"/>
              </v:shape>
            </w:pict>
          </mc:Fallback>
        </mc:AlternateContent>
      </w:r>
      <w:r w:rsidRPr="00AE2925">
        <w:rPr>
          <w:noProof/>
          <w:color w:val="000000"/>
        </w:rPr>
        <mc:AlternateContent>
          <mc:Choice Requires="wps">
            <w:drawing>
              <wp:anchor distT="0" distB="0" distL="114300" distR="114300" simplePos="0" relativeHeight="251661824" behindDoc="0" locked="0" layoutInCell="1" allowOverlap="1" wp14:anchorId="65DC5FB1" wp14:editId="135EFE38">
                <wp:simplePos x="0" y="0"/>
                <wp:positionH relativeFrom="column">
                  <wp:posOffset>8890</wp:posOffset>
                </wp:positionH>
                <wp:positionV relativeFrom="paragraph">
                  <wp:posOffset>984250</wp:posOffset>
                </wp:positionV>
                <wp:extent cx="939165" cy="411480"/>
                <wp:effectExtent l="14605" t="8890" r="8255" b="8255"/>
                <wp:wrapNone/>
                <wp:docPr id="8415"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411480"/>
                        </a:xfrm>
                        <a:prstGeom prst="flowChartAlternateProcess">
                          <a:avLst/>
                        </a:prstGeom>
                        <a:solidFill>
                          <a:srgbClr val="FFFFFF"/>
                        </a:solidFill>
                        <a:ln w="12700" algn="ctr">
                          <a:solidFill>
                            <a:srgbClr val="000000"/>
                          </a:solidFill>
                          <a:miter lim="800000"/>
                          <a:headEnd/>
                          <a:tailEnd/>
                        </a:ln>
                      </wps:spPr>
                      <wps:txbx>
                        <w:txbxContent>
                          <w:p w14:paraId="0C5C2539"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2"/>
                              </w:rPr>
                              <w:t>パワトレ</w:t>
                            </w:r>
                          </w:p>
                          <w:p w14:paraId="460CC0A4"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3"/>
                              </w:rPr>
                              <w:t>設定「</w:t>
                            </w:r>
                            <w:r w:rsidRPr="00117637">
                              <w:rPr>
                                <w:rFonts w:ascii="Century" w:eastAsia="MS Mincho" w:hAnsi="Century" w:cs="Times New Roman"/>
                                <w:color w:val="000000"/>
                                <w:kern w:val="24"/>
                                <w:sz w:val="18"/>
                                <w:szCs w:val="18"/>
                                <w:eastAsianLayout w:id="1690115854"/>
                              </w:rPr>
                              <w:t>Normal</w:t>
                            </w:r>
                            <w:r w:rsidRPr="00117637">
                              <w:rPr>
                                <w:rFonts w:ascii="Century" w:eastAsia="MS Mincho" w:hAnsi="MS Mincho" w:cs="Times New Roman" w:hint="eastAsia"/>
                                <w:color w:val="000000"/>
                                <w:kern w:val="24"/>
                                <w:sz w:val="18"/>
                                <w:szCs w:val="18"/>
                                <w:eastAsianLayout w:id="1690115855"/>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5DC5FB1" id="フローチャート : 代替処理 79" o:spid="_x0000_s1089" type="#_x0000_t176" style="position:absolute;left:0;text-align:left;margin-left:.7pt;margin-top:77.5pt;width:73.95pt;height:32.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" strokeweight="1pt">
                <v:textbox inset="0,0,0,0">
                  <w:txbxContent>
                    <w:p w14:paraId="0C5C2539"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2"/>
                        </w:rPr>
                        <w:t>パワトレ</w:t>
                      </w:r>
                    </w:p>
                    <w:p w14:paraId="460CC0A4"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53"/>
                        </w:rPr>
                        <w:t>設定「</w:t>
                      </w:r>
                      <w:r w:rsidRPr="00117637">
                        <w:rPr>
                          <w:rFonts w:ascii="Century" w:eastAsia="MS Mincho" w:hAnsi="Century" w:cs="Times New Roman"/>
                          <w:color w:val="000000"/>
                          <w:kern w:val="24"/>
                          <w:sz w:val="18"/>
                          <w:szCs w:val="18"/>
                          <w:eastAsianLayout w:id="1690115854"/>
                        </w:rPr>
                        <w:t>Normal</w:t>
                      </w:r>
                      <w:r w:rsidRPr="00117637">
                        <w:rPr>
                          <w:rFonts w:ascii="Century" w:eastAsia="MS Mincho" w:hAnsi="MS Mincho" w:cs="Times New Roman" w:hint="eastAsia"/>
                          <w:color w:val="000000"/>
                          <w:kern w:val="24"/>
                          <w:sz w:val="18"/>
                          <w:szCs w:val="18"/>
                          <w:eastAsianLayout w:id="1690115855"/>
                        </w:rPr>
                        <w:t>」</w:t>
                      </w:r>
                    </w:p>
                  </w:txbxContent>
                </v:textbox>
              </v:shape>
            </w:pict>
          </mc:Fallback>
        </mc:AlternateContent>
      </w:r>
      <w:r w:rsidRPr="00AE2925">
        <w:rPr>
          <w:noProof/>
          <w:color w:val="000000"/>
        </w:rPr>
        <mc:AlternateContent>
          <mc:Choice Requires="wps">
            <w:drawing>
              <wp:anchor distT="0" distB="0" distL="114300" distR="114300" simplePos="0" relativeHeight="251664896" behindDoc="0" locked="0" layoutInCell="1" allowOverlap="1" wp14:anchorId="524FECCE" wp14:editId="55E5799E">
                <wp:simplePos x="0" y="0"/>
                <wp:positionH relativeFrom="column">
                  <wp:posOffset>2381885</wp:posOffset>
                </wp:positionH>
                <wp:positionV relativeFrom="paragraph">
                  <wp:posOffset>984250</wp:posOffset>
                </wp:positionV>
                <wp:extent cx="939165" cy="411480"/>
                <wp:effectExtent l="6350" t="8890" r="6985" b="8255"/>
                <wp:wrapNone/>
                <wp:docPr id="8414" name="フローチャート : 代替処理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411480"/>
                        </a:xfrm>
                        <a:prstGeom prst="flowChartAlternateProcess">
                          <a:avLst/>
                        </a:prstGeom>
                        <a:solidFill>
                          <a:srgbClr val="FFFFFF"/>
                        </a:solidFill>
                        <a:ln w="12700" algn="ctr">
                          <a:solidFill>
                            <a:srgbClr val="000000"/>
                          </a:solidFill>
                          <a:miter lim="800000"/>
                          <a:headEnd/>
                          <a:tailEnd/>
                        </a:ln>
                      </wps:spPr>
                      <wps:txbx>
                        <w:txbxContent>
                          <w:p w14:paraId="30472C4D"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3"/>
                              </w:rPr>
                              <w:t>エアコン</w:t>
                            </w:r>
                          </w:p>
                          <w:p w14:paraId="357B5EEA"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4"/>
                              </w:rPr>
                              <w:t>設定「</w:t>
                            </w:r>
                            <w:r w:rsidRPr="00117637">
                              <w:rPr>
                                <w:rFonts w:ascii="Century" w:eastAsia="MS Mincho" w:hAnsi="Century" w:cs="Times New Roman"/>
                                <w:color w:val="000000"/>
                                <w:kern w:val="24"/>
                                <w:sz w:val="18"/>
                                <w:szCs w:val="18"/>
                                <w:eastAsianLayout w:id="1690115845"/>
                              </w:rPr>
                              <w:t>Normal</w:t>
                            </w:r>
                            <w:r w:rsidRPr="00117637">
                              <w:rPr>
                                <w:rFonts w:ascii="Century" w:eastAsia="MS Mincho" w:hAnsi="MS Mincho" w:cs="Times New Roman" w:hint="eastAsia"/>
                                <w:color w:val="000000"/>
                                <w:kern w:val="24"/>
                                <w:sz w:val="18"/>
                                <w:szCs w:val="18"/>
                                <w:eastAsianLayout w:id="1690115846"/>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24FECCE" id="フローチャート : 代替処理 84" o:spid="_x0000_s1090" type="#_x0000_t176" style="position:absolute;left:0;text-align:left;margin-left:187.55pt;margin-top:77.5pt;width:73.95pt;height:32.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" strokeweight="1pt">
                <v:textbox inset="0,0,0,0">
                  <w:txbxContent>
                    <w:p w14:paraId="30472C4D"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3"/>
                        </w:rPr>
                        <w:t>エアコン</w:t>
                      </w:r>
                    </w:p>
                    <w:p w14:paraId="357B5EEA" w14:textId="77777777" w:rsidR="00BB68AF" w:rsidRDefault="00BB68AF" w:rsidP="00BB68AF">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4"/>
                        </w:rPr>
                        <w:t>設定「</w:t>
                      </w:r>
                      <w:r w:rsidRPr="00117637">
                        <w:rPr>
                          <w:rFonts w:ascii="Century" w:eastAsia="MS Mincho" w:hAnsi="Century" w:cs="Times New Roman"/>
                          <w:color w:val="000000"/>
                          <w:kern w:val="24"/>
                          <w:sz w:val="18"/>
                          <w:szCs w:val="18"/>
                          <w:eastAsianLayout w:id="1690115845"/>
                        </w:rPr>
                        <w:t>Normal</w:t>
                      </w:r>
                      <w:r w:rsidRPr="00117637">
                        <w:rPr>
                          <w:rFonts w:ascii="Century" w:eastAsia="MS Mincho" w:hAnsi="MS Mincho" w:cs="Times New Roman" w:hint="eastAsia"/>
                          <w:color w:val="000000"/>
                          <w:kern w:val="24"/>
                          <w:sz w:val="18"/>
                          <w:szCs w:val="18"/>
                          <w:eastAsianLayout w:id="1690115846"/>
                        </w:rPr>
                        <w:t>」</w:t>
                      </w:r>
                    </w:p>
                  </w:txbxContent>
                </v:textbox>
              </v:shape>
            </w:pict>
          </mc:Fallback>
        </mc:AlternateContent>
      </w:r>
      <w:r w:rsidRPr="00AE2925">
        <w:rPr>
          <w:noProof/>
          <w:color w:val="000000"/>
        </w:rPr>
        <mc:AlternateContent>
          <mc:Choice Requires="wps">
            <w:drawing>
              <wp:anchor distT="0" distB="0" distL="114300" distR="114300" simplePos="0" relativeHeight="251666944" behindDoc="0" locked="0" layoutInCell="1" allowOverlap="1" wp14:anchorId="5F3C7D11" wp14:editId="28FB0B37">
                <wp:simplePos x="0" y="0"/>
                <wp:positionH relativeFrom="column">
                  <wp:posOffset>2381885</wp:posOffset>
                </wp:positionH>
                <wp:positionV relativeFrom="paragraph">
                  <wp:posOffset>1416050</wp:posOffset>
                </wp:positionV>
                <wp:extent cx="939165" cy="189865"/>
                <wp:effectExtent l="6350" t="12065" r="6985" b="7620"/>
                <wp:wrapNone/>
                <wp:docPr id="8413" name="フローチャート : 代替処理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4A526080"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9"/>
                              </w:rPr>
                              <w:t>CAN</w:t>
                            </w:r>
                            <w:r w:rsidRPr="00136B41">
                              <w:rPr>
                                <w:rFonts w:ascii="Century" w:eastAsia="MS Mincho" w:hAnsi="MS Mincho" w:cs="Times New Roman" w:hint="eastAsia"/>
                                <w:color w:val="000000"/>
                                <w:kern w:val="24"/>
                                <w:sz w:val="18"/>
                                <w:szCs w:val="18"/>
                                <w:eastAsianLayout w:id="1690115850"/>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3C7D11" id="フローチャート : 代替処理 88" o:spid="_x0000_s1091" type="#_x0000_t176" style="position:absolute;left:0;text-align:left;margin-left:187.55pt;margin-top:111.5pt;width:73.95pt;height:14.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" strokeweight="1pt">
                <v:textbox inset="0,0,0,0">
                  <w:txbxContent>
                    <w:p w14:paraId="4A526080"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9"/>
                        </w:rPr>
                        <w:t>CAN</w:t>
                      </w:r>
                      <w:r w:rsidRPr="00136B41">
                        <w:rPr>
                          <w:rFonts w:ascii="Century" w:eastAsia="MS Mincho" w:hAnsi="MS Mincho" w:cs="Times New Roman" w:hint="eastAsia"/>
                          <w:color w:val="000000"/>
                          <w:kern w:val="24"/>
                          <w:sz w:val="18"/>
                          <w:szCs w:val="18"/>
                          <w:eastAsianLayout w:id="1690115850"/>
                        </w:rPr>
                        <w:t>送信部</w:t>
                      </w:r>
                    </w:p>
                  </w:txbxContent>
                </v:textbox>
              </v:shape>
            </w:pict>
          </mc:Fallback>
        </mc:AlternateContent>
      </w:r>
      <w:r w:rsidRPr="00AE2925">
        <w:rPr>
          <w:noProof/>
          <w:color w:val="000000"/>
        </w:rPr>
        <mc:AlternateContent>
          <mc:Choice Requires="wps">
            <w:drawing>
              <wp:anchor distT="0" distB="0" distL="114300" distR="114300" simplePos="0" relativeHeight="251663872" behindDoc="0" locked="0" layoutInCell="1" allowOverlap="1" wp14:anchorId="2E96D409" wp14:editId="05297A8E">
                <wp:simplePos x="0" y="0"/>
                <wp:positionH relativeFrom="column">
                  <wp:posOffset>8890</wp:posOffset>
                </wp:positionH>
                <wp:positionV relativeFrom="paragraph">
                  <wp:posOffset>1416050</wp:posOffset>
                </wp:positionV>
                <wp:extent cx="939165" cy="189865"/>
                <wp:effectExtent l="14605" t="12065" r="8255" b="7620"/>
                <wp:wrapNone/>
                <wp:docPr id="8412" name="フローチャート : 代替処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00101F16"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sidRPr="00136B41">
                              <w:rPr>
                                <w:rFonts w:ascii="Century" w:eastAsia="MS Mincho" w:hAnsi="MS Mincho" w:cs="Times New Roman" w:hint="eastAsia"/>
                                <w:color w:val="000000"/>
                                <w:kern w:val="24"/>
                                <w:sz w:val="18"/>
                                <w:szCs w:val="18"/>
                                <w:eastAsianLayout w:id="1690115842"/>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96D409" id="フローチャート : 代替処理 81" o:spid="_x0000_s1092" type="#_x0000_t176" style="position:absolute;left:0;text-align:left;margin-left:.7pt;margin-top:111.5pt;width:73.95pt;height:14.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" strokeweight="1pt">
                <v:textbox inset="0,0,0,0">
                  <w:txbxContent>
                    <w:p w14:paraId="00101F16"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sidRPr="00136B41">
                        <w:rPr>
                          <w:rFonts w:ascii="Century" w:eastAsia="MS Mincho" w:hAnsi="MS Mincho" w:cs="Times New Roman" w:hint="eastAsia"/>
                          <w:color w:val="000000"/>
                          <w:kern w:val="24"/>
                          <w:sz w:val="18"/>
                          <w:szCs w:val="18"/>
                          <w:eastAsianLayout w:id="1690115842"/>
                        </w:rPr>
                        <w:t>送信部</w:t>
                      </w:r>
                    </w:p>
                  </w:txbxContent>
                </v:textbox>
              </v:shape>
            </w:pict>
          </mc:Fallback>
        </mc:AlternateContent>
      </w:r>
      <w:r w:rsidRPr="00AE2925">
        <w:rPr>
          <w:noProof/>
          <w:color w:val="000000"/>
        </w:rPr>
        <mc:AlternateContent>
          <mc:Choice Requires="wps">
            <w:drawing>
              <wp:anchor distT="0" distB="0" distL="114300" distR="114300" simplePos="0" relativeHeight="251646464" behindDoc="0" locked="0" layoutInCell="1" allowOverlap="1" wp14:anchorId="6B513575" wp14:editId="178233FC">
                <wp:simplePos x="0" y="0"/>
                <wp:positionH relativeFrom="column">
                  <wp:posOffset>1191895</wp:posOffset>
                </wp:positionH>
                <wp:positionV relativeFrom="paragraph">
                  <wp:posOffset>1590675</wp:posOffset>
                </wp:positionV>
                <wp:extent cx="939165" cy="174625"/>
                <wp:effectExtent l="6985" t="15240" r="6350" b="10160"/>
                <wp:wrapNone/>
                <wp:docPr id="8411" name="フローチャート : 代替処理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64CF61B4"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51"/>
                              </w:rPr>
                              <w:t>CAN</w:t>
                            </w:r>
                            <w:r w:rsidRPr="00136B41">
                              <w:rPr>
                                <w:rFonts w:ascii="Century" w:eastAsia="MS Mincho" w:hAnsi="MS Mincho" w:cs="Times New Roman" w:hint="eastAsia"/>
                                <w:color w:val="000000"/>
                                <w:kern w:val="24"/>
                                <w:sz w:val="18"/>
                                <w:szCs w:val="18"/>
                                <w:eastAsianLayout w:id="1690115852"/>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B513575" id="フローチャート : 代替処理 111" o:spid="_x0000_s1093" type="#_x0000_t176" style="position:absolute;left:0;text-align:left;margin-left:93.85pt;margin-top:125.25pt;width:73.95pt;height:13.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" strokeweight="1pt">
                <v:textbox inset="0,0,0,0">
                  <w:txbxContent>
                    <w:p w14:paraId="64CF61B4" w14:textId="77777777" w:rsidR="00BB68AF" w:rsidRPr="00136B41" w:rsidRDefault="00BB68AF" w:rsidP="00BB68AF">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51"/>
                        </w:rPr>
                        <w:t>CAN</w:t>
                      </w:r>
                      <w:r w:rsidRPr="00136B41">
                        <w:rPr>
                          <w:rFonts w:ascii="Century" w:eastAsia="MS Mincho" w:hAnsi="MS Mincho" w:cs="Times New Roman" w:hint="eastAsia"/>
                          <w:color w:val="000000"/>
                          <w:kern w:val="24"/>
                          <w:sz w:val="18"/>
                          <w:szCs w:val="18"/>
                          <w:eastAsianLayout w:id="1690115852"/>
                        </w:rPr>
                        <w:t>送信部</w:t>
                      </w:r>
                    </w:p>
                  </w:txbxContent>
                </v:textbox>
              </v:shape>
            </w:pict>
          </mc:Fallback>
        </mc:AlternateContent>
      </w:r>
    </w:p>
    <w:p w14:paraId="3347EDF4" w14:textId="1DCBD732" w:rsidR="00BB68AF" w:rsidRPr="00AE2925" w:rsidRDefault="00FB37A0" w:rsidP="00BB68AF">
      <w:pPr>
        <w:rPr>
          <w:rFonts w:hint="eastAsia"/>
          <w:color w:val="000000"/>
        </w:rPr>
      </w:pPr>
      <w:r w:rsidRPr="00AE2925">
        <w:rPr>
          <w:rFonts w:hint="eastAsia"/>
          <w:noProof/>
          <w:color w:val="000000"/>
        </w:rPr>
        <mc:AlternateContent>
          <mc:Choice Requires="wps">
            <w:drawing>
              <wp:anchor distT="0" distB="0" distL="114300" distR="114300" simplePos="0" relativeHeight="251684352" behindDoc="0" locked="0" layoutInCell="1" allowOverlap="1" wp14:anchorId="257CC1B1" wp14:editId="10A82623">
                <wp:simplePos x="0" y="0"/>
                <wp:positionH relativeFrom="column">
                  <wp:posOffset>6135370</wp:posOffset>
                </wp:positionH>
                <wp:positionV relativeFrom="paragraph">
                  <wp:posOffset>170180</wp:posOffset>
                </wp:positionV>
                <wp:extent cx="0" cy="760730"/>
                <wp:effectExtent l="54610" t="17780" r="59690" b="21590"/>
                <wp:wrapNone/>
                <wp:docPr id="8410" name="AutoShape 80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073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66B15B" id="AutoShape 8014" o:spid="_x0000_s1026" type="#_x0000_t32" style="position:absolute;margin-left:483.1pt;margin-top:13.4pt;width:0;height:59.9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">
                <v:stroke startarrow="block" endarrow="block"/>
              </v:shape>
            </w:pict>
          </mc:Fallback>
        </mc:AlternateContent>
      </w:r>
    </w:p>
    <w:p w14:paraId="69807697" w14:textId="037C8B45" w:rsidR="00BB68AF" w:rsidRPr="00AE2925" w:rsidRDefault="00FB37A0" w:rsidP="00BB68AF">
      <w:pPr>
        <w:rPr>
          <w:rFonts w:hint="eastAsia"/>
          <w:color w:val="000000"/>
        </w:rPr>
      </w:pPr>
      <w:r w:rsidRPr="00AE2925">
        <w:rPr>
          <w:rFonts w:hint="eastAsia"/>
          <w:noProof/>
          <w:color w:val="000000"/>
        </w:rPr>
        <mc:AlternateContent>
          <mc:Choice Requires="wps">
            <w:drawing>
              <wp:anchor distT="0" distB="0" distL="114300" distR="114300" simplePos="0" relativeHeight="251675136" behindDoc="0" locked="0" layoutInCell="1" allowOverlap="1" wp14:anchorId="3E1F6444" wp14:editId="32124F64">
                <wp:simplePos x="0" y="0"/>
                <wp:positionH relativeFrom="column">
                  <wp:posOffset>4993005</wp:posOffset>
                </wp:positionH>
                <wp:positionV relativeFrom="paragraph">
                  <wp:posOffset>76835</wp:posOffset>
                </wp:positionV>
                <wp:extent cx="1022350" cy="384175"/>
                <wp:effectExtent l="7620" t="13970" r="8255" b="11430"/>
                <wp:wrapNone/>
                <wp:docPr id="840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384175"/>
                        </a:xfrm>
                        <a:prstGeom prst="flowChartAlternateProcess">
                          <a:avLst/>
                        </a:prstGeom>
                        <a:solidFill>
                          <a:srgbClr val="FFFFFF"/>
                        </a:solidFill>
                        <a:ln w="12700" algn="ctr">
                          <a:solidFill>
                            <a:srgbClr val="000000"/>
                          </a:solidFill>
                          <a:miter lim="800000"/>
                          <a:headEnd/>
                          <a:tailEnd/>
                        </a:ln>
                      </wps:spPr>
                      <wps:txbx>
                        <w:txbxContent>
                          <w:p w14:paraId="067AA114"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ｻｽﾍﾟﾝｼｮﾝ</w:t>
                            </w:r>
                            <w:r>
                              <w:rPr>
                                <w:rFonts w:ascii="Century" w:eastAsia="MS Mincho" w:hAnsi="MS Mincho" w:cs="Times New Roman" w:hint="eastAsia"/>
                                <w:color w:val="000000"/>
                                <w:kern w:val="24"/>
                                <w:sz w:val="18"/>
                                <w:szCs w:val="18"/>
                              </w:rPr>
                              <w:t>[sport]</w:t>
                            </w:r>
                          </w:p>
                          <w:p w14:paraId="29823225"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02CA708E"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1F6444" id="_x0000_s1094" type="#_x0000_t176" style="position:absolute;left:0;text-align:left;margin-left:393.15pt;margin-top:6.05pt;width:80.5pt;height:30.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" strokeweight="1pt">
                <v:textbox inset="0,0,0,0">
                  <w:txbxContent>
                    <w:p w14:paraId="067AA114"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ｻｽﾍﾟﾝｼｮﾝ</w:t>
                      </w:r>
                      <w:r>
                        <w:rPr>
                          <w:rFonts w:ascii="Century" w:eastAsia="MS Mincho" w:hAnsi="MS Mincho" w:cs="Times New Roman" w:hint="eastAsia"/>
                          <w:color w:val="000000"/>
                          <w:kern w:val="24"/>
                          <w:sz w:val="18"/>
                          <w:szCs w:val="18"/>
                        </w:rPr>
                        <w:t>[sport]</w:t>
                      </w:r>
                    </w:p>
                    <w:p w14:paraId="29823225" w14:textId="77777777" w:rsidR="00BB68AF" w:rsidRDefault="00BB68AF" w:rsidP="00BB68AF">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02CA708E" w14:textId="77777777" w:rsidR="00BB68AF" w:rsidRPr="00136B41" w:rsidRDefault="00BB68AF" w:rsidP="00BB68AF">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E2925">
        <w:rPr>
          <w:rFonts w:hint="eastAsia"/>
          <w:noProof/>
          <w:color w:val="000000"/>
        </w:rPr>
        <mc:AlternateContent>
          <mc:Choice Requires="wps">
            <w:drawing>
              <wp:anchor distT="0" distB="0" distL="114300" distR="114300" simplePos="0" relativeHeight="251685376" behindDoc="0" locked="0" layoutInCell="1" allowOverlap="1" wp14:anchorId="55564AAF" wp14:editId="19D4BAF2">
                <wp:simplePos x="0" y="0"/>
                <wp:positionH relativeFrom="column">
                  <wp:posOffset>6092825</wp:posOffset>
                </wp:positionH>
                <wp:positionV relativeFrom="paragraph">
                  <wp:posOffset>153670</wp:posOffset>
                </wp:positionV>
                <wp:extent cx="1684655" cy="830580"/>
                <wp:effectExtent l="0" t="0" r="0" b="0"/>
                <wp:wrapNone/>
                <wp:docPr id="8408"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830580"/>
                        </a:xfrm>
                        <a:prstGeom prst="rect">
                          <a:avLst/>
                        </a:prstGeom>
                        <a:noFill/>
                      </wps:spPr>
                      <wps:txbx>
                        <w:txbxContent>
                          <w:p w14:paraId="36D12BFC" w14:textId="77777777" w:rsidR="00221154" w:rsidRPr="000D218D" w:rsidRDefault="00221154" w:rsidP="00BB68AF">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イベント</w:t>
                            </w:r>
                          </w:p>
                          <w:p w14:paraId="11912F17" w14:textId="77777777" w:rsidR="00221154" w:rsidRPr="000D218D" w:rsidRDefault="00221154" w:rsidP="00BB68AF">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通信周期の</w:t>
                            </w:r>
                          </w:p>
                          <w:p w14:paraId="09C83A8F" w14:textId="77777777" w:rsidR="00BB68AF" w:rsidRPr="000D218D" w:rsidRDefault="00221154" w:rsidP="00BB68AF">
                            <w:pPr>
                              <w:pStyle w:val="NormalWeb"/>
                              <w:spacing w:before="0" w:beforeAutospacing="0" w:after="0" w:afterAutospacing="0"/>
                              <w:rPr>
                                <w:rFonts w:ascii="Century" w:eastAsia="MS Mincho" w:hAnsi="MS Mincho" w:cs="Times New Roman" w:hint="eastAsia"/>
                                <w:kern w:val="24"/>
                                <w:sz w:val="20"/>
                                <w:szCs w:val="20"/>
                              </w:rPr>
                            </w:pPr>
                            <w:r w:rsidRPr="000D218D">
                              <w:rPr>
                                <w:rFonts w:ascii="MS Mincho" w:eastAsia="MS Mincho" w:hAnsi="MS Mincho" w:hint="eastAsia"/>
                                <w:sz w:val="21"/>
                                <w:szCs w:val="21"/>
                              </w:rPr>
                              <w:t>最小間隔</w:t>
                            </w:r>
                          </w:p>
                          <w:p w14:paraId="617B3213" w14:textId="77777777" w:rsidR="00BB68AF" w:rsidRDefault="00BB68AF" w:rsidP="00BB68AF">
                            <w:pPr>
                              <w:pStyle w:val="NormalWeb"/>
                              <w:spacing w:before="0" w:beforeAutospacing="0" w:after="0" w:afterAutospacing="0"/>
                            </w:pPr>
                            <w:r>
                              <w:rPr>
                                <w:rFonts w:ascii="Century" w:eastAsia="MS Mincho" w:hAnsi="MS Mincho" w:cs="Times New Roman" w:hint="eastAsia"/>
                                <w:color w:val="000000"/>
                                <w:kern w:val="24"/>
                                <w:sz w:val="20"/>
                                <w:szCs w:val="20"/>
                              </w:rPr>
                              <w:t>以上</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5564AAF" id="_x0000_s1095" type="#_x0000_t202" style="position:absolute;left:0;text-align:left;margin-left:479.75pt;margin-top:12.1pt;width:132.65pt;height:65.4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" filled="f" stroked="f">
                <v:textbox style="mso-fit-shape-to-text:t">
                  <w:txbxContent>
                    <w:p w14:paraId="36D12BFC" w14:textId="77777777" w:rsidR="00221154" w:rsidRPr="000D218D" w:rsidRDefault="00221154" w:rsidP="00BB68AF">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イベント</w:t>
                      </w:r>
                    </w:p>
                    <w:p w14:paraId="11912F17" w14:textId="77777777" w:rsidR="00221154" w:rsidRPr="000D218D" w:rsidRDefault="00221154" w:rsidP="00BB68AF">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通信周期の</w:t>
                      </w:r>
                    </w:p>
                    <w:p w14:paraId="09C83A8F" w14:textId="77777777" w:rsidR="00BB68AF" w:rsidRPr="000D218D" w:rsidRDefault="00221154" w:rsidP="00BB68AF">
                      <w:pPr>
                        <w:pStyle w:val="NormalWeb"/>
                        <w:spacing w:before="0" w:beforeAutospacing="0" w:after="0" w:afterAutospacing="0"/>
                        <w:rPr>
                          <w:rFonts w:ascii="Century" w:eastAsia="MS Mincho" w:hAnsi="MS Mincho" w:cs="Times New Roman" w:hint="eastAsia"/>
                          <w:kern w:val="24"/>
                          <w:sz w:val="20"/>
                          <w:szCs w:val="20"/>
                        </w:rPr>
                      </w:pPr>
                      <w:r w:rsidRPr="000D218D">
                        <w:rPr>
                          <w:rFonts w:ascii="MS Mincho" w:eastAsia="MS Mincho" w:hAnsi="MS Mincho" w:hint="eastAsia"/>
                          <w:sz w:val="21"/>
                          <w:szCs w:val="21"/>
                        </w:rPr>
                        <w:t>最小間隔</w:t>
                      </w:r>
                    </w:p>
                    <w:p w14:paraId="617B3213" w14:textId="77777777" w:rsidR="00BB68AF" w:rsidRDefault="00BB68AF" w:rsidP="00BB68AF">
                      <w:pPr>
                        <w:pStyle w:val="NormalWeb"/>
                        <w:spacing w:before="0" w:beforeAutospacing="0" w:after="0" w:afterAutospacing="0"/>
                      </w:pPr>
                      <w:r>
                        <w:rPr>
                          <w:rFonts w:ascii="Century" w:eastAsia="MS Mincho" w:hAnsi="MS Mincho" w:cs="Times New Roman" w:hint="eastAsia"/>
                          <w:color w:val="000000"/>
                          <w:kern w:val="24"/>
                          <w:sz w:val="20"/>
                          <w:szCs w:val="20"/>
                        </w:rPr>
                        <w:t>以上</w:t>
                      </w:r>
                    </w:p>
                  </w:txbxContent>
                </v:textbox>
              </v:shape>
            </w:pict>
          </mc:Fallback>
        </mc:AlternateContent>
      </w:r>
    </w:p>
    <w:p w14:paraId="00526D9B" w14:textId="77777777" w:rsidR="00BB68AF" w:rsidRPr="00AE2925" w:rsidRDefault="00BB68AF" w:rsidP="00BB68AF">
      <w:pPr>
        <w:rPr>
          <w:rFonts w:hint="eastAsia"/>
          <w:color w:val="000000"/>
        </w:rPr>
      </w:pPr>
    </w:p>
    <w:p w14:paraId="75437240" w14:textId="77777777" w:rsidR="00BB68AF" w:rsidRPr="00AE2925" w:rsidRDefault="00BB68AF" w:rsidP="00BB68AF">
      <w:pPr>
        <w:rPr>
          <w:rFonts w:hint="eastAsia"/>
          <w:color w:val="000000"/>
        </w:rPr>
      </w:pPr>
    </w:p>
    <w:p w14:paraId="37830221" w14:textId="77777777" w:rsidR="00BB68AF" w:rsidRPr="00AE2925" w:rsidRDefault="00BB68AF" w:rsidP="00BB68AF">
      <w:pPr>
        <w:rPr>
          <w:rFonts w:hint="eastAsia"/>
          <w:color w:val="000000"/>
        </w:rPr>
      </w:pPr>
    </w:p>
    <w:p w14:paraId="37F57E09" w14:textId="513D701D" w:rsidR="00BB68AF" w:rsidRPr="00AE2925" w:rsidRDefault="00FB37A0" w:rsidP="00BB68AF">
      <w:pPr>
        <w:rPr>
          <w:rFonts w:hint="eastAsia"/>
          <w:color w:val="000000"/>
        </w:rPr>
      </w:pPr>
      <w:r w:rsidRPr="00AE2925">
        <w:rPr>
          <w:rFonts w:hint="eastAsia"/>
          <w:noProof/>
          <w:color w:val="000000"/>
        </w:rPr>
        <mc:AlternateContent>
          <mc:Choice Requires="wps">
            <w:drawing>
              <wp:anchor distT="0" distB="0" distL="114300" distR="114300" simplePos="0" relativeHeight="251683328" behindDoc="0" locked="0" layoutInCell="1" allowOverlap="1" wp14:anchorId="6A7C0E70" wp14:editId="76024C7E">
                <wp:simplePos x="0" y="0"/>
                <wp:positionH relativeFrom="column">
                  <wp:posOffset>5436870</wp:posOffset>
                </wp:positionH>
                <wp:positionV relativeFrom="paragraph">
                  <wp:posOffset>6985</wp:posOffset>
                </wp:positionV>
                <wp:extent cx="782955" cy="0"/>
                <wp:effectExtent l="13335" t="6985" r="13335" b="12065"/>
                <wp:wrapNone/>
                <wp:docPr id="8407" name="AutoShape 80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295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47E9338" id="AutoShape 8013" o:spid="_x0000_s1026" type="#_x0000_t32" style="position:absolute;margin-left:428.1pt;margin-top:.55pt;width:61.65pt;height: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">
                <v:stroke dashstyle="1 1"/>
              </v:shape>
            </w:pict>
          </mc:Fallback>
        </mc:AlternateContent>
      </w:r>
    </w:p>
    <w:p w14:paraId="5FF0F523" w14:textId="77777777" w:rsidR="00BB68AF" w:rsidRPr="00AE2925" w:rsidRDefault="00BB68AF" w:rsidP="00BB68AF">
      <w:pPr>
        <w:rPr>
          <w:rFonts w:hint="eastAsia"/>
          <w:color w:val="000000"/>
        </w:rPr>
      </w:pPr>
    </w:p>
    <w:p w14:paraId="39F91FB3" w14:textId="77777777" w:rsidR="00BB68AF" w:rsidRPr="00AE2925" w:rsidRDefault="00BB68AF" w:rsidP="00BB68AF">
      <w:pPr>
        <w:rPr>
          <w:rFonts w:hint="eastAsia"/>
          <w:color w:val="000000"/>
        </w:rPr>
      </w:pPr>
    </w:p>
    <w:p w14:paraId="2541E3A8" w14:textId="77777777" w:rsidR="00BB68AF" w:rsidRPr="00AE2925" w:rsidRDefault="00BB68AF" w:rsidP="00BB68AF">
      <w:pPr>
        <w:rPr>
          <w:rFonts w:hint="eastAsia"/>
          <w:color w:val="000000"/>
        </w:rPr>
      </w:pPr>
    </w:p>
    <w:p w14:paraId="6BC75E66" w14:textId="77777777" w:rsidR="00BB68AF" w:rsidRPr="00AE2925" w:rsidRDefault="00BB68AF" w:rsidP="00BB68AF">
      <w:pPr>
        <w:rPr>
          <w:rFonts w:hint="eastAsia"/>
          <w:color w:val="000000"/>
        </w:rPr>
      </w:pPr>
    </w:p>
    <w:p w14:paraId="5A7D5C00" w14:textId="77777777" w:rsidR="00BB68AF" w:rsidRPr="00AE2925" w:rsidRDefault="00BB68AF" w:rsidP="00BB68AF">
      <w:pPr>
        <w:rPr>
          <w:rFonts w:hint="eastAsia"/>
          <w:color w:val="000000"/>
        </w:rPr>
      </w:pPr>
    </w:p>
    <w:p w14:paraId="163F4A0A" w14:textId="77777777" w:rsidR="00BB68AF" w:rsidRPr="00AE2925" w:rsidRDefault="00BB68AF" w:rsidP="00BB68AF">
      <w:pPr>
        <w:rPr>
          <w:rFonts w:hint="eastAsia"/>
          <w:color w:val="000000"/>
        </w:rPr>
      </w:pPr>
    </w:p>
    <w:p w14:paraId="1508138A" w14:textId="77777777" w:rsidR="00BB68AF" w:rsidRPr="00AE2925" w:rsidRDefault="00BB68AF" w:rsidP="00BB68AF">
      <w:pPr>
        <w:rPr>
          <w:rFonts w:hint="eastAsia"/>
          <w:color w:val="000000"/>
        </w:rPr>
      </w:pPr>
    </w:p>
    <w:p w14:paraId="71E2478F" w14:textId="77777777" w:rsidR="00BB68AF" w:rsidRPr="00AE2925" w:rsidRDefault="00BB68AF" w:rsidP="00BB68AF">
      <w:pPr>
        <w:rPr>
          <w:rFonts w:hint="eastAsia"/>
          <w:color w:val="000000"/>
        </w:rPr>
      </w:pPr>
    </w:p>
    <w:p w14:paraId="10E01C28" w14:textId="77777777" w:rsidR="00BB68AF" w:rsidRPr="00AE2925" w:rsidRDefault="00BB68AF" w:rsidP="00BB68AF">
      <w:pPr>
        <w:rPr>
          <w:rFonts w:hint="eastAsia"/>
          <w:color w:val="000000"/>
        </w:rPr>
      </w:pPr>
    </w:p>
    <w:p w14:paraId="00A4F0E5" w14:textId="77777777" w:rsidR="00BB68AF" w:rsidRPr="00AE2925" w:rsidRDefault="00BB68AF" w:rsidP="00BB68AF">
      <w:pPr>
        <w:rPr>
          <w:rFonts w:hint="eastAsia"/>
          <w:color w:val="000000"/>
        </w:rPr>
      </w:pPr>
    </w:p>
    <w:p w14:paraId="52BA23CF" w14:textId="77777777" w:rsidR="00BB68AF" w:rsidRPr="00AE2925" w:rsidRDefault="00BB68AF" w:rsidP="00BB68AF">
      <w:pPr>
        <w:rPr>
          <w:rFonts w:hint="eastAsia"/>
          <w:color w:val="000000"/>
        </w:rPr>
      </w:pPr>
    </w:p>
    <w:p w14:paraId="49FC92E4" w14:textId="77777777" w:rsidR="00BB68AF" w:rsidRPr="00AE2925" w:rsidRDefault="00BB68AF" w:rsidP="00BB68AF">
      <w:pPr>
        <w:rPr>
          <w:rFonts w:hint="eastAsia"/>
          <w:color w:val="000000"/>
        </w:rPr>
      </w:pPr>
    </w:p>
    <w:p w14:paraId="799C2032" w14:textId="77777777" w:rsidR="00BB68AF" w:rsidRPr="00AE2925" w:rsidRDefault="00BB68AF" w:rsidP="00BB68AF">
      <w:pPr>
        <w:rPr>
          <w:rFonts w:hint="eastAsia"/>
          <w:color w:val="000000"/>
        </w:rPr>
      </w:pPr>
    </w:p>
    <w:p w14:paraId="758C2987" w14:textId="77777777" w:rsidR="00BB68AF" w:rsidRPr="00AE2925" w:rsidRDefault="00BB68AF" w:rsidP="00BB68AF">
      <w:pPr>
        <w:rPr>
          <w:rFonts w:hint="eastAsia"/>
          <w:color w:val="000000"/>
        </w:rPr>
      </w:pPr>
    </w:p>
    <w:p w14:paraId="1D221A8E" w14:textId="77777777" w:rsidR="00BB68AF" w:rsidRPr="00AE2925" w:rsidRDefault="00BB68AF" w:rsidP="00BB68AF">
      <w:pPr>
        <w:rPr>
          <w:rFonts w:hint="eastAsia"/>
          <w:color w:val="000000"/>
        </w:rPr>
      </w:pPr>
    </w:p>
    <w:p w14:paraId="40616C76" w14:textId="77777777" w:rsidR="00BB68AF" w:rsidRPr="00AE2925" w:rsidRDefault="00BB68AF" w:rsidP="00BB68AF">
      <w:pPr>
        <w:rPr>
          <w:rFonts w:hint="eastAsia"/>
          <w:color w:val="000000"/>
        </w:rPr>
      </w:pPr>
    </w:p>
    <w:p w14:paraId="748AD184" w14:textId="77777777" w:rsidR="00BB68AF" w:rsidRPr="00A56D3F" w:rsidRDefault="00BB68AF" w:rsidP="00BB68AF">
      <w:pPr>
        <w:rPr>
          <w:rFonts w:hint="eastAsia"/>
          <w:color w:val="5B9BD5"/>
        </w:rPr>
      </w:pPr>
    </w:p>
    <w:p w14:paraId="0C94AF51" w14:textId="77777777" w:rsidR="00BB68AF" w:rsidRPr="00A56D3F" w:rsidRDefault="00BB68AF" w:rsidP="00BB68AF">
      <w:pPr>
        <w:rPr>
          <w:rFonts w:hint="eastAsia"/>
          <w:color w:val="5B9BD5"/>
        </w:rPr>
      </w:pPr>
    </w:p>
    <w:p w14:paraId="3F165B5E" w14:textId="77777777" w:rsidR="00BB68AF" w:rsidRPr="00A56D3F" w:rsidRDefault="00BB68AF" w:rsidP="00BB68AF">
      <w:pPr>
        <w:rPr>
          <w:rFonts w:hint="eastAsia"/>
          <w:color w:val="5B9BD5"/>
        </w:rPr>
      </w:pPr>
    </w:p>
    <w:p w14:paraId="57BBEDAE" w14:textId="77777777" w:rsidR="00BB68AF" w:rsidRPr="007440F9" w:rsidRDefault="00BB68AF" w:rsidP="00A317D8"/>
    <w:p w14:paraId="5F99FF74" w14:textId="77777777" w:rsidR="00A317D8" w:rsidRPr="00C44E73" w:rsidRDefault="00BB68AF" w:rsidP="00BB68AF">
      <w:pPr>
        <w:rPr>
          <w:rFonts w:hint="eastAsia"/>
          <w:color w:val="00B0F0"/>
        </w:rPr>
      </w:pPr>
      <w:r>
        <w:br w:type="page"/>
      </w:r>
      <w:r w:rsidR="00A317D8" w:rsidRPr="00C44E73">
        <w:rPr>
          <w:rFonts w:hint="eastAsia"/>
          <w:color w:val="00B0F0"/>
          <w:sz w:val="20"/>
          <w:szCs w:val="22"/>
        </w:rPr>
        <w:lastRenderedPageBreak/>
        <w:t xml:space="preserve">The following diagram shows an example when user changes suspension setting from </w:t>
      </w:r>
      <w:r w:rsidR="00A317D8" w:rsidRPr="00C44E73">
        <w:rPr>
          <w:color w:val="00B0F0"/>
          <w:sz w:val="20"/>
          <w:szCs w:val="22"/>
        </w:rPr>
        <w:t>”</w:t>
      </w:r>
      <w:r w:rsidR="00A317D8" w:rsidRPr="00C44E73">
        <w:rPr>
          <w:rFonts w:hint="eastAsia"/>
          <w:color w:val="00B0F0"/>
          <w:sz w:val="20"/>
          <w:szCs w:val="22"/>
        </w:rPr>
        <w:t>Normal</w:t>
      </w:r>
      <w:r w:rsidR="00A317D8" w:rsidRPr="00C44E73">
        <w:rPr>
          <w:color w:val="00B0F0"/>
          <w:sz w:val="20"/>
          <w:szCs w:val="22"/>
        </w:rPr>
        <w:t>”</w:t>
      </w:r>
      <w:r w:rsidR="00A317D8" w:rsidRPr="00C44E73">
        <w:rPr>
          <w:rFonts w:hint="eastAsia"/>
          <w:color w:val="00B0F0"/>
          <w:sz w:val="20"/>
          <w:szCs w:val="22"/>
        </w:rPr>
        <w:t xml:space="preserve"> to </w:t>
      </w:r>
      <w:r w:rsidR="00A317D8" w:rsidRPr="00C44E73">
        <w:rPr>
          <w:color w:val="00B0F0"/>
          <w:sz w:val="20"/>
          <w:szCs w:val="22"/>
        </w:rPr>
        <w:t>“</w:t>
      </w:r>
      <w:r w:rsidR="00A317D8" w:rsidRPr="00C44E73">
        <w:rPr>
          <w:rFonts w:hint="eastAsia"/>
          <w:color w:val="00B0F0"/>
          <w:sz w:val="20"/>
          <w:szCs w:val="22"/>
        </w:rPr>
        <w:t>Sport</w:t>
      </w:r>
      <w:r w:rsidR="00A317D8" w:rsidRPr="00C44E73">
        <w:rPr>
          <w:color w:val="00B0F0"/>
          <w:sz w:val="20"/>
          <w:szCs w:val="22"/>
        </w:rPr>
        <w:t>”</w:t>
      </w:r>
      <w:r w:rsidR="00A317D8" w:rsidRPr="00C44E73">
        <w:rPr>
          <w:rFonts w:hint="eastAsia"/>
          <w:color w:val="00B0F0"/>
          <w:sz w:val="20"/>
          <w:szCs w:val="22"/>
        </w:rPr>
        <w:t>.</w:t>
      </w:r>
    </w:p>
    <w:p w14:paraId="31E9FDC7" w14:textId="7F8380C3" w:rsidR="00A317D8" w:rsidRPr="00A56D3F" w:rsidRDefault="00FB37A0" w:rsidP="00A317D8">
      <w:pPr>
        <w:rPr>
          <w:rFonts w:hint="eastAsia"/>
          <w:color w:val="5B9BD5"/>
        </w:rPr>
      </w:pPr>
      <w:r w:rsidRPr="00A56D3F">
        <w:rPr>
          <w:noProof/>
          <w:color w:val="5B9BD5"/>
        </w:rPr>
        <mc:AlternateContent>
          <mc:Choice Requires="wps">
            <w:drawing>
              <wp:anchor distT="0" distB="0" distL="114300" distR="114300" simplePos="0" relativeHeight="251454976" behindDoc="0" locked="0" layoutInCell="1" allowOverlap="1" wp14:anchorId="3442C9FC" wp14:editId="303BC1B8">
                <wp:simplePos x="0" y="0"/>
                <wp:positionH relativeFrom="column">
                  <wp:posOffset>4923790</wp:posOffset>
                </wp:positionH>
                <wp:positionV relativeFrom="paragraph">
                  <wp:posOffset>52705</wp:posOffset>
                </wp:positionV>
                <wp:extent cx="1151890" cy="431800"/>
                <wp:effectExtent l="5080" t="5080" r="5080" b="10795"/>
                <wp:wrapNone/>
                <wp:docPr id="8406"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12E6F46D"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18"/>
                                <w:szCs w:val="21"/>
                                <w:eastAsianLayout w:id="1690115585"/>
                              </w:rPr>
                              <w:t xml:space="preserve">MM </w:t>
                            </w:r>
                          </w:p>
                          <w:p w14:paraId="413BC114"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0E2F5A">
                              <w:rPr>
                                <w:rFonts w:ascii="Arial" w:eastAsia="MS Mincho" w:hAnsi="Arial" w:cs="Arial"/>
                                <w:color w:val="4F81BD"/>
                                <w:kern w:val="24"/>
                                <w:sz w:val="18"/>
                                <w:szCs w:val="21"/>
                                <w:eastAsianLayout w:id="169011558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2C9FC" id="_x0000_s1096" type="#_x0000_t202" style="position:absolute;left:0;text-align:left;margin-left:387.7pt;margin-top:4.15pt;width:90.7pt;height:34pt;z-index:25145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" filled="f" strokecolor="#4f81bd">
                <v:textbox>
                  <w:txbxContent>
                    <w:p w14:paraId="12E6F46D"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18"/>
                          <w:szCs w:val="21"/>
                          <w:eastAsianLayout w:id="1690115585"/>
                        </w:rPr>
                        <w:t xml:space="preserve">MM </w:t>
                      </w:r>
                    </w:p>
                    <w:p w14:paraId="413BC114"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0E2F5A">
                        <w:rPr>
                          <w:rFonts w:ascii="Arial" w:eastAsia="MS Mincho" w:hAnsi="Arial" w:cs="Arial"/>
                          <w:color w:val="4F81BD"/>
                          <w:kern w:val="24"/>
                          <w:sz w:val="18"/>
                          <w:szCs w:val="21"/>
                          <w:eastAsianLayout w:id="1690115586"/>
                        </w:rPr>
                        <w:t>)</w:t>
                      </w:r>
                    </w:p>
                  </w:txbxContent>
                </v:textbox>
              </v:shape>
            </w:pict>
          </mc:Fallback>
        </mc:AlternateContent>
      </w:r>
      <w:r w:rsidRPr="00A56D3F">
        <w:rPr>
          <w:noProof/>
          <w:color w:val="5B9BD5"/>
        </w:rPr>
        <mc:AlternateContent>
          <mc:Choice Requires="wps">
            <w:drawing>
              <wp:anchor distT="0" distB="0" distL="114300" distR="114300" simplePos="0" relativeHeight="251462144" behindDoc="0" locked="0" layoutInCell="1" allowOverlap="1" wp14:anchorId="014BA696" wp14:editId="0F7F412C">
                <wp:simplePos x="0" y="0"/>
                <wp:positionH relativeFrom="column">
                  <wp:posOffset>2415540</wp:posOffset>
                </wp:positionH>
                <wp:positionV relativeFrom="paragraph">
                  <wp:posOffset>52705</wp:posOffset>
                </wp:positionV>
                <wp:extent cx="996315" cy="447675"/>
                <wp:effectExtent l="11430" t="5080" r="11430" b="13970"/>
                <wp:wrapNone/>
                <wp:docPr id="8405" name="テキスト ボックス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315" cy="447675"/>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2013E89A"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840"/>
                              </w:rPr>
                              <w:t>A/C</w:t>
                            </w:r>
                          </w:p>
                          <w:p w14:paraId="36CF1B1C"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841"/>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BA696" id="_x0000_s1097" type="#_x0000_t202" style="position:absolute;left:0;text-align:left;margin-left:190.2pt;margin-top:4.15pt;width:78.45pt;height:35.25pt;z-index:25146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" filled="f" strokecolor="#4f81bd">
                <v:textbox>
                  <w:txbxContent>
                    <w:p w14:paraId="2013E89A"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840"/>
                        </w:rPr>
                        <w:t>A/C</w:t>
                      </w:r>
                    </w:p>
                    <w:p w14:paraId="36CF1B1C"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841"/>
                        </w:rPr>
                        <w:t>ECU</w:t>
                      </w:r>
                    </w:p>
                  </w:txbxContent>
                </v:textbox>
              </v:shape>
            </w:pict>
          </mc:Fallback>
        </mc:AlternateContent>
      </w:r>
      <w:r w:rsidRPr="00A56D3F">
        <w:rPr>
          <w:noProof/>
          <w:color w:val="5B9BD5"/>
        </w:rPr>
        <mc:AlternateContent>
          <mc:Choice Requires="wps">
            <w:drawing>
              <wp:anchor distT="0" distB="0" distL="114300" distR="114300" simplePos="0" relativeHeight="251460096" behindDoc="0" locked="0" layoutInCell="1" allowOverlap="1" wp14:anchorId="4E427A65" wp14:editId="702F8E70">
                <wp:simplePos x="0" y="0"/>
                <wp:positionH relativeFrom="column">
                  <wp:posOffset>1191260</wp:posOffset>
                </wp:positionH>
                <wp:positionV relativeFrom="paragraph">
                  <wp:posOffset>52705</wp:posOffset>
                </wp:positionV>
                <wp:extent cx="1083310" cy="431800"/>
                <wp:effectExtent l="6350" t="5080" r="5715" b="10795"/>
                <wp:wrapNone/>
                <wp:docPr id="8404" name="テキスト ボックス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31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0D46EB9E"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4"/>
                              </w:rPr>
                              <w:t>VDIM/VSC</w:t>
                            </w:r>
                          </w:p>
                          <w:p w14:paraId="74C9C857"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5"/>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427A65" id="_x0000_s1098" type="#_x0000_t202" style="position:absolute;left:0;text-align:left;margin-left:93.8pt;margin-top:4.15pt;width:85.3pt;height:34pt;z-index:25146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" filled="f" strokecolor="#4f81bd">
                <v:textbox>
                  <w:txbxContent>
                    <w:p w14:paraId="0D46EB9E"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4"/>
                        </w:rPr>
                        <w:t>VDIM/VSC</w:t>
                      </w:r>
                    </w:p>
                    <w:p w14:paraId="74C9C857"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5"/>
                        </w:rPr>
                        <w:t>ECU</w:t>
                      </w:r>
                    </w:p>
                  </w:txbxContent>
                </v:textbox>
              </v:shape>
            </w:pict>
          </mc:Fallback>
        </mc:AlternateContent>
      </w:r>
      <w:r w:rsidRPr="00A56D3F">
        <w:rPr>
          <w:noProof/>
          <w:color w:val="5B9BD5"/>
        </w:rPr>
        <mc:AlternateContent>
          <mc:Choice Requires="wps">
            <w:drawing>
              <wp:anchor distT="0" distB="0" distL="114300" distR="114300" simplePos="0" relativeHeight="251458048" behindDoc="0" locked="0" layoutInCell="1" allowOverlap="1" wp14:anchorId="675E4D7B" wp14:editId="397147F1">
                <wp:simplePos x="0" y="0"/>
                <wp:positionH relativeFrom="column">
                  <wp:posOffset>38735</wp:posOffset>
                </wp:positionH>
                <wp:positionV relativeFrom="paragraph">
                  <wp:posOffset>52705</wp:posOffset>
                </wp:positionV>
                <wp:extent cx="1008380" cy="431800"/>
                <wp:effectExtent l="6350" t="5080" r="13970" b="10795"/>
                <wp:wrapNone/>
                <wp:docPr id="8403"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0195178"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2"/>
                              </w:rPr>
                              <w:t>EFI/HV</w:t>
                            </w:r>
                          </w:p>
                          <w:p w14:paraId="565741D5"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5E4D7B" id="_x0000_s1099" type="#_x0000_t202" style="position:absolute;left:0;text-align:left;margin-left:3.05pt;margin-top:4.15pt;width:79.4pt;height:34pt;z-index:25145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" filled="f" strokecolor="#4f81bd">
                <v:textbox>
                  <w:txbxContent>
                    <w:p w14:paraId="30195178"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2"/>
                        </w:rPr>
                        <w:t>EFI/HV</w:t>
                      </w:r>
                    </w:p>
                    <w:p w14:paraId="565741D5"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93"/>
                        </w:rPr>
                        <w:t>ECU</w:t>
                      </w:r>
                    </w:p>
                  </w:txbxContent>
                </v:textbox>
              </v:shape>
            </w:pict>
          </mc:Fallback>
        </mc:AlternateContent>
      </w:r>
      <w:r w:rsidRPr="00A56D3F">
        <w:rPr>
          <w:noProof/>
          <w:color w:val="5B9BD5"/>
        </w:rPr>
        <mc:AlternateContent>
          <mc:Choice Requires="wps">
            <w:drawing>
              <wp:anchor distT="0" distB="0" distL="114300" distR="114300" simplePos="0" relativeHeight="251453952" behindDoc="0" locked="0" layoutInCell="1" allowOverlap="1" wp14:anchorId="27CF565B" wp14:editId="42F0F478">
                <wp:simplePos x="0" y="0"/>
                <wp:positionH relativeFrom="column">
                  <wp:posOffset>3555365</wp:posOffset>
                </wp:positionH>
                <wp:positionV relativeFrom="paragraph">
                  <wp:posOffset>60325</wp:posOffset>
                </wp:positionV>
                <wp:extent cx="1008380" cy="285750"/>
                <wp:effectExtent l="0" t="0" r="1270" b="9525"/>
                <wp:wrapNone/>
                <wp:docPr id="8402" name="テキスト ボックス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8380" cy="285750"/>
                        </a:xfrm>
                        <a:prstGeom prst="rect">
                          <a:avLst/>
                        </a:prstGeom>
                        <a:noFill/>
                        <a:ln>
                          <a:solidFill>
                            <a:srgbClr val="4F81BD"/>
                          </a:solidFill>
                        </a:ln>
                      </wps:spPr>
                      <wps:txbx>
                        <w:txbxContent>
                          <w:p w14:paraId="560159E6"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84"/>
                              </w:rPr>
                              <w:t>C-G/W</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7CF565B" id="_x0000_s1100" type="#_x0000_t202" style="position:absolute;left:0;text-align:left;margin-left:279.95pt;margin-top:4.75pt;width:79.4pt;height:22.5pt;z-index:25145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" filled="f" strokecolor="#4f81bd">
                <v:path arrowok="t"/>
                <v:textbox style="mso-fit-shape-to-text:t">
                  <w:txbxContent>
                    <w:p w14:paraId="560159E6" w14:textId="77777777" w:rsidR="00784C2F" w:rsidRPr="000E2F5A" w:rsidRDefault="00784C2F" w:rsidP="00A317D8">
                      <w:pPr>
                        <w:pStyle w:val="NormalWeb"/>
                        <w:spacing w:before="0" w:beforeAutospacing="0" w:after="0" w:afterAutospacing="0"/>
                        <w:jc w:val="center"/>
                        <w:rPr>
                          <w:sz w:val="21"/>
                        </w:rPr>
                      </w:pPr>
                      <w:r w:rsidRPr="000E2F5A">
                        <w:rPr>
                          <w:rFonts w:ascii="Arial" w:eastAsia="MS Mincho" w:hAnsi="Arial" w:cs="Arial"/>
                          <w:color w:val="4F81BD"/>
                          <w:kern w:val="24"/>
                          <w:sz w:val="20"/>
                          <w:szCs w:val="22"/>
                          <w:eastAsianLayout w:id="1690115584"/>
                        </w:rPr>
                        <w:t>C-G/W</w:t>
                      </w:r>
                    </w:p>
                  </w:txbxContent>
                </v:textbox>
              </v:shape>
            </w:pict>
          </mc:Fallback>
        </mc:AlternateContent>
      </w:r>
    </w:p>
    <w:p w14:paraId="78B97FB3" w14:textId="5591A15F"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299" distR="114299" simplePos="0" relativeHeight="251456000" behindDoc="0" locked="0" layoutInCell="1" allowOverlap="1" wp14:anchorId="58309F66" wp14:editId="0F449841">
                <wp:simplePos x="0" y="0"/>
                <wp:positionH relativeFrom="column">
                  <wp:posOffset>5499734</wp:posOffset>
                </wp:positionH>
                <wp:positionV relativeFrom="paragraph">
                  <wp:posOffset>299720</wp:posOffset>
                </wp:positionV>
                <wp:extent cx="0" cy="6857365"/>
                <wp:effectExtent l="0" t="0" r="19050" b="635"/>
                <wp:wrapNone/>
                <wp:docPr id="8401"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5736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DC04D78" id="直線コネクタ 55" o:spid="_x0000_s1026" style="position:absolute;z-index:2514560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3.05pt,23.6pt" to="433.0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" strokecolor="#4a7ebb">
                <o:lock v:ext="edit" shapetype="f"/>
              </v:line>
            </w:pict>
          </mc:Fallback>
        </mc:AlternateContent>
      </w:r>
      <w:r w:rsidRPr="00A56D3F">
        <w:rPr>
          <w:noProof/>
          <w:color w:val="5B9BD5"/>
        </w:rPr>
        <mc:AlternateContent>
          <mc:Choice Requires="wps">
            <w:drawing>
              <wp:anchor distT="0" distB="0" distL="114299" distR="114299" simplePos="0" relativeHeight="251452928" behindDoc="0" locked="0" layoutInCell="1" allowOverlap="1" wp14:anchorId="5C5FEAB0" wp14:editId="62B25282">
                <wp:simplePos x="0" y="0"/>
                <wp:positionH relativeFrom="column">
                  <wp:posOffset>4059554</wp:posOffset>
                </wp:positionH>
                <wp:positionV relativeFrom="paragraph">
                  <wp:posOffset>177800</wp:posOffset>
                </wp:positionV>
                <wp:extent cx="0" cy="6979285"/>
                <wp:effectExtent l="0" t="0" r="19050" b="12065"/>
                <wp:wrapNone/>
                <wp:docPr id="8400" name="直線コネクタ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97928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7C270E3" id="直線コネクタ 50" o:spid="_x0000_s1026" style="position:absolute;z-index:251452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9.65pt,14pt" to="319.6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" strokecolor="#4a7ebb">
                <o:lock v:ext="edit" shapetype="f"/>
              </v:line>
            </w:pict>
          </mc:Fallback>
        </mc:AlternateContent>
      </w:r>
      <w:r w:rsidRPr="00A56D3F">
        <w:rPr>
          <w:noProof/>
          <w:color w:val="5B9BD5"/>
        </w:rPr>
        <mc:AlternateContent>
          <mc:Choice Requires="wps">
            <w:drawing>
              <wp:anchor distT="0" distB="0" distL="114299" distR="114299" simplePos="0" relativeHeight="251459072" behindDoc="0" locked="0" layoutInCell="1" allowOverlap="1" wp14:anchorId="66BB4B96" wp14:editId="206782CD">
                <wp:simplePos x="0" y="0"/>
                <wp:positionH relativeFrom="column">
                  <wp:posOffset>1732914</wp:posOffset>
                </wp:positionH>
                <wp:positionV relativeFrom="paragraph">
                  <wp:posOffset>315595</wp:posOffset>
                </wp:positionV>
                <wp:extent cx="0" cy="6842125"/>
                <wp:effectExtent l="0" t="0" r="19050" b="15875"/>
                <wp:wrapNone/>
                <wp:docPr id="8399" name="直線コネクタ 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6E84FF4" id="直線コネクタ 69" o:spid="_x0000_s1026" style="position:absolute;z-index:251459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36.45pt,24.85pt" to="136.4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" strokecolor="#4a7ebb">
                <o:lock v:ext="edit" shapetype="f"/>
              </v:line>
            </w:pict>
          </mc:Fallback>
        </mc:AlternateContent>
      </w:r>
      <w:r w:rsidRPr="00A56D3F">
        <w:rPr>
          <w:noProof/>
          <w:color w:val="5B9BD5"/>
        </w:rPr>
        <mc:AlternateContent>
          <mc:Choice Requires="wps">
            <w:drawing>
              <wp:anchor distT="0" distB="0" distL="114299" distR="114299" simplePos="0" relativeHeight="251457024" behindDoc="0" locked="0" layoutInCell="1" allowOverlap="1" wp14:anchorId="3A4F97AD" wp14:editId="77A73AA8">
                <wp:simplePos x="0" y="0"/>
                <wp:positionH relativeFrom="column">
                  <wp:posOffset>542924</wp:posOffset>
                </wp:positionH>
                <wp:positionV relativeFrom="paragraph">
                  <wp:posOffset>315595</wp:posOffset>
                </wp:positionV>
                <wp:extent cx="0" cy="6842125"/>
                <wp:effectExtent l="0" t="0" r="19050" b="15875"/>
                <wp:wrapNone/>
                <wp:docPr id="8398"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E9313BB" id="直線コネクタ 60" o:spid="_x0000_s1026" style="position:absolute;z-index:251457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75pt,24.85pt" to="42.7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" strokecolor="#4a7ebb">
                <o:lock v:ext="edit" shapetype="f"/>
              </v:line>
            </w:pict>
          </mc:Fallback>
        </mc:AlternateContent>
      </w:r>
    </w:p>
    <w:p w14:paraId="7F64F002" w14:textId="6E6D386C"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299" distR="114299" simplePos="0" relativeHeight="251461120" behindDoc="0" locked="0" layoutInCell="1" allowOverlap="1" wp14:anchorId="1A7AAE0D" wp14:editId="77DCD891">
                <wp:simplePos x="0" y="0"/>
                <wp:positionH relativeFrom="column">
                  <wp:posOffset>2913379</wp:posOffset>
                </wp:positionH>
                <wp:positionV relativeFrom="paragraph">
                  <wp:posOffset>130810</wp:posOffset>
                </wp:positionV>
                <wp:extent cx="0" cy="6842125"/>
                <wp:effectExtent l="0" t="0" r="19050" b="15875"/>
                <wp:wrapNone/>
                <wp:docPr id="8397" name="直線コネク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1E813A8" id="直線コネクタ 83" o:spid="_x0000_s1026" style="position:absolute;z-index:251461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9.4pt,10.3pt" to="229.4pt,54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" strokecolor="#4a7ebb">
                <o:lock v:ext="edit" shapetype="f"/>
              </v:line>
            </w:pict>
          </mc:Fallback>
        </mc:AlternateContent>
      </w:r>
    </w:p>
    <w:p w14:paraId="5E5871D7" w14:textId="37622041"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77504" behindDoc="0" locked="0" layoutInCell="1" allowOverlap="1" wp14:anchorId="6F73F945" wp14:editId="2DA53EAC">
                <wp:simplePos x="0" y="0"/>
                <wp:positionH relativeFrom="column">
                  <wp:posOffset>1767205</wp:posOffset>
                </wp:positionH>
                <wp:positionV relativeFrom="paragraph">
                  <wp:posOffset>122555</wp:posOffset>
                </wp:positionV>
                <wp:extent cx="1319530" cy="276225"/>
                <wp:effectExtent l="0" t="0" r="0" b="0"/>
                <wp:wrapNone/>
                <wp:docPr id="8396"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276225"/>
                        </a:xfrm>
                        <a:prstGeom prst="rect">
                          <a:avLst/>
                        </a:prstGeom>
                        <a:noFill/>
                      </wps:spPr>
                      <wps:txbx>
                        <w:txbxContent>
                          <w:p w14:paraId="71A8593C" w14:textId="77777777" w:rsidR="00784C2F" w:rsidRPr="000E2F5A" w:rsidRDefault="00784C2F" w:rsidP="00A317D8">
                            <w:pPr>
                              <w:pStyle w:val="NormalWeb"/>
                              <w:spacing w:before="0" w:beforeAutospacing="0" w:after="0" w:afterAutospacing="0"/>
                              <w:rPr>
                                <w:sz w:val="21"/>
                              </w:rPr>
                            </w:pPr>
                            <w:r w:rsidRPr="000E2F5A">
                              <w:rPr>
                                <w:rFonts w:ascii="Century" w:eastAsia="MS Mincho" w:hAnsi="Century" w:cs="Times New Roman"/>
                                <w:color w:val="000000"/>
                                <w:kern w:val="24"/>
                                <w:sz w:val="20"/>
                                <w:szCs w:val="22"/>
                                <w:eastAsianLayout w:id="1690115845"/>
                              </w:rPr>
                              <w:t>P</w:t>
                            </w:r>
                            <w:r w:rsidRPr="000E2F5A">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MOD3</w:t>
                            </w:r>
                            <w:r w:rsidRPr="000E2F5A">
                              <w:rPr>
                                <w:rFonts w:ascii="Century" w:eastAsia="MS Mincho" w:hAnsi="Century" w:cs="Times New Roman" w:hint="eastAsia"/>
                                <w:color w:val="000000"/>
                                <w:kern w:val="24"/>
                                <w:sz w:val="20"/>
                                <w:szCs w:val="22"/>
                              </w:rPr>
                              <w:t xml:space="preserve">　</w:t>
                            </w:r>
                            <w:r w:rsidRPr="000E2F5A">
                              <w:rPr>
                                <w:rFonts w:ascii="Century" w:eastAsia="MS Mincho" w:hAnsi="Century" w:cs="Times New Roman"/>
                                <w:color w:val="000000"/>
                                <w:kern w:val="24"/>
                                <w:sz w:val="20"/>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F73F945" id="_x0000_s1101" type="#_x0000_t202" style="position:absolute;left:0;text-align:left;margin-left:139.15pt;margin-top:9.65pt;width:103.9pt;height:21.75pt;z-index:251477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" filled="f" stroked="f">
                <v:textbox style="mso-fit-shape-to-text:t">
                  <w:txbxContent>
                    <w:p w14:paraId="71A8593C" w14:textId="77777777" w:rsidR="00784C2F" w:rsidRPr="000E2F5A" w:rsidRDefault="00784C2F" w:rsidP="00A317D8">
                      <w:pPr>
                        <w:pStyle w:val="NormalWeb"/>
                        <w:spacing w:before="0" w:beforeAutospacing="0" w:after="0" w:afterAutospacing="0"/>
                        <w:rPr>
                          <w:sz w:val="21"/>
                        </w:rPr>
                      </w:pPr>
                      <w:r w:rsidRPr="000E2F5A">
                        <w:rPr>
                          <w:rFonts w:ascii="Century" w:eastAsia="MS Mincho" w:hAnsi="Century" w:cs="Times New Roman"/>
                          <w:color w:val="000000"/>
                          <w:kern w:val="24"/>
                          <w:sz w:val="20"/>
                          <w:szCs w:val="22"/>
                          <w:eastAsianLayout w:id="1690115845"/>
                        </w:rPr>
                        <w:t>P</w:t>
                      </w:r>
                      <w:r w:rsidRPr="000E2F5A">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MOD3</w:t>
                      </w:r>
                      <w:r w:rsidRPr="000E2F5A">
                        <w:rPr>
                          <w:rFonts w:ascii="Century" w:eastAsia="MS Mincho" w:hAnsi="Century" w:cs="Times New Roman" w:hint="eastAsia"/>
                          <w:color w:val="000000"/>
                          <w:kern w:val="24"/>
                          <w:sz w:val="20"/>
                          <w:szCs w:val="22"/>
                        </w:rPr>
                        <w:t xml:space="preserve">　</w:t>
                      </w:r>
                      <w:r w:rsidRPr="000E2F5A">
                        <w:rPr>
                          <w:rFonts w:ascii="Century" w:eastAsia="MS Mincho" w:hAnsi="Century" w:cs="Times New Roman"/>
                          <w:color w:val="000000"/>
                          <w:kern w:val="24"/>
                          <w:sz w:val="20"/>
                          <w:szCs w:val="22"/>
                          <w:eastAsianLayout w:id="1690115849"/>
                        </w:rPr>
                        <w:t>Normal</w:t>
                      </w:r>
                    </w:p>
                  </w:txbxContent>
                </v:textbox>
              </v:shape>
            </w:pict>
          </mc:Fallback>
        </mc:AlternateContent>
      </w:r>
      <w:r w:rsidRPr="00A56D3F">
        <w:rPr>
          <w:noProof/>
          <w:color w:val="5B9BD5"/>
        </w:rPr>
        <mc:AlternateContent>
          <mc:Choice Requires="wps">
            <w:drawing>
              <wp:anchor distT="0" distB="0" distL="114300" distR="114300" simplePos="0" relativeHeight="251469312" behindDoc="0" locked="0" layoutInCell="1" allowOverlap="1" wp14:anchorId="4F2EB005" wp14:editId="5CE2D828">
                <wp:simplePos x="0" y="0"/>
                <wp:positionH relativeFrom="column">
                  <wp:posOffset>327025</wp:posOffset>
                </wp:positionH>
                <wp:positionV relativeFrom="paragraph">
                  <wp:posOffset>12700</wp:posOffset>
                </wp:positionV>
                <wp:extent cx="5688330" cy="167640"/>
                <wp:effectExtent l="8890" t="14605" r="8255" b="8255"/>
                <wp:wrapNone/>
                <wp:docPr id="8395"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22A40421" w14:textId="77777777" w:rsidR="00784C2F" w:rsidRPr="000E2F5A" w:rsidRDefault="00784C2F" w:rsidP="00A317D8">
                            <w:pPr>
                              <w:pStyle w:val="NormalWeb"/>
                              <w:spacing w:before="0" w:beforeAutospacing="0" w:after="0" w:afterAutospacing="0"/>
                              <w:jc w:val="center"/>
                              <w:rPr>
                                <w:sz w:val="22"/>
                              </w:rPr>
                            </w:pPr>
                            <w:r>
                              <w:rPr>
                                <w:rFonts w:ascii="Century" w:eastAsia="MS Mincho" w:hAnsi="Century" w:cs="Times New Roman" w:hint="eastAsia"/>
                                <w:color w:val="000000"/>
                                <w:kern w:val="24"/>
                                <w:sz w:val="20"/>
                                <w:szCs w:val="21"/>
                              </w:rPr>
                              <w:t>During IG-ON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F2EB005" id="_x0000_s1102" type="#_x0000_t176" style="position:absolute;left:0;text-align:left;margin-left:25.75pt;margin-top:1pt;width:447.9pt;height:13.2pt;z-index:25146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" strokeweight="1pt">
                <v:textbox inset="0,0,0,0">
                  <w:txbxContent>
                    <w:p w14:paraId="22A40421" w14:textId="77777777" w:rsidR="00784C2F" w:rsidRPr="000E2F5A" w:rsidRDefault="00784C2F" w:rsidP="00A317D8">
                      <w:pPr>
                        <w:pStyle w:val="NormalWeb"/>
                        <w:spacing w:before="0" w:beforeAutospacing="0" w:after="0" w:afterAutospacing="0"/>
                        <w:jc w:val="center"/>
                        <w:rPr>
                          <w:sz w:val="22"/>
                        </w:rPr>
                      </w:pPr>
                      <w:r>
                        <w:rPr>
                          <w:rFonts w:ascii="Century" w:eastAsia="MS Mincho" w:hAnsi="Century" w:cs="Times New Roman" w:hint="eastAsia"/>
                          <w:color w:val="000000"/>
                          <w:kern w:val="24"/>
                          <w:sz w:val="20"/>
                          <w:szCs w:val="21"/>
                        </w:rPr>
                        <w:t>During IG-ON</w:t>
                      </w:r>
                    </w:p>
                  </w:txbxContent>
                </v:textbox>
              </v:shape>
            </w:pict>
          </mc:Fallback>
        </mc:AlternateContent>
      </w:r>
    </w:p>
    <w:p w14:paraId="02141B5A" w14:textId="1E242C51"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79552" behindDoc="0" locked="0" layoutInCell="1" allowOverlap="1" wp14:anchorId="4D2395A5" wp14:editId="2859F54C">
                <wp:simplePos x="0" y="0"/>
                <wp:positionH relativeFrom="column">
                  <wp:posOffset>5749290</wp:posOffset>
                </wp:positionH>
                <wp:positionV relativeFrom="paragraph">
                  <wp:posOffset>145415</wp:posOffset>
                </wp:positionV>
                <wp:extent cx="1210310" cy="352425"/>
                <wp:effectExtent l="1905" t="0" r="0" b="1270"/>
                <wp:wrapNone/>
                <wp:docPr id="8394" name="テキスト ボックス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5B2A5" w14:textId="77777777" w:rsidR="00784C2F" w:rsidRDefault="00784C2F" w:rsidP="00A317D8">
                            <w:pPr>
                              <w:pStyle w:val="NormalWeb"/>
                              <w:spacing w:before="0" w:beforeAutospacing="0" w:after="0" w:afterAutospacing="0"/>
                              <w:rPr>
                                <w:rFonts w:ascii="Century" w:eastAsia="MS Mincho" w:hAnsi="Century" w:cs="Times New Roman" w:hint="eastAsia"/>
                                <w:color w:val="000000"/>
                                <w:kern w:val="24"/>
                                <w:sz w:val="18"/>
                                <w:szCs w:val="22"/>
                                <w:eastAsianLayout w:id="1690115856"/>
                              </w:rPr>
                            </w:pPr>
                            <w:r>
                              <w:rPr>
                                <w:rFonts w:ascii="Century" w:eastAsia="MS Mincho" w:hAnsi="Century" w:cs="Times New Roman" w:hint="eastAsia"/>
                                <w:color w:val="000000"/>
                                <w:kern w:val="24"/>
                                <w:sz w:val="18"/>
                                <w:szCs w:val="22"/>
                                <w:eastAsianLayout w:id="1690115856"/>
                              </w:rPr>
                              <w:t>every 1s +</w:t>
                            </w:r>
                          </w:p>
                          <w:p w14:paraId="6AB3596D" w14:textId="77777777" w:rsidR="00784C2F" w:rsidRPr="000E2F5A" w:rsidRDefault="00784C2F" w:rsidP="00A317D8">
                            <w:pPr>
                              <w:pStyle w:val="NormalWeb"/>
                              <w:spacing w:before="0" w:beforeAutospacing="0" w:after="0" w:afterAutospacing="0"/>
                              <w:rPr>
                                <w:sz w:val="20"/>
                              </w:rPr>
                            </w:pPr>
                            <w:r>
                              <w:rPr>
                                <w:rFonts w:ascii="Century" w:eastAsia="MS Mincho" w:hAnsi="Century" w:cs="Times New Roman" w:hint="eastAsia"/>
                                <w:color w:val="000000"/>
                                <w:kern w:val="24"/>
                                <w:sz w:val="18"/>
                                <w:szCs w:val="22"/>
                                <w:eastAsianLayout w:id="1690115856"/>
                              </w:rPr>
                              <w:t xml:space="preserve"> event cond.</w:t>
                            </w:r>
                            <w:r w:rsidRPr="000E2F5A">
                              <w:rPr>
                                <w:rFonts w:ascii="Century" w:eastAsia="MS Mincho" w:hAnsi="Century" w:cs="Times New Roman"/>
                                <w:color w:val="000000"/>
                                <w:kern w:val="24"/>
                                <w:sz w:val="18"/>
                                <w:szCs w:val="22"/>
                                <w:eastAsianLayout w:id="169011585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2395A5" id="テキスト ボックス 71" o:spid="_x0000_s1103" type="#_x0000_t202" style="position:absolute;left:0;text-align:left;margin-left:452.7pt;margin-top:11.45pt;width:95.3pt;height:27.75pt;z-index:25147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" filled="f" stroked="f">
                <v:textbox inset="0,0,0,0">
                  <w:txbxContent>
                    <w:p w14:paraId="5855B2A5" w14:textId="77777777" w:rsidR="00784C2F" w:rsidRDefault="00784C2F" w:rsidP="00A317D8">
                      <w:pPr>
                        <w:pStyle w:val="NormalWeb"/>
                        <w:spacing w:before="0" w:beforeAutospacing="0" w:after="0" w:afterAutospacing="0"/>
                        <w:rPr>
                          <w:rFonts w:ascii="Century" w:eastAsia="MS Mincho" w:hAnsi="Century" w:cs="Times New Roman" w:hint="eastAsia"/>
                          <w:color w:val="000000"/>
                          <w:kern w:val="24"/>
                          <w:sz w:val="18"/>
                          <w:szCs w:val="22"/>
                          <w:eastAsianLayout w:id="1690115856"/>
                        </w:rPr>
                      </w:pPr>
                      <w:r>
                        <w:rPr>
                          <w:rFonts w:ascii="Century" w:eastAsia="MS Mincho" w:hAnsi="Century" w:cs="Times New Roman" w:hint="eastAsia"/>
                          <w:color w:val="000000"/>
                          <w:kern w:val="24"/>
                          <w:sz w:val="18"/>
                          <w:szCs w:val="22"/>
                          <w:eastAsianLayout w:id="1690115856"/>
                        </w:rPr>
                        <w:t>every 1s +</w:t>
                      </w:r>
                    </w:p>
                    <w:p w14:paraId="6AB3596D" w14:textId="77777777" w:rsidR="00784C2F" w:rsidRPr="000E2F5A" w:rsidRDefault="00784C2F" w:rsidP="00A317D8">
                      <w:pPr>
                        <w:pStyle w:val="NormalWeb"/>
                        <w:spacing w:before="0" w:beforeAutospacing="0" w:after="0" w:afterAutospacing="0"/>
                        <w:rPr>
                          <w:sz w:val="20"/>
                        </w:rPr>
                      </w:pPr>
                      <w:r>
                        <w:rPr>
                          <w:rFonts w:ascii="Century" w:eastAsia="MS Mincho" w:hAnsi="Century" w:cs="Times New Roman" w:hint="eastAsia"/>
                          <w:color w:val="000000"/>
                          <w:kern w:val="24"/>
                          <w:sz w:val="18"/>
                          <w:szCs w:val="22"/>
                          <w:eastAsianLayout w:id="1690115856"/>
                        </w:rPr>
                        <w:t xml:space="preserve"> event cond.</w:t>
                      </w:r>
                      <w:r w:rsidRPr="000E2F5A">
                        <w:rPr>
                          <w:rFonts w:ascii="Century" w:eastAsia="MS Mincho" w:hAnsi="Century" w:cs="Times New Roman"/>
                          <w:color w:val="000000"/>
                          <w:kern w:val="24"/>
                          <w:sz w:val="18"/>
                          <w:szCs w:val="22"/>
                          <w:eastAsianLayout w:id="1690115856"/>
                        </w:rPr>
                        <w:t xml:space="preserve"> </w:t>
                      </w:r>
                    </w:p>
                  </w:txbxContent>
                </v:textbox>
              </v:shape>
            </w:pict>
          </mc:Fallback>
        </mc:AlternateContent>
      </w:r>
      <w:r w:rsidRPr="00A56D3F">
        <w:rPr>
          <w:noProof/>
          <w:color w:val="5B9BD5"/>
        </w:rPr>
        <mc:AlternateContent>
          <mc:Choice Requires="wps">
            <w:drawing>
              <wp:anchor distT="0" distB="0" distL="114300" distR="114300" simplePos="0" relativeHeight="251476480" behindDoc="0" locked="0" layoutInCell="1" allowOverlap="1" wp14:anchorId="6930AF02" wp14:editId="3C3B5000">
                <wp:simplePos x="0" y="0"/>
                <wp:positionH relativeFrom="column">
                  <wp:posOffset>5605780</wp:posOffset>
                </wp:positionH>
                <wp:positionV relativeFrom="paragraph">
                  <wp:posOffset>91440</wp:posOffset>
                </wp:positionV>
                <wp:extent cx="118110" cy="474980"/>
                <wp:effectExtent l="0" t="0" r="0" b="1270"/>
                <wp:wrapNone/>
                <wp:docPr id="8393" name="右大かっこ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110" cy="47498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369E909D" id="右大かっこ 64" o:spid="_x0000_s1026" type="#_x0000_t86" style="position:absolute;margin-left:441.4pt;margin-top:7.2pt;width:9.3pt;height:37.4pt;z-index:25147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" adj="6153" strokecolor="#4a7ebb"/>
            </w:pict>
          </mc:Fallback>
        </mc:AlternateContent>
      </w:r>
      <w:r w:rsidRPr="00A56D3F">
        <w:rPr>
          <w:noProof/>
          <w:color w:val="5B9BD5"/>
        </w:rPr>
        <mc:AlternateContent>
          <mc:Choice Requires="wps">
            <w:drawing>
              <wp:anchor distT="0" distB="0" distL="114300" distR="114300" simplePos="0" relativeHeight="251522560" behindDoc="0" locked="0" layoutInCell="1" allowOverlap="1" wp14:anchorId="0BB6D84A" wp14:editId="45629B7E">
                <wp:simplePos x="0" y="0"/>
                <wp:positionH relativeFrom="column">
                  <wp:posOffset>527685</wp:posOffset>
                </wp:positionH>
                <wp:positionV relativeFrom="paragraph">
                  <wp:posOffset>158115</wp:posOffset>
                </wp:positionV>
                <wp:extent cx="4925695" cy="635"/>
                <wp:effectExtent l="9525" t="78105" r="17780" b="73660"/>
                <wp:wrapNone/>
                <wp:docPr id="8392" name="直線矢印コネクタ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5695" cy="635"/>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490E1B" id="直線矢印コネクタ 61" o:spid="_x0000_s1026" type="#_x0000_t34" style="position:absolute;margin-left:41.55pt;margin-top:12.45pt;width:387.85pt;height:.0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" adj="10799" strokecolor="#4a7ebb">
                <v:stroke endarrow="open"/>
              </v:shape>
            </w:pict>
          </mc:Fallback>
        </mc:AlternateContent>
      </w:r>
      <w:r w:rsidRPr="00A56D3F">
        <w:rPr>
          <w:noProof/>
          <w:color w:val="5B9BD5"/>
        </w:rPr>
        <mc:AlternateContent>
          <mc:Choice Requires="wps">
            <w:drawing>
              <wp:anchor distT="0" distB="0" distL="114300" distR="114300" simplePos="0" relativeHeight="251473408" behindDoc="0" locked="0" layoutInCell="1" allowOverlap="1" wp14:anchorId="00944C54" wp14:editId="17EC1566">
                <wp:simplePos x="0" y="0"/>
                <wp:positionH relativeFrom="column">
                  <wp:posOffset>1908175</wp:posOffset>
                </wp:positionH>
                <wp:positionV relativeFrom="paragraph">
                  <wp:posOffset>124460</wp:posOffset>
                </wp:positionV>
                <wp:extent cx="2256790" cy="276225"/>
                <wp:effectExtent l="0" t="0" r="0" b="0"/>
                <wp:wrapNone/>
                <wp:docPr id="8391"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6790" cy="276225"/>
                        </a:xfrm>
                        <a:prstGeom prst="rect">
                          <a:avLst/>
                        </a:prstGeom>
                        <a:noFill/>
                      </wps:spPr>
                      <wps:txbx>
                        <w:txbxContent>
                          <w:p w14:paraId="64E3588F" w14:textId="77777777" w:rsidR="00784C2F" w:rsidRPr="000E2F5A" w:rsidRDefault="00784C2F" w:rsidP="00A317D8">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3"/>
                              </w:rPr>
                              <w:t>C_DC</w:t>
                            </w:r>
                            <w:r>
                              <w:rPr>
                                <w:rFonts w:ascii="Century" w:eastAsia="MS Mincho" w:hAnsi="Century" w:cs="Times New Roman" w:hint="eastAsia"/>
                                <w:color w:val="000000"/>
                                <w:kern w:val="24"/>
                                <w:sz w:val="20"/>
                                <w:szCs w:val="22"/>
                              </w:rPr>
                              <w:t>MOD3 Normal(sus)</w:t>
                            </w: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0944C54" id="_x0000_s1104" type="#_x0000_t202" style="position:absolute;left:0;text-align:left;margin-left:150.25pt;margin-top:9.8pt;width:177.7pt;height:21.75pt;z-index:251473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" filled="f" stroked="f">
                <v:textbox style="mso-fit-shape-to-text:t">
                  <w:txbxContent>
                    <w:p w14:paraId="64E3588F" w14:textId="77777777" w:rsidR="00784C2F" w:rsidRPr="000E2F5A" w:rsidRDefault="00784C2F" w:rsidP="00A317D8">
                      <w:pPr>
                        <w:pStyle w:val="NormalWeb"/>
                        <w:spacing w:before="0" w:beforeAutospacing="0" w:after="0" w:afterAutospacing="0"/>
                        <w:rPr>
                          <w:sz w:val="21"/>
                        </w:rPr>
                      </w:pPr>
                      <w:r>
                        <w:rPr>
                          <w:rFonts w:ascii="Century" w:eastAsia="MS Mincho" w:hAnsi="Century" w:cs="Times New Roman" w:hint="eastAsia"/>
                          <w:color w:val="000000"/>
                          <w:kern w:val="24"/>
                          <w:sz w:val="20"/>
                          <w:szCs w:val="22"/>
                          <w:eastAsianLayout w:id="1690115853"/>
                        </w:rPr>
                        <w:t>C_DC</w:t>
                      </w:r>
                      <w:r>
                        <w:rPr>
                          <w:rFonts w:ascii="Century" w:eastAsia="MS Mincho" w:hAnsi="Century" w:cs="Times New Roman" w:hint="eastAsia"/>
                          <w:color w:val="000000"/>
                          <w:kern w:val="24"/>
                          <w:sz w:val="20"/>
                          <w:szCs w:val="22"/>
                        </w:rPr>
                        <w:t>MOD3 Normal(sus)</w:t>
                      </w: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v:textbox>
              </v:shape>
            </w:pict>
          </mc:Fallback>
        </mc:AlternateContent>
      </w:r>
      <w:r w:rsidRPr="00A56D3F">
        <w:rPr>
          <w:noProof/>
          <w:color w:val="5B9BD5"/>
        </w:rPr>
        <mc:AlternateContent>
          <mc:Choice Requires="wps">
            <w:drawing>
              <wp:anchor distT="0" distB="0" distL="114300" distR="114300" simplePos="0" relativeHeight="251478528" behindDoc="0" locked="0" layoutInCell="1" allowOverlap="1" wp14:anchorId="5440E3E4" wp14:editId="785B8FC9">
                <wp:simplePos x="0" y="0"/>
                <wp:positionH relativeFrom="column">
                  <wp:posOffset>2764790</wp:posOffset>
                </wp:positionH>
                <wp:positionV relativeFrom="paragraph">
                  <wp:posOffset>324485</wp:posOffset>
                </wp:positionV>
                <wp:extent cx="1283335" cy="276225"/>
                <wp:effectExtent l="0" t="0" r="0" b="0"/>
                <wp:wrapNone/>
                <wp:docPr id="8390" name="テキスト ボックス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335" cy="276225"/>
                        </a:xfrm>
                        <a:prstGeom prst="rect">
                          <a:avLst/>
                        </a:prstGeom>
                        <a:noFill/>
                      </wps:spPr>
                      <wps:txbx>
                        <w:txbxContent>
                          <w:p w14:paraId="456165E1" w14:textId="77777777" w:rsidR="00784C2F" w:rsidRPr="000E2F5A" w:rsidRDefault="00784C2F" w:rsidP="00A317D8">
                            <w:pPr>
                              <w:pStyle w:val="NormalWeb"/>
                              <w:spacing w:before="0" w:beforeAutospacing="0" w:after="0" w:afterAutospacing="0"/>
                              <w:rPr>
                                <w:sz w:val="21"/>
                              </w:rPr>
                            </w:pPr>
                            <w:r w:rsidRPr="000E2F5A">
                              <w:rPr>
                                <w:rFonts w:ascii="Century" w:eastAsia="MS Mincho" w:hAnsi="Century" w:cs="Times New Roman"/>
                                <w:color w:val="000000"/>
                                <w:kern w:val="24"/>
                                <w:sz w:val="20"/>
                                <w:szCs w:val="22"/>
                                <w:eastAsianLayout w:id="1690115851"/>
                              </w:rPr>
                              <w:t xml:space="preserve"> </w:t>
                            </w:r>
                            <w:r>
                              <w:rPr>
                                <w:rFonts w:ascii="Century" w:eastAsia="MS Mincho" w:hAnsi="Century" w:cs="Times New Roman" w:hint="eastAsia"/>
                                <w:color w:val="000000"/>
                                <w:kern w:val="24"/>
                                <w:sz w:val="20"/>
                                <w:szCs w:val="22"/>
                                <w:eastAsianLayout w:id="1690115851"/>
                              </w:rPr>
                              <w:t>B_DCMOD3</w:t>
                            </w:r>
                            <w:r w:rsidRPr="000E2F5A">
                              <w:rPr>
                                <w:rFonts w:ascii="Century" w:eastAsia="MS Mincho" w:hAnsi="Century" w:cs="Times New Roman"/>
                                <w:color w:val="000000"/>
                                <w:kern w:val="24"/>
                                <w:sz w:val="20"/>
                                <w:szCs w:val="22"/>
                                <w:eastAsianLayout w:id="1690115851"/>
                              </w:rPr>
                              <w:t xml:space="preserve">  </w:t>
                            </w:r>
                            <w:r w:rsidRPr="000E2F5A">
                              <w:rPr>
                                <w:rFonts w:ascii="Century" w:eastAsia="MS Mincho" w:hAnsi="Century" w:cs="Times New Roman"/>
                                <w:color w:val="000000"/>
                                <w:kern w:val="24"/>
                                <w:sz w:val="20"/>
                                <w:szCs w:val="22"/>
                                <w:eastAsianLayout w:id="1690115854"/>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440E3E4" id="_x0000_s1105" type="#_x0000_t202" style="position:absolute;left:0;text-align:left;margin-left:217.7pt;margin-top:25.55pt;width:101.05pt;height:21.75pt;z-index:251478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" filled="f" stroked="f">
                <v:textbox style="mso-fit-shape-to-text:t">
                  <w:txbxContent>
                    <w:p w14:paraId="456165E1" w14:textId="77777777" w:rsidR="00784C2F" w:rsidRPr="000E2F5A" w:rsidRDefault="00784C2F" w:rsidP="00A317D8">
                      <w:pPr>
                        <w:pStyle w:val="NormalWeb"/>
                        <w:spacing w:before="0" w:beforeAutospacing="0" w:after="0" w:afterAutospacing="0"/>
                        <w:rPr>
                          <w:sz w:val="21"/>
                        </w:rPr>
                      </w:pPr>
                      <w:r w:rsidRPr="000E2F5A">
                        <w:rPr>
                          <w:rFonts w:ascii="Century" w:eastAsia="MS Mincho" w:hAnsi="Century" w:cs="Times New Roman"/>
                          <w:color w:val="000000"/>
                          <w:kern w:val="24"/>
                          <w:sz w:val="20"/>
                          <w:szCs w:val="22"/>
                          <w:eastAsianLayout w:id="1690115851"/>
                        </w:rPr>
                        <w:t xml:space="preserve"> </w:t>
                      </w:r>
                      <w:r>
                        <w:rPr>
                          <w:rFonts w:ascii="Century" w:eastAsia="MS Mincho" w:hAnsi="Century" w:cs="Times New Roman" w:hint="eastAsia"/>
                          <w:color w:val="000000"/>
                          <w:kern w:val="24"/>
                          <w:sz w:val="20"/>
                          <w:szCs w:val="22"/>
                          <w:eastAsianLayout w:id="1690115851"/>
                        </w:rPr>
                        <w:t>B_DCMOD3</w:t>
                      </w:r>
                      <w:r w:rsidRPr="000E2F5A">
                        <w:rPr>
                          <w:rFonts w:ascii="Century" w:eastAsia="MS Mincho" w:hAnsi="Century" w:cs="Times New Roman"/>
                          <w:color w:val="000000"/>
                          <w:kern w:val="24"/>
                          <w:sz w:val="20"/>
                          <w:szCs w:val="22"/>
                          <w:eastAsianLayout w:id="1690115851"/>
                        </w:rPr>
                        <w:t xml:space="preserve">  </w:t>
                      </w:r>
                      <w:r w:rsidRPr="000E2F5A">
                        <w:rPr>
                          <w:rFonts w:ascii="Century" w:eastAsia="MS Mincho" w:hAnsi="Century" w:cs="Times New Roman"/>
                          <w:color w:val="000000"/>
                          <w:kern w:val="24"/>
                          <w:sz w:val="20"/>
                          <w:szCs w:val="22"/>
                          <w:eastAsianLayout w:id="1690115854"/>
                        </w:rPr>
                        <w:t>Normal</w:t>
                      </w:r>
                    </w:p>
                  </w:txbxContent>
                </v:textbox>
              </v:shape>
            </w:pict>
          </mc:Fallback>
        </mc:AlternateContent>
      </w:r>
      <w:r w:rsidRPr="00A56D3F">
        <w:rPr>
          <w:noProof/>
          <w:color w:val="5B9BD5"/>
        </w:rPr>
        <mc:AlternateContent>
          <mc:Choice Requires="wps">
            <w:drawing>
              <wp:anchor distT="4294967295" distB="4294967295" distL="114300" distR="114300" simplePos="0" relativeHeight="251480576" behindDoc="0" locked="0" layoutInCell="1" allowOverlap="1" wp14:anchorId="58739691" wp14:editId="1CD7D5B1">
                <wp:simplePos x="0" y="0"/>
                <wp:positionH relativeFrom="column">
                  <wp:posOffset>4058920</wp:posOffset>
                </wp:positionH>
                <wp:positionV relativeFrom="paragraph">
                  <wp:posOffset>788669</wp:posOffset>
                </wp:positionV>
                <wp:extent cx="1449705" cy="0"/>
                <wp:effectExtent l="0" t="76200" r="0" b="95250"/>
                <wp:wrapNone/>
                <wp:docPr id="8389" name="直線矢印コネクタ 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9705"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2FEB23EA" id="直線矢印コネクタ 72" o:spid="_x0000_s1026" type="#_x0000_t32" style="position:absolute;margin-left:319.6pt;margin-top:62.1pt;width:114.15pt;height:0;z-index:251480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" strokecolor="#4a7ebb">
                <v:stroke endarrow="open"/>
                <o:lock v:ext="edit" shapetype="f"/>
              </v:shape>
            </w:pict>
          </mc:Fallback>
        </mc:AlternateContent>
      </w:r>
    </w:p>
    <w:p w14:paraId="586A01CB" w14:textId="7837AEFD"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74432" behindDoc="0" locked="0" layoutInCell="1" allowOverlap="1" wp14:anchorId="65641DD4" wp14:editId="69979B8F">
                <wp:simplePos x="0" y="0"/>
                <wp:positionH relativeFrom="column">
                  <wp:posOffset>1767205</wp:posOffset>
                </wp:positionH>
                <wp:positionV relativeFrom="paragraph">
                  <wp:posOffset>173355</wp:posOffset>
                </wp:positionV>
                <wp:extent cx="3741420" cy="0"/>
                <wp:effectExtent l="10795" t="78105" r="19685" b="74295"/>
                <wp:wrapNone/>
                <wp:docPr id="8388" name="直線矢印コネクタ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142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9DAF91" id="直線矢印コネクタ 61" o:spid="_x0000_s1026" type="#_x0000_t32" style="position:absolute;margin-left:139.15pt;margin-top:13.65pt;width:294.6pt;height:0;z-index:25147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" strokecolor="#4a7ebb">
                <v:stroke endarrow="open"/>
              </v:shape>
            </w:pict>
          </mc:Fallback>
        </mc:AlternateContent>
      </w:r>
    </w:p>
    <w:p w14:paraId="75D3A821" w14:textId="77777777" w:rsidR="00A317D8" w:rsidRPr="00A56D3F" w:rsidRDefault="00A317D8" w:rsidP="00A317D8">
      <w:pPr>
        <w:ind w:left="420"/>
        <w:rPr>
          <w:rFonts w:hint="eastAsia"/>
          <w:color w:val="5B9BD5"/>
        </w:rPr>
      </w:pPr>
    </w:p>
    <w:p w14:paraId="53E5F399" w14:textId="239AB397"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75456" behindDoc="0" locked="0" layoutInCell="1" allowOverlap="1" wp14:anchorId="4CD93019" wp14:editId="75218FE8">
                <wp:simplePos x="0" y="0"/>
                <wp:positionH relativeFrom="column">
                  <wp:posOffset>2907665</wp:posOffset>
                </wp:positionH>
                <wp:positionV relativeFrom="paragraph">
                  <wp:posOffset>12065</wp:posOffset>
                </wp:positionV>
                <wp:extent cx="2571115" cy="0"/>
                <wp:effectExtent l="8255" t="76835" r="20955" b="75565"/>
                <wp:wrapNone/>
                <wp:docPr id="8387" name="直線矢印コネクタ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71115"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954E25" id="直線矢印コネクタ 63" o:spid="_x0000_s1026" type="#_x0000_t32" style="position:absolute;margin-left:228.95pt;margin-top:.95pt;width:202.45pt;height:0;z-index:25147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" strokecolor="#4a7ebb">
                <v:stroke endarrow="open"/>
              </v:shape>
            </w:pict>
          </mc:Fallback>
        </mc:AlternateContent>
      </w:r>
    </w:p>
    <w:p w14:paraId="37BF06EE" w14:textId="0550EDEE"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515392" behindDoc="0" locked="0" layoutInCell="1" allowOverlap="1" wp14:anchorId="43170001" wp14:editId="53FF5446">
                <wp:simplePos x="0" y="0"/>
                <wp:positionH relativeFrom="column">
                  <wp:posOffset>1758950</wp:posOffset>
                </wp:positionH>
                <wp:positionV relativeFrom="paragraph">
                  <wp:posOffset>13970</wp:posOffset>
                </wp:positionV>
                <wp:extent cx="1184910" cy="461010"/>
                <wp:effectExtent l="0" t="0" r="0" b="0"/>
                <wp:wrapNone/>
                <wp:docPr id="8386"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4910" cy="461010"/>
                        </a:xfrm>
                        <a:prstGeom prst="rect">
                          <a:avLst/>
                        </a:prstGeom>
                        <a:noFill/>
                      </wps:spPr>
                      <wps:txbx>
                        <w:txbxContent>
                          <w:p w14:paraId="21F035A5" w14:textId="77777777" w:rsidR="00784C2F" w:rsidRDefault="00784C2F" w:rsidP="00C5517B">
                            <w:pPr>
                              <w:pStyle w:val="NormalWeb"/>
                              <w:spacing w:before="0" w:beforeAutospacing="0" w:after="0" w:afterAutospacing="0"/>
                              <w:rPr>
                                <w:rFonts w:ascii="Century" w:eastAsia="MS Mincho" w:hAnsi="Century" w:cs="Times New Roman" w:hint="eastAsia"/>
                                <w:color w:val="000000"/>
                                <w:kern w:val="24"/>
                                <w:sz w:val="20"/>
                                <w:szCs w:val="22"/>
                              </w:rPr>
                            </w:pPr>
                            <w:r>
                              <w:rPr>
                                <w:rFonts w:ascii="Century" w:eastAsia="MS Mincho" w:hAnsi="Century" w:cs="Times New Roman" w:hint="eastAsia"/>
                                <w:color w:val="000000"/>
                                <w:kern w:val="24"/>
                                <w:sz w:val="20"/>
                                <w:szCs w:val="22"/>
                              </w:rPr>
                              <w:t>C</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Normal(sus)</w:t>
                            </w:r>
                          </w:p>
                          <w:p w14:paraId="1746B264" w14:textId="77777777" w:rsidR="00784C2F" w:rsidRPr="00136B41" w:rsidRDefault="00784C2F" w:rsidP="00C5517B">
                            <w:pPr>
                              <w:pStyle w:val="NormalWeb"/>
                              <w:spacing w:before="0" w:beforeAutospacing="0" w:after="0" w:afterAutospacing="0"/>
                              <w:rPr>
                                <w:sz w:val="21"/>
                              </w:rPr>
                            </w:pP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43170001" id="_x0000_s1106" type="#_x0000_t202" style="position:absolute;left:0;text-align:left;margin-left:138.5pt;margin-top:1.1pt;width:93.3pt;height:36.3pt;z-index:2515153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" filled="f" stroked="f">
                <v:textbox style="mso-fit-shape-to-text:t">
                  <w:txbxContent>
                    <w:p w14:paraId="21F035A5" w14:textId="77777777" w:rsidR="00784C2F" w:rsidRDefault="00784C2F" w:rsidP="00C5517B">
                      <w:pPr>
                        <w:pStyle w:val="NormalWeb"/>
                        <w:spacing w:before="0" w:beforeAutospacing="0" w:after="0" w:afterAutospacing="0"/>
                        <w:rPr>
                          <w:rFonts w:ascii="Century" w:eastAsia="MS Mincho" w:hAnsi="Century" w:cs="Times New Roman" w:hint="eastAsia"/>
                          <w:color w:val="000000"/>
                          <w:kern w:val="24"/>
                          <w:sz w:val="20"/>
                          <w:szCs w:val="22"/>
                        </w:rPr>
                      </w:pPr>
                      <w:r>
                        <w:rPr>
                          <w:rFonts w:ascii="Century" w:eastAsia="MS Mincho" w:hAnsi="Century" w:cs="Times New Roman" w:hint="eastAsia"/>
                          <w:color w:val="000000"/>
                          <w:kern w:val="24"/>
                          <w:sz w:val="20"/>
                          <w:szCs w:val="22"/>
                        </w:rPr>
                        <w:t>C</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Normal(sus)</w:t>
                      </w:r>
                    </w:p>
                    <w:p w14:paraId="1746B264" w14:textId="77777777" w:rsidR="00784C2F" w:rsidRPr="00136B41" w:rsidRDefault="00784C2F" w:rsidP="00C5517B">
                      <w:pPr>
                        <w:pStyle w:val="NormalWeb"/>
                        <w:spacing w:before="0" w:beforeAutospacing="0" w:after="0" w:afterAutospacing="0"/>
                        <w:rPr>
                          <w:sz w:val="21"/>
                        </w:rPr>
                      </w:pPr>
                      <w:r>
                        <w:rPr>
                          <w:rFonts w:ascii="Century" w:eastAsia="MS Mincho" w:hAnsi="Century" w:cs="Times New Roman" w:hint="eastAsia"/>
                          <w:color w:val="000000"/>
                          <w:kern w:val="24"/>
                          <w:sz w:val="20"/>
                          <w:szCs w:val="22"/>
                        </w:rPr>
                        <w:t>×</w:t>
                      </w:r>
                      <w:r>
                        <w:rPr>
                          <w:rFonts w:ascii="Century" w:eastAsia="MS Mincho" w:hAnsi="Century" w:cs="Times New Roman" w:hint="eastAsia"/>
                          <w:color w:val="000000"/>
                          <w:kern w:val="24"/>
                          <w:sz w:val="20"/>
                          <w:szCs w:val="22"/>
                        </w:rPr>
                        <w:t>Normal(steer)</w:t>
                      </w:r>
                    </w:p>
                  </w:txbxContent>
                </v:textbox>
              </v:shape>
            </w:pict>
          </mc:Fallback>
        </mc:AlternateContent>
      </w:r>
      <w:r w:rsidRPr="00A56D3F">
        <w:rPr>
          <w:noProof/>
          <w:color w:val="5B9BD5"/>
        </w:rPr>
        <mc:AlternateContent>
          <mc:Choice Requires="wps">
            <w:drawing>
              <wp:anchor distT="0" distB="0" distL="114300" distR="114300" simplePos="0" relativeHeight="251514368" behindDoc="0" locked="0" layoutInCell="1" allowOverlap="1" wp14:anchorId="646806CB" wp14:editId="69516707">
                <wp:simplePos x="0" y="0"/>
                <wp:positionH relativeFrom="column">
                  <wp:posOffset>637540</wp:posOffset>
                </wp:positionH>
                <wp:positionV relativeFrom="paragraph">
                  <wp:posOffset>345440</wp:posOffset>
                </wp:positionV>
                <wp:extent cx="952500" cy="276225"/>
                <wp:effectExtent l="0" t="0" r="0" b="0"/>
                <wp:wrapNone/>
                <wp:docPr id="8385"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2500" cy="276225"/>
                        </a:xfrm>
                        <a:prstGeom prst="rect">
                          <a:avLst/>
                        </a:prstGeom>
                        <a:noFill/>
                      </wps:spPr>
                      <wps:txbx>
                        <w:txbxContent>
                          <w:p w14:paraId="58816A17" w14:textId="77777777" w:rsidR="00784C2F" w:rsidRPr="00136B41" w:rsidRDefault="00784C2F" w:rsidP="00C5517B">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46806CB" id="_x0000_s1107" type="#_x0000_t202" style="position:absolute;left:0;text-align:left;margin-left:50.2pt;margin-top:27.2pt;width:75pt;height:21.75pt;z-index:2515143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" filled="f" stroked="f">
                <v:textbox style="mso-fit-shape-to-text:t">
                  <w:txbxContent>
                    <w:p w14:paraId="58816A17" w14:textId="77777777" w:rsidR="00784C2F" w:rsidRPr="00136B41" w:rsidRDefault="00784C2F" w:rsidP="00C5517B">
                      <w:pPr>
                        <w:pStyle w:val="NormalWeb"/>
                        <w:spacing w:before="0" w:beforeAutospacing="0" w:after="0" w:afterAutospacing="0"/>
                        <w:rPr>
                          <w:sz w:val="21"/>
                        </w:rPr>
                      </w:pPr>
                      <w:r w:rsidRPr="00136B41">
                        <w:rPr>
                          <w:rFonts w:ascii="Century" w:eastAsia="MS Mincho" w:hAnsi="Century" w:cs="Times New Roman"/>
                          <w:color w:val="000000"/>
                          <w:kern w:val="24"/>
                          <w:sz w:val="20"/>
                          <w:szCs w:val="22"/>
                          <w:eastAsianLayout w:id="1690115845"/>
                        </w:rPr>
                        <w:t>P</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v:textbox>
              </v:shape>
            </w:pict>
          </mc:Fallback>
        </mc:AlternateContent>
      </w:r>
      <w:r w:rsidRPr="00A56D3F">
        <w:rPr>
          <w:noProof/>
          <w:color w:val="5B9BD5"/>
        </w:rPr>
        <mc:AlternateContent>
          <mc:Choice Requires="wps">
            <w:drawing>
              <wp:anchor distT="0" distB="0" distL="114300" distR="114300" simplePos="0" relativeHeight="251516416" behindDoc="0" locked="0" layoutInCell="1" allowOverlap="1" wp14:anchorId="05D99130" wp14:editId="0E25EF7D">
                <wp:simplePos x="0" y="0"/>
                <wp:positionH relativeFrom="column">
                  <wp:posOffset>3100070</wp:posOffset>
                </wp:positionH>
                <wp:positionV relativeFrom="paragraph">
                  <wp:posOffset>69215</wp:posOffset>
                </wp:positionV>
                <wp:extent cx="959485" cy="276225"/>
                <wp:effectExtent l="0" t="0" r="0" b="0"/>
                <wp:wrapNone/>
                <wp:docPr id="838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9485" cy="276225"/>
                        </a:xfrm>
                        <a:prstGeom prst="rect">
                          <a:avLst/>
                        </a:prstGeom>
                        <a:noFill/>
                      </wps:spPr>
                      <wps:txbx>
                        <w:txbxContent>
                          <w:p w14:paraId="7B62579B" w14:textId="77777777" w:rsidR="00784C2F" w:rsidRPr="00136B41" w:rsidRDefault="00784C2F" w:rsidP="00C5517B">
                            <w:pPr>
                              <w:pStyle w:val="NormalWeb"/>
                              <w:spacing w:before="0" w:beforeAutospacing="0" w:after="0" w:afterAutospacing="0"/>
                              <w:rPr>
                                <w:sz w:val="21"/>
                              </w:rPr>
                            </w:pPr>
                            <w:r>
                              <w:rPr>
                                <w:rFonts w:ascii="Century" w:eastAsia="MS Mincho" w:hAnsi="Century" w:cs="Times New Roman" w:hint="eastAsia"/>
                                <w:color w:val="000000"/>
                                <w:kern w:val="24"/>
                                <w:sz w:val="20"/>
                                <w:szCs w:val="22"/>
                              </w:rPr>
                              <w:t>B</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5D99130" id="_x0000_s1108" type="#_x0000_t202" style="position:absolute;left:0;text-align:left;margin-left:244.1pt;margin-top:5.45pt;width:75.55pt;height:21.75pt;z-index:2515164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" filled="f" stroked="f">
                <v:textbox style="mso-fit-shape-to-text:t">
                  <w:txbxContent>
                    <w:p w14:paraId="7B62579B" w14:textId="77777777" w:rsidR="00784C2F" w:rsidRPr="00136B41" w:rsidRDefault="00784C2F" w:rsidP="00C5517B">
                      <w:pPr>
                        <w:pStyle w:val="NormalWeb"/>
                        <w:spacing w:before="0" w:beforeAutospacing="0" w:after="0" w:afterAutospacing="0"/>
                        <w:rPr>
                          <w:sz w:val="21"/>
                        </w:rPr>
                      </w:pPr>
                      <w:r>
                        <w:rPr>
                          <w:rFonts w:ascii="Century" w:eastAsia="MS Mincho" w:hAnsi="Century" w:cs="Times New Roman" w:hint="eastAsia"/>
                          <w:color w:val="000000"/>
                          <w:kern w:val="24"/>
                          <w:sz w:val="20"/>
                          <w:szCs w:val="22"/>
                        </w:rPr>
                        <w:t>B</w:t>
                      </w:r>
                      <w:r w:rsidRPr="00136B41">
                        <w:rPr>
                          <w:rFonts w:ascii="Century" w:eastAsia="MS Mincho" w:hAnsi="Century" w:cs="Times New Roman"/>
                          <w:color w:val="000000"/>
                          <w:kern w:val="24"/>
                          <w:sz w:val="20"/>
                          <w:szCs w:val="22"/>
                          <w:eastAsianLayout w:id="1690115846"/>
                        </w:rPr>
                        <w:t>_DC</w:t>
                      </w:r>
                      <w:r>
                        <w:rPr>
                          <w:rFonts w:ascii="Century" w:eastAsia="MS Mincho" w:hAnsi="Century" w:cs="Times New Roman" w:hint="eastAsia"/>
                          <w:color w:val="000000"/>
                          <w:kern w:val="24"/>
                          <w:sz w:val="20"/>
                          <w:szCs w:val="22"/>
                        </w:rPr>
                        <w:t>S Normal</w:t>
                      </w:r>
                    </w:p>
                  </w:txbxContent>
                </v:textbox>
              </v:shape>
            </w:pict>
          </mc:Fallback>
        </mc:AlternateContent>
      </w:r>
      <w:r w:rsidRPr="00A56D3F">
        <w:rPr>
          <w:noProof/>
          <w:color w:val="5B9BD5"/>
        </w:rPr>
        <mc:AlternateContent>
          <mc:Choice Requires="wps">
            <w:drawing>
              <wp:anchor distT="0" distB="0" distL="114300" distR="114300" simplePos="0" relativeHeight="251484672" behindDoc="0" locked="0" layoutInCell="1" allowOverlap="1" wp14:anchorId="06A38016" wp14:editId="731C76BB">
                <wp:simplePos x="0" y="0"/>
                <wp:positionH relativeFrom="column">
                  <wp:posOffset>3870960</wp:posOffset>
                </wp:positionH>
                <wp:positionV relativeFrom="paragraph">
                  <wp:posOffset>8255</wp:posOffset>
                </wp:positionV>
                <wp:extent cx="2874645" cy="276225"/>
                <wp:effectExtent l="0" t="0" r="0" b="0"/>
                <wp:wrapNone/>
                <wp:docPr id="838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3C53C8F5"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AVN1S39 </w:t>
                            </w:r>
                            <w:r>
                              <w:rPr>
                                <w:rFonts w:ascii="Century" w:eastAsia="MS Mincho" w:hAnsi="Century" w:cs="Times New Roman" w:hint="eastAsia"/>
                                <w:color w:val="000000"/>
                                <w:kern w:val="24"/>
                                <w:sz w:val="18"/>
                                <w:szCs w:val="22"/>
                              </w:rPr>
                              <w:t>every 1sec + event condition</w:t>
                            </w:r>
                            <w:r w:rsidRPr="000E2F5A">
                              <w:rPr>
                                <w:rFonts w:ascii="Century" w:eastAsia="MS Mincho" w:hAnsi="MS Mincho" w:cs="Times New Roman" w:hint="eastAsia"/>
                                <w:color w:val="000000"/>
                                <w:kern w:val="24"/>
                                <w:sz w:val="18"/>
                                <w:szCs w:val="22"/>
                                <w:eastAsianLayout w:id="1690115843"/>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6A38016" id="_x0000_s1109" type="#_x0000_t202" style="position:absolute;left:0;text-align:left;margin-left:304.8pt;margin-top:.65pt;width:226.35pt;height:21.75pt;z-index:25148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" filled="f" stroked="f">
                <v:textbox style="mso-fit-shape-to-text:t">
                  <w:txbxContent>
                    <w:p w14:paraId="3C53C8F5"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AVN1S39 </w:t>
                      </w:r>
                      <w:r>
                        <w:rPr>
                          <w:rFonts w:ascii="Century" w:eastAsia="MS Mincho" w:hAnsi="Century" w:cs="Times New Roman" w:hint="eastAsia"/>
                          <w:color w:val="000000"/>
                          <w:kern w:val="24"/>
                          <w:sz w:val="18"/>
                          <w:szCs w:val="22"/>
                        </w:rPr>
                        <w:t>every 1sec + event condition</w:t>
                      </w:r>
                      <w:r w:rsidRPr="000E2F5A">
                        <w:rPr>
                          <w:rFonts w:ascii="Century" w:eastAsia="MS Mincho" w:hAnsi="MS Mincho" w:cs="Times New Roman" w:hint="eastAsia"/>
                          <w:color w:val="000000"/>
                          <w:kern w:val="24"/>
                          <w:sz w:val="18"/>
                          <w:szCs w:val="22"/>
                          <w:eastAsianLayout w:id="1690115843"/>
                        </w:rPr>
                        <w:t xml:space="preserve">　</w:t>
                      </w:r>
                    </w:p>
                  </w:txbxContent>
                </v:textbox>
              </v:shape>
            </w:pict>
          </mc:Fallback>
        </mc:AlternateContent>
      </w:r>
    </w:p>
    <w:p w14:paraId="3679A3D7" w14:textId="0C23B12A"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88768" behindDoc="0" locked="0" layoutInCell="1" allowOverlap="1" wp14:anchorId="49756E75" wp14:editId="14D36057">
                <wp:simplePos x="0" y="0"/>
                <wp:positionH relativeFrom="column">
                  <wp:posOffset>2899410</wp:posOffset>
                </wp:positionH>
                <wp:positionV relativeFrom="paragraph">
                  <wp:posOffset>160020</wp:posOffset>
                </wp:positionV>
                <wp:extent cx="1158240" cy="1270"/>
                <wp:effectExtent l="38100" t="76200" r="0" b="93980"/>
                <wp:wrapNone/>
                <wp:docPr id="8382"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8240" cy="127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624A8B3B" id="直線矢印コネクタ 116" o:spid="_x0000_s1026" type="#_x0000_t32" style="position:absolute;margin-left:228.3pt;margin-top:12.6pt;width:91.2pt;height:.1pt;z-index:25148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" strokecolor="#4a7ebb">
                <v:stroke startarrow="open"/>
                <o:lock v:ext="edit" shapetype="f"/>
              </v:shape>
            </w:pict>
          </mc:Fallback>
        </mc:AlternateContent>
      </w:r>
      <w:r w:rsidRPr="00A56D3F">
        <w:rPr>
          <w:noProof/>
          <w:color w:val="5B9BD5"/>
        </w:rPr>
        <mc:AlternateContent>
          <mc:Choice Requires="wps">
            <w:drawing>
              <wp:anchor distT="4294967295" distB="4294967295" distL="114300" distR="114300" simplePos="0" relativeHeight="251485696" behindDoc="0" locked="0" layoutInCell="1" allowOverlap="1" wp14:anchorId="391B6DA0" wp14:editId="1506C575">
                <wp:simplePos x="0" y="0"/>
                <wp:positionH relativeFrom="column">
                  <wp:posOffset>4083685</wp:posOffset>
                </wp:positionH>
                <wp:positionV relativeFrom="paragraph">
                  <wp:posOffset>74294</wp:posOffset>
                </wp:positionV>
                <wp:extent cx="1436370" cy="0"/>
                <wp:effectExtent l="38100" t="76200" r="0" b="95250"/>
                <wp:wrapNone/>
                <wp:docPr id="8381"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E3E65FA" id="直線矢印コネクタ 89" o:spid="_x0000_s1026" type="#_x0000_t32" style="position:absolute;margin-left:321.55pt;margin-top:5.85pt;width:113.1pt;height:0;flip:x;z-index:2514856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" strokecolor="#4a7ebb">
                <v:stroke endarrow="open"/>
                <o:lock v:ext="edit" shapetype="f"/>
              </v:shape>
            </w:pict>
          </mc:Fallback>
        </mc:AlternateContent>
      </w:r>
    </w:p>
    <w:p w14:paraId="738F3E9A" w14:textId="221331E8" w:rsidR="00A317D8" w:rsidRPr="00A56D3F" w:rsidRDefault="00FB37A0" w:rsidP="00A317D8">
      <w:pPr>
        <w:ind w:left="420"/>
        <w:rPr>
          <w:rFonts w:hint="eastAsia"/>
          <w:color w:val="5B9BD5"/>
        </w:rPr>
      </w:pPr>
      <w:r w:rsidRPr="00A56D3F">
        <w:rPr>
          <w:noProof/>
          <w:color w:val="5B9BD5"/>
        </w:rPr>
        <mc:AlternateContent>
          <mc:Choice Requires="wps">
            <w:drawing>
              <wp:anchor distT="4294967295" distB="4294967295" distL="114300" distR="114300" simplePos="0" relativeHeight="251486720" behindDoc="0" locked="0" layoutInCell="1" allowOverlap="1" wp14:anchorId="6C4954E9" wp14:editId="5589C9E5">
                <wp:simplePos x="0" y="0"/>
                <wp:positionH relativeFrom="column">
                  <wp:posOffset>1749425</wp:posOffset>
                </wp:positionH>
                <wp:positionV relativeFrom="paragraph">
                  <wp:posOffset>105409</wp:posOffset>
                </wp:positionV>
                <wp:extent cx="2332355" cy="0"/>
                <wp:effectExtent l="38100" t="76200" r="0" b="95250"/>
                <wp:wrapNone/>
                <wp:docPr id="8380"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32355" cy="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6E7B1D60" id="直線矢印コネクタ 90" o:spid="_x0000_s1026" type="#_x0000_t32" style="position:absolute;margin-left:137.75pt;margin-top:8.3pt;width:183.65pt;height:0;z-index:2514867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" strokecolor="#4a7ebb">
                <v:stroke startarrow="open"/>
                <o:lock v:ext="edit" shapetype="f"/>
              </v:shape>
            </w:pict>
          </mc:Fallback>
        </mc:AlternateContent>
      </w:r>
      <w:r w:rsidRPr="00A56D3F">
        <w:rPr>
          <w:rFonts w:hint="eastAsia"/>
          <w:noProof/>
          <w:color w:val="5B9BD5"/>
        </w:rPr>
        <mc:AlternateContent>
          <mc:Choice Requires="wps">
            <w:drawing>
              <wp:anchor distT="0" distB="0" distL="114300" distR="114300" simplePos="0" relativeHeight="251489792" behindDoc="0" locked="0" layoutInCell="1" allowOverlap="1" wp14:anchorId="544B5AEA" wp14:editId="32AEE069">
                <wp:simplePos x="0" y="0"/>
                <wp:positionH relativeFrom="column">
                  <wp:posOffset>4797425</wp:posOffset>
                </wp:positionH>
                <wp:positionV relativeFrom="paragraph">
                  <wp:posOffset>22860</wp:posOffset>
                </wp:positionV>
                <wp:extent cx="1422400" cy="431800"/>
                <wp:effectExtent l="12065" t="13335" r="13335" b="12065"/>
                <wp:wrapNone/>
                <wp:docPr id="837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431800"/>
                        </a:xfrm>
                        <a:prstGeom prst="flowChartAlternateProcess">
                          <a:avLst/>
                        </a:prstGeom>
                        <a:solidFill>
                          <a:srgbClr val="FFFFFF"/>
                        </a:solidFill>
                        <a:ln w="12700" algn="ctr">
                          <a:solidFill>
                            <a:srgbClr val="000000"/>
                          </a:solidFill>
                          <a:miter lim="800000"/>
                          <a:headEnd/>
                          <a:tailEnd/>
                        </a:ln>
                      </wps:spPr>
                      <wps:txbx>
                        <w:txbxContent>
                          <w:p w14:paraId="465DBAE5"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 xml:space="preserve">User pushes suspension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on screen.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4B5AEA" id="_x0000_s1110" type="#_x0000_t176" style="position:absolute;left:0;text-align:left;margin-left:377.75pt;margin-top:1.8pt;width:112pt;height:34pt;z-index:25148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" strokeweight="1pt">
                <v:textbox inset="0,0,0,0">
                  <w:txbxContent>
                    <w:p w14:paraId="465DBAE5"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 xml:space="preserve">User pushes suspension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on screen.</w:t>
                      </w:r>
                    </w:p>
                  </w:txbxContent>
                </v:textbox>
              </v:shape>
            </w:pict>
          </mc:Fallback>
        </mc:AlternateContent>
      </w:r>
    </w:p>
    <w:p w14:paraId="59618F6F" w14:textId="37AC9ECE"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87744" behindDoc="0" locked="0" layoutInCell="1" allowOverlap="1" wp14:anchorId="69EBAEFA" wp14:editId="41F38E73">
                <wp:simplePos x="0" y="0"/>
                <wp:positionH relativeFrom="column">
                  <wp:posOffset>527685</wp:posOffset>
                </wp:positionH>
                <wp:positionV relativeFrom="paragraph">
                  <wp:posOffset>8890</wp:posOffset>
                </wp:positionV>
                <wp:extent cx="3528695" cy="3810"/>
                <wp:effectExtent l="38100" t="76200" r="0" b="91440"/>
                <wp:wrapNone/>
                <wp:docPr id="8378"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695" cy="381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75B771BA" id="直線矢印コネクタ 115" o:spid="_x0000_s1026" type="#_x0000_t32" style="position:absolute;margin-left:41.55pt;margin-top:.7pt;width:277.85pt;height:.3pt;z-index:25148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" strokecolor="#4a7ebb">
                <v:stroke startarrow="open"/>
                <o:lock v:ext="edit" shapetype="f"/>
              </v:shape>
            </w:pict>
          </mc:Fallback>
        </mc:AlternateContent>
      </w:r>
    </w:p>
    <w:p w14:paraId="0EC867F9" w14:textId="7A9A2919"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68288" behindDoc="0" locked="0" layoutInCell="1" allowOverlap="1" wp14:anchorId="11A4A336" wp14:editId="3EA92917">
                <wp:simplePos x="0" y="0"/>
                <wp:positionH relativeFrom="column">
                  <wp:posOffset>4925695</wp:posOffset>
                </wp:positionH>
                <wp:positionV relativeFrom="paragraph">
                  <wp:posOffset>116840</wp:posOffset>
                </wp:positionV>
                <wp:extent cx="1264920" cy="222250"/>
                <wp:effectExtent l="6985" t="10160" r="13970" b="15240"/>
                <wp:wrapNone/>
                <wp:docPr id="8377"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22250"/>
                        </a:xfrm>
                        <a:prstGeom prst="flowChartAlternateProcess">
                          <a:avLst/>
                        </a:prstGeom>
                        <a:solidFill>
                          <a:srgbClr val="FFFFFF"/>
                        </a:solidFill>
                        <a:ln w="12700" algn="ctr">
                          <a:solidFill>
                            <a:srgbClr val="000000"/>
                          </a:solidFill>
                          <a:miter lim="800000"/>
                          <a:headEnd/>
                          <a:tailEnd/>
                        </a:ln>
                      </wps:spPr>
                      <wps:txbx>
                        <w:txbxContent>
                          <w:p w14:paraId="30FD8A4A" w14:textId="77777777" w:rsidR="00784C2F" w:rsidRPr="00136B41" w:rsidRDefault="00784C2F" w:rsidP="00A317D8">
                            <w:pPr>
                              <w:pStyle w:val="NormalWeb"/>
                              <w:spacing w:before="0" w:beforeAutospacing="0" w:after="0" w:afterAutospacing="0"/>
                              <w:jc w:val="center"/>
                              <w:rPr>
                                <w:sz w:val="21"/>
                              </w:rPr>
                            </w:pPr>
                            <w:r w:rsidRPr="00136B41">
                              <w:rPr>
                                <w:rFonts w:ascii="Century" w:eastAsia="MS Mincho" w:hAnsi="MS Mincho" w:cs="Times New Roman" w:hint="eastAsia"/>
                                <w:color w:val="000000"/>
                                <w:kern w:val="24"/>
                                <w:sz w:val="16"/>
                                <w:szCs w:val="20"/>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A4A336" id="_x0000_s1111" type="#_x0000_t176" style="position:absolute;left:0;text-align:left;margin-left:387.85pt;margin-top:9.2pt;width:99.6pt;height:1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" strokeweight="1pt">
                <v:textbox inset="0,0,0,0">
                  <w:txbxContent>
                    <w:p w14:paraId="30FD8A4A" w14:textId="77777777" w:rsidR="00784C2F" w:rsidRPr="00136B41" w:rsidRDefault="00784C2F" w:rsidP="00A317D8">
                      <w:pPr>
                        <w:pStyle w:val="NormalWeb"/>
                        <w:spacing w:before="0" w:beforeAutospacing="0" w:after="0" w:afterAutospacing="0"/>
                        <w:jc w:val="center"/>
                        <w:rPr>
                          <w:sz w:val="21"/>
                        </w:rPr>
                      </w:pPr>
                      <w:r w:rsidRPr="00136B41">
                        <w:rPr>
                          <w:rFonts w:ascii="Century" w:eastAsia="MS Mincho" w:hAnsi="MS Mincho" w:cs="Times New Roman" w:hint="eastAsia"/>
                          <w:color w:val="000000"/>
                          <w:kern w:val="24"/>
                          <w:sz w:val="16"/>
                          <w:szCs w:val="20"/>
                        </w:rPr>
                        <w:t>CAN transceiver</w:t>
                      </w:r>
                    </w:p>
                  </w:txbxContent>
                </v:textbox>
              </v:shape>
            </w:pict>
          </mc:Fallback>
        </mc:AlternateContent>
      </w:r>
    </w:p>
    <w:p w14:paraId="39497C58" w14:textId="3D2A70DA"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63168" behindDoc="0" locked="0" layoutInCell="1" allowOverlap="1" wp14:anchorId="741601CA" wp14:editId="30580E54">
                <wp:simplePos x="0" y="0"/>
                <wp:positionH relativeFrom="column">
                  <wp:posOffset>3769360</wp:posOffset>
                </wp:positionH>
                <wp:positionV relativeFrom="paragraph">
                  <wp:posOffset>85725</wp:posOffset>
                </wp:positionV>
                <wp:extent cx="2858770" cy="276225"/>
                <wp:effectExtent l="0" t="0" r="0" b="0"/>
                <wp:wrapNone/>
                <wp:docPr id="8376"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8770" cy="276225"/>
                        </a:xfrm>
                        <a:prstGeom prst="rect">
                          <a:avLst/>
                        </a:prstGeom>
                        <a:noFill/>
                      </wps:spPr>
                      <wps:txbx>
                        <w:txbxContent>
                          <w:p w14:paraId="1B7C9FBF"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[Sport(sus)]</w:t>
                            </w:r>
                            <w:r w:rsidRPr="000E2F5A">
                              <w:rPr>
                                <w:rFonts w:ascii="Century" w:eastAsia="MS Mincho" w:hAnsi="Century" w:cs="Times New Roman"/>
                                <w:color w:val="000000"/>
                                <w:kern w:val="24"/>
                                <w:sz w:val="18"/>
                                <w:szCs w:val="22"/>
                                <w:eastAsianLayout w:id="1690115842"/>
                              </w:rPr>
                              <w:t xml:space="preserve"> </w:t>
                            </w:r>
                            <w:r w:rsidRPr="000E2F5A">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every 1sec + 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41601CA" id="_x0000_s1112" type="#_x0000_t202" style="position:absolute;left:0;text-align:left;margin-left:296.8pt;margin-top:6.75pt;width:225.1pt;height:21.75pt;z-index:25146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" filled="f" stroked="f">
                <v:textbox style="mso-fit-shape-to-text:t">
                  <w:txbxContent>
                    <w:p w14:paraId="1B7C9FBF"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[Sport(sus)]</w:t>
                      </w:r>
                      <w:r w:rsidRPr="000E2F5A">
                        <w:rPr>
                          <w:rFonts w:ascii="Century" w:eastAsia="MS Mincho" w:hAnsi="Century" w:cs="Times New Roman"/>
                          <w:color w:val="000000"/>
                          <w:kern w:val="24"/>
                          <w:sz w:val="18"/>
                          <w:szCs w:val="22"/>
                          <w:eastAsianLayout w:id="1690115842"/>
                        </w:rPr>
                        <w:t xml:space="preserve"> </w:t>
                      </w:r>
                      <w:r w:rsidRPr="000E2F5A">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every 1sec + event condition</w:t>
                      </w:r>
                    </w:p>
                  </w:txbxContent>
                </v:textbox>
              </v:shape>
            </w:pict>
          </mc:Fallback>
        </mc:AlternateContent>
      </w:r>
    </w:p>
    <w:p w14:paraId="53342159" w14:textId="2E89EAFF"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66240" behindDoc="0" locked="0" layoutInCell="1" allowOverlap="1" wp14:anchorId="0B4FA4E9" wp14:editId="2ED14D29">
                <wp:simplePos x="0" y="0"/>
                <wp:positionH relativeFrom="column">
                  <wp:posOffset>440055</wp:posOffset>
                </wp:positionH>
                <wp:positionV relativeFrom="paragraph">
                  <wp:posOffset>6985</wp:posOffset>
                </wp:positionV>
                <wp:extent cx="3580765" cy="461010"/>
                <wp:effectExtent l="0" t="0" r="0" b="0"/>
                <wp:wrapNone/>
                <wp:docPr id="8375"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0765" cy="461010"/>
                        </a:xfrm>
                        <a:prstGeom prst="rect">
                          <a:avLst/>
                        </a:prstGeom>
                        <a:noFill/>
                      </wps:spPr>
                      <wps:txbx>
                        <w:txbxContent>
                          <w:p w14:paraId="52A9D02E"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eastAsianLayout w:id="1690115848"/>
                              </w:rPr>
                              <w:t xml:space="preserve">Transmits C_DCS </w:t>
                            </w:r>
                            <w:r>
                              <w:rPr>
                                <w:rFonts w:ascii="Century" w:eastAsia="MS Mincho" w:hAnsi="Century" w:cs="Times New Roman"/>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Sport(sus)</w:t>
                            </w:r>
                            <w:r>
                              <w:rPr>
                                <w:rFonts w:ascii="Century" w:eastAsia="MS Mincho" w:hAnsi="Century" w:cs="Times New Roman" w:hint="eastAsia"/>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Normal(steer)</w:t>
                            </w:r>
                            <w:r>
                              <w:rPr>
                                <w:rFonts w:ascii="Century" w:eastAsia="MS Mincho" w:hAnsi="Century" w:cs="Times New Roman"/>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 xml:space="preserve"> </w:t>
                            </w:r>
                            <w:r>
                              <w:rPr>
                                <w:rFonts w:ascii="Century" w:eastAsia="MS Mincho" w:hAnsi="Century" w:cs="Times New Roman" w:hint="eastAsia"/>
                                <w:color w:val="000000"/>
                                <w:kern w:val="24"/>
                                <w:sz w:val="18"/>
                                <w:szCs w:val="22"/>
                              </w:rPr>
                              <w:t>every 1sec +event condition condition</w:t>
                            </w:r>
                          </w:p>
                          <w:p w14:paraId="57A45BBC" w14:textId="77777777" w:rsidR="00784C2F" w:rsidRPr="000E2F5A" w:rsidRDefault="00784C2F" w:rsidP="00A317D8">
                            <w:pPr>
                              <w:pStyle w:val="NormalWeb"/>
                              <w:spacing w:before="0" w:beforeAutospacing="0" w:after="0" w:afterAutospacing="0"/>
                              <w:rPr>
                                <w:sz w:val="21"/>
                              </w:rPr>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B4FA4E9" id="_x0000_s1113" type="#_x0000_t202" style="position:absolute;left:0;text-align:left;margin-left:34.65pt;margin-top:.55pt;width:281.95pt;height:36.3pt;z-index:25146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" filled="f" stroked="f">
                <v:textbox style="mso-fit-shape-to-text:t">
                  <w:txbxContent>
                    <w:p w14:paraId="52A9D02E"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eastAsianLayout w:id="1690115848"/>
                        </w:rPr>
                        <w:t xml:space="preserve">Transmits C_DCS </w:t>
                      </w:r>
                      <w:r>
                        <w:rPr>
                          <w:rFonts w:ascii="Century" w:eastAsia="MS Mincho" w:hAnsi="Century" w:cs="Times New Roman"/>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Sport(sus)</w:t>
                      </w:r>
                      <w:r>
                        <w:rPr>
                          <w:rFonts w:ascii="Century" w:eastAsia="MS Mincho" w:hAnsi="Century" w:cs="Times New Roman" w:hint="eastAsia"/>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Normal(steer)</w:t>
                      </w:r>
                      <w:r>
                        <w:rPr>
                          <w:rFonts w:ascii="Century" w:eastAsia="MS Mincho" w:hAnsi="Century" w:cs="Times New Roman"/>
                          <w:color w:val="000000"/>
                          <w:kern w:val="24"/>
                          <w:sz w:val="16"/>
                          <w:szCs w:val="20"/>
                          <w:eastAsianLayout w:id="1690115848"/>
                        </w:rPr>
                        <w:t>”</w:t>
                      </w:r>
                      <w:r>
                        <w:rPr>
                          <w:rFonts w:ascii="Century" w:eastAsia="MS Mincho" w:hAnsi="Century" w:cs="Times New Roman" w:hint="eastAsia"/>
                          <w:color w:val="000000"/>
                          <w:kern w:val="24"/>
                          <w:sz w:val="16"/>
                          <w:szCs w:val="20"/>
                          <w:eastAsianLayout w:id="1690115848"/>
                        </w:rPr>
                        <w:t xml:space="preserve"> </w:t>
                      </w:r>
                      <w:r>
                        <w:rPr>
                          <w:rFonts w:ascii="Century" w:eastAsia="MS Mincho" w:hAnsi="Century" w:cs="Times New Roman" w:hint="eastAsia"/>
                          <w:color w:val="000000"/>
                          <w:kern w:val="24"/>
                          <w:sz w:val="18"/>
                          <w:szCs w:val="22"/>
                        </w:rPr>
                        <w:t>every 1sec +event condition condition</w:t>
                      </w:r>
                    </w:p>
                    <w:p w14:paraId="57A45BBC" w14:textId="77777777" w:rsidR="00784C2F" w:rsidRPr="000E2F5A" w:rsidRDefault="00784C2F" w:rsidP="00A317D8">
                      <w:pPr>
                        <w:pStyle w:val="NormalWeb"/>
                        <w:spacing w:before="0" w:beforeAutospacing="0" w:after="0" w:afterAutospacing="0"/>
                        <w:rPr>
                          <w:sz w:val="21"/>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502080" behindDoc="0" locked="0" layoutInCell="1" allowOverlap="1" wp14:anchorId="0976424F" wp14:editId="5C39DCD1">
                <wp:simplePos x="0" y="0"/>
                <wp:positionH relativeFrom="column">
                  <wp:posOffset>5955665</wp:posOffset>
                </wp:positionH>
                <wp:positionV relativeFrom="paragraph">
                  <wp:posOffset>152400</wp:posOffset>
                </wp:positionV>
                <wp:extent cx="0" cy="713740"/>
                <wp:effectExtent l="55880" t="15240" r="58420" b="23495"/>
                <wp:wrapNone/>
                <wp:docPr id="8374" name="AutoShape 7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1374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AD5F69" id="AutoShape 7256" o:spid="_x0000_s1026" type="#_x0000_t32" style="position:absolute;margin-left:468.95pt;margin-top:12pt;width:0;height:56.2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">
                <v:stroke startarrow="block" endarrow="block"/>
              </v:shape>
            </w:pict>
          </mc:Fallback>
        </mc:AlternateContent>
      </w:r>
      <w:r w:rsidRPr="00A56D3F">
        <w:rPr>
          <w:noProof/>
          <w:color w:val="5B9BD5"/>
        </w:rPr>
        <mc:AlternateContent>
          <mc:Choice Requires="wps">
            <w:drawing>
              <wp:anchor distT="0" distB="0" distL="114300" distR="114300" simplePos="0" relativeHeight="251495936" behindDoc="0" locked="0" layoutInCell="1" allowOverlap="1" wp14:anchorId="18DA8500" wp14:editId="0C38E040">
                <wp:simplePos x="0" y="0"/>
                <wp:positionH relativeFrom="column">
                  <wp:posOffset>5490210</wp:posOffset>
                </wp:positionH>
                <wp:positionV relativeFrom="paragraph">
                  <wp:posOffset>139700</wp:posOffset>
                </wp:positionV>
                <wp:extent cx="1137920" cy="0"/>
                <wp:effectExtent l="9525" t="12065" r="5080" b="6985"/>
                <wp:wrapNone/>
                <wp:docPr id="8373" name="AutoShape 7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06B6F4" id="AutoShape 7247" o:spid="_x0000_s1026" type="#_x0000_t32" style="position:absolute;margin-left:432.3pt;margin-top:11pt;width:89.6pt;height:0;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">
                <v:stroke dashstyle="1 1"/>
              </v:shape>
            </w:pict>
          </mc:Fallback>
        </mc:AlternateContent>
      </w:r>
      <w:r w:rsidRPr="00A56D3F">
        <w:rPr>
          <w:rFonts w:hint="eastAsia"/>
          <w:noProof/>
          <w:color w:val="5B9BD5"/>
        </w:rPr>
        <mc:AlternateContent>
          <mc:Choice Requires="wps">
            <w:drawing>
              <wp:anchor distT="0" distB="0" distL="114300" distR="114300" simplePos="0" relativeHeight="251496960" behindDoc="0" locked="0" layoutInCell="1" allowOverlap="1" wp14:anchorId="122D229A" wp14:editId="4A672ABC">
                <wp:simplePos x="0" y="0"/>
                <wp:positionH relativeFrom="column">
                  <wp:posOffset>5168265</wp:posOffset>
                </wp:positionH>
                <wp:positionV relativeFrom="paragraph">
                  <wp:posOffset>177165</wp:posOffset>
                </wp:positionV>
                <wp:extent cx="673735" cy="430530"/>
                <wp:effectExtent l="11430" t="11430" r="10160" b="15240"/>
                <wp:wrapNone/>
                <wp:docPr id="8372"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735" cy="430530"/>
                        </a:xfrm>
                        <a:prstGeom prst="flowChartAlternateProcess">
                          <a:avLst/>
                        </a:prstGeom>
                        <a:solidFill>
                          <a:srgbClr val="FFFFFF"/>
                        </a:solidFill>
                        <a:ln w="12700" algn="ctr">
                          <a:solidFill>
                            <a:srgbClr val="000000"/>
                          </a:solidFill>
                          <a:miter lim="800000"/>
                          <a:headEnd/>
                          <a:tailEnd/>
                        </a:ln>
                      </wps:spPr>
                      <wps:txbx>
                        <w:txbxContent>
                          <w:p w14:paraId="20701F57"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Release or</w:t>
                            </w:r>
                          </w:p>
                          <w:p w14:paraId="086F100B"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color w:val="000000"/>
                                <w:kern w:val="24"/>
                                <w:sz w:val="18"/>
                                <w:szCs w:val="18"/>
                              </w:rPr>
                              <w:t>N</w:t>
                            </w:r>
                            <w:r>
                              <w:rPr>
                                <w:rFonts w:ascii="Century" w:eastAsia="MS Mincho" w:hAnsi="MS Mincho" w:cs="Times New Roman" w:hint="eastAsia"/>
                                <w:color w:val="000000"/>
                                <w:kern w:val="24"/>
                                <w:sz w:val="18"/>
                                <w:szCs w:val="18"/>
                              </w:rPr>
                              <w:t>o operation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2D229A" id="_x0000_s1114" type="#_x0000_t176" style="position:absolute;left:0;text-align:left;margin-left:406.95pt;margin-top:13.95pt;width:53.05pt;height:33.9pt;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" strokeweight="1pt">
                <v:textbox inset="0,0,0,0">
                  <w:txbxContent>
                    <w:p w14:paraId="20701F57"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Release or</w:t>
                      </w:r>
                    </w:p>
                    <w:p w14:paraId="086F100B"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color w:val="000000"/>
                          <w:kern w:val="24"/>
                          <w:sz w:val="18"/>
                          <w:szCs w:val="18"/>
                        </w:rPr>
                        <w:t>N</w:t>
                      </w:r>
                      <w:r>
                        <w:rPr>
                          <w:rFonts w:ascii="Century" w:eastAsia="MS Mincho" w:hAnsi="MS Mincho" w:cs="Times New Roman" w:hint="eastAsia"/>
                          <w:color w:val="000000"/>
                          <w:kern w:val="24"/>
                          <w:sz w:val="18"/>
                          <w:szCs w:val="18"/>
                        </w:rPr>
                        <w:t>o operation</w:t>
                      </w:r>
                    </w:p>
                  </w:txbxContent>
                </v:textbox>
              </v:shape>
            </w:pict>
          </mc:Fallback>
        </mc:AlternateContent>
      </w:r>
      <w:r w:rsidRPr="00A56D3F">
        <w:rPr>
          <w:noProof/>
          <w:color w:val="5B9BD5"/>
        </w:rPr>
        <mc:AlternateContent>
          <mc:Choice Requires="wps">
            <w:drawing>
              <wp:anchor distT="4294967295" distB="4294967295" distL="114300" distR="114300" simplePos="0" relativeHeight="251464192" behindDoc="0" locked="0" layoutInCell="1" allowOverlap="1" wp14:anchorId="68951A00" wp14:editId="0EABF4D0">
                <wp:simplePos x="0" y="0"/>
                <wp:positionH relativeFrom="column">
                  <wp:posOffset>4078605</wp:posOffset>
                </wp:positionH>
                <wp:positionV relativeFrom="paragraph">
                  <wp:posOffset>139699</wp:posOffset>
                </wp:positionV>
                <wp:extent cx="1436370" cy="0"/>
                <wp:effectExtent l="38100" t="76200" r="0" b="95250"/>
                <wp:wrapNone/>
                <wp:docPr id="8371"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CDC578A" id="直線矢印コネクタ 89" o:spid="_x0000_s1026" type="#_x0000_t32" style="position:absolute;margin-left:321.15pt;margin-top:11pt;width:113.1pt;height:0;flip:x;z-index:251464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" strokecolor="#4a7ebb">
                <v:stroke endarrow="open"/>
                <o:lock v:ext="edit" shapetype="f"/>
              </v:shape>
            </w:pict>
          </mc:Fallback>
        </mc:AlternateContent>
      </w:r>
    </w:p>
    <w:p w14:paraId="11F023F5" w14:textId="7852D152"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03104" behindDoc="0" locked="0" layoutInCell="1" allowOverlap="1" wp14:anchorId="3B136AB6" wp14:editId="69A4F4DE">
                <wp:simplePos x="0" y="0"/>
                <wp:positionH relativeFrom="column">
                  <wp:posOffset>5955665</wp:posOffset>
                </wp:positionH>
                <wp:positionV relativeFrom="paragraph">
                  <wp:posOffset>59055</wp:posOffset>
                </wp:positionV>
                <wp:extent cx="1684655" cy="830580"/>
                <wp:effectExtent l="0" t="0" r="0" b="0"/>
                <wp:wrapNone/>
                <wp:docPr id="8370"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830580"/>
                        </a:xfrm>
                        <a:prstGeom prst="rect">
                          <a:avLst/>
                        </a:prstGeom>
                        <a:noFill/>
                      </wps:spPr>
                      <wps:txbx>
                        <w:txbxContent>
                          <w:p w14:paraId="214C3913" w14:textId="77777777" w:rsidR="00784C2F" w:rsidRPr="000D218D" w:rsidRDefault="00784C2F" w:rsidP="00A317D8">
                            <w:pPr>
                              <w:pStyle w:val="NormalWeb"/>
                              <w:spacing w:before="0" w:beforeAutospacing="0" w:after="0" w:afterAutospacing="0"/>
                              <w:rPr>
                                <w:rFonts w:ascii="Century" w:eastAsia="MS Mincho" w:hAnsi="MS Mincho" w:cs="Times New Roman" w:hint="eastAsia"/>
                                <w:kern w:val="24"/>
                                <w:sz w:val="20"/>
                                <w:szCs w:val="20"/>
                              </w:rPr>
                            </w:pPr>
                            <w:r w:rsidRPr="000D218D">
                              <w:rPr>
                                <w:rFonts w:ascii="Century" w:eastAsia="MS Mincho" w:hAnsi="MS Mincho" w:cs="Times New Roman" w:hint="eastAsia"/>
                                <w:kern w:val="24"/>
                                <w:sz w:val="20"/>
                                <w:szCs w:val="20"/>
                              </w:rPr>
                              <w:t>More than</w:t>
                            </w:r>
                          </w:p>
                          <w:p w14:paraId="04365F34" w14:textId="77777777" w:rsidR="00A03DB5" w:rsidRPr="000D218D" w:rsidRDefault="00A03DB5" w:rsidP="00A317D8">
                            <w:pPr>
                              <w:pStyle w:val="NormalWeb"/>
                              <w:spacing w:before="0" w:beforeAutospacing="0" w:after="0" w:afterAutospacing="0"/>
                              <w:rPr>
                                <w:rFonts w:ascii="Century" w:eastAsia="Yu Gothic" w:hAnsi="Century"/>
                                <w:sz w:val="20"/>
                                <w:szCs w:val="20"/>
                              </w:rPr>
                            </w:pPr>
                            <w:r w:rsidRPr="000D218D">
                              <w:rPr>
                                <w:rFonts w:ascii="Century" w:eastAsia="Yu Gothic" w:hAnsi="Century"/>
                                <w:sz w:val="20"/>
                                <w:szCs w:val="20"/>
                              </w:rPr>
                              <w:t xml:space="preserve">minimum </w:t>
                            </w:r>
                          </w:p>
                          <w:p w14:paraId="34EF0470" w14:textId="77777777" w:rsidR="00A03DB5" w:rsidRPr="000D218D" w:rsidRDefault="00A03DB5" w:rsidP="00A03DB5">
                            <w:pPr>
                              <w:pStyle w:val="NormalWeb"/>
                              <w:spacing w:before="0" w:beforeAutospacing="0" w:after="0" w:afterAutospacing="0"/>
                              <w:ind w:firstLineChars="100" w:firstLine="183"/>
                              <w:rPr>
                                <w:rFonts w:ascii="Century" w:eastAsia="Yu Gothic" w:hAnsi="Century"/>
                                <w:sz w:val="20"/>
                                <w:szCs w:val="20"/>
                              </w:rPr>
                            </w:pPr>
                            <w:r w:rsidRPr="000D218D">
                              <w:rPr>
                                <w:rFonts w:ascii="Century" w:eastAsia="Yu Gothic" w:hAnsi="Century"/>
                                <w:sz w:val="20"/>
                                <w:szCs w:val="20"/>
                              </w:rPr>
                              <w:t xml:space="preserve">event </w:t>
                            </w:r>
                          </w:p>
                          <w:p w14:paraId="508A1F84" w14:textId="77777777" w:rsidR="00784C2F" w:rsidRPr="000D218D" w:rsidRDefault="00A03DB5" w:rsidP="00A03DB5">
                            <w:pPr>
                              <w:pStyle w:val="NormalWeb"/>
                              <w:spacing w:before="0" w:beforeAutospacing="0" w:after="0" w:afterAutospacing="0"/>
                              <w:ind w:firstLineChars="100" w:firstLine="183"/>
                            </w:pPr>
                            <w:r w:rsidRPr="000D218D">
                              <w:rPr>
                                <w:rFonts w:ascii="Century" w:eastAsia="Yu Gothic" w:hAnsi="Century"/>
                                <w:sz w:val="20"/>
                                <w:szCs w:val="20"/>
                              </w:rPr>
                              <w:t>cycle</w:t>
                            </w:r>
                            <w:r w:rsidRPr="000D218D">
                              <w:rPr>
                                <w:rFonts w:ascii="Century" w:eastAsia="MS Mincho" w:hAnsi="MS Mincho" w:cs="Times New Roman" w:hint="eastAsia"/>
                                <w:kern w:val="24"/>
                                <w:sz w:val="20"/>
                                <w:szCs w:val="20"/>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B136AB6" id="_x0000_s1115" type="#_x0000_t202" style="position:absolute;left:0;text-align:left;margin-left:468.95pt;margin-top:4.65pt;width:132.65pt;height:65.4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" filled="f" stroked="f">
                <v:textbox style="mso-fit-shape-to-text:t">
                  <w:txbxContent>
                    <w:p w14:paraId="214C3913" w14:textId="77777777" w:rsidR="00784C2F" w:rsidRPr="000D218D" w:rsidRDefault="00784C2F" w:rsidP="00A317D8">
                      <w:pPr>
                        <w:pStyle w:val="NormalWeb"/>
                        <w:spacing w:before="0" w:beforeAutospacing="0" w:after="0" w:afterAutospacing="0"/>
                        <w:rPr>
                          <w:rFonts w:ascii="Century" w:eastAsia="MS Mincho" w:hAnsi="MS Mincho" w:cs="Times New Roman" w:hint="eastAsia"/>
                          <w:kern w:val="24"/>
                          <w:sz w:val="20"/>
                          <w:szCs w:val="20"/>
                        </w:rPr>
                      </w:pPr>
                      <w:r w:rsidRPr="000D218D">
                        <w:rPr>
                          <w:rFonts w:ascii="Century" w:eastAsia="MS Mincho" w:hAnsi="MS Mincho" w:cs="Times New Roman" w:hint="eastAsia"/>
                          <w:kern w:val="24"/>
                          <w:sz w:val="20"/>
                          <w:szCs w:val="20"/>
                        </w:rPr>
                        <w:t>More than</w:t>
                      </w:r>
                    </w:p>
                    <w:p w14:paraId="04365F34" w14:textId="77777777" w:rsidR="00A03DB5" w:rsidRPr="000D218D" w:rsidRDefault="00A03DB5" w:rsidP="00A317D8">
                      <w:pPr>
                        <w:pStyle w:val="NormalWeb"/>
                        <w:spacing w:before="0" w:beforeAutospacing="0" w:after="0" w:afterAutospacing="0"/>
                        <w:rPr>
                          <w:rFonts w:ascii="Century" w:eastAsia="Yu Gothic" w:hAnsi="Century"/>
                          <w:sz w:val="20"/>
                          <w:szCs w:val="20"/>
                        </w:rPr>
                      </w:pPr>
                      <w:r w:rsidRPr="000D218D">
                        <w:rPr>
                          <w:rFonts w:ascii="Century" w:eastAsia="Yu Gothic" w:hAnsi="Century"/>
                          <w:sz w:val="20"/>
                          <w:szCs w:val="20"/>
                        </w:rPr>
                        <w:t xml:space="preserve">minimum </w:t>
                      </w:r>
                    </w:p>
                    <w:p w14:paraId="34EF0470" w14:textId="77777777" w:rsidR="00A03DB5" w:rsidRPr="000D218D" w:rsidRDefault="00A03DB5" w:rsidP="00A03DB5">
                      <w:pPr>
                        <w:pStyle w:val="NormalWeb"/>
                        <w:spacing w:before="0" w:beforeAutospacing="0" w:after="0" w:afterAutospacing="0"/>
                        <w:ind w:firstLineChars="100" w:firstLine="183"/>
                        <w:rPr>
                          <w:rFonts w:ascii="Century" w:eastAsia="Yu Gothic" w:hAnsi="Century"/>
                          <w:sz w:val="20"/>
                          <w:szCs w:val="20"/>
                        </w:rPr>
                      </w:pPr>
                      <w:r w:rsidRPr="000D218D">
                        <w:rPr>
                          <w:rFonts w:ascii="Century" w:eastAsia="Yu Gothic" w:hAnsi="Century"/>
                          <w:sz w:val="20"/>
                          <w:szCs w:val="20"/>
                        </w:rPr>
                        <w:t xml:space="preserve">event </w:t>
                      </w:r>
                    </w:p>
                    <w:p w14:paraId="508A1F84" w14:textId="77777777" w:rsidR="00784C2F" w:rsidRPr="000D218D" w:rsidRDefault="00A03DB5" w:rsidP="00A03DB5">
                      <w:pPr>
                        <w:pStyle w:val="NormalWeb"/>
                        <w:spacing w:before="0" w:beforeAutospacing="0" w:after="0" w:afterAutospacing="0"/>
                        <w:ind w:firstLineChars="100" w:firstLine="183"/>
                      </w:pPr>
                      <w:r w:rsidRPr="000D218D">
                        <w:rPr>
                          <w:rFonts w:ascii="Century" w:eastAsia="Yu Gothic" w:hAnsi="Century"/>
                          <w:sz w:val="20"/>
                          <w:szCs w:val="20"/>
                        </w:rPr>
                        <w:t>cycle</w:t>
                      </w:r>
                      <w:r w:rsidRPr="000D218D">
                        <w:rPr>
                          <w:rFonts w:ascii="Century" w:eastAsia="MS Mincho" w:hAnsi="MS Mincho" w:cs="Times New Roman" w:hint="eastAsia"/>
                          <w:kern w:val="24"/>
                          <w:sz w:val="20"/>
                          <w:szCs w:val="20"/>
                        </w:rPr>
                        <w:t xml:space="preserve"> </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06176" behindDoc="0" locked="0" layoutInCell="1" allowOverlap="1" wp14:anchorId="72F1937E" wp14:editId="2FE103FD">
                <wp:simplePos x="0" y="0"/>
                <wp:positionH relativeFrom="column">
                  <wp:posOffset>2415540</wp:posOffset>
                </wp:positionH>
                <wp:positionV relativeFrom="paragraph">
                  <wp:posOffset>116205</wp:posOffset>
                </wp:positionV>
                <wp:extent cx="935990" cy="212090"/>
                <wp:effectExtent l="11430" t="11430" r="14605" b="14605"/>
                <wp:wrapNone/>
                <wp:docPr id="8369"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279C8AC0"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F1937E" id="フローチャート : 代替処理 9" o:spid="_x0000_s1116" type="#_x0000_t176" style="position:absolute;left:0;text-align:left;margin-left:190.2pt;margin-top:9.15pt;width:73.7pt;height:16.7pt;z-index:25150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" strokeweight="1pt">
                <v:textbox inset="0,0,0,0">
                  <w:txbxContent>
                    <w:p w14:paraId="279C8AC0"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05152" behindDoc="0" locked="0" layoutInCell="1" allowOverlap="1" wp14:anchorId="38B43EA3" wp14:editId="147054AC">
                <wp:simplePos x="0" y="0"/>
                <wp:positionH relativeFrom="column">
                  <wp:posOffset>1263015</wp:posOffset>
                </wp:positionH>
                <wp:positionV relativeFrom="paragraph">
                  <wp:posOffset>116205</wp:posOffset>
                </wp:positionV>
                <wp:extent cx="935990" cy="212090"/>
                <wp:effectExtent l="11430" t="11430" r="14605" b="14605"/>
                <wp:wrapNone/>
                <wp:docPr id="8368"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47E5F831"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8B43EA3" id="_x0000_s1117" type="#_x0000_t176" style="position:absolute;left:0;text-align:left;margin-left:99.45pt;margin-top:9.15pt;width:73.7pt;height:16.7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" strokeweight="1pt">
                <v:textbox inset="0,0,0,0">
                  <w:txbxContent>
                    <w:p w14:paraId="47E5F831"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r w:rsidRPr="00A56D3F">
        <w:rPr>
          <w:noProof/>
          <w:color w:val="5B9BD5"/>
        </w:rPr>
        <mc:AlternateContent>
          <mc:Choice Requires="wps">
            <w:drawing>
              <wp:anchor distT="0" distB="0" distL="114300" distR="114300" simplePos="0" relativeHeight="251504128" behindDoc="0" locked="0" layoutInCell="1" allowOverlap="1" wp14:anchorId="75D3C269" wp14:editId="0B9652D9">
                <wp:simplePos x="0" y="0"/>
                <wp:positionH relativeFrom="column">
                  <wp:posOffset>69215</wp:posOffset>
                </wp:positionH>
                <wp:positionV relativeFrom="paragraph">
                  <wp:posOffset>116205</wp:posOffset>
                </wp:positionV>
                <wp:extent cx="935990" cy="212090"/>
                <wp:effectExtent l="8255" t="11430" r="8255" b="14605"/>
                <wp:wrapNone/>
                <wp:docPr id="8367"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3579FDF7"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D3C269" id="_x0000_s1118" type="#_x0000_t176" style="position:absolute;left:0;text-align:left;margin-left:5.45pt;margin-top:9.15pt;width:73.7pt;height:16.7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" strokeweight="1pt">
                <v:textbox inset="0,0,0,0">
                  <w:txbxContent>
                    <w:p w14:paraId="3579FDF7"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r w:rsidRPr="00A56D3F">
        <w:rPr>
          <w:noProof/>
          <w:color w:val="5B9BD5"/>
        </w:rPr>
        <mc:AlternateContent>
          <mc:Choice Requires="wps">
            <w:drawing>
              <wp:anchor distT="0" distB="0" distL="114300" distR="114300" simplePos="0" relativeHeight="251471360" behindDoc="0" locked="0" layoutInCell="1" allowOverlap="1" wp14:anchorId="57D6361F" wp14:editId="2848FE24">
                <wp:simplePos x="0" y="0"/>
                <wp:positionH relativeFrom="column">
                  <wp:posOffset>2926715</wp:posOffset>
                </wp:positionH>
                <wp:positionV relativeFrom="paragraph">
                  <wp:posOffset>59055</wp:posOffset>
                </wp:positionV>
                <wp:extent cx="1158240" cy="1270"/>
                <wp:effectExtent l="38100" t="76200" r="0" b="93980"/>
                <wp:wrapNone/>
                <wp:docPr id="8366"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58240" cy="127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10A5B96B" id="直線矢印コネクタ 116" o:spid="_x0000_s1026" type="#_x0000_t32" style="position:absolute;margin-left:230.45pt;margin-top:4.65pt;width:91.2pt;height:.1pt;z-index:25147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" strokecolor="#4a7ebb">
                <v:stroke startarrow="open"/>
                <o:lock v:ext="edit" shapetype="f"/>
              </v:shape>
            </w:pict>
          </mc:Fallback>
        </mc:AlternateContent>
      </w:r>
      <w:r w:rsidRPr="00A56D3F">
        <w:rPr>
          <w:noProof/>
          <w:color w:val="5B9BD5"/>
        </w:rPr>
        <mc:AlternateContent>
          <mc:Choice Requires="wps">
            <w:drawing>
              <wp:anchor distT="4294967295" distB="4294967295" distL="114300" distR="114300" simplePos="0" relativeHeight="251465216" behindDoc="0" locked="0" layoutInCell="1" allowOverlap="1" wp14:anchorId="4FE72664" wp14:editId="7D84B5FA">
                <wp:simplePos x="0" y="0"/>
                <wp:positionH relativeFrom="column">
                  <wp:posOffset>1725295</wp:posOffset>
                </wp:positionH>
                <wp:positionV relativeFrom="paragraph">
                  <wp:posOffset>66674</wp:posOffset>
                </wp:positionV>
                <wp:extent cx="2332355" cy="0"/>
                <wp:effectExtent l="38100" t="76200" r="0" b="95250"/>
                <wp:wrapNone/>
                <wp:docPr id="8365"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32355" cy="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58676D02" id="直線矢印コネクタ 90" o:spid="_x0000_s1026" type="#_x0000_t32" style="position:absolute;margin-left:135.85pt;margin-top:5.25pt;width:183.65pt;height:0;z-index:251465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" strokecolor="#4a7ebb">
                <v:stroke startarrow="open"/>
                <o:lock v:ext="edit" shapetype="f"/>
              </v:shape>
            </w:pict>
          </mc:Fallback>
        </mc:AlternateContent>
      </w:r>
      <w:r w:rsidRPr="00A56D3F">
        <w:rPr>
          <w:noProof/>
          <w:color w:val="5B9BD5"/>
        </w:rPr>
        <mc:AlternateContent>
          <mc:Choice Requires="wps">
            <w:drawing>
              <wp:anchor distT="0" distB="0" distL="114300" distR="114300" simplePos="0" relativeHeight="251470336" behindDoc="0" locked="0" layoutInCell="1" allowOverlap="1" wp14:anchorId="71B8B014" wp14:editId="712BC638">
                <wp:simplePos x="0" y="0"/>
                <wp:positionH relativeFrom="column">
                  <wp:posOffset>554990</wp:posOffset>
                </wp:positionH>
                <wp:positionV relativeFrom="paragraph">
                  <wp:posOffset>62865</wp:posOffset>
                </wp:positionV>
                <wp:extent cx="3528695" cy="3810"/>
                <wp:effectExtent l="38100" t="76200" r="0" b="91440"/>
                <wp:wrapNone/>
                <wp:docPr id="8364"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528695" cy="3810"/>
                        </a:xfrm>
                        <a:prstGeom prst="straightConnector1">
                          <a:avLst/>
                        </a:prstGeom>
                        <a:noFill/>
                        <a:ln w="9525" cap="flat" cmpd="sng" algn="ctr">
                          <a:solidFill>
                            <a:srgbClr val="4F81BD">
                              <a:shade val="95000"/>
                              <a:satMod val="105000"/>
                            </a:srgbClr>
                          </a:solidFill>
                          <a:prstDash val="solid"/>
                          <a:headEnd type="arrow"/>
                          <a:tailEnd type="none"/>
                        </a:ln>
                        <a:effectLst/>
                      </wps:spPr>
                      <wps:bodyPr/>
                    </wps:wsp>
                  </a:graphicData>
                </a:graphic>
                <wp14:sizeRelH relativeFrom="page">
                  <wp14:pctWidth>0</wp14:pctWidth>
                </wp14:sizeRelH>
                <wp14:sizeRelV relativeFrom="page">
                  <wp14:pctHeight>0</wp14:pctHeight>
                </wp14:sizeRelV>
              </wp:anchor>
            </w:drawing>
          </mc:Choice>
          <mc:Fallback>
            <w:pict>
              <v:shape w14:anchorId="58E37E77" id="直線矢印コネクタ 115" o:spid="_x0000_s1026" type="#_x0000_t32" style="position:absolute;margin-left:43.7pt;margin-top:4.95pt;width:277.85pt;height:.3pt;z-index:25147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" strokecolor="#4a7ebb">
                <v:stroke startarrow="open"/>
                <o:lock v:ext="edit" shapetype="f"/>
              </v:shape>
            </w:pict>
          </mc:Fallback>
        </mc:AlternateContent>
      </w:r>
    </w:p>
    <w:p w14:paraId="44A03290" w14:textId="081FE54C"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67264" behindDoc="0" locked="0" layoutInCell="1" allowOverlap="1" wp14:anchorId="5547E2BB" wp14:editId="48D7568B">
                <wp:simplePos x="0" y="0"/>
                <wp:positionH relativeFrom="column">
                  <wp:posOffset>1076960</wp:posOffset>
                </wp:positionH>
                <wp:positionV relativeFrom="paragraph">
                  <wp:posOffset>181610</wp:posOffset>
                </wp:positionV>
                <wp:extent cx="1258570" cy="781050"/>
                <wp:effectExtent l="6350" t="13970" r="11430" b="14605"/>
                <wp:wrapNone/>
                <wp:docPr id="8363" name="フローチャート : 代替処理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8570" cy="781050"/>
                        </a:xfrm>
                        <a:prstGeom prst="flowChartAlternateProcess">
                          <a:avLst/>
                        </a:prstGeom>
                        <a:solidFill>
                          <a:srgbClr val="FFFFFF"/>
                        </a:solidFill>
                        <a:ln w="12700" algn="ctr">
                          <a:solidFill>
                            <a:srgbClr val="000000"/>
                          </a:solidFill>
                          <a:miter lim="800000"/>
                          <a:headEnd/>
                          <a:tailEnd/>
                        </a:ln>
                      </wps:spPr>
                      <wps:txbx>
                        <w:txbxContent>
                          <w:p w14:paraId="315F8F11"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Switches suspension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to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3A0055A5" w14:textId="77777777" w:rsidR="00784C2F" w:rsidRDefault="00784C2F" w:rsidP="00A317D8">
                            <w:pPr>
                              <w:pStyle w:val="NormalWeb"/>
                              <w:spacing w:before="0" w:beforeAutospacing="0" w:after="0" w:afterAutospacing="0"/>
                              <w:jc w:val="center"/>
                            </w:pPr>
                            <w:r>
                              <w:rPr>
                                <w:rFonts w:ascii="Century" w:eastAsia="MS Mincho" w:hAnsi="MS Mincho" w:cs="Times New Roman"/>
                                <w:color w:val="000000"/>
                                <w:kern w:val="24"/>
                                <w:sz w:val="18"/>
                                <w:szCs w:val="18"/>
                              </w:rPr>
                              <w:t>K</w:t>
                            </w:r>
                            <w:r>
                              <w:rPr>
                                <w:rFonts w:ascii="Century" w:eastAsia="MS Mincho" w:hAnsi="MS Mincho" w:cs="Times New Roman" w:hint="eastAsia"/>
                                <w:color w:val="000000"/>
                                <w:kern w:val="24"/>
                                <w:sz w:val="18"/>
                                <w:szCs w:val="18"/>
                              </w:rPr>
                              <w:t xml:space="preserve">eeps steering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47E2BB" id="_x0000_s1119" type="#_x0000_t176" style="position:absolute;left:0;text-align:left;margin-left:84.8pt;margin-top:14.3pt;width:99.1pt;height:61.5pt;z-index:25146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" strokeweight="1pt">
                <v:textbox inset="0,0,0,0">
                  <w:txbxContent>
                    <w:p w14:paraId="315F8F11"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Switches suspension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to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3A0055A5" w14:textId="77777777" w:rsidR="00784C2F" w:rsidRDefault="00784C2F" w:rsidP="00A317D8">
                      <w:pPr>
                        <w:pStyle w:val="NormalWeb"/>
                        <w:spacing w:before="0" w:beforeAutospacing="0" w:after="0" w:afterAutospacing="0"/>
                        <w:jc w:val="center"/>
                      </w:pPr>
                      <w:r>
                        <w:rPr>
                          <w:rFonts w:ascii="Century" w:eastAsia="MS Mincho" w:hAnsi="MS Mincho" w:cs="Times New Roman"/>
                          <w:color w:val="000000"/>
                          <w:kern w:val="24"/>
                          <w:sz w:val="18"/>
                          <w:szCs w:val="18"/>
                        </w:rPr>
                        <w:t>K</w:t>
                      </w:r>
                      <w:r>
                        <w:rPr>
                          <w:rFonts w:ascii="Century" w:eastAsia="MS Mincho" w:hAnsi="MS Mincho" w:cs="Times New Roman" w:hint="eastAsia"/>
                          <w:color w:val="000000"/>
                          <w:kern w:val="24"/>
                          <w:sz w:val="18"/>
                          <w:szCs w:val="18"/>
                        </w:rPr>
                        <w:t xml:space="preserve">eeps steering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v:textbox>
              </v:shape>
            </w:pict>
          </mc:Fallback>
        </mc:AlternateContent>
      </w:r>
      <w:r w:rsidRPr="00A56D3F">
        <w:rPr>
          <w:noProof/>
          <w:color w:val="5B9BD5"/>
        </w:rPr>
        <mc:AlternateContent>
          <mc:Choice Requires="wps">
            <w:drawing>
              <wp:anchor distT="0" distB="0" distL="114300" distR="114300" simplePos="0" relativeHeight="251482624" behindDoc="0" locked="0" layoutInCell="1" allowOverlap="1" wp14:anchorId="41D1F653" wp14:editId="4EDCC859">
                <wp:simplePos x="0" y="0"/>
                <wp:positionH relativeFrom="column">
                  <wp:posOffset>2352675</wp:posOffset>
                </wp:positionH>
                <wp:positionV relativeFrom="paragraph">
                  <wp:posOffset>172085</wp:posOffset>
                </wp:positionV>
                <wp:extent cx="1310640" cy="411480"/>
                <wp:effectExtent l="15240" t="13970" r="7620" b="12700"/>
                <wp:wrapNone/>
                <wp:docPr id="8362" name="フローチャート : 代替処理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0640" cy="411480"/>
                        </a:xfrm>
                        <a:prstGeom prst="flowChartAlternateProcess">
                          <a:avLst/>
                        </a:prstGeom>
                        <a:solidFill>
                          <a:srgbClr val="FFFFFF"/>
                        </a:solidFill>
                        <a:ln w="12700" algn="ctr">
                          <a:solidFill>
                            <a:srgbClr val="000000"/>
                          </a:solidFill>
                          <a:miter lim="800000"/>
                          <a:headEnd/>
                          <a:tailEnd/>
                        </a:ln>
                      </wps:spPr>
                      <wps:txbx>
                        <w:txbxContent>
                          <w:p w14:paraId="3D6DC7EF"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Keeps Climate control</w:t>
                            </w:r>
                          </w:p>
                          <w:p w14:paraId="379BFF8E" w14:textId="77777777" w:rsidR="00784C2F" w:rsidRDefault="00784C2F" w:rsidP="00A317D8">
                            <w:pPr>
                              <w:pStyle w:val="NormalWeb"/>
                              <w:spacing w:before="0" w:beforeAutospacing="0" w:after="0" w:afterAutospacing="0"/>
                              <w:jc w:val="center"/>
                            </w:pP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1D1F653" id="_x0000_s1120" type="#_x0000_t176" style="position:absolute;left:0;text-align:left;margin-left:185.25pt;margin-top:13.55pt;width:103.2pt;height:32.4pt;z-index:25148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" strokeweight="1pt">
                <v:textbox inset="0,0,0,0">
                  <w:txbxContent>
                    <w:p w14:paraId="3D6DC7EF"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Keeps Climate control</w:t>
                      </w:r>
                    </w:p>
                    <w:p w14:paraId="379BFF8E" w14:textId="77777777" w:rsidR="00784C2F" w:rsidRDefault="00784C2F" w:rsidP="00A317D8">
                      <w:pPr>
                        <w:pStyle w:val="NormalWeb"/>
                        <w:spacing w:before="0" w:beforeAutospacing="0" w:after="0" w:afterAutospacing="0"/>
                        <w:jc w:val="center"/>
                      </w:pP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v:textbox>
              </v:shape>
            </w:pict>
          </mc:Fallback>
        </mc:AlternateContent>
      </w:r>
      <w:r w:rsidRPr="00A56D3F">
        <w:rPr>
          <w:noProof/>
          <w:color w:val="5B9BD5"/>
        </w:rPr>
        <mc:AlternateContent>
          <mc:Choice Requires="wps">
            <w:drawing>
              <wp:anchor distT="0" distB="0" distL="114300" distR="114300" simplePos="0" relativeHeight="251481600" behindDoc="0" locked="0" layoutInCell="1" allowOverlap="1" wp14:anchorId="2EE3B88D" wp14:editId="2E32FAF7">
                <wp:simplePos x="0" y="0"/>
                <wp:positionH relativeFrom="column">
                  <wp:posOffset>76835</wp:posOffset>
                </wp:positionH>
                <wp:positionV relativeFrom="paragraph">
                  <wp:posOffset>181610</wp:posOffset>
                </wp:positionV>
                <wp:extent cx="939165" cy="401955"/>
                <wp:effectExtent l="6350" t="13970" r="6985" b="12700"/>
                <wp:wrapNone/>
                <wp:docPr id="8361"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401955"/>
                        </a:xfrm>
                        <a:prstGeom prst="flowChartAlternateProcess">
                          <a:avLst/>
                        </a:prstGeom>
                        <a:solidFill>
                          <a:srgbClr val="FFFFFF"/>
                        </a:solidFill>
                        <a:ln w="12700" algn="ctr">
                          <a:solidFill>
                            <a:srgbClr val="000000"/>
                          </a:solidFill>
                          <a:miter lim="800000"/>
                          <a:headEnd/>
                          <a:tailEnd/>
                        </a:ln>
                      </wps:spPr>
                      <wps:txbx>
                        <w:txbxContent>
                          <w:p w14:paraId="1BCB8AEC" w14:textId="77777777" w:rsidR="00784C2F" w:rsidRDefault="00784C2F" w:rsidP="00A317D8">
                            <w:pPr>
                              <w:pStyle w:val="NormalWeb"/>
                              <w:spacing w:before="0" w:beforeAutospacing="0" w:after="0" w:afterAutospacing="0"/>
                              <w:jc w:val="center"/>
                            </w:pPr>
                            <w:r>
                              <w:rPr>
                                <w:rFonts w:ascii="Century" w:eastAsia="MS Mincho" w:hAnsi="MS Mincho" w:cs="Times New Roman" w:hint="eastAsia"/>
                                <w:color w:val="000000"/>
                                <w:kern w:val="24"/>
                                <w:sz w:val="18"/>
                                <w:szCs w:val="18"/>
                              </w:rPr>
                              <w:t>Keeps</w:t>
                            </w:r>
                            <w:r>
                              <w:rPr>
                                <w:rFonts w:ascii="Century" w:eastAsia="MS Mincho" w:hAnsi="MS Mincho" w:cs="Times New Roman"/>
                                <w:color w:val="000000"/>
                                <w:kern w:val="24"/>
                                <w:sz w:val="18"/>
                                <w:szCs w:val="18"/>
                              </w:rPr>
                              <w:t xml:space="preserve"> powertrain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E3B88D" id="_x0000_s1121" type="#_x0000_t176" style="position:absolute;left:0;text-align:left;margin-left:6.05pt;margin-top:14.3pt;width:73.95pt;height:31.65pt;z-index:25148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" strokeweight="1pt">
                <v:textbox inset="0,0,0,0">
                  <w:txbxContent>
                    <w:p w14:paraId="1BCB8AEC" w14:textId="77777777" w:rsidR="00784C2F" w:rsidRDefault="00784C2F" w:rsidP="00A317D8">
                      <w:pPr>
                        <w:pStyle w:val="NormalWeb"/>
                        <w:spacing w:before="0" w:beforeAutospacing="0" w:after="0" w:afterAutospacing="0"/>
                        <w:jc w:val="center"/>
                      </w:pPr>
                      <w:r>
                        <w:rPr>
                          <w:rFonts w:ascii="Century" w:eastAsia="MS Mincho" w:hAnsi="MS Mincho" w:cs="Times New Roman" w:hint="eastAsia"/>
                          <w:color w:val="000000"/>
                          <w:kern w:val="24"/>
                          <w:sz w:val="18"/>
                          <w:szCs w:val="18"/>
                        </w:rPr>
                        <w:t>Keeps</w:t>
                      </w:r>
                      <w:r>
                        <w:rPr>
                          <w:rFonts w:ascii="Century" w:eastAsia="MS Mincho" w:hAnsi="MS Mincho" w:cs="Times New Roman"/>
                          <w:color w:val="000000"/>
                          <w:kern w:val="24"/>
                          <w:sz w:val="18"/>
                          <w:szCs w:val="18"/>
                        </w:rPr>
                        <w:t xml:space="preserve"> powertrain </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Normal</w:t>
                      </w:r>
                      <w:r>
                        <w:rPr>
                          <w:rFonts w:ascii="Century" w:eastAsia="MS Mincho" w:hAnsi="MS Mincho" w:cs="Times New Roman"/>
                          <w:color w:val="000000"/>
                          <w:kern w:val="24"/>
                          <w:sz w:val="18"/>
                          <w:szCs w:val="18"/>
                        </w:rPr>
                        <w:t>”</w:t>
                      </w:r>
                    </w:p>
                  </w:txbxContent>
                </v:textbox>
              </v:shape>
            </w:pict>
          </mc:Fallback>
        </mc:AlternateContent>
      </w:r>
    </w:p>
    <w:p w14:paraId="50C09FDE" w14:textId="64B8F775"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99008" behindDoc="0" locked="0" layoutInCell="1" allowOverlap="1" wp14:anchorId="712BD05D" wp14:editId="3DF114D5">
                <wp:simplePos x="0" y="0"/>
                <wp:positionH relativeFrom="column">
                  <wp:posOffset>3783330</wp:posOffset>
                </wp:positionH>
                <wp:positionV relativeFrom="paragraph">
                  <wp:posOffset>7620</wp:posOffset>
                </wp:positionV>
                <wp:extent cx="1824990" cy="353060"/>
                <wp:effectExtent l="0" t="0" r="0" b="3175"/>
                <wp:wrapNone/>
                <wp:docPr id="8360"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B1311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22"/>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MS Mincho" w:cs="Times New Roman" w:hint="eastAsia"/>
                                <w:color w:val="000000"/>
                                <w:kern w:val="24"/>
                                <w:sz w:val="18"/>
                                <w:szCs w:val="22"/>
                              </w:rPr>
                              <w:t>No user operation]</w:t>
                            </w:r>
                          </w:p>
                          <w:p w14:paraId="47B424EE" w14:textId="77777777" w:rsidR="00784C2F" w:rsidRPr="000E2F5A" w:rsidRDefault="00784C2F" w:rsidP="00A317D8">
                            <w:pPr>
                              <w:pStyle w:val="NormalWeb"/>
                              <w:spacing w:before="0" w:beforeAutospacing="0" w:after="0" w:afterAutospacing="0"/>
                              <w:ind w:firstLineChars="50" w:firstLine="81"/>
                              <w:rPr>
                                <w:sz w:val="20"/>
                              </w:rPr>
                            </w:pPr>
                            <w:r>
                              <w:rPr>
                                <w:rFonts w:ascii="Century" w:eastAsia="MS Mincho" w:hAnsi="MS Mincho" w:cs="Times New Roman" w:hint="eastAsia"/>
                                <w:color w:val="000000"/>
                                <w:kern w:val="24"/>
                                <w:sz w:val="18"/>
                                <w:szCs w:val="22"/>
                              </w:rPr>
                              <w:t>event  condition</w:t>
                            </w:r>
                          </w:p>
                        </w:txbxContent>
                      </wps:txbx>
                      <wps:bodyPr rot="0" vert="horz" wrap="square" lIns="5040" tIns="3600" rIns="360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BD05D" id="_x0000_s1122" type="#_x0000_t202" style="position:absolute;left:0;text-align:left;margin-left:297.9pt;margin-top:.6pt;width:143.7pt;height:27.8pt;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" filled="f" stroked="f">
                <v:textbox inset=".14mm,.1mm,.1mm,.1mm">
                  <w:txbxContent>
                    <w:p w14:paraId="2BB1311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22"/>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MS Mincho" w:cs="Times New Roman" w:hint="eastAsia"/>
                          <w:color w:val="000000"/>
                          <w:kern w:val="24"/>
                          <w:sz w:val="18"/>
                          <w:szCs w:val="22"/>
                        </w:rPr>
                        <w:t>No user operation]</w:t>
                      </w:r>
                    </w:p>
                    <w:p w14:paraId="47B424EE" w14:textId="77777777" w:rsidR="00784C2F" w:rsidRPr="000E2F5A" w:rsidRDefault="00784C2F" w:rsidP="00A317D8">
                      <w:pPr>
                        <w:pStyle w:val="NormalWeb"/>
                        <w:spacing w:before="0" w:beforeAutospacing="0" w:after="0" w:afterAutospacing="0"/>
                        <w:ind w:firstLineChars="50" w:firstLine="81"/>
                        <w:rPr>
                          <w:sz w:val="20"/>
                        </w:rPr>
                      </w:pPr>
                      <w:r>
                        <w:rPr>
                          <w:rFonts w:ascii="Century" w:eastAsia="MS Mincho" w:hAnsi="MS Mincho" w:cs="Times New Roman" w:hint="eastAsia"/>
                          <w:color w:val="000000"/>
                          <w:kern w:val="24"/>
                          <w:sz w:val="18"/>
                          <w:szCs w:val="22"/>
                        </w:rPr>
                        <w:t>event  condition</w:t>
                      </w:r>
                    </w:p>
                  </w:txbxContent>
                </v:textbox>
              </v:shape>
            </w:pict>
          </mc:Fallback>
        </mc:AlternateContent>
      </w:r>
    </w:p>
    <w:p w14:paraId="08C1F486" w14:textId="77777777" w:rsidR="00A317D8" w:rsidRPr="00A56D3F" w:rsidRDefault="00A317D8" w:rsidP="00A317D8">
      <w:pPr>
        <w:ind w:left="420"/>
        <w:rPr>
          <w:rFonts w:hint="eastAsia"/>
          <w:color w:val="5B9BD5"/>
        </w:rPr>
      </w:pPr>
    </w:p>
    <w:p w14:paraId="13CE693C" w14:textId="2FFE5843"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00032" behindDoc="0" locked="0" layoutInCell="1" allowOverlap="1" wp14:anchorId="38E56324" wp14:editId="4C248490">
                <wp:simplePos x="0" y="0"/>
                <wp:positionH relativeFrom="column">
                  <wp:posOffset>4044315</wp:posOffset>
                </wp:positionH>
                <wp:positionV relativeFrom="paragraph">
                  <wp:posOffset>36195</wp:posOffset>
                </wp:positionV>
                <wp:extent cx="822960" cy="276225"/>
                <wp:effectExtent l="0" t="0" r="0" b="0"/>
                <wp:wrapNone/>
                <wp:docPr id="8359"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 cy="276225"/>
                        </a:xfrm>
                        <a:prstGeom prst="rect">
                          <a:avLst/>
                        </a:prstGeom>
                        <a:noFill/>
                      </wps:spPr>
                      <wps:txbx>
                        <w:txbxContent>
                          <w:p w14:paraId="5440CB92"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rPr>
                              <w:t>Time out</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8E56324" id="_x0000_s1123" type="#_x0000_t202" style="position:absolute;left:0;text-align:left;margin-left:318.45pt;margin-top:2.85pt;width:64.8pt;height:21.75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" filled="f" stroked="f">
                <v:textbox style="mso-fit-shape-to-text:t">
                  <w:txbxContent>
                    <w:p w14:paraId="5440CB92" w14:textId="77777777" w:rsidR="00784C2F" w:rsidRPr="000E2F5A" w:rsidRDefault="00784C2F" w:rsidP="00A317D8">
                      <w:pPr>
                        <w:pStyle w:val="NormalWeb"/>
                        <w:spacing w:before="0" w:beforeAutospacing="0" w:after="0" w:afterAutospacing="0"/>
                        <w:rPr>
                          <w:sz w:val="20"/>
                        </w:rPr>
                      </w:pPr>
                      <w:r w:rsidRPr="000E2F5A">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rPr>
                        <w:t>Time out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490816" behindDoc="0" locked="0" layoutInCell="1" allowOverlap="1" wp14:anchorId="53193085" wp14:editId="45E9E586">
                <wp:simplePos x="0" y="0"/>
                <wp:positionH relativeFrom="column">
                  <wp:posOffset>4907280</wp:posOffset>
                </wp:positionH>
                <wp:positionV relativeFrom="paragraph">
                  <wp:posOffset>36195</wp:posOffset>
                </wp:positionV>
                <wp:extent cx="1168400" cy="405130"/>
                <wp:effectExtent l="7620" t="13335" r="14605" b="10160"/>
                <wp:wrapNone/>
                <wp:docPr id="8358"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405130"/>
                        </a:xfrm>
                        <a:prstGeom prst="flowChartAlternateProcess">
                          <a:avLst/>
                        </a:prstGeom>
                        <a:solidFill>
                          <a:srgbClr val="FFFFFF"/>
                        </a:solidFill>
                        <a:ln w="12700" algn="ctr">
                          <a:solidFill>
                            <a:srgbClr val="000000"/>
                          </a:solidFill>
                          <a:miter lim="800000"/>
                          <a:headEnd/>
                          <a:tailEnd/>
                        </a:ln>
                      </wps:spPr>
                      <wps:txbx>
                        <w:txbxContent>
                          <w:p w14:paraId="0F5A679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suspension </w:t>
                            </w:r>
                          </w:p>
                          <w:p w14:paraId="1A44FD4D"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3B62699"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5DF39B30"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3193085" id="_x0000_s1124" type="#_x0000_t176" style="position:absolute;left:0;text-align:left;margin-left:386.4pt;margin-top:2.85pt;width:92pt;height:31.9pt;z-index:25149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" strokeweight="1pt">
                <v:textbox inset="0,0,0,0">
                  <w:txbxContent>
                    <w:p w14:paraId="0F5A679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suspension </w:t>
                      </w:r>
                    </w:p>
                    <w:p w14:paraId="1A44FD4D"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3B62699"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5DF39B30"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501056" behindDoc="0" locked="0" layoutInCell="1" allowOverlap="1" wp14:anchorId="0867535C" wp14:editId="003C615F">
                <wp:simplePos x="0" y="0"/>
                <wp:positionH relativeFrom="column">
                  <wp:posOffset>5492750</wp:posOffset>
                </wp:positionH>
                <wp:positionV relativeFrom="paragraph">
                  <wp:posOffset>15875</wp:posOffset>
                </wp:positionV>
                <wp:extent cx="11988165" cy="13335"/>
                <wp:effectExtent l="12065" t="12065" r="10795" b="12700"/>
                <wp:wrapNone/>
                <wp:docPr id="8357" name="AutoShape 7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88165" cy="13335"/>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7E0C73" id="AutoShape 7255" o:spid="_x0000_s1026" type="#_x0000_t32" style="position:absolute;margin-left:432.5pt;margin-top:1.25pt;width:943.95pt;height:1.0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">
                <v:stroke dashstyle="1 1"/>
              </v:shape>
            </w:pict>
          </mc:Fallback>
        </mc:AlternateContent>
      </w:r>
      <w:r w:rsidRPr="00A56D3F">
        <w:rPr>
          <w:noProof/>
          <w:color w:val="5B9BD5"/>
        </w:rPr>
        <mc:AlternateContent>
          <mc:Choice Requires="wps">
            <w:drawing>
              <wp:anchor distT="4294967295" distB="4294967295" distL="114300" distR="114300" simplePos="0" relativeHeight="251497984" behindDoc="0" locked="0" layoutInCell="1" allowOverlap="1" wp14:anchorId="7EF59941" wp14:editId="307C0CE1">
                <wp:simplePos x="0" y="0"/>
                <wp:positionH relativeFrom="column">
                  <wp:posOffset>4084955</wp:posOffset>
                </wp:positionH>
                <wp:positionV relativeFrom="paragraph">
                  <wp:posOffset>15874</wp:posOffset>
                </wp:positionV>
                <wp:extent cx="1436370" cy="0"/>
                <wp:effectExtent l="38100" t="76200" r="0" b="95250"/>
                <wp:wrapNone/>
                <wp:docPr id="835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1F061B08" id="直線矢印コネクタ 89" o:spid="_x0000_s1026" type="#_x0000_t32" style="position:absolute;margin-left:321.65pt;margin-top:1.25pt;width:113.1pt;height:0;flip:x;z-index:251497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" strokecolor="#4a7ebb">
                <v:stroke endarrow="open"/>
                <o:lock v:ext="edit" shapetype="f"/>
              </v:shape>
            </w:pict>
          </mc:Fallback>
        </mc:AlternateContent>
      </w:r>
    </w:p>
    <w:p w14:paraId="70A7F13F" w14:textId="77777777" w:rsidR="00A317D8" w:rsidRPr="00A56D3F" w:rsidRDefault="00A317D8" w:rsidP="00A317D8">
      <w:pPr>
        <w:ind w:left="420"/>
        <w:rPr>
          <w:rFonts w:hint="eastAsia"/>
          <w:color w:val="5B9BD5"/>
        </w:rPr>
      </w:pPr>
    </w:p>
    <w:p w14:paraId="75DEDE8B" w14:textId="16F4C3A1"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0272" behindDoc="0" locked="0" layoutInCell="1" allowOverlap="1" wp14:anchorId="2F055298" wp14:editId="67327D10">
                <wp:simplePos x="0" y="0"/>
                <wp:positionH relativeFrom="column">
                  <wp:posOffset>4907280</wp:posOffset>
                </wp:positionH>
                <wp:positionV relativeFrom="paragraph">
                  <wp:posOffset>85090</wp:posOffset>
                </wp:positionV>
                <wp:extent cx="1168400" cy="405130"/>
                <wp:effectExtent l="7620" t="12700" r="14605" b="10795"/>
                <wp:wrapNone/>
                <wp:docPr id="8355"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405130"/>
                        </a:xfrm>
                        <a:prstGeom prst="flowChartAlternateProcess">
                          <a:avLst/>
                        </a:prstGeom>
                        <a:solidFill>
                          <a:srgbClr val="FFFFFF"/>
                        </a:solidFill>
                        <a:ln w="12700" algn="ctr">
                          <a:solidFill>
                            <a:srgbClr val="000000"/>
                          </a:solidFill>
                          <a:miter lim="800000"/>
                          <a:headEnd/>
                          <a:tailEnd/>
                        </a:ln>
                      </wps:spPr>
                      <wps:txbx>
                        <w:txbxContent>
                          <w:p w14:paraId="3227744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Tone down suspension</w:t>
                            </w:r>
                          </w:p>
                          <w:p w14:paraId="2EA3A653"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5730874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7BC2B9C8"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055298" id="_x0000_s1125" type="#_x0000_t176" style="position:absolute;left:0;text-align:left;margin-left:386.4pt;margin-top:6.7pt;width:92pt;height:31.9pt;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" strokeweight="1pt">
                <v:textbox inset="0,0,0,0">
                  <w:txbxContent>
                    <w:p w14:paraId="3227744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Tone down suspension</w:t>
                      </w:r>
                    </w:p>
                    <w:p w14:paraId="2EA3A653" w14:textId="77777777" w:rsidR="00784C2F" w:rsidRDefault="00784C2F" w:rsidP="00A317D8">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5730874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7BC2B9C8"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507200" behindDoc="0" locked="0" layoutInCell="1" allowOverlap="1" wp14:anchorId="7A3E4DFB" wp14:editId="7882481B">
                <wp:simplePos x="0" y="0"/>
                <wp:positionH relativeFrom="column">
                  <wp:posOffset>38735</wp:posOffset>
                </wp:positionH>
                <wp:positionV relativeFrom="paragraph">
                  <wp:posOffset>71755</wp:posOffset>
                </wp:positionV>
                <wp:extent cx="935990" cy="212090"/>
                <wp:effectExtent l="6350" t="8890" r="10160" b="7620"/>
                <wp:wrapNone/>
                <wp:docPr id="8354"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4FBEC67E"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A3E4DFB" id="_x0000_s1126" type="#_x0000_t176" style="position:absolute;left:0;text-align:left;margin-left:3.05pt;margin-top:5.65pt;width:73.7pt;height:16.7pt;z-index:25150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" strokeweight="1pt">
                <v:textbox inset="0,0,0,0">
                  <w:txbxContent>
                    <w:p w14:paraId="4FBEC67E"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09248" behindDoc="0" locked="0" layoutInCell="1" allowOverlap="1" wp14:anchorId="4342A24D" wp14:editId="39E49401">
                <wp:simplePos x="0" y="0"/>
                <wp:positionH relativeFrom="column">
                  <wp:posOffset>2385060</wp:posOffset>
                </wp:positionH>
                <wp:positionV relativeFrom="paragraph">
                  <wp:posOffset>71755</wp:posOffset>
                </wp:positionV>
                <wp:extent cx="935990" cy="212090"/>
                <wp:effectExtent l="9525" t="8890" r="6985" b="7620"/>
                <wp:wrapNone/>
                <wp:docPr id="8353"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5D169EAB"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42A24D" id="_x0000_s1127" type="#_x0000_t176" style="position:absolute;left:0;text-align:left;margin-left:187.8pt;margin-top:5.65pt;width:73.7pt;height:16.7pt;z-index:25150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" strokeweight="1pt">
                <v:textbox inset="0,0,0,0">
                  <w:txbxContent>
                    <w:p w14:paraId="5D169EAB"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08224" behindDoc="0" locked="0" layoutInCell="1" allowOverlap="1" wp14:anchorId="6E593139" wp14:editId="6678C965">
                <wp:simplePos x="0" y="0"/>
                <wp:positionH relativeFrom="column">
                  <wp:posOffset>1232535</wp:posOffset>
                </wp:positionH>
                <wp:positionV relativeFrom="paragraph">
                  <wp:posOffset>71755</wp:posOffset>
                </wp:positionV>
                <wp:extent cx="935990" cy="212090"/>
                <wp:effectExtent l="9525" t="8890" r="6985" b="7620"/>
                <wp:wrapNone/>
                <wp:docPr id="8352"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12090"/>
                        </a:xfrm>
                        <a:prstGeom prst="flowChartAlternateProcess">
                          <a:avLst/>
                        </a:prstGeom>
                        <a:solidFill>
                          <a:srgbClr val="FFFFFF"/>
                        </a:solidFill>
                        <a:ln w="12700" algn="ctr">
                          <a:solidFill>
                            <a:srgbClr val="000000"/>
                          </a:solidFill>
                          <a:miter lim="800000"/>
                          <a:headEnd/>
                          <a:tailEnd/>
                        </a:ln>
                      </wps:spPr>
                      <wps:txbx>
                        <w:txbxContent>
                          <w:p w14:paraId="5ABA6454"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E593139" id="_x0000_s1128" type="#_x0000_t176" style="position:absolute;left:0;text-align:left;margin-left:97.05pt;margin-top:5.65pt;width:73.7pt;height:16.7pt;z-index:25150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" strokeweight="1pt">
                <v:textbox inset="0,0,0,0">
                  <w:txbxContent>
                    <w:p w14:paraId="5ABA6454" w14:textId="77777777" w:rsidR="00784C2F" w:rsidRPr="00136B41" w:rsidRDefault="00784C2F" w:rsidP="00A317D8">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CAN transceiver</w:t>
                      </w:r>
                    </w:p>
                  </w:txbxContent>
                </v:textbox>
              </v:shape>
            </w:pict>
          </mc:Fallback>
        </mc:AlternateContent>
      </w:r>
    </w:p>
    <w:p w14:paraId="020C60A1" w14:textId="77777777" w:rsidR="00A317D8" w:rsidRPr="00A56D3F" w:rsidRDefault="00A317D8" w:rsidP="00A317D8">
      <w:pPr>
        <w:ind w:left="420"/>
        <w:rPr>
          <w:rFonts w:hint="eastAsia"/>
          <w:color w:val="5B9BD5"/>
        </w:rPr>
      </w:pPr>
    </w:p>
    <w:p w14:paraId="2FE3A3C8" w14:textId="374A1D1A"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483648" behindDoc="0" locked="0" layoutInCell="1" allowOverlap="1" wp14:anchorId="6EC23BF5" wp14:editId="1A6F34D2">
                <wp:simplePos x="0" y="0"/>
                <wp:positionH relativeFrom="column">
                  <wp:posOffset>974725</wp:posOffset>
                </wp:positionH>
                <wp:positionV relativeFrom="paragraph">
                  <wp:posOffset>34290</wp:posOffset>
                </wp:positionV>
                <wp:extent cx="2511425" cy="276225"/>
                <wp:effectExtent l="0" t="0" r="0" b="0"/>
                <wp:wrapNone/>
                <wp:docPr id="8351"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1425" cy="276225"/>
                        </a:xfrm>
                        <a:prstGeom prst="rect">
                          <a:avLst/>
                        </a:prstGeom>
                        <a:noFill/>
                      </wps:spPr>
                      <wps:txbx>
                        <w:txbxContent>
                          <w:p w14:paraId="319A00E6" w14:textId="77777777" w:rsidR="00784C2F" w:rsidRPr="000E2F5A" w:rsidRDefault="00784C2F" w:rsidP="00A317D8">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rPr>
                              <w:t>C</w:t>
                            </w:r>
                            <w:r w:rsidRPr="000E2F5A">
                              <w:rPr>
                                <w:rFonts w:ascii="Century" w:eastAsia="MS Mincho" w:hAnsi="Century" w:cs="Times New Roman"/>
                                <w:color w:val="000000"/>
                                <w:kern w:val="24"/>
                                <w:sz w:val="18"/>
                                <w:szCs w:val="18"/>
                                <w:eastAsianLayout w:id="1690115853"/>
                              </w:rPr>
                              <w:t>_DC</w:t>
                            </w:r>
                            <w:r>
                              <w:rPr>
                                <w:rFonts w:ascii="Century" w:eastAsia="MS Mincho" w:hAnsi="Century" w:cs="Times New Roman" w:hint="eastAsia"/>
                                <w:color w:val="000000"/>
                                <w:kern w:val="24"/>
                                <w:sz w:val="18"/>
                                <w:szCs w:val="18"/>
                                <w:eastAsianLayout w:id="1690115853"/>
                              </w:rPr>
                              <w:t xml:space="preserve">MOD3 </w:t>
                            </w:r>
                            <w:r w:rsidRPr="000E2F5A">
                              <w:rPr>
                                <w:rFonts w:ascii="Century" w:eastAsia="MS Mincho" w:hAnsi="Century" w:cs="Times New Roman" w:hint="eastAsia"/>
                                <w:color w:val="000000"/>
                                <w:kern w:val="24"/>
                                <w:sz w:val="18"/>
                                <w:szCs w:val="18"/>
                                <w:eastAsianLayout w:id="1690115853"/>
                              </w:rPr>
                              <w:t xml:space="preserve"> </w:t>
                            </w:r>
                            <w:r w:rsidRPr="000E2F5A">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w:t>
                            </w:r>
                            <w:r>
                              <w:rPr>
                                <w:rFonts w:ascii="Century" w:eastAsia="MS Mincho" w:hAnsi="MS Mincho" w:cs="Times New Roman" w:hint="eastAsia"/>
                                <w:color w:val="000000"/>
                                <w:kern w:val="24"/>
                                <w:sz w:val="18"/>
                                <w:szCs w:val="18"/>
                              </w:rPr>
                              <w:t xml:space="preserve">　</w:t>
                            </w:r>
                            <w:r>
                              <w:rPr>
                                <w:rFonts w:ascii="Century" w:eastAsia="MS Mincho" w:hAnsi="MS Mincho" w:cs="Times New Roman" w:hint="eastAsia"/>
                                <w:color w:val="000000"/>
                                <w:kern w:val="24"/>
                                <w:sz w:val="18"/>
                                <w:szCs w:val="18"/>
                              </w:rPr>
                              <w:t>event cond.</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EC23BF5" id="_x0000_s1129" type="#_x0000_t202" style="position:absolute;left:0;text-align:left;margin-left:76.75pt;margin-top:2.7pt;width:197.75pt;height:21.75pt;z-index:251483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" filled="f" stroked="f">
                <v:textbox style="mso-fit-shape-to-text:t">
                  <w:txbxContent>
                    <w:p w14:paraId="319A00E6" w14:textId="77777777" w:rsidR="00784C2F" w:rsidRPr="000E2F5A" w:rsidRDefault="00784C2F" w:rsidP="00A317D8">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rPr>
                        <w:t>C</w:t>
                      </w:r>
                      <w:r w:rsidRPr="000E2F5A">
                        <w:rPr>
                          <w:rFonts w:ascii="Century" w:eastAsia="MS Mincho" w:hAnsi="Century" w:cs="Times New Roman"/>
                          <w:color w:val="000000"/>
                          <w:kern w:val="24"/>
                          <w:sz w:val="18"/>
                          <w:szCs w:val="18"/>
                          <w:eastAsianLayout w:id="1690115853"/>
                        </w:rPr>
                        <w:t>_DC</w:t>
                      </w:r>
                      <w:r>
                        <w:rPr>
                          <w:rFonts w:ascii="Century" w:eastAsia="MS Mincho" w:hAnsi="Century" w:cs="Times New Roman" w:hint="eastAsia"/>
                          <w:color w:val="000000"/>
                          <w:kern w:val="24"/>
                          <w:sz w:val="18"/>
                          <w:szCs w:val="18"/>
                          <w:eastAsianLayout w:id="1690115853"/>
                        </w:rPr>
                        <w:t xml:space="preserve">MOD3 </w:t>
                      </w:r>
                      <w:r w:rsidRPr="000E2F5A">
                        <w:rPr>
                          <w:rFonts w:ascii="Century" w:eastAsia="MS Mincho" w:hAnsi="Century" w:cs="Times New Roman" w:hint="eastAsia"/>
                          <w:color w:val="000000"/>
                          <w:kern w:val="24"/>
                          <w:sz w:val="18"/>
                          <w:szCs w:val="18"/>
                          <w:eastAsianLayout w:id="1690115853"/>
                        </w:rPr>
                        <w:t xml:space="preserve"> </w:t>
                      </w:r>
                      <w:r w:rsidRPr="000E2F5A">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w:t>
                      </w:r>
                      <w:r>
                        <w:rPr>
                          <w:rFonts w:ascii="Century" w:eastAsia="MS Mincho" w:hAnsi="MS Mincho" w:cs="Times New Roman" w:hint="eastAsia"/>
                          <w:color w:val="000000"/>
                          <w:kern w:val="24"/>
                          <w:sz w:val="18"/>
                          <w:szCs w:val="18"/>
                        </w:rPr>
                        <w:t xml:space="preserve">　</w:t>
                      </w:r>
                      <w:r>
                        <w:rPr>
                          <w:rFonts w:ascii="Century" w:eastAsia="MS Mincho" w:hAnsi="MS Mincho" w:cs="Times New Roman" w:hint="eastAsia"/>
                          <w:color w:val="000000"/>
                          <w:kern w:val="24"/>
                          <w:sz w:val="18"/>
                          <w:szCs w:val="18"/>
                        </w:rPr>
                        <w:t>event cond.</w:t>
                      </w:r>
                    </w:p>
                  </w:txbxContent>
                </v:textbox>
              </v:shape>
            </w:pict>
          </mc:Fallback>
        </mc:AlternateContent>
      </w:r>
    </w:p>
    <w:p w14:paraId="4B0EF857" w14:textId="0C8763CF" w:rsidR="00A317D8" w:rsidRPr="00A56D3F" w:rsidRDefault="00FB37A0" w:rsidP="00A317D8">
      <w:pPr>
        <w:ind w:left="420"/>
        <w:rPr>
          <w:rFonts w:hint="eastAsia"/>
          <w:color w:val="5B9BD5"/>
        </w:rPr>
      </w:pPr>
      <w:r w:rsidRPr="00A56D3F">
        <w:rPr>
          <w:noProof/>
          <w:color w:val="5B9BD5"/>
        </w:rPr>
        <mc:AlternateContent>
          <mc:Choice Requires="wps">
            <w:drawing>
              <wp:anchor distT="0" distB="0" distL="114300" distR="114300" simplePos="0" relativeHeight="251472384" behindDoc="0" locked="0" layoutInCell="1" allowOverlap="1" wp14:anchorId="2C8327B5" wp14:editId="1F9E0736">
                <wp:simplePos x="0" y="0"/>
                <wp:positionH relativeFrom="column">
                  <wp:posOffset>1739900</wp:posOffset>
                </wp:positionH>
                <wp:positionV relativeFrom="paragraph">
                  <wp:posOffset>125730</wp:posOffset>
                </wp:positionV>
                <wp:extent cx="3759835" cy="0"/>
                <wp:effectExtent l="12065" t="74295" r="19050" b="78105"/>
                <wp:wrapNone/>
                <wp:docPr id="8350" name="直線矢印コネクタ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59835"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3084B" id="直線矢印コネクタ 118" o:spid="_x0000_s1026" type="#_x0000_t32" style="position:absolute;margin-left:137pt;margin-top:9.9pt;width:296.05pt;height:0;z-index:25147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" strokecolor="#4a7ebb">
                <v:stroke endarrow="open"/>
              </v:shape>
            </w:pict>
          </mc:Fallback>
        </mc:AlternateContent>
      </w:r>
    </w:p>
    <w:p w14:paraId="1859F36E" w14:textId="54BDD53D"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1296" behindDoc="0" locked="0" layoutInCell="1" allowOverlap="1" wp14:anchorId="3E970E6A" wp14:editId="68670F2B">
                <wp:simplePos x="0" y="0"/>
                <wp:positionH relativeFrom="column">
                  <wp:posOffset>4077335</wp:posOffset>
                </wp:positionH>
                <wp:positionV relativeFrom="paragraph">
                  <wp:posOffset>53340</wp:posOffset>
                </wp:positionV>
                <wp:extent cx="1824990" cy="353060"/>
                <wp:effectExtent l="0" t="0" r="0" b="3175"/>
                <wp:wrapNone/>
                <wp:docPr id="8349"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4990" cy="353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A7D5"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22"/>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MS Mincho" w:cs="Times New Roman" w:hint="eastAsia"/>
                                <w:color w:val="000000"/>
                                <w:kern w:val="24"/>
                                <w:sz w:val="18"/>
                                <w:szCs w:val="22"/>
                              </w:rPr>
                              <w:t>No user operation]</w:t>
                            </w:r>
                          </w:p>
                          <w:p w14:paraId="0EAF57A5" w14:textId="77777777" w:rsidR="00784C2F" w:rsidRPr="000E2F5A" w:rsidRDefault="00784C2F" w:rsidP="00A317D8">
                            <w:pPr>
                              <w:pStyle w:val="NormalWeb"/>
                              <w:spacing w:before="0" w:beforeAutospacing="0" w:after="0" w:afterAutospacing="0"/>
                              <w:ind w:firstLineChars="50" w:firstLine="81"/>
                              <w:rPr>
                                <w:sz w:val="20"/>
                              </w:rPr>
                            </w:pPr>
                            <w:r>
                              <w:rPr>
                                <w:rFonts w:ascii="Century" w:eastAsia="MS Mincho" w:hAnsi="MS Mincho" w:cs="Times New Roman" w:hint="eastAsia"/>
                                <w:color w:val="000000"/>
                                <w:kern w:val="24"/>
                                <w:sz w:val="18"/>
                                <w:szCs w:val="22"/>
                              </w:rPr>
                              <w:t>event  condition</w:t>
                            </w:r>
                          </w:p>
                        </w:txbxContent>
                      </wps:txbx>
                      <wps:bodyPr rot="0" vert="horz" wrap="square" lIns="5040" tIns="3600" rIns="3600" bIns="360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970E6A" id="_x0000_s1130" type="#_x0000_t202" style="position:absolute;left:0;text-align:left;margin-left:321.05pt;margin-top:4.2pt;width:143.7pt;height:27.8pt;z-index:25151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" filled="f" stroked="f">
                <v:textbox inset=".14mm,.1mm,.1mm,.1mm">
                  <w:txbxContent>
                    <w:p w14:paraId="24ACA7D5"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22"/>
                        </w:rPr>
                      </w:pPr>
                      <w:r w:rsidRPr="000E2F5A">
                        <w:rPr>
                          <w:rFonts w:ascii="Century" w:eastAsia="MS Mincho" w:hAnsi="Century" w:cs="Times New Roman"/>
                          <w:color w:val="000000"/>
                          <w:kern w:val="24"/>
                          <w:sz w:val="18"/>
                          <w:szCs w:val="22"/>
                          <w:eastAsianLayout w:id="1690115842"/>
                        </w:rPr>
                        <w:t xml:space="preserve"> AVN1S39</w:t>
                      </w:r>
                      <w:r>
                        <w:rPr>
                          <w:rFonts w:ascii="Century" w:eastAsia="MS Mincho" w:hAnsi="Century" w:cs="Times New Roman" w:hint="eastAsia"/>
                          <w:color w:val="000000"/>
                          <w:kern w:val="24"/>
                          <w:sz w:val="18"/>
                          <w:szCs w:val="22"/>
                          <w:eastAsianLayout w:id="1690115842"/>
                        </w:rPr>
                        <w:t>[</w:t>
                      </w:r>
                      <w:r>
                        <w:rPr>
                          <w:rFonts w:ascii="Century" w:eastAsia="MS Mincho" w:hAnsi="MS Mincho" w:cs="Times New Roman" w:hint="eastAsia"/>
                          <w:color w:val="000000"/>
                          <w:kern w:val="24"/>
                          <w:sz w:val="18"/>
                          <w:szCs w:val="22"/>
                        </w:rPr>
                        <w:t>No user operation]</w:t>
                      </w:r>
                    </w:p>
                    <w:p w14:paraId="0EAF57A5" w14:textId="77777777" w:rsidR="00784C2F" w:rsidRPr="000E2F5A" w:rsidRDefault="00784C2F" w:rsidP="00A317D8">
                      <w:pPr>
                        <w:pStyle w:val="NormalWeb"/>
                        <w:spacing w:before="0" w:beforeAutospacing="0" w:after="0" w:afterAutospacing="0"/>
                        <w:ind w:firstLineChars="50" w:firstLine="81"/>
                        <w:rPr>
                          <w:sz w:val="20"/>
                        </w:rPr>
                      </w:pPr>
                      <w:r>
                        <w:rPr>
                          <w:rFonts w:ascii="Century" w:eastAsia="MS Mincho" w:hAnsi="MS Mincho" w:cs="Times New Roman" w:hint="eastAsia"/>
                          <w:color w:val="000000"/>
                          <w:kern w:val="24"/>
                          <w:sz w:val="18"/>
                          <w:szCs w:val="22"/>
                        </w:rPr>
                        <w:t>event  condition</w:t>
                      </w:r>
                    </w:p>
                  </w:txbxContent>
                </v:textbox>
              </v:shape>
            </w:pict>
          </mc:Fallback>
        </mc:AlternateContent>
      </w:r>
    </w:p>
    <w:p w14:paraId="4DDC83EC" w14:textId="5C5B76B2"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7440" behindDoc="0" locked="0" layoutInCell="1" allowOverlap="1" wp14:anchorId="4410D32C" wp14:editId="4922EFEF">
                <wp:simplePos x="0" y="0"/>
                <wp:positionH relativeFrom="column">
                  <wp:posOffset>1191260</wp:posOffset>
                </wp:positionH>
                <wp:positionV relativeFrom="paragraph">
                  <wp:posOffset>92710</wp:posOffset>
                </wp:positionV>
                <wp:extent cx="2397760" cy="245110"/>
                <wp:effectExtent l="0" t="1270" r="0" b="1270"/>
                <wp:wrapNone/>
                <wp:docPr id="8348"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D54B4" w14:textId="77777777" w:rsidR="00784C2F" w:rsidRPr="00C4583A" w:rsidRDefault="00784C2F" w:rsidP="00C5517B">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rPr>
                              <w:t xml:space="preserve">P_DCS,C_DCS,AC_DCS as </w:t>
                            </w:r>
                            <w:r>
                              <w:rPr>
                                <w:rFonts w:ascii="Century" w:eastAsia="MS Mincho" w:hAnsi="Century" w:cs="Times New Roman"/>
                                <w:color w:val="000000"/>
                                <w:kern w:val="24"/>
                                <w:sz w:val="16"/>
                                <w:szCs w:val="20"/>
                              </w:rPr>
                              <w:t>“</w:t>
                            </w:r>
                            <w:r>
                              <w:rPr>
                                <w:rFonts w:ascii="Century" w:eastAsia="MS Mincho" w:hAnsi="Century" w:cs="Times New Roman" w:hint="eastAsia"/>
                                <w:color w:val="000000"/>
                                <w:kern w:val="24"/>
                                <w:sz w:val="16"/>
                                <w:szCs w:val="20"/>
                              </w:rPr>
                              <w:t>No user operation</w:t>
                            </w:r>
                            <w:r>
                              <w:rPr>
                                <w:rFonts w:ascii="Century" w:eastAsia="MS Mincho" w:hAnsi="Century" w:cs="Times New Roman"/>
                                <w:color w:val="000000"/>
                                <w:kern w:val="24"/>
                                <w:sz w:val="16"/>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10D32C" id="_x0000_s1131" type="#_x0000_t202" style="position:absolute;left:0;text-align:left;margin-left:93.8pt;margin-top:7.3pt;width:188.8pt;height:19.3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" filled="f" stroked="f">
                <v:textbox>
                  <w:txbxContent>
                    <w:p w14:paraId="6AFD54B4" w14:textId="77777777" w:rsidR="00784C2F" w:rsidRPr="00C4583A" w:rsidRDefault="00784C2F" w:rsidP="00C5517B">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Pr>
                          <w:rFonts w:ascii="Century" w:eastAsia="MS Mincho" w:hAnsi="Century" w:cs="Times New Roman" w:hint="eastAsia"/>
                          <w:color w:val="000000"/>
                          <w:kern w:val="24"/>
                          <w:sz w:val="16"/>
                          <w:szCs w:val="20"/>
                        </w:rPr>
                        <w:t xml:space="preserve">P_DCS,C_DCS,AC_DCS as </w:t>
                      </w:r>
                      <w:r>
                        <w:rPr>
                          <w:rFonts w:ascii="Century" w:eastAsia="MS Mincho" w:hAnsi="Century" w:cs="Times New Roman"/>
                          <w:color w:val="000000"/>
                          <w:kern w:val="24"/>
                          <w:sz w:val="16"/>
                          <w:szCs w:val="20"/>
                        </w:rPr>
                        <w:t>“</w:t>
                      </w:r>
                      <w:r>
                        <w:rPr>
                          <w:rFonts w:ascii="Century" w:eastAsia="MS Mincho" w:hAnsi="Century" w:cs="Times New Roman" w:hint="eastAsia"/>
                          <w:color w:val="000000"/>
                          <w:kern w:val="24"/>
                          <w:sz w:val="16"/>
                          <w:szCs w:val="20"/>
                        </w:rPr>
                        <w:t>No user operation</w:t>
                      </w:r>
                      <w:r>
                        <w:rPr>
                          <w:rFonts w:ascii="Century" w:eastAsia="MS Mincho" w:hAnsi="Century" w:cs="Times New Roman"/>
                          <w:color w:val="000000"/>
                          <w:kern w:val="24"/>
                          <w:sz w:val="16"/>
                          <w:szCs w:val="20"/>
                        </w:rPr>
                        <w:t>”</w:t>
                      </w:r>
                    </w:p>
                  </w:txbxContent>
                </v:textbox>
              </v:shape>
            </w:pict>
          </mc:Fallback>
        </mc:AlternateContent>
      </w:r>
    </w:p>
    <w:p w14:paraId="1FBDE115" w14:textId="4E737112"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8464" behindDoc="0" locked="0" layoutInCell="1" allowOverlap="1" wp14:anchorId="54821095" wp14:editId="65176B12">
                <wp:simplePos x="0" y="0"/>
                <wp:positionH relativeFrom="column">
                  <wp:posOffset>1711960</wp:posOffset>
                </wp:positionH>
                <wp:positionV relativeFrom="paragraph">
                  <wp:posOffset>417195</wp:posOffset>
                </wp:positionV>
                <wp:extent cx="3787775" cy="635"/>
                <wp:effectExtent l="12700" t="72390" r="19050" b="79375"/>
                <wp:wrapNone/>
                <wp:docPr id="8347"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7775" cy="635"/>
                        </a:xfrm>
                        <a:prstGeom prst="bentConnector3">
                          <a:avLst>
                            <a:gd name="adj1" fmla="val 49991"/>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A7D74F" id="直線矢印コネクタ 97" o:spid="_x0000_s1026" type="#_x0000_t34" style="position:absolute;margin-left:134.8pt;margin-top:32.85pt;width:298.25pt;height:.0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" adj="10798"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19488" behindDoc="0" locked="0" layoutInCell="1" allowOverlap="1" wp14:anchorId="1CC2F68D" wp14:editId="724ABE4E">
                <wp:simplePos x="0" y="0"/>
                <wp:positionH relativeFrom="column">
                  <wp:posOffset>1349375</wp:posOffset>
                </wp:positionH>
                <wp:positionV relativeFrom="paragraph">
                  <wp:posOffset>151130</wp:posOffset>
                </wp:positionV>
                <wp:extent cx="3349625" cy="276225"/>
                <wp:effectExtent l="2540" t="0" r="635" b="3175"/>
                <wp:wrapNone/>
                <wp:docPr id="8346"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46356" w14:textId="77777777" w:rsidR="00784C2F" w:rsidRPr="00136B41" w:rsidRDefault="00784C2F" w:rsidP="001B669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every 1sec</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CC2F68D" id="_x0000_s1132" type="#_x0000_t202" style="position:absolute;left:0;text-align:left;margin-left:106.25pt;margin-top:11.9pt;width:263.75pt;height:21.7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" filled="f" stroked="f">
                <v:textbox style="mso-fit-shape-to-text:t">
                  <w:txbxContent>
                    <w:p w14:paraId="18A46356" w14:textId="77777777" w:rsidR="00784C2F" w:rsidRPr="00136B41" w:rsidRDefault="00784C2F" w:rsidP="001B669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every 1sec</w:t>
                      </w:r>
                    </w:p>
                  </w:txbxContent>
                </v:textbox>
              </v:shape>
            </w:pict>
          </mc:Fallback>
        </mc:AlternateContent>
      </w:r>
      <w:r w:rsidRPr="00A56D3F">
        <w:rPr>
          <w:noProof/>
          <w:color w:val="5B9BD5"/>
        </w:rPr>
        <mc:AlternateContent>
          <mc:Choice Requires="wps">
            <w:drawing>
              <wp:anchor distT="0" distB="0" distL="114300" distR="114300" simplePos="0" relativeHeight="251494912" behindDoc="0" locked="0" layoutInCell="1" allowOverlap="1" wp14:anchorId="7E795191" wp14:editId="38642773">
                <wp:simplePos x="0" y="0"/>
                <wp:positionH relativeFrom="column">
                  <wp:posOffset>2906395</wp:posOffset>
                </wp:positionH>
                <wp:positionV relativeFrom="paragraph">
                  <wp:posOffset>154940</wp:posOffset>
                </wp:positionV>
                <wp:extent cx="1158240" cy="1270"/>
                <wp:effectExtent l="16510" t="76835" r="6350" b="74295"/>
                <wp:wrapNone/>
                <wp:docPr id="8345" name="直線矢印コネクタ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1270"/>
                        </a:xfrm>
                        <a:prstGeom prst="bentConnector3">
                          <a:avLst>
                            <a:gd name="adj1" fmla="val 50000"/>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87C554" id="直線矢印コネクタ 116" o:spid="_x0000_s1026" type="#_x0000_t34" style="position:absolute;margin-left:228.85pt;margin-top:12.2pt;width:91.2pt;height:.1pt;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" strokecolor="#4a7ebb">
                <v:stroke startarrow="open"/>
              </v:shape>
            </w:pict>
          </mc:Fallback>
        </mc:AlternateContent>
      </w:r>
      <w:r w:rsidRPr="00A56D3F">
        <w:rPr>
          <w:noProof/>
          <w:color w:val="5B9BD5"/>
        </w:rPr>
        <mc:AlternateContent>
          <mc:Choice Requires="wps">
            <w:drawing>
              <wp:anchor distT="0" distB="0" distL="114300" distR="114300" simplePos="0" relativeHeight="251492864" behindDoc="0" locked="0" layoutInCell="1" allowOverlap="1" wp14:anchorId="0F3B196C" wp14:editId="74313827">
                <wp:simplePos x="0" y="0"/>
                <wp:positionH relativeFrom="column">
                  <wp:posOffset>1775460</wp:posOffset>
                </wp:positionH>
                <wp:positionV relativeFrom="paragraph">
                  <wp:posOffset>156210</wp:posOffset>
                </wp:positionV>
                <wp:extent cx="2332355" cy="0"/>
                <wp:effectExtent l="19050" t="78105" r="10795" b="74295"/>
                <wp:wrapNone/>
                <wp:docPr id="8344"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2355" cy="0"/>
                        </a:xfrm>
                        <a:prstGeom prst="straightConnector1">
                          <a:avLst/>
                        </a:prstGeom>
                        <a:noFill/>
                        <a:ln w="9525" algn="ctr">
                          <a:solidFill>
                            <a:srgbClr val="4A7EBB"/>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B2F8A7" id="直線矢印コネクタ 90" o:spid="_x0000_s1026" type="#_x0000_t32" style="position:absolute;margin-left:139.8pt;margin-top:12.3pt;width:183.65pt;height:0;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" strokecolor="#4a7ebb">
                <v:stroke startarrow="open"/>
              </v:shape>
            </w:pict>
          </mc:Fallback>
        </mc:AlternateContent>
      </w:r>
      <w:r w:rsidRPr="00A56D3F">
        <w:rPr>
          <w:noProof/>
          <w:color w:val="5B9BD5"/>
        </w:rPr>
        <mc:AlternateContent>
          <mc:Choice Requires="wps">
            <w:drawing>
              <wp:anchor distT="0" distB="0" distL="114300" distR="114300" simplePos="0" relativeHeight="251493888" behindDoc="0" locked="0" layoutInCell="1" allowOverlap="1" wp14:anchorId="694AED85" wp14:editId="2E22288B">
                <wp:simplePos x="0" y="0"/>
                <wp:positionH relativeFrom="column">
                  <wp:posOffset>534670</wp:posOffset>
                </wp:positionH>
                <wp:positionV relativeFrom="paragraph">
                  <wp:posOffset>151130</wp:posOffset>
                </wp:positionV>
                <wp:extent cx="3528695" cy="3810"/>
                <wp:effectExtent l="16510" t="73025" r="7620" b="75565"/>
                <wp:wrapNone/>
                <wp:docPr id="8343"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8695" cy="3810"/>
                        </a:xfrm>
                        <a:prstGeom prst="bentConnector3">
                          <a:avLst>
                            <a:gd name="adj1" fmla="val 49991"/>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EE648B" id="直線矢印コネクタ 115" o:spid="_x0000_s1026" type="#_x0000_t34" style="position:absolute;margin-left:42.1pt;margin-top:11.9pt;width:277.85pt;height:.3pt;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" adj="10798" strokecolor="#4a7ebb">
                <v:stroke startarrow="open"/>
              </v:shape>
            </w:pict>
          </mc:Fallback>
        </mc:AlternateContent>
      </w:r>
      <w:r w:rsidRPr="00A56D3F">
        <w:rPr>
          <w:noProof/>
          <w:color w:val="5B9BD5"/>
        </w:rPr>
        <mc:AlternateContent>
          <mc:Choice Requires="wps">
            <w:drawing>
              <wp:anchor distT="4294967295" distB="4294967295" distL="114300" distR="114300" simplePos="0" relativeHeight="251491840" behindDoc="0" locked="0" layoutInCell="1" allowOverlap="1" wp14:anchorId="7A86E460" wp14:editId="6BE38D73">
                <wp:simplePos x="0" y="0"/>
                <wp:positionH relativeFrom="column">
                  <wp:posOffset>4042410</wp:posOffset>
                </wp:positionH>
                <wp:positionV relativeFrom="paragraph">
                  <wp:posOffset>36829</wp:posOffset>
                </wp:positionV>
                <wp:extent cx="1436370" cy="0"/>
                <wp:effectExtent l="38100" t="76200" r="0" b="95250"/>
                <wp:wrapNone/>
                <wp:docPr id="8342"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436370" cy="0"/>
                        </a:xfrm>
                        <a:prstGeom prst="straightConnector1">
                          <a:avLst/>
                        </a:prstGeom>
                        <a:noFill/>
                        <a:ln w="9525" cap="flat" cmpd="sng" algn="ctr">
                          <a:solidFill>
                            <a:srgbClr val="4F81BD">
                              <a:shade val="95000"/>
                              <a:satMod val="105000"/>
                            </a:srgbClr>
                          </a:solidFill>
                          <a:prstDash val="solid"/>
                          <a:tailEnd type="arrow"/>
                        </a:ln>
                        <a:effectLst/>
                      </wps:spPr>
                      <wps:bodyPr/>
                    </wps:wsp>
                  </a:graphicData>
                </a:graphic>
                <wp14:sizeRelH relativeFrom="page">
                  <wp14:pctWidth>0</wp14:pctWidth>
                </wp14:sizeRelH>
                <wp14:sizeRelV relativeFrom="page">
                  <wp14:pctHeight>0</wp14:pctHeight>
                </wp14:sizeRelV>
              </wp:anchor>
            </w:drawing>
          </mc:Choice>
          <mc:Fallback>
            <w:pict>
              <v:shape w14:anchorId="7010254F" id="直線矢印コネクタ 89" o:spid="_x0000_s1026" type="#_x0000_t32" style="position:absolute;margin-left:318.3pt;margin-top:2.9pt;width:113.1pt;height:0;flip:x;z-index:2514918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" strokecolor="#4a7ebb">
                <v:stroke endarrow="open"/>
                <o:lock v:ext="edit" shapetype="f"/>
              </v:shape>
            </w:pict>
          </mc:Fallback>
        </mc:AlternateContent>
      </w:r>
    </w:p>
    <w:p w14:paraId="5270AF21" w14:textId="77777777" w:rsidR="00A317D8" w:rsidRPr="00A56D3F" w:rsidRDefault="00A317D8" w:rsidP="00A317D8">
      <w:pPr>
        <w:ind w:left="420"/>
        <w:rPr>
          <w:rFonts w:hint="eastAsia"/>
          <w:color w:val="5B9BD5"/>
        </w:rPr>
      </w:pPr>
    </w:p>
    <w:p w14:paraId="47FB7049" w14:textId="5329FFBF"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20512" behindDoc="0" locked="0" layoutInCell="1" allowOverlap="1" wp14:anchorId="23F427A5" wp14:editId="15FAD780">
                <wp:simplePos x="0" y="0"/>
                <wp:positionH relativeFrom="column">
                  <wp:posOffset>1733550</wp:posOffset>
                </wp:positionH>
                <wp:positionV relativeFrom="paragraph">
                  <wp:posOffset>407670</wp:posOffset>
                </wp:positionV>
                <wp:extent cx="3787775" cy="635"/>
                <wp:effectExtent l="5715" t="80010" r="16510" b="71755"/>
                <wp:wrapNone/>
                <wp:docPr id="8340"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7775" cy="635"/>
                        </a:xfrm>
                        <a:prstGeom prst="bentConnector3">
                          <a:avLst>
                            <a:gd name="adj1" fmla="val 49991"/>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9C5DB5" id="直線矢印コネクタ 97" o:spid="_x0000_s1026" type="#_x0000_t34" style="position:absolute;margin-left:136.5pt;margin-top:32.1pt;width:298.25pt;height:.0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" adj="10798"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21536" behindDoc="0" locked="0" layoutInCell="1" allowOverlap="1" wp14:anchorId="68A1A6A7" wp14:editId="3B33241C">
                <wp:simplePos x="0" y="0"/>
                <wp:positionH relativeFrom="column">
                  <wp:posOffset>1370965</wp:posOffset>
                </wp:positionH>
                <wp:positionV relativeFrom="paragraph">
                  <wp:posOffset>141605</wp:posOffset>
                </wp:positionV>
                <wp:extent cx="3349625" cy="276225"/>
                <wp:effectExtent l="0" t="4445" r="0" b="0"/>
                <wp:wrapNone/>
                <wp:docPr id="8339"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370525" w14:textId="77777777" w:rsidR="00784C2F" w:rsidRPr="00136B41" w:rsidRDefault="00784C2F" w:rsidP="001B669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every 1sec</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8A1A6A7" id="_x0000_s1133" type="#_x0000_t202" style="position:absolute;left:0;text-align:left;margin-left:107.95pt;margin-top:11.15pt;width:263.75pt;height:21.7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" filled="f" stroked="f">
                <v:textbox style="mso-fit-shape-to-text:t">
                  <w:txbxContent>
                    <w:p w14:paraId="52370525" w14:textId="77777777" w:rsidR="00784C2F" w:rsidRPr="00136B41" w:rsidRDefault="00784C2F" w:rsidP="001B669F">
                      <w:pPr>
                        <w:pStyle w:val="NormalWeb"/>
                        <w:spacing w:before="0" w:beforeAutospacing="0" w:after="0" w:afterAutospacing="0"/>
                        <w:rPr>
                          <w:sz w:val="18"/>
                          <w:szCs w:val="18"/>
                        </w:rPr>
                      </w:pPr>
                      <w:r>
                        <w:rPr>
                          <w:rFonts w:ascii="Century" w:eastAsia="MS Mincho" w:hAnsi="Century" w:cs="Times New Roman" w:hint="eastAsia"/>
                          <w:color w:val="000000"/>
                          <w:kern w:val="24"/>
                          <w:sz w:val="18"/>
                          <w:szCs w:val="18"/>
                          <w:eastAsianLayout w:id="1690115853"/>
                        </w:rPr>
                        <w:t>C_DCMOD3</w:t>
                      </w:r>
                      <w:r w:rsidRPr="00136B41">
                        <w:rPr>
                          <w:rFonts w:ascii="Century" w:eastAsia="MS Mincho" w:hAnsi="Century" w:cs="Times New Roman" w:hint="eastAsia"/>
                          <w:color w:val="000000"/>
                          <w:kern w:val="24"/>
                          <w:sz w:val="18"/>
                          <w:szCs w:val="18"/>
                          <w:eastAsianLayout w:id="1690115853"/>
                        </w:rPr>
                        <w:t xml:space="preserve">　</w:t>
                      </w:r>
                      <w:r w:rsidRPr="00136B41">
                        <w:rPr>
                          <w:rFonts w:ascii="Century" w:eastAsia="MS Mincho" w:hAnsi="MS Mincho" w:cs="Times New Roman" w:hint="eastAsia"/>
                          <w:color w:val="000000"/>
                          <w:kern w:val="24"/>
                          <w:sz w:val="18"/>
                          <w:szCs w:val="18"/>
                        </w:rPr>
                        <w:t>Spor</w:t>
                      </w:r>
                      <w:r>
                        <w:rPr>
                          <w:rFonts w:ascii="Century" w:eastAsia="MS Mincho" w:hAnsi="MS Mincho" w:cs="Times New Roman" w:hint="eastAsia"/>
                          <w:color w:val="000000"/>
                          <w:kern w:val="24"/>
                          <w:sz w:val="18"/>
                          <w:szCs w:val="18"/>
                        </w:rPr>
                        <w:t>t(sus)</w:t>
                      </w:r>
                      <w:r>
                        <w:rPr>
                          <w:rFonts w:ascii="Century" w:eastAsia="MS Mincho" w:hAnsi="MS Mincho" w:cs="Times New Roman" w:hint="eastAsia"/>
                          <w:color w:val="000000"/>
                          <w:kern w:val="24"/>
                          <w:sz w:val="18"/>
                          <w:szCs w:val="18"/>
                        </w:rPr>
                        <w:t>×</w:t>
                      </w:r>
                      <w:r>
                        <w:rPr>
                          <w:rFonts w:ascii="Century" w:eastAsia="MS Mincho" w:hAnsi="MS Mincho" w:cs="Times New Roman" w:hint="eastAsia"/>
                          <w:color w:val="000000"/>
                          <w:kern w:val="24"/>
                          <w:sz w:val="18"/>
                          <w:szCs w:val="18"/>
                        </w:rPr>
                        <w:t>Normal(steer) every 1sec</w:t>
                      </w:r>
                    </w:p>
                  </w:txbxContent>
                </v:textbox>
              </v:shape>
            </w:pict>
          </mc:Fallback>
        </mc:AlternateContent>
      </w:r>
    </w:p>
    <w:p w14:paraId="140F7E8F" w14:textId="77777777" w:rsidR="00A317D8" w:rsidRPr="00A56D3F" w:rsidRDefault="00A317D8" w:rsidP="00A317D8">
      <w:pPr>
        <w:ind w:left="420"/>
        <w:rPr>
          <w:rFonts w:hint="eastAsia"/>
          <w:color w:val="5B9BD5"/>
        </w:rPr>
      </w:pPr>
    </w:p>
    <w:p w14:paraId="3176E5DA" w14:textId="0B91BDB9"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2320" behindDoc="0" locked="0" layoutInCell="1" allowOverlap="1" wp14:anchorId="1C8339F9" wp14:editId="0FAD6F41">
                <wp:simplePos x="0" y="0"/>
                <wp:positionH relativeFrom="column">
                  <wp:posOffset>5068570</wp:posOffset>
                </wp:positionH>
                <wp:positionV relativeFrom="paragraph">
                  <wp:posOffset>114935</wp:posOffset>
                </wp:positionV>
                <wp:extent cx="935990" cy="205105"/>
                <wp:effectExtent l="6985" t="13970" r="9525" b="9525"/>
                <wp:wrapNone/>
                <wp:docPr id="8338"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05105"/>
                        </a:xfrm>
                        <a:prstGeom prst="flowChartAlternateProcess">
                          <a:avLst/>
                        </a:prstGeom>
                        <a:solidFill>
                          <a:srgbClr val="FFFFFF"/>
                        </a:solidFill>
                        <a:ln w="12700" algn="ctr">
                          <a:solidFill>
                            <a:srgbClr val="000000"/>
                          </a:solidFill>
                          <a:miter lim="800000"/>
                          <a:headEnd/>
                          <a:tailEnd/>
                        </a:ln>
                      </wps:spPr>
                      <wps:txbx>
                        <w:txbxContent>
                          <w:p w14:paraId="148B241B" w14:textId="77777777" w:rsidR="00784C2F" w:rsidRPr="00136B41" w:rsidRDefault="00784C2F" w:rsidP="00A317D8">
                            <w:pPr>
                              <w:pStyle w:val="NormalWeb"/>
                              <w:spacing w:before="0" w:beforeAutospacing="0" w:after="0" w:afterAutospacing="0"/>
                              <w:jc w:val="center"/>
                              <w:rPr>
                                <w:sz w:val="21"/>
                              </w:rPr>
                            </w:pPr>
                            <w:r>
                              <w:rPr>
                                <w:rFonts w:ascii="Century" w:eastAsia="MS Mincho" w:hAnsi="MS Mincho" w:cs="Times New Roman" w:hint="eastAsia"/>
                                <w:color w:val="000000"/>
                                <w:kern w:val="24"/>
                                <w:sz w:val="18"/>
                                <w:szCs w:val="21"/>
                              </w:rPr>
                              <w:t>C</w:t>
                            </w:r>
                            <w:r w:rsidRPr="00136B41">
                              <w:rPr>
                                <w:rFonts w:ascii="Century" w:eastAsia="MS Mincho" w:hAnsi="MS Mincho" w:cs="Times New Roman" w:hint="eastAsia"/>
                                <w:color w:val="000000"/>
                                <w:kern w:val="24"/>
                                <w:sz w:val="18"/>
                                <w:szCs w:val="21"/>
                              </w:rPr>
                              <w:t>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C8339F9" id="_x0000_s1134" type="#_x0000_t176" style="position:absolute;left:0;text-align:left;margin-left:399.1pt;margin-top:9.05pt;width:73.7pt;height:16.15pt;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" strokeweight="1pt">
                <v:textbox inset="0,0,0,0">
                  <w:txbxContent>
                    <w:p w14:paraId="148B241B" w14:textId="77777777" w:rsidR="00784C2F" w:rsidRPr="00136B41" w:rsidRDefault="00784C2F" w:rsidP="00A317D8">
                      <w:pPr>
                        <w:pStyle w:val="NormalWeb"/>
                        <w:spacing w:before="0" w:beforeAutospacing="0" w:after="0" w:afterAutospacing="0"/>
                        <w:jc w:val="center"/>
                        <w:rPr>
                          <w:sz w:val="21"/>
                        </w:rPr>
                      </w:pPr>
                      <w:r>
                        <w:rPr>
                          <w:rFonts w:ascii="Century" w:eastAsia="MS Mincho" w:hAnsi="MS Mincho" w:cs="Times New Roman" w:hint="eastAsia"/>
                          <w:color w:val="000000"/>
                          <w:kern w:val="24"/>
                          <w:sz w:val="18"/>
                          <w:szCs w:val="21"/>
                        </w:rPr>
                        <w:t>C</w:t>
                      </w:r>
                      <w:r w:rsidRPr="00136B41">
                        <w:rPr>
                          <w:rFonts w:ascii="Century" w:eastAsia="MS Mincho" w:hAnsi="MS Mincho" w:cs="Times New Roman" w:hint="eastAsia"/>
                          <w:color w:val="000000"/>
                          <w:kern w:val="24"/>
                          <w:sz w:val="18"/>
                          <w:szCs w:val="21"/>
                        </w:rPr>
                        <w:t>AN transceiver</w:t>
                      </w:r>
                    </w:p>
                  </w:txbxContent>
                </v:textbox>
              </v:shape>
            </w:pict>
          </mc:Fallback>
        </mc:AlternateContent>
      </w:r>
    </w:p>
    <w:p w14:paraId="395CB4FC" w14:textId="77777777" w:rsidR="00A317D8" w:rsidRPr="00A56D3F" w:rsidRDefault="00A317D8" w:rsidP="00A317D8">
      <w:pPr>
        <w:ind w:left="420"/>
        <w:rPr>
          <w:rFonts w:hint="eastAsia"/>
          <w:color w:val="5B9BD5"/>
        </w:rPr>
      </w:pPr>
    </w:p>
    <w:p w14:paraId="34980AC1" w14:textId="54357DD8" w:rsidR="00A317D8" w:rsidRPr="00A56D3F" w:rsidRDefault="00FB37A0" w:rsidP="00A317D8">
      <w:pPr>
        <w:ind w:left="420"/>
        <w:rPr>
          <w:rFonts w:hint="eastAsia"/>
          <w:color w:val="5B9BD5"/>
        </w:rPr>
      </w:pPr>
      <w:r w:rsidRPr="00A56D3F">
        <w:rPr>
          <w:rFonts w:hint="eastAsia"/>
          <w:noProof/>
          <w:color w:val="5B9BD5"/>
        </w:rPr>
        <mc:AlternateContent>
          <mc:Choice Requires="wps">
            <w:drawing>
              <wp:anchor distT="0" distB="0" distL="114300" distR="114300" simplePos="0" relativeHeight="251513344" behindDoc="0" locked="0" layoutInCell="1" allowOverlap="1" wp14:anchorId="7153CF1C" wp14:editId="5D31A28A">
                <wp:simplePos x="0" y="0"/>
                <wp:positionH relativeFrom="column">
                  <wp:posOffset>4907280</wp:posOffset>
                </wp:positionH>
                <wp:positionV relativeFrom="paragraph">
                  <wp:posOffset>15875</wp:posOffset>
                </wp:positionV>
                <wp:extent cx="1168400" cy="405130"/>
                <wp:effectExtent l="7620" t="8255" r="14605" b="15240"/>
                <wp:wrapNone/>
                <wp:docPr id="8337"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405130"/>
                        </a:xfrm>
                        <a:prstGeom prst="flowChartAlternateProcess">
                          <a:avLst/>
                        </a:prstGeom>
                        <a:solidFill>
                          <a:srgbClr val="FFFFFF"/>
                        </a:solidFill>
                        <a:ln w="12700" algn="ctr">
                          <a:solidFill>
                            <a:srgbClr val="000000"/>
                          </a:solidFill>
                          <a:miter lim="800000"/>
                          <a:headEnd/>
                          <a:tailEnd/>
                        </a:ln>
                      </wps:spPr>
                      <wps:txbx>
                        <w:txbxContent>
                          <w:p w14:paraId="23042D13"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suspension </w:t>
                            </w:r>
                          </w:p>
                          <w:p w14:paraId="7241ED7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63FFDF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3FFDEF60"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53CF1C" id="_x0000_s1135" type="#_x0000_t176" style="position:absolute;left:0;text-align:left;margin-left:386.4pt;margin-top:1.25pt;width:92pt;height:31.9pt;z-index:25151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" strokeweight="1pt">
                <v:textbox inset="0,0,0,0">
                  <w:txbxContent>
                    <w:p w14:paraId="23042D13"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suspension </w:t>
                      </w:r>
                    </w:p>
                    <w:p w14:paraId="7241ED78"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63FFDF1" w14:textId="77777777" w:rsidR="00784C2F" w:rsidRDefault="00784C2F" w:rsidP="00A317D8">
                      <w:pPr>
                        <w:pStyle w:val="NormalWeb"/>
                        <w:spacing w:before="0" w:beforeAutospacing="0" w:after="0" w:afterAutospacing="0"/>
                        <w:rPr>
                          <w:rFonts w:ascii="Century" w:eastAsia="MS Mincho" w:hAnsi="MS Mincho" w:cs="Times New Roman" w:hint="eastAsia"/>
                          <w:color w:val="000000"/>
                          <w:kern w:val="24"/>
                          <w:sz w:val="18"/>
                          <w:szCs w:val="18"/>
                        </w:rPr>
                      </w:pPr>
                    </w:p>
                    <w:p w14:paraId="3FFDEF60" w14:textId="77777777" w:rsidR="00784C2F" w:rsidRPr="000E2F5A" w:rsidRDefault="00784C2F" w:rsidP="00A317D8">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p>
    <w:p w14:paraId="47E15479" w14:textId="77777777" w:rsidR="00A317D8" w:rsidRPr="00A56D3F" w:rsidRDefault="00A317D8" w:rsidP="00A317D8">
      <w:pPr>
        <w:ind w:left="420"/>
        <w:rPr>
          <w:rFonts w:hint="eastAsia"/>
          <w:color w:val="5B9BD5"/>
        </w:rPr>
      </w:pPr>
    </w:p>
    <w:p w14:paraId="2A726EF0" w14:textId="77777777" w:rsidR="00A317D8" w:rsidRPr="00A56D3F" w:rsidRDefault="00A317D8" w:rsidP="00A317D8">
      <w:pPr>
        <w:ind w:left="420"/>
        <w:rPr>
          <w:rFonts w:hint="eastAsia"/>
          <w:color w:val="5B9BD5"/>
        </w:rPr>
      </w:pPr>
    </w:p>
    <w:p w14:paraId="0316C3E2" w14:textId="77777777" w:rsidR="00A317D8" w:rsidRPr="00A56D3F" w:rsidRDefault="00A317D8" w:rsidP="00A317D8">
      <w:pPr>
        <w:ind w:left="420"/>
        <w:rPr>
          <w:rFonts w:hint="eastAsia"/>
          <w:color w:val="5B9BD5"/>
        </w:rPr>
      </w:pPr>
    </w:p>
    <w:p w14:paraId="1B656EA6" w14:textId="77777777" w:rsidR="00A317D8" w:rsidRPr="00A56D3F" w:rsidRDefault="00A317D8" w:rsidP="00A317D8">
      <w:pPr>
        <w:ind w:left="420"/>
        <w:rPr>
          <w:rFonts w:hint="eastAsia"/>
          <w:color w:val="5B9BD5"/>
        </w:rPr>
      </w:pPr>
    </w:p>
    <w:p w14:paraId="1D529CF8" w14:textId="77777777" w:rsidR="00A317D8" w:rsidRPr="00245056" w:rsidRDefault="00A317D8" w:rsidP="00A317D8">
      <w:pPr>
        <w:ind w:left="420"/>
        <w:rPr>
          <w:color w:val="000000"/>
        </w:rPr>
      </w:pPr>
    </w:p>
    <w:p w14:paraId="055C853A" w14:textId="77777777" w:rsidR="00C15B8F" w:rsidRDefault="00C15B8F" w:rsidP="00C15B8F">
      <w:pPr>
        <w:ind w:left="420"/>
        <w:rPr>
          <w:color w:val="5B9BD5"/>
        </w:rPr>
      </w:pPr>
    </w:p>
    <w:p w14:paraId="496FBF36" w14:textId="77777777" w:rsidR="002925CC" w:rsidRPr="00D10F75" w:rsidRDefault="002925CC" w:rsidP="00C15B8F">
      <w:pPr>
        <w:ind w:left="420"/>
        <w:rPr>
          <w:rFonts w:hint="eastAsia"/>
        </w:rPr>
      </w:pPr>
      <w:r>
        <w:rPr>
          <w:color w:val="5B9BD5"/>
        </w:rPr>
        <w:br w:type="page"/>
      </w:r>
    </w:p>
    <w:p w14:paraId="5F075CD9" w14:textId="77777777" w:rsidR="00C44E73" w:rsidRPr="000D218D" w:rsidRDefault="00C15B8F" w:rsidP="00C44E73">
      <w:pPr>
        <w:pStyle w:val="Heading3"/>
        <w:rPr>
          <w:rFonts w:hint="eastAsia"/>
          <w:color w:val="00B0F0"/>
        </w:rPr>
      </w:pPr>
      <w:bookmarkStart w:id="193" w:name="_Toc166749008"/>
      <w:bookmarkStart w:id="194" w:name="_Toc207119753"/>
      <w:r w:rsidRPr="00ED5FE0">
        <w:rPr>
          <w:rFonts w:hint="eastAsia"/>
        </w:rPr>
        <w:t>正常系（カスタマイズ</w:t>
      </w:r>
      <w:r w:rsidRPr="000D218D">
        <w:rPr>
          <w:rFonts w:hint="eastAsia"/>
        </w:rPr>
        <w:t xml:space="preserve">　</w:t>
      </w:r>
      <w:r w:rsidR="005B07F6" w:rsidRPr="000D218D">
        <w:t>19ePFv3</w:t>
      </w:r>
      <w:r w:rsidRPr="00ED5FE0">
        <w:rPr>
          <w:rFonts w:hint="eastAsia"/>
        </w:rPr>
        <w:t>）</w:t>
      </w:r>
      <w:r w:rsidR="00C44E73" w:rsidRPr="00ED5FE0">
        <w:rPr>
          <w:rFonts w:hint="eastAsia"/>
          <w:color w:val="00B0F0"/>
          <w:sz w:val="20"/>
          <w:szCs w:val="22"/>
        </w:rPr>
        <w:t>/</w:t>
      </w:r>
      <w:r w:rsidR="00C44E73" w:rsidRPr="00ED5FE0">
        <w:rPr>
          <w:color w:val="00B0F0"/>
          <w:sz w:val="20"/>
          <w:szCs w:val="22"/>
        </w:rPr>
        <w:t xml:space="preserve"> </w:t>
      </w:r>
      <w:r w:rsidR="00C44E73" w:rsidRPr="00ED5FE0">
        <w:rPr>
          <w:rFonts w:hint="eastAsia"/>
          <w:color w:val="00B0F0"/>
          <w:sz w:val="20"/>
          <w:szCs w:val="22"/>
        </w:rPr>
        <w:t xml:space="preserve">Signal sequence of </w:t>
      </w:r>
      <w:r w:rsidR="00C44E73" w:rsidRPr="00ED5FE0">
        <w:rPr>
          <w:color w:val="00B0F0"/>
          <w:sz w:val="20"/>
          <w:szCs w:val="22"/>
        </w:rPr>
        <w:t>customizati</w:t>
      </w:r>
      <w:r w:rsidR="00C44E73" w:rsidRPr="000D218D">
        <w:rPr>
          <w:color w:val="00B0F0"/>
          <w:sz w:val="20"/>
          <w:szCs w:val="22"/>
        </w:rPr>
        <w:t>on for 19ePFv3</w:t>
      </w:r>
      <w:bookmarkEnd w:id="193"/>
      <w:bookmarkEnd w:id="194"/>
    </w:p>
    <w:p w14:paraId="3881CFB1" w14:textId="77777777" w:rsidR="001202C7" w:rsidRPr="00ED5FE0" w:rsidRDefault="001202C7" w:rsidP="00A317D8">
      <w:pPr>
        <w:ind w:left="420"/>
      </w:pPr>
    </w:p>
    <w:p w14:paraId="6709917D" w14:textId="77777777" w:rsidR="002925CC" w:rsidRPr="00ED5FE0" w:rsidRDefault="002925CC" w:rsidP="00D10F75">
      <w:pPr>
        <w:ind w:firstLineChars="220" w:firstLine="424"/>
        <w:rPr>
          <w:rFonts w:hint="eastAsia"/>
          <w:szCs w:val="21"/>
        </w:rPr>
      </w:pPr>
      <w:r w:rsidRPr="00ED5FE0">
        <w:rPr>
          <w:rFonts w:hint="eastAsia"/>
          <w:szCs w:val="21"/>
        </w:rPr>
        <w:t>基本的なシーケンスは</w:t>
      </w:r>
      <w:r w:rsidRPr="000D218D">
        <w:rPr>
          <w:rFonts w:hint="eastAsia"/>
          <w:szCs w:val="21"/>
        </w:rPr>
        <w:t>、</w:t>
      </w:r>
      <w:r w:rsidR="00D63AE9" w:rsidRPr="000D218D">
        <w:t>19ePFv2</w:t>
      </w:r>
      <w:r w:rsidRPr="000D218D">
        <w:rPr>
          <w:rFonts w:hint="eastAsia"/>
          <w:szCs w:val="21"/>
        </w:rPr>
        <w:t>と</w:t>
      </w:r>
      <w:r w:rsidRPr="00ED5FE0">
        <w:rPr>
          <w:rFonts w:hint="eastAsia"/>
          <w:szCs w:val="21"/>
        </w:rPr>
        <w:t>同じため省略。</w:t>
      </w:r>
    </w:p>
    <w:p w14:paraId="751F6098" w14:textId="77777777" w:rsidR="002925CC" w:rsidRPr="00ED5FE0" w:rsidRDefault="002925CC" w:rsidP="007440F9">
      <w:pPr>
        <w:ind w:leftChars="74" w:left="424" w:hangingChars="146" w:hanging="281"/>
      </w:pPr>
      <w:r w:rsidRPr="00ED5FE0">
        <w:rPr>
          <w:rFonts w:hint="eastAsia"/>
          <w:szCs w:val="21"/>
        </w:rPr>
        <w:t xml:space="preserve">　</w:t>
      </w:r>
    </w:p>
    <w:p w14:paraId="4FC98E8B" w14:textId="77777777" w:rsidR="002925CC" w:rsidRDefault="00CB630C" w:rsidP="007440F9">
      <w:pPr>
        <w:ind w:leftChars="146" w:left="416" w:hangingChars="74" w:hanging="135"/>
        <w:rPr>
          <w:color w:val="00B0F0"/>
          <w:kern w:val="24"/>
          <w:sz w:val="20"/>
          <w:szCs w:val="20"/>
        </w:rPr>
      </w:pPr>
      <w:r w:rsidRPr="00ED5FE0">
        <w:rPr>
          <w:kern w:val="24"/>
          <w:sz w:val="20"/>
          <w:szCs w:val="20"/>
        </w:rPr>
        <w:tab/>
      </w:r>
      <w:r w:rsidRPr="00ED5FE0">
        <w:rPr>
          <w:color w:val="00B0F0"/>
          <w:kern w:val="24"/>
          <w:sz w:val="20"/>
          <w:szCs w:val="20"/>
        </w:rPr>
        <w:t>Basic signal sequence is same a</w:t>
      </w:r>
      <w:r w:rsidRPr="000D218D">
        <w:rPr>
          <w:color w:val="00B0F0"/>
          <w:kern w:val="24"/>
          <w:sz w:val="20"/>
          <w:szCs w:val="20"/>
        </w:rPr>
        <w:t xml:space="preserve">s </w:t>
      </w:r>
      <w:r w:rsidR="00D63AE9" w:rsidRPr="000D218D">
        <w:rPr>
          <w:color w:val="00B0F0"/>
          <w:sz w:val="20"/>
          <w:szCs w:val="22"/>
        </w:rPr>
        <w:t>19ePFv2</w:t>
      </w:r>
      <w:r w:rsidRPr="000D218D">
        <w:rPr>
          <w:color w:val="00B0F0"/>
          <w:kern w:val="24"/>
          <w:sz w:val="20"/>
          <w:szCs w:val="20"/>
        </w:rPr>
        <w:t>.</w:t>
      </w:r>
    </w:p>
    <w:p w14:paraId="026E56EC" w14:textId="77777777" w:rsidR="006D722F" w:rsidRDefault="006D722F" w:rsidP="007440F9">
      <w:pPr>
        <w:ind w:leftChars="146" w:left="416" w:hangingChars="74" w:hanging="135"/>
        <w:rPr>
          <w:color w:val="00B0F0"/>
          <w:kern w:val="24"/>
          <w:sz w:val="20"/>
          <w:szCs w:val="20"/>
        </w:rPr>
      </w:pPr>
    </w:p>
    <w:p w14:paraId="5E0948D7" w14:textId="77777777" w:rsidR="006D722F" w:rsidRPr="00FC4543" w:rsidRDefault="006D722F" w:rsidP="00FC4543">
      <w:pPr>
        <w:pStyle w:val="Heading3"/>
        <w:numPr>
          <w:ilvl w:val="2"/>
          <w:numId w:val="1"/>
        </w:numPr>
        <w:rPr>
          <w:rFonts w:hint="eastAsia"/>
          <w:color w:val="00B0F0"/>
        </w:rPr>
      </w:pPr>
      <w:bookmarkStart w:id="195" w:name="_Toc166749009"/>
      <w:bookmarkStart w:id="196" w:name="_Toc207119754"/>
      <w:r w:rsidRPr="00FC4543">
        <w:rPr>
          <w:rFonts w:hint="eastAsia"/>
        </w:rPr>
        <w:t xml:space="preserve">正常系（カスタマイズ　</w:t>
      </w:r>
      <w:r w:rsidR="00152A45" w:rsidRPr="00FC4543">
        <w:rPr>
          <w:rFonts w:hint="eastAsia"/>
        </w:rPr>
        <w:t>B</w:t>
      </w:r>
      <w:r w:rsidR="00152A45" w:rsidRPr="00FC4543">
        <w:t xml:space="preserve">EV </w:t>
      </w:r>
      <w:r w:rsidRPr="00FC4543">
        <w:rPr>
          <w:rFonts w:hint="eastAsia"/>
        </w:rPr>
        <w:t>Step3</w:t>
      </w:r>
      <w:r w:rsidRPr="00FC4543">
        <w:rPr>
          <w:rFonts w:hint="eastAsia"/>
        </w:rPr>
        <w:t>）</w:t>
      </w:r>
      <w:bookmarkEnd w:id="195"/>
      <w:r w:rsidR="00FC4543" w:rsidRPr="00ED5FE0">
        <w:rPr>
          <w:rFonts w:hint="eastAsia"/>
          <w:color w:val="00B0F0"/>
          <w:sz w:val="20"/>
          <w:szCs w:val="22"/>
        </w:rPr>
        <w:t>/</w:t>
      </w:r>
      <w:r w:rsidR="00FC4543" w:rsidRPr="00ED5FE0">
        <w:rPr>
          <w:color w:val="00B0F0"/>
          <w:sz w:val="20"/>
          <w:szCs w:val="22"/>
        </w:rPr>
        <w:t xml:space="preserve"> </w:t>
      </w:r>
      <w:r w:rsidR="00FC4543" w:rsidRPr="00ED5FE0">
        <w:rPr>
          <w:rFonts w:hint="eastAsia"/>
          <w:color w:val="00B0F0"/>
          <w:sz w:val="20"/>
          <w:szCs w:val="22"/>
        </w:rPr>
        <w:t xml:space="preserve">Signal sequence of </w:t>
      </w:r>
      <w:r w:rsidR="00FC4543" w:rsidRPr="00ED5FE0">
        <w:rPr>
          <w:color w:val="00B0F0"/>
          <w:sz w:val="20"/>
          <w:szCs w:val="22"/>
        </w:rPr>
        <w:t>customizati</w:t>
      </w:r>
      <w:r w:rsidR="00FC4543" w:rsidRPr="000D218D">
        <w:rPr>
          <w:color w:val="00B0F0"/>
          <w:sz w:val="20"/>
          <w:szCs w:val="22"/>
        </w:rPr>
        <w:t xml:space="preserve">on for </w:t>
      </w:r>
      <w:r w:rsidR="00FC4543">
        <w:rPr>
          <w:color w:val="00B0F0"/>
          <w:sz w:val="20"/>
          <w:szCs w:val="22"/>
        </w:rPr>
        <w:t>BEV Step3</w:t>
      </w:r>
      <w:bookmarkEnd w:id="196"/>
    </w:p>
    <w:p w14:paraId="253C4749" w14:textId="77777777" w:rsidR="006D722F" w:rsidRPr="00FC4543" w:rsidRDefault="006D722F" w:rsidP="007440F9">
      <w:pPr>
        <w:ind w:leftChars="146" w:left="424" w:hangingChars="74" w:hanging="143"/>
        <w:rPr>
          <w:kern w:val="24"/>
          <w:sz w:val="20"/>
          <w:szCs w:val="20"/>
        </w:rPr>
      </w:pPr>
      <w:r w:rsidRPr="00FC4543">
        <w:rPr>
          <w:rFonts w:hint="eastAsia"/>
        </w:rPr>
        <w:t>例として、</w:t>
      </w:r>
      <w:r w:rsidRPr="00FC4543">
        <w:rPr>
          <w:rFonts w:hint="eastAsia"/>
        </w:rPr>
        <w:t>MM</w:t>
      </w:r>
      <w:r w:rsidRPr="00FC4543">
        <w:rPr>
          <w:rFonts w:hint="eastAsia"/>
        </w:rPr>
        <w:t>のカスタマイズ画面にてサスペンション設定を</w:t>
      </w:r>
      <w:r w:rsidRPr="00FC4543">
        <w:rPr>
          <w:rFonts w:hint="eastAsia"/>
        </w:rPr>
        <w:t>Normal</w:t>
      </w:r>
      <w:r w:rsidRPr="00FC4543">
        <w:rPr>
          <w:rFonts w:hint="eastAsia"/>
        </w:rPr>
        <w:t>から</w:t>
      </w:r>
      <w:r w:rsidRPr="00FC4543">
        <w:rPr>
          <w:rFonts w:hint="eastAsia"/>
        </w:rPr>
        <w:t>Sport</w:t>
      </w:r>
      <w:r w:rsidRPr="00FC4543">
        <w:rPr>
          <w:rFonts w:hint="eastAsia"/>
        </w:rPr>
        <w:t>に変更する場合を示す。</w:t>
      </w:r>
    </w:p>
    <w:p w14:paraId="14878A92" w14:textId="2782AD52" w:rsidR="006D722F" w:rsidRPr="00A56D3F" w:rsidRDefault="00FB37A0" w:rsidP="006D722F">
      <w:pPr>
        <w:rPr>
          <w:rFonts w:hint="eastAsia"/>
          <w:color w:val="5B9BD5"/>
        </w:rPr>
      </w:pPr>
      <w:r w:rsidRPr="00A56D3F">
        <w:rPr>
          <w:noProof/>
          <w:color w:val="5B9BD5"/>
        </w:rPr>
        <mc:AlternateContent>
          <mc:Choice Requires="wps">
            <w:drawing>
              <wp:anchor distT="0" distB="0" distL="114300" distR="114300" simplePos="0" relativeHeight="251709952" behindDoc="0" locked="0" layoutInCell="1" allowOverlap="1" wp14:anchorId="373D5437" wp14:editId="3A213889">
                <wp:simplePos x="0" y="0"/>
                <wp:positionH relativeFrom="column">
                  <wp:posOffset>4923790</wp:posOffset>
                </wp:positionH>
                <wp:positionV relativeFrom="paragraph">
                  <wp:posOffset>52705</wp:posOffset>
                </wp:positionV>
                <wp:extent cx="1151890" cy="431800"/>
                <wp:effectExtent l="5080" t="6985" r="5080" b="8890"/>
                <wp:wrapNone/>
                <wp:docPr id="8336"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08724987" w14:textId="77777777" w:rsidR="006D722F" w:rsidRPr="00FC4543" w:rsidRDefault="006D722F" w:rsidP="006D722F">
                            <w:pPr>
                              <w:pStyle w:val="NormalWeb"/>
                              <w:spacing w:before="0" w:beforeAutospacing="0" w:after="0" w:afterAutospacing="0"/>
                              <w:jc w:val="center"/>
                              <w:rPr>
                                <w:sz w:val="21"/>
                              </w:rPr>
                            </w:pPr>
                            <w:r w:rsidRPr="00FC4543">
                              <w:rPr>
                                <w:rFonts w:ascii="Arial" w:eastAsia="MS Mincho" w:hAnsi="Arial" w:cs="Arial" w:hint="eastAsia"/>
                                <w:kern w:val="24"/>
                                <w:sz w:val="18"/>
                                <w:szCs w:val="21"/>
                              </w:rPr>
                              <w:t>C</w:t>
                            </w:r>
                            <w:r w:rsidRPr="00FC4543">
                              <w:rPr>
                                <w:rFonts w:ascii="Arial" w:eastAsia="MS Mincho" w:hAnsi="Arial" w:cs="Arial" w:hint="eastAsia"/>
                                <w:kern w:val="24"/>
                                <w:sz w:val="18"/>
                                <w:szCs w:val="21"/>
                                <w:eastAsianLayout w:id="1690115585"/>
                              </w:rPr>
                              <w:t>-DC</w:t>
                            </w:r>
                            <w:r w:rsidRPr="00FC4543">
                              <w:rPr>
                                <w:rFonts w:ascii="Arial" w:eastAsia="MS Mincho" w:hAnsi="Arial" w:cs="Arial"/>
                                <w:kern w:val="24"/>
                                <w:sz w:val="18"/>
                                <w:szCs w:val="21"/>
                                <w:eastAsianLayout w:id="1690115585"/>
                              </w:rPr>
                              <w:t xml:space="preserve"> </w:t>
                            </w:r>
                          </w:p>
                          <w:p w14:paraId="237B661C" w14:textId="77777777" w:rsidR="006D722F" w:rsidRPr="00AE2925" w:rsidRDefault="006D722F" w:rsidP="006D722F">
                            <w:pPr>
                              <w:pStyle w:val="NormalWeb"/>
                              <w:spacing w:before="0" w:beforeAutospacing="0" w:after="0" w:afterAutospacing="0"/>
                              <w:jc w:val="center"/>
                              <w:rPr>
                                <w:color w:val="000000"/>
                                <w:sz w:val="21"/>
                              </w:rPr>
                            </w:pPr>
                            <w:r w:rsidRPr="00FC4543">
                              <w:rPr>
                                <w:rFonts w:ascii="Arial" w:eastAsia="MS Mincho" w:hAnsi="Arial" w:cs="Arial"/>
                                <w:kern w:val="24"/>
                                <w:sz w:val="18"/>
                                <w:szCs w:val="21"/>
                                <w:eastAsianLayout w:id="1690115586"/>
                              </w:rPr>
                              <w:t>(AVN)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D5437" id="_x0000_s1136" type="#_x0000_t202" style="position:absolute;left:0;text-align:left;margin-left:387.7pt;margin-top:4.15pt;width:90.7pt;height:34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" filled="f" strokecolor="#4f81bd">
                <v:textbox>
                  <w:txbxContent>
                    <w:p w14:paraId="08724987" w14:textId="77777777" w:rsidR="006D722F" w:rsidRPr="00FC4543" w:rsidRDefault="006D722F" w:rsidP="006D722F">
                      <w:pPr>
                        <w:pStyle w:val="NormalWeb"/>
                        <w:spacing w:before="0" w:beforeAutospacing="0" w:after="0" w:afterAutospacing="0"/>
                        <w:jc w:val="center"/>
                        <w:rPr>
                          <w:sz w:val="21"/>
                        </w:rPr>
                      </w:pPr>
                      <w:r w:rsidRPr="00FC4543">
                        <w:rPr>
                          <w:rFonts w:ascii="Arial" w:eastAsia="MS Mincho" w:hAnsi="Arial" w:cs="Arial" w:hint="eastAsia"/>
                          <w:kern w:val="24"/>
                          <w:sz w:val="18"/>
                          <w:szCs w:val="21"/>
                        </w:rPr>
                        <w:t>C</w:t>
                      </w:r>
                      <w:r w:rsidRPr="00FC4543">
                        <w:rPr>
                          <w:rFonts w:ascii="Arial" w:eastAsia="MS Mincho" w:hAnsi="Arial" w:cs="Arial" w:hint="eastAsia"/>
                          <w:kern w:val="24"/>
                          <w:sz w:val="18"/>
                          <w:szCs w:val="21"/>
                          <w:eastAsianLayout w:id="1690115585"/>
                        </w:rPr>
                        <w:t>-DC</w:t>
                      </w:r>
                      <w:r w:rsidRPr="00FC4543">
                        <w:rPr>
                          <w:rFonts w:ascii="Arial" w:eastAsia="MS Mincho" w:hAnsi="Arial" w:cs="Arial"/>
                          <w:kern w:val="24"/>
                          <w:sz w:val="18"/>
                          <w:szCs w:val="21"/>
                          <w:eastAsianLayout w:id="1690115585"/>
                        </w:rPr>
                        <w:t xml:space="preserve"> </w:t>
                      </w:r>
                    </w:p>
                    <w:p w14:paraId="237B661C" w14:textId="77777777" w:rsidR="006D722F" w:rsidRPr="00AE2925" w:rsidRDefault="006D722F" w:rsidP="006D722F">
                      <w:pPr>
                        <w:pStyle w:val="NormalWeb"/>
                        <w:spacing w:before="0" w:beforeAutospacing="0" w:after="0" w:afterAutospacing="0"/>
                        <w:jc w:val="center"/>
                        <w:rPr>
                          <w:color w:val="000000"/>
                          <w:sz w:val="21"/>
                        </w:rPr>
                      </w:pPr>
                      <w:r w:rsidRPr="00FC4543">
                        <w:rPr>
                          <w:rFonts w:ascii="Arial" w:eastAsia="MS Mincho" w:hAnsi="Arial" w:cs="Arial"/>
                          <w:kern w:val="24"/>
                          <w:sz w:val="18"/>
                          <w:szCs w:val="21"/>
                          <w:eastAsianLayout w:id="1690115586"/>
                        </w:rPr>
                        <w:t>(AVN)</w:t>
                      </w:r>
                    </w:p>
                  </w:txbxContent>
                </v:textbox>
              </v:shape>
            </w:pict>
          </mc:Fallback>
        </mc:AlternateContent>
      </w:r>
      <w:r w:rsidRPr="00A56D3F">
        <w:rPr>
          <w:noProof/>
          <w:color w:val="5B9BD5"/>
        </w:rPr>
        <mc:AlternateContent>
          <mc:Choice Requires="wps">
            <w:drawing>
              <wp:anchor distT="0" distB="0" distL="114300" distR="114300" simplePos="0" relativeHeight="251714048" behindDoc="0" locked="0" layoutInCell="1" allowOverlap="1" wp14:anchorId="46D4A350" wp14:editId="4D5E9334">
                <wp:simplePos x="0" y="0"/>
                <wp:positionH relativeFrom="column">
                  <wp:posOffset>38735</wp:posOffset>
                </wp:positionH>
                <wp:positionV relativeFrom="paragraph">
                  <wp:posOffset>52705</wp:posOffset>
                </wp:positionV>
                <wp:extent cx="1008380" cy="431800"/>
                <wp:effectExtent l="6350" t="6985" r="13970" b="8890"/>
                <wp:wrapNone/>
                <wp:docPr id="8335"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040A66E0" w14:textId="77777777" w:rsidR="006D722F" w:rsidRPr="00FC4543" w:rsidRDefault="006D722F" w:rsidP="006D722F">
                            <w:pPr>
                              <w:pStyle w:val="NormalWeb"/>
                              <w:spacing w:before="0" w:beforeAutospacing="0" w:after="0" w:afterAutospacing="0"/>
                              <w:jc w:val="center"/>
                              <w:rPr>
                                <w:b/>
                                <w:bCs/>
                                <w:sz w:val="21"/>
                              </w:rPr>
                            </w:pPr>
                            <w:r w:rsidRPr="00FC4543">
                              <w:rPr>
                                <w:rFonts w:hint="eastAsia"/>
                                <w:b/>
                                <w:bCs/>
                                <w:sz w:val="21"/>
                              </w:rPr>
                              <w:t>D-DC</w:t>
                            </w:r>
                          </w:p>
                          <w:p w14:paraId="1E1950E8" w14:textId="77777777" w:rsidR="006D722F" w:rsidRPr="00136B41" w:rsidRDefault="006D722F" w:rsidP="006D722F">
                            <w:pPr>
                              <w:pStyle w:val="NormalWeb"/>
                              <w:spacing w:before="0" w:beforeAutospacing="0" w:after="0" w:afterAutospacing="0"/>
                              <w:jc w:val="center"/>
                              <w:rPr>
                                <w:sz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4A350" id="_x0000_s1137" type="#_x0000_t202" style="position:absolute;left:0;text-align:left;margin-left:3.05pt;margin-top:4.15pt;width:79.4pt;height:34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" filled="f" strokecolor="#4f81bd">
                <v:textbox>
                  <w:txbxContent>
                    <w:p w14:paraId="040A66E0" w14:textId="77777777" w:rsidR="006D722F" w:rsidRPr="00FC4543" w:rsidRDefault="006D722F" w:rsidP="006D722F">
                      <w:pPr>
                        <w:pStyle w:val="NormalWeb"/>
                        <w:spacing w:before="0" w:beforeAutospacing="0" w:after="0" w:afterAutospacing="0"/>
                        <w:jc w:val="center"/>
                        <w:rPr>
                          <w:b/>
                          <w:bCs/>
                          <w:sz w:val="21"/>
                        </w:rPr>
                      </w:pPr>
                      <w:r w:rsidRPr="00FC4543">
                        <w:rPr>
                          <w:rFonts w:hint="eastAsia"/>
                          <w:b/>
                          <w:bCs/>
                          <w:sz w:val="21"/>
                        </w:rPr>
                        <w:t>D-DC</w:t>
                      </w:r>
                    </w:p>
                    <w:p w14:paraId="1E1950E8" w14:textId="77777777" w:rsidR="006D722F" w:rsidRPr="00136B41" w:rsidRDefault="006D722F" w:rsidP="006D722F">
                      <w:pPr>
                        <w:pStyle w:val="NormalWeb"/>
                        <w:spacing w:before="0" w:beforeAutospacing="0" w:after="0" w:afterAutospacing="0"/>
                        <w:jc w:val="center"/>
                        <w:rPr>
                          <w:sz w:val="21"/>
                        </w:rPr>
                      </w:pPr>
                    </w:p>
                  </w:txbxContent>
                </v:textbox>
              </v:shape>
            </w:pict>
          </mc:Fallback>
        </mc:AlternateContent>
      </w:r>
    </w:p>
    <w:p w14:paraId="2EDBCEB8" w14:textId="3098BF8E" w:rsidR="006D722F" w:rsidRPr="00AE2925" w:rsidRDefault="00FB37A0" w:rsidP="006D722F">
      <w:pPr>
        <w:rPr>
          <w:rFonts w:hint="eastAsia"/>
          <w:color w:val="000000"/>
        </w:rPr>
      </w:pPr>
      <w:r w:rsidRPr="00BB68AF">
        <w:rPr>
          <w:noProof/>
          <w:color w:val="FF0000"/>
        </w:rPr>
        <mc:AlternateContent>
          <mc:Choice Requires="wps">
            <w:drawing>
              <wp:anchor distT="0" distB="0" distL="114299" distR="114299" simplePos="0" relativeHeight="251710976" behindDoc="0" locked="0" layoutInCell="1" allowOverlap="1" wp14:anchorId="668A0C07" wp14:editId="0C97A4C5">
                <wp:simplePos x="0" y="0"/>
                <wp:positionH relativeFrom="column">
                  <wp:posOffset>5499734</wp:posOffset>
                </wp:positionH>
                <wp:positionV relativeFrom="paragraph">
                  <wp:posOffset>299720</wp:posOffset>
                </wp:positionV>
                <wp:extent cx="0" cy="6857365"/>
                <wp:effectExtent l="0" t="0" r="19050" b="635"/>
                <wp:wrapNone/>
                <wp:docPr id="8334"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5736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0E4F075" id="直線コネクタ 55" o:spid="_x0000_s1026" style="position:absolute;z-index:2517109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3.05pt,23.6pt" to="433.0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" strokecolor="#4a7ebb">
                <o:lock v:ext="edit" shapetype="f"/>
              </v:line>
            </w:pict>
          </mc:Fallback>
        </mc:AlternateContent>
      </w:r>
      <w:r w:rsidRPr="00BB68AF">
        <w:rPr>
          <w:noProof/>
          <w:color w:val="FF0000"/>
        </w:rPr>
        <mc:AlternateContent>
          <mc:Choice Requires="wps">
            <w:drawing>
              <wp:anchor distT="0" distB="0" distL="114299" distR="114299" simplePos="0" relativeHeight="251713024" behindDoc="0" locked="0" layoutInCell="1" allowOverlap="1" wp14:anchorId="58FC4BD2" wp14:editId="1441BBF5">
                <wp:simplePos x="0" y="0"/>
                <wp:positionH relativeFrom="column">
                  <wp:posOffset>542924</wp:posOffset>
                </wp:positionH>
                <wp:positionV relativeFrom="paragraph">
                  <wp:posOffset>315595</wp:posOffset>
                </wp:positionV>
                <wp:extent cx="0" cy="6842125"/>
                <wp:effectExtent l="0" t="0" r="19050" b="15875"/>
                <wp:wrapNone/>
                <wp:docPr id="8333"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2D50F54" id="直線コネクタ 60" o:spid="_x0000_s1026" style="position:absolute;z-index:2517130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75pt,24.85pt" to="42.7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" strokecolor="#4a7ebb">
                <o:lock v:ext="edit" shapetype="f"/>
              </v:line>
            </w:pict>
          </mc:Fallback>
        </mc:AlternateContent>
      </w:r>
    </w:p>
    <w:p w14:paraId="41962DDA" w14:textId="77777777" w:rsidR="006D722F" w:rsidRPr="00AE2925" w:rsidRDefault="006D722F" w:rsidP="006D722F">
      <w:pPr>
        <w:rPr>
          <w:rFonts w:hint="eastAsia"/>
          <w:color w:val="000000"/>
        </w:rPr>
      </w:pPr>
    </w:p>
    <w:p w14:paraId="3969E933" w14:textId="0A6175F8"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1456" behindDoc="0" locked="0" layoutInCell="1" allowOverlap="1" wp14:anchorId="61F5AAFA" wp14:editId="3CCC72EB">
                <wp:simplePos x="0" y="0"/>
                <wp:positionH relativeFrom="column">
                  <wp:posOffset>1767205</wp:posOffset>
                </wp:positionH>
                <wp:positionV relativeFrom="paragraph">
                  <wp:posOffset>122555</wp:posOffset>
                </wp:positionV>
                <wp:extent cx="1319530" cy="276225"/>
                <wp:effectExtent l="0" t="0" r="0" b="0"/>
                <wp:wrapNone/>
                <wp:docPr id="8332"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276225"/>
                        </a:xfrm>
                        <a:prstGeom prst="rect">
                          <a:avLst/>
                        </a:prstGeom>
                        <a:noFill/>
                      </wps:spPr>
                      <wps:txbx>
                        <w:txbxContent>
                          <w:p w14:paraId="0960CAE2" w14:textId="77777777" w:rsidR="006D722F" w:rsidRPr="00FC4543" w:rsidRDefault="006D722F" w:rsidP="006D722F">
                            <w:pPr>
                              <w:pStyle w:val="NormalWeb"/>
                              <w:spacing w:before="0" w:beforeAutospacing="0" w:after="0" w:afterAutospacing="0"/>
                              <w:rPr>
                                <w:sz w:val="21"/>
                              </w:rPr>
                            </w:pPr>
                            <w:r w:rsidRPr="00FC4543">
                              <w:rPr>
                                <w:rFonts w:ascii="Century" w:eastAsia="MS Mincho" w:hAnsi="Century" w:cs="Times New Roman"/>
                                <w:kern w:val="24"/>
                                <w:sz w:val="20"/>
                                <w:szCs w:val="22"/>
                                <w:eastAsianLayout w:id="1690115845"/>
                              </w:rPr>
                              <w:t>P</w:t>
                            </w:r>
                            <w:r w:rsidRPr="00FC4543">
                              <w:rPr>
                                <w:rFonts w:ascii="Century" w:eastAsia="MS Mincho" w:hAnsi="Century" w:cs="Times New Roman"/>
                                <w:kern w:val="24"/>
                                <w:sz w:val="20"/>
                                <w:szCs w:val="22"/>
                                <w:eastAsianLayout w:id="1690115846"/>
                              </w:rPr>
                              <w:t>_DC</w:t>
                            </w:r>
                            <w:r w:rsidRPr="00FC4543">
                              <w:rPr>
                                <w:rFonts w:ascii="Century" w:eastAsia="MS Mincho" w:hAnsi="Century" w:cs="Times New Roman" w:hint="eastAsia"/>
                                <w:kern w:val="24"/>
                                <w:sz w:val="20"/>
                                <w:szCs w:val="22"/>
                              </w:rPr>
                              <w:t>MOD3</w:t>
                            </w:r>
                            <w:r w:rsidRPr="00FC4543">
                              <w:rPr>
                                <w:rFonts w:ascii="Century" w:eastAsia="MS Mincho" w:hAnsi="Century" w:cs="Times New Roman" w:hint="eastAsia"/>
                                <w:kern w:val="24"/>
                                <w:sz w:val="20"/>
                                <w:szCs w:val="22"/>
                              </w:rPr>
                              <w:t xml:space="preserve">　</w:t>
                            </w:r>
                            <w:r w:rsidRPr="00FC4543">
                              <w:rPr>
                                <w:rFonts w:ascii="Century" w:eastAsia="MS Mincho" w:hAnsi="Century" w:cs="Times New Roman"/>
                                <w:kern w:val="24"/>
                                <w:sz w:val="20"/>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1F5AAFA" id="_x0000_s1138" type="#_x0000_t202" style="position:absolute;left:0;text-align:left;margin-left:139.15pt;margin-top:9.65pt;width:103.9pt;height:21.75pt;z-index:251731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" filled="f" stroked="f">
                <v:textbox style="mso-fit-shape-to-text:t">
                  <w:txbxContent>
                    <w:p w14:paraId="0960CAE2" w14:textId="77777777" w:rsidR="006D722F" w:rsidRPr="00FC4543" w:rsidRDefault="006D722F" w:rsidP="006D722F">
                      <w:pPr>
                        <w:pStyle w:val="NormalWeb"/>
                        <w:spacing w:before="0" w:beforeAutospacing="0" w:after="0" w:afterAutospacing="0"/>
                        <w:rPr>
                          <w:sz w:val="21"/>
                        </w:rPr>
                      </w:pPr>
                      <w:r w:rsidRPr="00FC4543">
                        <w:rPr>
                          <w:rFonts w:ascii="Century" w:eastAsia="MS Mincho" w:hAnsi="Century" w:cs="Times New Roman"/>
                          <w:kern w:val="24"/>
                          <w:sz w:val="20"/>
                          <w:szCs w:val="22"/>
                          <w:eastAsianLayout w:id="1690115845"/>
                        </w:rPr>
                        <w:t>P</w:t>
                      </w:r>
                      <w:r w:rsidRPr="00FC4543">
                        <w:rPr>
                          <w:rFonts w:ascii="Century" w:eastAsia="MS Mincho" w:hAnsi="Century" w:cs="Times New Roman"/>
                          <w:kern w:val="24"/>
                          <w:sz w:val="20"/>
                          <w:szCs w:val="22"/>
                          <w:eastAsianLayout w:id="1690115846"/>
                        </w:rPr>
                        <w:t>_DC</w:t>
                      </w:r>
                      <w:r w:rsidRPr="00FC4543">
                        <w:rPr>
                          <w:rFonts w:ascii="Century" w:eastAsia="MS Mincho" w:hAnsi="Century" w:cs="Times New Roman" w:hint="eastAsia"/>
                          <w:kern w:val="24"/>
                          <w:sz w:val="20"/>
                          <w:szCs w:val="22"/>
                        </w:rPr>
                        <w:t>MOD3</w:t>
                      </w:r>
                      <w:r w:rsidRPr="00FC4543">
                        <w:rPr>
                          <w:rFonts w:ascii="Century" w:eastAsia="MS Mincho" w:hAnsi="Century" w:cs="Times New Roman" w:hint="eastAsia"/>
                          <w:kern w:val="24"/>
                          <w:sz w:val="20"/>
                          <w:szCs w:val="22"/>
                        </w:rPr>
                        <w:t xml:space="preserve">　</w:t>
                      </w:r>
                      <w:r w:rsidRPr="00FC4543">
                        <w:rPr>
                          <w:rFonts w:ascii="Century" w:eastAsia="MS Mincho" w:hAnsi="Century" w:cs="Times New Roman"/>
                          <w:kern w:val="24"/>
                          <w:sz w:val="20"/>
                          <w:szCs w:val="22"/>
                          <w:eastAsianLayout w:id="1690115849"/>
                        </w:rPr>
                        <w:t>Normal</w:t>
                      </w:r>
                    </w:p>
                  </w:txbxContent>
                </v:textbox>
              </v:shape>
            </w:pict>
          </mc:Fallback>
        </mc:AlternateContent>
      </w:r>
      <w:r w:rsidRPr="00AE2925">
        <w:rPr>
          <w:noProof/>
          <w:color w:val="000000"/>
        </w:rPr>
        <mc:AlternateContent>
          <mc:Choice Requires="wps">
            <w:drawing>
              <wp:anchor distT="0" distB="0" distL="114300" distR="114300" simplePos="0" relativeHeight="251722240" behindDoc="0" locked="0" layoutInCell="1" allowOverlap="1" wp14:anchorId="28AD240B" wp14:editId="25453D88">
                <wp:simplePos x="0" y="0"/>
                <wp:positionH relativeFrom="column">
                  <wp:posOffset>327025</wp:posOffset>
                </wp:positionH>
                <wp:positionV relativeFrom="paragraph">
                  <wp:posOffset>12700</wp:posOffset>
                </wp:positionV>
                <wp:extent cx="5688330" cy="167640"/>
                <wp:effectExtent l="8890" t="6985" r="8255" b="6350"/>
                <wp:wrapNone/>
                <wp:docPr id="8331"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6F40C914"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236EF542" w14:textId="77777777" w:rsidR="003B061F" w:rsidRPr="000A2705" w:rsidRDefault="003B061F" w:rsidP="003B061F">
                            <w:pPr>
                              <w:pStyle w:val="NormalWeb"/>
                              <w:spacing w:before="0" w:beforeAutospacing="0" w:after="0" w:afterAutospacing="0"/>
                              <w:rPr>
                                <w:color w:val="000000"/>
                                <w:sz w:val="22"/>
                              </w:rPr>
                            </w:pPr>
                          </w:p>
                          <w:p w14:paraId="72C3BB84" w14:textId="77777777" w:rsidR="006D722F" w:rsidRPr="003B061F" w:rsidRDefault="006D722F" w:rsidP="00621D90">
                            <w:pPr>
                              <w:pStyle w:val="NormalWeb"/>
                              <w:spacing w:before="0" w:beforeAutospacing="0" w:after="0" w:afterAutospacing="0"/>
                              <w:rPr>
                                <w:color w:val="000000"/>
                                <w:sz w:val="2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AD240B" id="_x0000_s1139" type="#_x0000_t176" style="position:absolute;left:0;text-align:left;margin-left:25.75pt;margin-top:1pt;width:447.9pt;height:13.2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" strokeweight="1pt">
                <v:textbox inset="0,0,0,0">
                  <w:txbxContent>
                    <w:p w14:paraId="6F40C914"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236EF542" w14:textId="77777777" w:rsidR="003B061F" w:rsidRPr="000A2705" w:rsidRDefault="003B061F" w:rsidP="003B061F">
                      <w:pPr>
                        <w:pStyle w:val="NormalWeb"/>
                        <w:spacing w:before="0" w:beforeAutospacing="0" w:after="0" w:afterAutospacing="0"/>
                        <w:rPr>
                          <w:color w:val="000000"/>
                          <w:sz w:val="22"/>
                        </w:rPr>
                      </w:pPr>
                    </w:p>
                    <w:p w14:paraId="72C3BB84" w14:textId="77777777" w:rsidR="006D722F" w:rsidRPr="003B061F" w:rsidRDefault="006D722F" w:rsidP="00621D90">
                      <w:pPr>
                        <w:pStyle w:val="NormalWeb"/>
                        <w:spacing w:before="0" w:beforeAutospacing="0" w:after="0" w:afterAutospacing="0"/>
                        <w:rPr>
                          <w:color w:val="000000"/>
                          <w:sz w:val="22"/>
                        </w:rPr>
                      </w:pPr>
                    </w:p>
                  </w:txbxContent>
                </v:textbox>
              </v:shape>
            </w:pict>
          </mc:Fallback>
        </mc:AlternateContent>
      </w:r>
    </w:p>
    <w:p w14:paraId="2F241DAC" w14:textId="7A346120"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26336" behindDoc="0" locked="0" layoutInCell="1" allowOverlap="1" wp14:anchorId="154C9111" wp14:editId="1537012A">
                <wp:simplePos x="0" y="0"/>
                <wp:positionH relativeFrom="column">
                  <wp:posOffset>579120</wp:posOffset>
                </wp:positionH>
                <wp:positionV relativeFrom="paragraph">
                  <wp:posOffset>134620</wp:posOffset>
                </wp:positionV>
                <wp:extent cx="1130935" cy="276225"/>
                <wp:effectExtent l="0" t="0" r="0" b="0"/>
                <wp:wrapNone/>
                <wp:docPr id="8330"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276225"/>
                        </a:xfrm>
                        <a:prstGeom prst="rect">
                          <a:avLst/>
                        </a:prstGeom>
                        <a:noFill/>
                      </wps:spPr>
                      <wps:txbx>
                        <w:txbxContent>
                          <w:p w14:paraId="743A78EE" w14:textId="77777777" w:rsidR="006D722F" w:rsidRPr="00FC4543" w:rsidRDefault="006D722F" w:rsidP="006D722F">
                            <w:pPr>
                              <w:pStyle w:val="NormalWeb"/>
                              <w:spacing w:before="0" w:beforeAutospacing="0" w:after="0" w:afterAutospacing="0"/>
                              <w:rPr>
                                <w:sz w:val="21"/>
                              </w:rPr>
                            </w:pPr>
                            <w:r w:rsidRPr="00FC4543">
                              <w:rPr>
                                <w:rFonts w:ascii="Century" w:eastAsia="MS Mincho" w:hAnsi="Century" w:cs="Times New Roman" w:hint="eastAsia"/>
                                <w:kern w:val="24"/>
                                <w:sz w:val="20"/>
                                <w:szCs w:val="22"/>
                                <w:eastAsianLayout w:id="1690115853"/>
                              </w:rPr>
                              <w:t>C_DCMOD</w:t>
                            </w:r>
                            <w:r w:rsidR="00B020D3" w:rsidRPr="00FC4543">
                              <w:rPr>
                                <w:rFonts w:ascii="Century" w:eastAsia="MS Mincho" w:hAnsi="Century" w:cs="Times New Roman"/>
                                <w:kern w:val="24"/>
                                <w:sz w:val="20"/>
                                <w:szCs w:val="22"/>
                              </w:rPr>
                              <w:t>3</w:t>
                            </w:r>
                            <w:r w:rsidRPr="00FC4543">
                              <w:rPr>
                                <w:rFonts w:ascii="Century" w:eastAsia="MS Mincho" w:hAnsi="Century" w:cs="Times New Roman"/>
                                <w:kern w:val="24"/>
                                <w:sz w:val="20"/>
                                <w:szCs w:val="22"/>
                              </w:rPr>
                              <w:t>(011b)</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54C9111" id="_x0000_s1140" type="#_x0000_t202" style="position:absolute;left:0;text-align:left;margin-left:45.6pt;margin-top:10.6pt;width:89.05pt;height:21.75pt;z-index:251726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" filled="f" stroked="f">
                <v:textbox style="mso-fit-shape-to-text:t">
                  <w:txbxContent>
                    <w:p w14:paraId="743A78EE" w14:textId="77777777" w:rsidR="006D722F" w:rsidRPr="00FC4543" w:rsidRDefault="006D722F" w:rsidP="006D722F">
                      <w:pPr>
                        <w:pStyle w:val="NormalWeb"/>
                        <w:spacing w:before="0" w:beforeAutospacing="0" w:after="0" w:afterAutospacing="0"/>
                        <w:rPr>
                          <w:sz w:val="21"/>
                        </w:rPr>
                      </w:pPr>
                      <w:r w:rsidRPr="00FC4543">
                        <w:rPr>
                          <w:rFonts w:ascii="Century" w:eastAsia="MS Mincho" w:hAnsi="Century" w:cs="Times New Roman" w:hint="eastAsia"/>
                          <w:kern w:val="24"/>
                          <w:sz w:val="20"/>
                          <w:szCs w:val="22"/>
                          <w:eastAsianLayout w:id="1690115853"/>
                        </w:rPr>
                        <w:t>C_DCMOD</w:t>
                      </w:r>
                      <w:r w:rsidR="00B020D3" w:rsidRPr="00FC4543">
                        <w:rPr>
                          <w:rFonts w:ascii="Century" w:eastAsia="MS Mincho" w:hAnsi="Century" w:cs="Times New Roman"/>
                          <w:kern w:val="24"/>
                          <w:sz w:val="20"/>
                          <w:szCs w:val="22"/>
                        </w:rPr>
                        <w:t>3</w:t>
                      </w:r>
                      <w:r w:rsidRPr="00FC4543">
                        <w:rPr>
                          <w:rFonts w:ascii="Century" w:eastAsia="MS Mincho" w:hAnsi="Century" w:cs="Times New Roman"/>
                          <w:kern w:val="24"/>
                          <w:sz w:val="20"/>
                          <w:szCs w:val="22"/>
                        </w:rPr>
                        <w:t>(011b)</w:t>
                      </w:r>
                    </w:p>
                  </w:txbxContent>
                </v:textbox>
              </v:shape>
            </w:pict>
          </mc:Fallback>
        </mc:AlternateContent>
      </w:r>
      <w:r w:rsidRPr="00AE2925">
        <w:rPr>
          <w:noProof/>
          <w:color w:val="000000"/>
        </w:rPr>
        <mc:AlternateContent>
          <mc:Choice Requires="wps">
            <w:drawing>
              <wp:anchor distT="0" distB="0" distL="114300" distR="114300" simplePos="0" relativeHeight="251751936" behindDoc="0" locked="0" layoutInCell="1" allowOverlap="1" wp14:anchorId="3565EF33" wp14:editId="4108916F">
                <wp:simplePos x="0" y="0"/>
                <wp:positionH relativeFrom="column">
                  <wp:posOffset>5476875</wp:posOffset>
                </wp:positionH>
                <wp:positionV relativeFrom="paragraph">
                  <wp:posOffset>75565</wp:posOffset>
                </wp:positionV>
                <wp:extent cx="137795" cy="580390"/>
                <wp:effectExtent l="0" t="0" r="0" b="0"/>
                <wp:wrapNone/>
                <wp:docPr id="8329" name="右大かっこ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58039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76BC5525" id="右大かっこ 131" o:spid="_x0000_s1026" type="#_x0000_t86" style="position:absolute;margin-left:431.25pt;margin-top:5.95pt;width:10.85pt;height:45.7pt;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" adj="5874" strokecolor="#4a7ebb"/>
            </w:pict>
          </mc:Fallback>
        </mc:AlternateContent>
      </w:r>
      <w:r w:rsidRPr="00AE2925">
        <w:rPr>
          <w:noProof/>
          <w:color w:val="000000"/>
        </w:rPr>
        <mc:AlternateContent>
          <mc:Choice Requires="wps">
            <w:drawing>
              <wp:anchor distT="0" distB="0" distL="114300" distR="114300" simplePos="0" relativeHeight="251728384" behindDoc="0" locked="0" layoutInCell="1" allowOverlap="1" wp14:anchorId="22964FF2" wp14:editId="58D7C2F4">
                <wp:simplePos x="0" y="0"/>
                <wp:positionH relativeFrom="column">
                  <wp:posOffset>549910</wp:posOffset>
                </wp:positionH>
                <wp:positionV relativeFrom="paragraph">
                  <wp:posOffset>168910</wp:posOffset>
                </wp:positionV>
                <wp:extent cx="4954905" cy="3810"/>
                <wp:effectExtent l="12700" t="71755" r="23495" b="76835"/>
                <wp:wrapNone/>
                <wp:docPr id="8328"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5C825C" id="直線矢印コネクタ 62" o:spid="_x0000_s1026" type="#_x0000_t34" style="position:absolute;margin-left:43.3pt;margin-top:13.3pt;width:390.15pt;height:.3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" adj="10799" strokecolor="#4a7ebb">
                <v:stroke endarrow="open"/>
              </v:shape>
            </w:pict>
          </mc:Fallback>
        </mc:AlternateContent>
      </w:r>
    </w:p>
    <w:p w14:paraId="179328A7" w14:textId="5A419E86"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2480" behindDoc="0" locked="0" layoutInCell="1" allowOverlap="1" wp14:anchorId="7B85B746" wp14:editId="3AE40FDF">
                <wp:simplePos x="0" y="0"/>
                <wp:positionH relativeFrom="column">
                  <wp:posOffset>662940</wp:posOffset>
                </wp:positionH>
                <wp:positionV relativeFrom="paragraph">
                  <wp:posOffset>152400</wp:posOffset>
                </wp:positionV>
                <wp:extent cx="1252220" cy="276225"/>
                <wp:effectExtent l="0" t="0" r="0" b="0"/>
                <wp:wrapNone/>
                <wp:docPr id="8327" name="テキスト ボックス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2220" cy="276225"/>
                        </a:xfrm>
                        <a:prstGeom prst="rect">
                          <a:avLst/>
                        </a:prstGeom>
                        <a:noFill/>
                      </wps:spPr>
                      <wps:txbx>
                        <w:txbxContent>
                          <w:p w14:paraId="2770FE06" w14:textId="77777777" w:rsidR="006D722F" w:rsidRPr="00FC4543" w:rsidRDefault="00B020D3" w:rsidP="006D722F">
                            <w:pPr>
                              <w:pStyle w:val="NormalWeb"/>
                              <w:spacing w:before="0" w:beforeAutospacing="0" w:after="0" w:afterAutospacing="0"/>
                              <w:rPr>
                                <w:sz w:val="21"/>
                              </w:rPr>
                            </w:pPr>
                            <w:r w:rsidRPr="00FC4543">
                              <w:rPr>
                                <w:rFonts w:ascii="Century" w:eastAsia="MS Mincho" w:hAnsi="Century" w:cs="Times New Roman"/>
                                <w:kern w:val="24"/>
                                <w:sz w:val="20"/>
                                <w:szCs w:val="22"/>
                                <w:eastAsianLayout w:id="1690115851"/>
                              </w:rPr>
                              <w:t>B</w:t>
                            </w:r>
                            <w:r w:rsidRPr="00FC4543">
                              <w:rPr>
                                <w:rFonts w:ascii="Century" w:eastAsia="MS Mincho" w:hAnsi="Century" w:cs="Times New Roman"/>
                                <w:kern w:val="24"/>
                                <w:sz w:val="20"/>
                                <w:szCs w:val="22"/>
                              </w:rPr>
                              <w:t>_DCMDA</w:t>
                            </w:r>
                            <w:r w:rsidR="006D722F" w:rsidRPr="00FC4543">
                              <w:rPr>
                                <w:rFonts w:ascii="Century" w:eastAsia="MS Mincho" w:hAnsi="Century" w:cs="Times New Roman" w:hint="eastAsia"/>
                                <w:kern w:val="24"/>
                                <w:sz w:val="20"/>
                                <w:szCs w:val="22"/>
                                <w:eastAsianLayout w:id="1690115851"/>
                              </w:rPr>
                              <w:t>3</w:t>
                            </w:r>
                            <w:r w:rsidR="006D722F" w:rsidRPr="00FC4543">
                              <w:rPr>
                                <w:rFonts w:ascii="Century" w:eastAsia="MS Mincho" w:hAnsi="Century" w:cs="Times New Roman"/>
                                <w:kern w:val="24"/>
                                <w:sz w:val="20"/>
                                <w:szCs w:val="22"/>
                                <w:eastAsianLayout w:id="1690115851"/>
                              </w:rPr>
                              <w:t xml:space="preserve">  </w:t>
                            </w:r>
                            <w:r w:rsidR="006D722F" w:rsidRPr="00FC4543">
                              <w:rPr>
                                <w:rFonts w:ascii="Century" w:eastAsia="MS Mincho" w:hAnsi="Century" w:cs="Times New Roman"/>
                                <w:kern w:val="24"/>
                                <w:sz w:val="20"/>
                                <w:szCs w:val="22"/>
                                <w:eastAsianLayout w:id="1690115854"/>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7B85B746" id="_x0000_s1141" type="#_x0000_t202" style="position:absolute;left:0;text-align:left;margin-left:52.2pt;margin-top:12pt;width:98.6pt;height:21.75pt;z-index:251732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" filled="f" stroked="f">
                <v:textbox style="mso-fit-shape-to-text:t">
                  <w:txbxContent>
                    <w:p w14:paraId="2770FE06" w14:textId="77777777" w:rsidR="006D722F" w:rsidRPr="00FC4543" w:rsidRDefault="00B020D3" w:rsidP="006D722F">
                      <w:pPr>
                        <w:pStyle w:val="NormalWeb"/>
                        <w:spacing w:before="0" w:beforeAutospacing="0" w:after="0" w:afterAutospacing="0"/>
                        <w:rPr>
                          <w:sz w:val="21"/>
                        </w:rPr>
                      </w:pPr>
                      <w:r w:rsidRPr="00FC4543">
                        <w:rPr>
                          <w:rFonts w:ascii="Century" w:eastAsia="MS Mincho" w:hAnsi="Century" w:cs="Times New Roman"/>
                          <w:kern w:val="24"/>
                          <w:sz w:val="20"/>
                          <w:szCs w:val="22"/>
                          <w:eastAsianLayout w:id="1690115851"/>
                        </w:rPr>
                        <w:t>B</w:t>
                      </w:r>
                      <w:r w:rsidRPr="00FC4543">
                        <w:rPr>
                          <w:rFonts w:ascii="Century" w:eastAsia="MS Mincho" w:hAnsi="Century" w:cs="Times New Roman"/>
                          <w:kern w:val="24"/>
                          <w:sz w:val="20"/>
                          <w:szCs w:val="22"/>
                        </w:rPr>
                        <w:t>_DCMDA</w:t>
                      </w:r>
                      <w:r w:rsidR="006D722F" w:rsidRPr="00FC4543">
                        <w:rPr>
                          <w:rFonts w:ascii="Century" w:eastAsia="MS Mincho" w:hAnsi="Century" w:cs="Times New Roman" w:hint="eastAsia"/>
                          <w:kern w:val="24"/>
                          <w:sz w:val="20"/>
                          <w:szCs w:val="22"/>
                          <w:eastAsianLayout w:id="1690115851"/>
                        </w:rPr>
                        <w:t>3</w:t>
                      </w:r>
                      <w:r w:rsidR="006D722F" w:rsidRPr="00FC4543">
                        <w:rPr>
                          <w:rFonts w:ascii="Century" w:eastAsia="MS Mincho" w:hAnsi="Century" w:cs="Times New Roman"/>
                          <w:kern w:val="24"/>
                          <w:sz w:val="20"/>
                          <w:szCs w:val="22"/>
                          <w:eastAsianLayout w:id="1690115851"/>
                        </w:rPr>
                        <w:t xml:space="preserve">  </w:t>
                      </w:r>
                      <w:r w:rsidR="006D722F" w:rsidRPr="00FC4543">
                        <w:rPr>
                          <w:rFonts w:ascii="Century" w:eastAsia="MS Mincho" w:hAnsi="Century" w:cs="Times New Roman"/>
                          <w:kern w:val="24"/>
                          <w:sz w:val="20"/>
                          <w:szCs w:val="22"/>
                          <w:eastAsianLayout w:id="1690115854"/>
                        </w:rPr>
                        <w:t>Normal</w:t>
                      </w:r>
                    </w:p>
                  </w:txbxContent>
                </v:textbox>
              </v:shape>
            </w:pict>
          </mc:Fallback>
        </mc:AlternateContent>
      </w:r>
      <w:r w:rsidRPr="00AE2925">
        <w:rPr>
          <w:noProof/>
          <w:color w:val="000000"/>
        </w:rPr>
        <mc:AlternateContent>
          <mc:Choice Requires="wps">
            <w:drawing>
              <wp:anchor distT="0" distB="0" distL="114300" distR="114300" simplePos="0" relativeHeight="251727360" behindDoc="0" locked="0" layoutInCell="1" allowOverlap="1" wp14:anchorId="53D4F9C1" wp14:editId="054E4FD6">
                <wp:simplePos x="0" y="0"/>
                <wp:positionH relativeFrom="column">
                  <wp:posOffset>530225</wp:posOffset>
                </wp:positionH>
                <wp:positionV relativeFrom="paragraph">
                  <wp:posOffset>173990</wp:posOffset>
                </wp:positionV>
                <wp:extent cx="4974590" cy="0"/>
                <wp:effectExtent l="12065" t="80645" r="23495" b="71755"/>
                <wp:wrapNone/>
                <wp:docPr id="8326" name="直線矢印コネクタ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7459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EEB0D5" id="直線矢印コネクタ 61" o:spid="_x0000_s1026" type="#_x0000_t32" style="position:absolute;margin-left:41.75pt;margin-top:13.7pt;width:391.7pt;height:0;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" strokecolor="#4a7ebb">
                <v:stroke endarrow="open"/>
              </v:shape>
            </w:pict>
          </mc:Fallback>
        </mc:AlternateContent>
      </w:r>
      <w:r w:rsidRPr="00AE2925">
        <w:rPr>
          <w:noProof/>
          <w:color w:val="000000"/>
        </w:rPr>
        <mc:AlternateContent>
          <mc:Choice Requires="wps">
            <w:drawing>
              <wp:anchor distT="0" distB="0" distL="114300" distR="114300" simplePos="0" relativeHeight="251730432" behindDoc="0" locked="0" layoutInCell="1" allowOverlap="1" wp14:anchorId="2C7E4EBC" wp14:editId="02CA4ECD">
                <wp:simplePos x="0" y="0"/>
                <wp:positionH relativeFrom="column">
                  <wp:posOffset>5527040</wp:posOffset>
                </wp:positionH>
                <wp:positionV relativeFrom="paragraph">
                  <wp:posOffset>139700</wp:posOffset>
                </wp:positionV>
                <wp:extent cx="1684655" cy="276225"/>
                <wp:effectExtent l="0" t="0" r="0" b="0"/>
                <wp:wrapNone/>
                <wp:docPr id="8325"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276225"/>
                        </a:xfrm>
                        <a:prstGeom prst="rect">
                          <a:avLst/>
                        </a:prstGeom>
                        <a:noFill/>
                      </wps:spPr>
                      <wps:txbx>
                        <w:txbxContent>
                          <w:p w14:paraId="5CCD0D61" w14:textId="77777777" w:rsidR="006D722F" w:rsidRPr="00FC4543" w:rsidRDefault="006D722F" w:rsidP="006D722F">
                            <w:pPr>
                              <w:pStyle w:val="NormalWeb"/>
                              <w:spacing w:before="0" w:beforeAutospacing="0" w:after="0" w:afterAutospacing="0"/>
                            </w:pPr>
                            <w:r w:rsidRPr="00FC4543">
                              <w:rPr>
                                <w:rFonts w:ascii="Century" w:eastAsia="MS Mincho" w:hAnsi="Century" w:cs="Times New Roman"/>
                                <w:kern w:val="24"/>
                                <w:sz w:val="20"/>
                                <w:szCs w:val="20"/>
                                <w:eastAsianLayout w:id="1690115843"/>
                              </w:rPr>
                              <w:t>1s</w:t>
                            </w:r>
                            <w:r w:rsidRPr="00FC4543">
                              <w:rPr>
                                <w:rFonts w:ascii="Century" w:eastAsia="MS Mincho" w:hAnsi="MS Mincho" w:cs="Times New Roman" w:hint="eastAsia"/>
                                <w:kern w:val="24"/>
                                <w:sz w:val="20"/>
                                <w:szCs w:val="20"/>
                                <w:eastAsianLayout w:id="1690115844"/>
                              </w:rPr>
                              <w:t>定期＋イベント送信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C7E4EBC" id="_x0000_s1142" type="#_x0000_t202" style="position:absolute;left:0;text-align:left;margin-left:435.2pt;margin-top:11pt;width:132.65pt;height:21.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" filled="f" stroked="f">
                <v:textbox style="mso-fit-shape-to-text:t">
                  <w:txbxContent>
                    <w:p w14:paraId="5CCD0D61" w14:textId="77777777" w:rsidR="006D722F" w:rsidRPr="00FC4543" w:rsidRDefault="006D722F" w:rsidP="006D722F">
                      <w:pPr>
                        <w:pStyle w:val="NormalWeb"/>
                        <w:spacing w:before="0" w:beforeAutospacing="0" w:after="0" w:afterAutospacing="0"/>
                      </w:pPr>
                      <w:r w:rsidRPr="00FC4543">
                        <w:rPr>
                          <w:rFonts w:ascii="Century" w:eastAsia="MS Mincho" w:hAnsi="Century" w:cs="Times New Roman"/>
                          <w:kern w:val="24"/>
                          <w:sz w:val="20"/>
                          <w:szCs w:val="20"/>
                          <w:eastAsianLayout w:id="1690115843"/>
                        </w:rPr>
                        <w:t>1s</w:t>
                      </w:r>
                      <w:r w:rsidRPr="00FC4543">
                        <w:rPr>
                          <w:rFonts w:ascii="Century" w:eastAsia="MS Mincho" w:hAnsi="MS Mincho" w:cs="Times New Roman" w:hint="eastAsia"/>
                          <w:kern w:val="24"/>
                          <w:sz w:val="20"/>
                          <w:szCs w:val="20"/>
                          <w:eastAsianLayout w:id="1690115844"/>
                        </w:rPr>
                        <w:t>定期＋イベント送信</w:t>
                      </w:r>
                    </w:p>
                  </w:txbxContent>
                </v:textbox>
              </v:shape>
            </w:pict>
          </mc:Fallback>
        </mc:AlternateContent>
      </w:r>
    </w:p>
    <w:p w14:paraId="038B47FE" w14:textId="77777777" w:rsidR="006D722F" w:rsidRPr="00AE2925" w:rsidRDefault="006D722F" w:rsidP="006D722F">
      <w:pPr>
        <w:rPr>
          <w:rFonts w:hint="eastAsia"/>
          <w:color w:val="000000"/>
        </w:rPr>
      </w:pPr>
    </w:p>
    <w:p w14:paraId="11558D07" w14:textId="35A04631" w:rsidR="006D722F" w:rsidRPr="00AE2925" w:rsidRDefault="00FB37A0" w:rsidP="006D722F">
      <w:pPr>
        <w:rPr>
          <w:rFonts w:hint="eastAsia"/>
          <w:color w:val="000000"/>
        </w:rPr>
      </w:pPr>
      <w:r w:rsidRPr="00AE2925">
        <w:rPr>
          <w:rFonts w:hint="eastAsia"/>
          <w:noProof/>
          <w:color w:val="000000"/>
        </w:rPr>
        <mc:AlternateContent>
          <mc:Choice Requires="wps">
            <w:drawing>
              <wp:anchor distT="0" distB="0" distL="114300" distR="114300" simplePos="0" relativeHeight="251750912" behindDoc="0" locked="0" layoutInCell="1" allowOverlap="1" wp14:anchorId="049F522D" wp14:editId="1CE91A3D">
                <wp:simplePos x="0" y="0"/>
                <wp:positionH relativeFrom="column">
                  <wp:posOffset>1798320</wp:posOffset>
                </wp:positionH>
                <wp:positionV relativeFrom="paragraph">
                  <wp:posOffset>146050</wp:posOffset>
                </wp:positionV>
                <wp:extent cx="238760" cy="276225"/>
                <wp:effectExtent l="0" t="0" r="0" b="0"/>
                <wp:wrapNone/>
                <wp:docPr id="832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76225"/>
                        </a:xfrm>
                        <a:prstGeom prst="rect">
                          <a:avLst/>
                        </a:prstGeom>
                        <a:noFill/>
                      </wps:spPr>
                      <wps:txbx>
                        <w:txbxContent>
                          <w:p w14:paraId="7BB3CA3D" w14:textId="77777777" w:rsidR="006D722F" w:rsidRPr="00AE2925" w:rsidRDefault="006D722F" w:rsidP="006D722F">
                            <w:pPr>
                              <w:pStyle w:val="NormalWeb"/>
                              <w:spacing w:before="0" w:beforeAutospacing="0" w:after="0" w:afterAutospacing="0"/>
                              <w:rPr>
                                <w:strike/>
                                <w:color w:val="000000"/>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49F522D" id="_x0000_s1143" type="#_x0000_t202" style="position:absolute;left:0;text-align:left;margin-left:141.6pt;margin-top:11.5pt;width:18.8pt;height:21.75pt;z-index:251750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" filled="f" stroked="f">
                <v:textbox style="mso-fit-shape-to-text:t">
                  <w:txbxContent>
                    <w:p w14:paraId="7BB3CA3D" w14:textId="77777777" w:rsidR="006D722F" w:rsidRPr="00AE2925" w:rsidRDefault="006D722F" w:rsidP="006D722F">
                      <w:pPr>
                        <w:pStyle w:val="NormalWeb"/>
                        <w:spacing w:before="0" w:beforeAutospacing="0" w:after="0" w:afterAutospacing="0"/>
                        <w:rPr>
                          <w:strike/>
                          <w:color w:val="000000"/>
                          <w:sz w:val="21"/>
                        </w:rPr>
                      </w:pPr>
                    </w:p>
                  </w:txbxContent>
                </v:textbox>
              </v:shape>
            </w:pict>
          </mc:Fallback>
        </mc:AlternateContent>
      </w:r>
      <w:r w:rsidRPr="00AE2925">
        <w:rPr>
          <w:noProof/>
          <w:color w:val="000000"/>
        </w:rPr>
        <mc:AlternateContent>
          <mc:Choice Requires="wps">
            <w:drawing>
              <wp:anchor distT="0" distB="0" distL="114300" distR="114300" simplePos="0" relativeHeight="251729408" behindDoc="0" locked="0" layoutInCell="1" allowOverlap="1" wp14:anchorId="6F202D96" wp14:editId="61B8A007">
                <wp:simplePos x="0" y="0"/>
                <wp:positionH relativeFrom="column">
                  <wp:posOffset>542925</wp:posOffset>
                </wp:positionH>
                <wp:positionV relativeFrom="paragraph">
                  <wp:posOffset>46355</wp:posOffset>
                </wp:positionV>
                <wp:extent cx="4956810" cy="1270"/>
                <wp:effectExtent l="5715" t="74930" r="19050" b="76200"/>
                <wp:wrapNone/>
                <wp:docPr id="8323" name="直線矢印コネクタ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6810" cy="1270"/>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ADB877" id="直線矢印コネクタ 63" o:spid="_x0000_s1026" type="#_x0000_t34" style="position:absolute;margin-left:42.75pt;margin-top:3.65pt;width:390.3pt;height:.1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" strokecolor="#4a7ebb">
                <v:stroke endarrow="open"/>
              </v:shape>
            </w:pict>
          </mc:Fallback>
        </mc:AlternateContent>
      </w:r>
      <w:r w:rsidRPr="00AE2925">
        <w:rPr>
          <w:noProof/>
          <w:color w:val="000000"/>
        </w:rPr>
        <mc:AlternateContent>
          <mc:Choice Requires="wps">
            <w:drawing>
              <wp:anchor distT="0" distB="0" distL="114300" distR="114300" simplePos="0" relativeHeight="251737600" behindDoc="0" locked="0" layoutInCell="1" allowOverlap="1" wp14:anchorId="4081B7E5" wp14:editId="6A3CA16C">
                <wp:simplePos x="0" y="0"/>
                <wp:positionH relativeFrom="column">
                  <wp:posOffset>3886835</wp:posOffset>
                </wp:positionH>
                <wp:positionV relativeFrom="paragraph">
                  <wp:posOffset>24130</wp:posOffset>
                </wp:positionV>
                <wp:extent cx="2874645" cy="276225"/>
                <wp:effectExtent l="0" t="0" r="0" b="0"/>
                <wp:wrapNone/>
                <wp:docPr id="8322"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4D17378D" w14:textId="77777777" w:rsidR="006D722F" w:rsidRPr="00FC4543" w:rsidRDefault="006D722F" w:rsidP="006D722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sidRPr="00FC4543">
                              <w:rPr>
                                <w:rFonts w:ascii="Century" w:eastAsia="MS Mincho" w:hAnsi="Century" w:cs="Times New Roman"/>
                                <w:kern w:val="24"/>
                                <w:sz w:val="18"/>
                                <w:szCs w:val="22"/>
                                <w:eastAsianLayout w:id="1690115842"/>
                              </w:rPr>
                              <w:t>AVN1S39</w:t>
                            </w:r>
                            <w:r w:rsidRPr="00FC4543">
                              <w:rPr>
                                <w:rFonts w:ascii="Century" w:eastAsia="MS Mincho" w:hAnsi="MS Mincho" w:cs="Times New Roman" w:hint="eastAsia"/>
                                <w:kern w:val="24"/>
                                <w:sz w:val="18"/>
                                <w:szCs w:val="22"/>
                                <w:eastAsianLayout w:id="1690115843"/>
                              </w:rPr>
                              <w:t xml:space="preserve">　</w:t>
                            </w:r>
                            <w:r w:rsidRPr="00FC4543">
                              <w:rPr>
                                <w:rFonts w:ascii="Century" w:eastAsia="MS Mincho" w:hAnsi="Century" w:cs="Times New Roman"/>
                                <w:kern w:val="24"/>
                                <w:sz w:val="18"/>
                                <w:szCs w:val="22"/>
                                <w:eastAsianLayout w:id="1690115844"/>
                              </w:rPr>
                              <w:t>1s</w:t>
                            </w:r>
                            <w:r w:rsidRPr="00FC4543">
                              <w:rPr>
                                <w:rFonts w:ascii="Century" w:eastAsia="MS Mincho" w:hAnsi="MS Mincho" w:cs="Times New Roman" w:hint="eastAsia"/>
                                <w:kern w:val="24"/>
                                <w:sz w:val="18"/>
                                <w:szCs w:val="22"/>
                                <w:eastAsianLayout w:id="1690115845"/>
                              </w:rPr>
                              <w:t>定期</w:t>
                            </w:r>
                            <w:r w:rsidRPr="00FC4543">
                              <w:rPr>
                                <w:rFonts w:ascii="Century" w:eastAsia="MS Mincho" w:hAnsi="Century" w:cs="Times New Roman"/>
                                <w:kern w:val="24"/>
                                <w:sz w:val="18"/>
                                <w:szCs w:val="22"/>
                                <w:eastAsianLayout w:id="1690115846"/>
                              </w:rPr>
                              <w:t>+</w:t>
                            </w:r>
                            <w:r w:rsidRPr="00FC4543">
                              <w:rPr>
                                <w:rFonts w:ascii="Century" w:eastAsia="MS Mincho" w:hAnsi="MS Mincho" w:cs="Times New Roman" w:hint="eastAsia"/>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081B7E5" id="_x0000_s1144" type="#_x0000_t202" style="position:absolute;left:0;text-align:left;margin-left:306.05pt;margin-top:1.9pt;width:226.35pt;height:21.7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" filled="f" stroked="f">
                <v:textbox style="mso-fit-shape-to-text:t">
                  <w:txbxContent>
                    <w:p w14:paraId="4D17378D" w14:textId="77777777" w:rsidR="006D722F" w:rsidRPr="00FC4543" w:rsidRDefault="006D722F" w:rsidP="006D722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sidRPr="00FC4543">
                        <w:rPr>
                          <w:rFonts w:ascii="Century" w:eastAsia="MS Mincho" w:hAnsi="Century" w:cs="Times New Roman"/>
                          <w:kern w:val="24"/>
                          <w:sz w:val="18"/>
                          <w:szCs w:val="22"/>
                          <w:eastAsianLayout w:id="1690115842"/>
                        </w:rPr>
                        <w:t>AVN1S39</w:t>
                      </w:r>
                      <w:r w:rsidRPr="00FC4543">
                        <w:rPr>
                          <w:rFonts w:ascii="Century" w:eastAsia="MS Mincho" w:hAnsi="MS Mincho" w:cs="Times New Roman" w:hint="eastAsia"/>
                          <w:kern w:val="24"/>
                          <w:sz w:val="18"/>
                          <w:szCs w:val="22"/>
                          <w:eastAsianLayout w:id="1690115843"/>
                        </w:rPr>
                        <w:t xml:space="preserve">　</w:t>
                      </w:r>
                      <w:r w:rsidRPr="00FC4543">
                        <w:rPr>
                          <w:rFonts w:ascii="Century" w:eastAsia="MS Mincho" w:hAnsi="Century" w:cs="Times New Roman"/>
                          <w:kern w:val="24"/>
                          <w:sz w:val="18"/>
                          <w:szCs w:val="22"/>
                          <w:eastAsianLayout w:id="1690115844"/>
                        </w:rPr>
                        <w:t>1s</w:t>
                      </w:r>
                      <w:r w:rsidRPr="00FC4543">
                        <w:rPr>
                          <w:rFonts w:ascii="Century" w:eastAsia="MS Mincho" w:hAnsi="MS Mincho" w:cs="Times New Roman" w:hint="eastAsia"/>
                          <w:kern w:val="24"/>
                          <w:sz w:val="18"/>
                          <w:szCs w:val="22"/>
                          <w:eastAsianLayout w:id="1690115845"/>
                        </w:rPr>
                        <w:t>定期</w:t>
                      </w:r>
                      <w:r w:rsidRPr="00FC4543">
                        <w:rPr>
                          <w:rFonts w:ascii="Century" w:eastAsia="MS Mincho" w:hAnsi="Century" w:cs="Times New Roman"/>
                          <w:kern w:val="24"/>
                          <w:sz w:val="18"/>
                          <w:szCs w:val="22"/>
                          <w:eastAsianLayout w:id="1690115846"/>
                        </w:rPr>
                        <w:t>+</w:t>
                      </w:r>
                      <w:r w:rsidRPr="00FC4543">
                        <w:rPr>
                          <w:rFonts w:ascii="Century" w:eastAsia="MS Mincho" w:hAnsi="MS Mincho" w:cs="Times New Roman" w:hint="eastAsia"/>
                          <w:kern w:val="24"/>
                          <w:sz w:val="18"/>
                          <w:szCs w:val="22"/>
                          <w:eastAsianLayout w:id="1690115847"/>
                        </w:rPr>
                        <w:t>イベント送信</w:t>
                      </w:r>
                    </w:p>
                  </w:txbxContent>
                </v:textbox>
              </v:shape>
            </w:pict>
          </mc:Fallback>
        </mc:AlternateContent>
      </w:r>
    </w:p>
    <w:p w14:paraId="1A101066" w14:textId="7D2EDD75"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8624" behindDoc="0" locked="0" layoutInCell="1" allowOverlap="1" wp14:anchorId="4B78B551" wp14:editId="687C21F0">
                <wp:simplePos x="0" y="0"/>
                <wp:positionH relativeFrom="column">
                  <wp:posOffset>542925</wp:posOffset>
                </wp:positionH>
                <wp:positionV relativeFrom="paragraph">
                  <wp:posOffset>47625</wp:posOffset>
                </wp:positionV>
                <wp:extent cx="4977130" cy="0"/>
                <wp:effectExtent l="15240" t="80010" r="8255" b="72390"/>
                <wp:wrapNone/>
                <wp:docPr id="8321"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97713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C9F1C" id="直線矢印コネクタ 89" o:spid="_x0000_s1026" type="#_x0000_t32" style="position:absolute;margin-left:42.75pt;margin-top:3.75pt;width:391.9pt;height:0;rotation:180;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" strokecolor="#4a7ebb">
                <v:stroke endarrow="open"/>
              </v:shape>
            </w:pict>
          </mc:Fallback>
        </mc:AlternateContent>
      </w:r>
    </w:p>
    <w:p w14:paraId="7551DE23" w14:textId="5872C42D"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434496" behindDoc="0" locked="0" layoutInCell="1" allowOverlap="1" wp14:anchorId="70D0B831" wp14:editId="4795C9FD">
                <wp:simplePos x="0" y="0"/>
                <wp:positionH relativeFrom="column">
                  <wp:posOffset>485140</wp:posOffset>
                </wp:positionH>
                <wp:positionV relativeFrom="paragraph">
                  <wp:posOffset>8255</wp:posOffset>
                </wp:positionV>
                <wp:extent cx="6008370" cy="461010"/>
                <wp:effectExtent l="0" t="0" r="0" b="0"/>
                <wp:wrapNone/>
                <wp:docPr id="8320"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8370" cy="461010"/>
                        </a:xfrm>
                        <a:prstGeom prst="rect">
                          <a:avLst/>
                        </a:prstGeom>
                        <a:noFill/>
                      </wps:spPr>
                      <wps:txbx>
                        <w:txbxContent>
                          <w:p w14:paraId="348480BD" w14:textId="77777777" w:rsidR="006D722F" w:rsidRPr="00FC4543" w:rsidRDefault="006D722F" w:rsidP="006D722F">
                            <w:pPr>
                              <w:pStyle w:val="NormalWeb"/>
                              <w:spacing w:before="0" w:beforeAutospacing="0" w:after="0" w:afterAutospacing="0"/>
                              <w:rPr>
                                <w:rFonts w:ascii="Century" w:eastAsia="MS Mincho" w:hAnsi="Century" w:cs="Times New Roman"/>
                                <w:kern w:val="24"/>
                                <w:sz w:val="20"/>
                                <w:szCs w:val="22"/>
                              </w:rPr>
                            </w:pPr>
                            <w:r w:rsidRPr="00FC4543">
                              <w:rPr>
                                <w:rFonts w:ascii="Century" w:eastAsia="MS Mincho" w:hAnsi="Century" w:cs="Times New Roman"/>
                                <w:kern w:val="24"/>
                                <w:sz w:val="20"/>
                                <w:szCs w:val="22"/>
                                <w:eastAsianLayout w:id="1690115845"/>
                              </w:rPr>
                              <w:t>P</w:t>
                            </w:r>
                            <w:r w:rsidRPr="00FC4543">
                              <w:rPr>
                                <w:rFonts w:ascii="Century" w:eastAsia="MS Mincho" w:hAnsi="Century" w:cs="Times New Roman"/>
                                <w:kern w:val="24"/>
                                <w:sz w:val="20"/>
                                <w:szCs w:val="22"/>
                                <w:eastAsianLayout w:id="1690115846"/>
                              </w:rPr>
                              <w:t>_DC</w:t>
                            </w:r>
                            <w:r w:rsidRPr="00FC4543">
                              <w:rPr>
                                <w:rFonts w:ascii="Century" w:eastAsia="MS Mincho" w:hAnsi="Century" w:cs="Times New Roman" w:hint="eastAsia"/>
                                <w:kern w:val="24"/>
                                <w:sz w:val="20"/>
                                <w:szCs w:val="22"/>
                              </w:rPr>
                              <w:t>S Normal</w:t>
                            </w:r>
                            <w:r w:rsidRPr="00FC4543">
                              <w:rPr>
                                <w:rFonts w:ascii="Century" w:eastAsia="MS Mincho" w:hAnsi="Century" w:cs="Times New Roman" w:hint="eastAsia"/>
                                <w:kern w:val="24"/>
                                <w:sz w:val="20"/>
                                <w:szCs w:val="22"/>
                              </w:rPr>
                              <w:t>、</w:t>
                            </w:r>
                            <w:r w:rsidR="00BF2E50" w:rsidRPr="00AE2925">
                              <w:rPr>
                                <w:rFonts w:ascii="Century" w:eastAsia="MS Mincho" w:hAnsi="Century" w:cs="Times New Roman" w:hint="eastAsia"/>
                                <w:color w:val="000000"/>
                                <w:kern w:val="24"/>
                                <w:sz w:val="20"/>
                                <w:szCs w:val="22"/>
                              </w:rPr>
                              <w:t>A</w:t>
                            </w:r>
                            <w:r w:rsidR="00BF2E50" w:rsidRPr="00AE2925">
                              <w:rPr>
                                <w:rFonts w:ascii="Century" w:eastAsia="MS Mincho" w:hAnsi="Century" w:cs="Times New Roman"/>
                                <w:color w:val="000000"/>
                                <w:kern w:val="24"/>
                                <w:sz w:val="20"/>
                                <w:szCs w:val="22"/>
                              </w:rPr>
                              <w:t>C_DCS Normal</w:t>
                            </w:r>
                            <w:r w:rsidR="00BF2E50">
                              <w:rPr>
                                <w:rFonts w:ascii="Century" w:eastAsia="MS Mincho" w:hAnsi="Century" w:cs="Times New Roman"/>
                                <w:kern w:val="24"/>
                                <w:sz w:val="20"/>
                                <w:szCs w:val="22"/>
                              </w:rPr>
                              <w:t xml:space="preserve"> </w:t>
                            </w:r>
                            <w:r w:rsidRPr="00FC4543">
                              <w:rPr>
                                <w:rFonts w:ascii="Century" w:eastAsia="MS Mincho" w:hAnsi="Century" w:cs="Times New Roman" w:hint="eastAsia"/>
                                <w:kern w:val="24"/>
                                <w:sz w:val="20"/>
                                <w:szCs w:val="22"/>
                              </w:rPr>
                              <w:t>C_DCS(0000</w:t>
                            </w:r>
                            <w:r w:rsidRPr="00FC4543">
                              <w:rPr>
                                <w:rFonts w:ascii="Century" w:eastAsia="MS Mincho" w:hAnsi="Century" w:cs="Times New Roman"/>
                                <w:kern w:val="24"/>
                                <w:sz w:val="20"/>
                                <w:szCs w:val="22"/>
                              </w:rPr>
                              <w:t>b)</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C_ST_DCS Normal</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C_SU_DCS Normal</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 xml:space="preserve"> C_BR_DCS Normal</w:t>
                            </w:r>
                          </w:p>
                          <w:p w14:paraId="5A4B92F3" w14:textId="77777777" w:rsidR="006D722F" w:rsidRPr="00FC4543" w:rsidRDefault="006D722F" w:rsidP="006D722F">
                            <w:pPr>
                              <w:pStyle w:val="NormalWeb"/>
                              <w:spacing w:before="0" w:beforeAutospacing="0" w:after="0" w:afterAutospacing="0"/>
                              <w:rPr>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70D0B831" id="_x0000_s1145" type="#_x0000_t202" style="position:absolute;left:0;text-align:left;margin-left:38.2pt;margin-top:.65pt;width:473.1pt;height:36.3pt;z-index:25143449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" filled="f" stroked="f">
                <v:textbox style="mso-fit-shape-to-text:t">
                  <w:txbxContent>
                    <w:p w14:paraId="348480BD" w14:textId="77777777" w:rsidR="006D722F" w:rsidRPr="00FC4543" w:rsidRDefault="006D722F" w:rsidP="006D722F">
                      <w:pPr>
                        <w:pStyle w:val="NormalWeb"/>
                        <w:spacing w:before="0" w:beforeAutospacing="0" w:after="0" w:afterAutospacing="0"/>
                        <w:rPr>
                          <w:rFonts w:ascii="Century" w:eastAsia="MS Mincho" w:hAnsi="Century" w:cs="Times New Roman"/>
                          <w:kern w:val="24"/>
                          <w:sz w:val="20"/>
                          <w:szCs w:val="22"/>
                        </w:rPr>
                      </w:pPr>
                      <w:r w:rsidRPr="00FC4543">
                        <w:rPr>
                          <w:rFonts w:ascii="Century" w:eastAsia="MS Mincho" w:hAnsi="Century" w:cs="Times New Roman"/>
                          <w:kern w:val="24"/>
                          <w:sz w:val="20"/>
                          <w:szCs w:val="22"/>
                          <w:eastAsianLayout w:id="1690115845"/>
                        </w:rPr>
                        <w:t>P</w:t>
                      </w:r>
                      <w:r w:rsidRPr="00FC4543">
                        <w:rPr>
                          <w:rFonts w:ascii="Century" w:eastAsia="MS Mincho" w:hAnsi="Century" w:cs="Times New Roman"/>
                          <w:kern w:val="24"/>
                          <w:sz w:val="20"/>
                          <w:szCs w:val="22"/>
                          <w:eastAsianLayout w:id="1690115846"/>
                        </w:rPr>
                        <w:t>_DC</w:t>
                      </w:r>
                      <w:r w:rsidRPr="00FC4543">
                        <w:rPr>
                          <w:rFonts w:ascii="Century" w:eastAsia="MS Mincho" w:hAnsi="Century" w:cs="Times New Roman" w:hint="eastAsia"/>
                          <w:kern w:val="24"/>
                          <w:sz w:val="20"/>
                          <w:szCs w:val="22"/>
                        </w:rPr>
                        <w:t>S Normal</w:t>
                      </w:r>
                      <w:r w:rsidRPr="00FC4543">
                        <w:rPr>
                          <w:rFonts w:ascii="Century" w:eastAsia="MS Mincho" w:hAnsi="Century" w:cs="Times New Roman" w:hint="eastAsia"/>
                          <w:kern w:val="24"/>
                          <w:sz w:val="20"/>
                          <w:szCs w:val="22"/>
                        </w:rPr>
                        <w:t>、</w:t>
                      </w:r>
                      <w:r w:rsidR="00BF2E50" w:rsidRPr="00AE2925">
                        <w:rPr>
                          <w:rFonts w:ascii="Century" w:eastAsia="MS Mincho" w:hAnsi="Century" w:cs="Times New Roman" w:hint="eastAsia"/>
                          <w:color w:val="000000"/>
                          <w:kern w:val="24"/>
                          <w:sz w:val="20"/>
                          <w:szCs w:val="22"/>
                        </w:rPr>
                        <w:t>A</w:t>
                      </w:r>
                      <w:r w:rsidR="00BF2E50" w:rsidRPr="00AE2925">
                        <w:rPr>
                          <w:rFonts w:ascii="Century" w:eastAsia="MS Mincho" w:hAnsi="Century" w:cs="Times New Roman"/>
                          <w:color w:val="000000"/>
                          <w:kern w:val="24"/>
                          <w:sz w:val="20"/>
                          <w:szCs w:val="22"/>
                        </w:rPr>
                        <w:t>C_DCS Normal</w:t>
                      </w:r>
                      <w:r w:rsidR="00BF2E50">
                        <w:rPr>
                          <w:rFonts w:ascii="Century" w:eastAsia="MS Mincho" w:hAnsi="Century" w:cs="Times New Roman"/>
                          <w:kern w:val="24"/>
                          <w:sz w:val="20"/>
                          <w:szCs w:val="22"/>
                        </w:rPr>
                        <w:t xml:space="preserve"> </w:t>
                      </w:r>
                      <w:r w:rsidRPr="00FC4543">
                        <w:rPr>
                          <w:rFonts w:ascii="Century" w:eastAsia="MS Mincho" w:hAnsi="Century" w:cs="Times New Roman" w:hint="eastAsia"/>
                          <w:kern w:val="24"/>
                          <w:sz w:val="20"/>
                          <w:szCs w:val="22"/>
                        </w:rPr>
                        <w:t>C_DCS(0000</w:t>
                      </w:r>
                      <w:r w:rsidRPr="00FC4543">
                        <w:rPr>
                          <w:rFonts w:ascii="Century" w:eastAsia="MS Mincho" w:hAnsi="Century" w:cs="Times New Roman"/>
                          <w:kern w:val="24"/>
                          <w:sz w:val="20"/>
                          <w:szCs w:val="22"/>
                        </w:rPr>
                        <w:t>b)</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C_ST_DCS Normal</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C_SU_DCS Normal</w:t>
                      </w:r>
                      <w:r w:rsidRPr="00FC4543">
                        <w:rPr>
                          <w:rFonts w:ascii="Century" w:eastAsia="MS Mincho" w:hAnsi="Century" w:cs="Times New Roman" w:hint="eastAsia"/>
                          <w:kern w:val="24"/>
                          <w:sz w:val="20"/>
                          <w:szCs w:val="22"/>
                        </w:rPr>
                        <w:t>、</w:t>
                      </w:r>
                      <w:r w:rsidRPr="00FC4543">
                        <w:rPr>
                          <w:rFonts w:ascii="Century" w:eastAsia="MS Mincho" w:hAnsi="Century" w:cs="Times New Roman" w:hint="eastAsia"/>
                          <w:kern w:val="24"/>
                          <w:sz w:val="20"/>
                          <w:szCs w:val="22"/>
                        </w:rPr>
                        <w:t xml:space="preserve"> C_BR_DCS Normal</w:t>
                      </w:r>
                    </w:p>
                    <w:p w14:paraId="5A4B92F3" w14:textId="77777777" w:rsidR="006D722F" w:rsidRPr="00FC4543" w:rsidRDefault="006D722F" w:rsidP="006D722F">
                      <w:pPr>
                        <w:pStyle w:val="NormalWeb"/>
                        <w:spacing w:before="0" w:beforeAutospacing="0" w:after="0" w:afterAutospacing="0"/>
                        <w:rPr>
                          <w:sz w:val="21"/>
                        </w:rPr>
                      </w:pPr>
                    </w:p>
                  </w:txbxContent>
                </v:textbox>
              </v:shape>
            </w:pict>
          </mc:Fallback>
        </mc:AlternateContent>
      </w:r>
    </w:p>
    <w:p w14:paraId="60C3D0AF" w14:textId="07B9AFF2"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15072" behindDoc="0" locked="0" layoutInCell="1" allowOverlap="1" wp14:anchorId="123732DA" wp14:editId="253F47FE">
                <wp:simplePos x="0" y="0"/>
                <wp:positionH relativeFrom="column">
                  <wp:posOffset>3489325</wp:posOffset>
                </wp:positionH>
                <wp:positionV relativeFrom="paragraph">
                  <wp:posOffset>18415</wp:posOffset>
                </wp:positionV>
                <wp:extent cx="3340735" cy="276225"/>
                <wp:effectExtent l="0" t="0" r="0" b="0"/>
                <wp:wrapNone/>
                <wp:docPr id="191"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0735" cy="276225"/>
                        </a:xfrm>
                        <a:prstGeom prst="rect">
                          <a:avLst/>
                        </a:prstGeom>
                        <a:noFill/>
                      </wps:spPr>
                      <wps:txbx>
                        <w:txbxContent>
                          <w:p w14:paraId="694E70A8" w14:textId="77777777" w:rsidR="006D722F" w:rsidRPr="00FC4543" w:rsidRDefault="006D722F" w:rsidP="006D722F">
                            <w:pPr>
                              <w:pStyle w:val="NormalWeb"/>
                              <w:spacing w:before="0" w:beforeAutospacing="0" w:after="0" w:afterAutospacing="0"/>
                              <w:rPr>
                                <w:sz w:val="20"/>
                              </w:rPr>
                            </w:pPr>
                            <w:r w:rsidRPr="00FC4543">
                              <w:rPr>
                                <w:rFonts w:ascii="Century" w:eastAsia="MS Mincho" w:hAnsi="Century" w:cs="Times New Roman"/>
                                <w:kern w:val="24"/>
                                <w:sz w:val="18"/>
                                <w:szCs w:val="22"/>
                                <w:eastAsianLayout w:id="1690115844"/>
                              </w:rPr>
                              <w:t>1s</w:t>
                            </w:r>
                            <w:r w:rsidRPr="00FC4543">
                              <w:rPr>
                                <w:rFonts w:ascii="Century" w:eastAsia="MS Mincho" w:hAnsi="MS Mincho" w:cs="Times New Roman" w:hint="eastAsia"/>
                                <w:kern w:val="24"/>
                                <w:sz w:val="18"/>
                                <w:szCs w:val="22"/>
                                <w:eastAsianLayout w:id="1690115845"/>
                              </w:rPr>
                              <w:t>定期</w:t>
                            </w:r>
                            <w:r w:rsidRPr="00FC4543">
                              <w:rPr>
                                <w:rFonts w:ascii="Century" w:eastAsia="MS Mincho" w:hAnsi="Century" w:cs="Times New Roman"/>
                                <w:kern w:val="24"/>
                                <w:sz w:val="18"/>
                                <w:szCs w:val="22"/>
                                <w:eastAsianLayout w:id="1690115846"/>
                              </w:rPr>
                              <w:t>+</w:t>
                            </w:r>
                            <w:r w:rsidRPr="00FC4543">
                              <w:rPr>
                                <w:rFonts w:ascii="Century" w:eastAsia="MS Mincho" w:hAnsi="MS Mincho" w:cs="Times New Roman" w:hint="eastAsia"/>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23732DA" id="_x0000_s1146" type="#_x0000_t202" style="position:absolute;left:0;text-align:left;margin-left:274.75pt;margin-top:1.45pt;width:263.05pt;height:21.75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" filled="f" stroked="f">
                <v:textbox style="mso-fit-shape-to-text:t">
                  <w:txbxContent>
                    <w:p w14:paraId="694E70A8" w14:textId="77777777" w:rsidR="006D722F" w:rsidRPr="00FC4543" w:rsidRDefault="006D722F" w:rsidP="006D722F">
                      <w:pPr>
                        <w:pStyle w:val="NormalWeb"/>
                        <w:spacing w:before="0" w:beforeAutospacing="0" w:after="0" w:afterAutospacing="0"/>
                        <w:rPr>
                          <w:sz w:val="20"/>
                        </w:rPr>
                      </w:pPr>
                      <w:r w:rsidRPr="00FC4543">
                        <w:rPr>
                          <w:rFonts w:ascii="Century" w:eastAsia="MS Mincho" w:hAnsi="Century" w:cs="Times New Roman"/>
                          <w:kern w:val="24"/>
                          <w:sz w:val="18"/>
                          <w:szCs w:val="22"/>
                          <w:eastAsianLayout w:id="1690115844"/>
                        </w:rPr>
                        <w:t>1s</w:t>
                      </w:r>
                      <w:r w:rsidRPr="00FC4543">
                        <w:rPr>
                          <w:rFonts w:ascii="Century" w:eastAsia="MS Mincho" w:hAnsi="MS Mincho" w:cs="Times New Roman" w:hint="eastAsia"/>
                          <w:kern w:val="24"/>
                          <w:sz w:val="18"/>
                          <w:szCs w:val="22"/>
                          <w:eastAsianLayout w:id="1690115845"/>
                        </w:rPr>
                        <w:t>定期</w:t>
                      </w:r>
                      <w:r w:rsidRPr="00FC4543">
                        <w:rPr>
                          <w:rFonts w:ascii="Century" w:eastAsia="MS Mincho" w:hAnsi="Century" w:cs="Times New Roman"/>
                          <w:kern w:val="24"/>
                          <w:sz w:val="18"/>
                          <w:szCs w:val="22"/>
                          <w:eastAsianLayout w:id="1690115846"/>
                        </w:rPr>
                        <w:t>+</w:t>
                      </w:r>
                      <w:r w:rsidRPr="00FC4543">
                        <w:rPr>
                          <w:rFonts w:ascii="Century" w:eastAsia="MS Mincho" w:hAnsi="MS Mincho" w:cs="Times New Roman" w:hint="eastAsia"/>
                          <w:kern w:val="24"/>
                          <w:sz w:val="18"/>
                          <w:szCs w:val="22"/>
                          <w:eastAsianLayout w:id="1690115847"/>
                        </w:rPr>
                        <w:t>イベント送信</w:t>
                      </w:r>
                    </w:p>
                  </w:txbxContent>
                </v:textbox>
              </v:shape>
            </w:pict>
          </mc:Fallback>
        </mc:AlternateContent>
      </w:r>
      <w:r w:rsidRPr="00AE2925">
        <w:rPr>
          <w:noProof/>
          <w:color w:val="000000"/>
        </w:rPr>
        <mc:AlternateContent>
          <mc:Choice Requires="wps">
            <w:drawing>
              <wp:anchor distT="0" distB="0" distL="114300" distR="114300" simplePos="0" relativeHeight="251739648" behindDoc="0" locked="0" layoutInCell="1" allowOverlap="1" wp14:anchorId="6AA6A332" wp14:editId="6245AF59">
                <wp:simplePos x="0" y="0"/>
                <wp:positionH relativeFrom="column">
                  <wp:posOffset>554990</wp:posOffset>
                </wp:positionH>
                <wp:positionV relativeFrom="paragraph">
                  <wp:posOffset>95885</wp:posOffset>
                </wp:positionV>
                <wp:extent cx="4944745" cy="0"/>
                <wp:effectExtent l="17780" t="78740" r="9525" b="73660"/>
                <wp:wrapNone/>
                <wp:docPr id="190"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4745" cy="0"/>
                        </a:xfrm>
                        <a:prstGeom prst="straightConnector1">
                          <a:avLst/>
                        </a:prstGeom>
                        <a:noFill/>
                        <a:ln w="9525" algn="ctr">
                          <a:solidFill>
                            <a:srgbClr val="4A7EBB"/>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6B9022" id="直線矢印コネクタ 115" o:spid="_x0000_s1026" type="#_x0000_t32" style="position:absolute;margin-left:43.7pt;margin-top:7.55pt;width:389.35pt;height:0;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" strokecolor="#4a7ebb">
                <v:stroke startarrow="open"/>
              </v:shape>
            </w:pict>
          </mc:Fallback>
        </mc:AlternateContent>
      </w:r>
      <w:r w:rsidRPr="00AE2925">
        <w:rPr>
          <w:rFonts w:hint="eastAsia"/>
          <w:noProof/>
          <w:color w:val="000000"/>
        </w:rPr>
        <mc:AlternateContent>
          <mc:Choice Requires="wps">
            <w:drawing>
              <wp:anchor distT="0" distB="0" distL="114300" distR="114300" simplePos="0" relativeHeight="251740672" behindDoc="0" locked="0" layoutInCell="1" allowOverlap="1" wp14:anchorId="15CF9261" wp14:editId="4D99BE65">
                <wp:simplePos x="0" y="0"/>
                <wp:positionH relativeFrom="column">
                  <wp:posOffset>4869815</wp:posOffset>
                </wp:positionH>
                <wp:positionV relativeFrom="paragraph">
                  <wp:posOffset>173355</wp:posOffset>
                </wp:positionV>
                <wp:extent cx="1350010" cy="427355"/>
                <wp:effectExtent l="8255" t="13335" r="13335" b="6985"/>
                <wp:wrapNone/>
                <wp:docPr id="18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7355"/>
                        </a:xfrm>
                        <a:prstGeom prst="flowChartAlternateProcess">
                          <a:avLst/>
                        </a:prstGeom>
                        <a:solidFill>
                          <a:srgbClr val="FFFFFF"/>
                        </a:solidFill>
                        <a:ln w="12700" algn="ctr">
                          <a:solidFill>
                            <a:srgbClr val="000000"/>
                          </a:solidFill>
                          <a:miter lim="800000"/>
                          <a:headEnd/>
                          <a:tailEnd/>
                        </a:ln>
                      </wps:spPr>
                      <wps:txbx>
                        <w:txbxContent>
                          <w:p w14:paraId="4644C25F" w14:textId="77777777" w:rsidR="006D722F" w:rsidRPr="00FC4543"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FC4543">
                              <w:rPr>
                                <w:rFonts w:ascii="Century" w:eastAsia="MS Mincho" w:hAnsi="MS Mincho" w:cs="Times New Roman" w:hint="eastAsia"/>
                                <w:kern w:val="24"/>
                                <w:sz w:val="18"/>
                                <w:szCs w:val="18"/>
                              </w:rPr>
                              <w:t>画面操作</w:t>
                            </w:r>
                          </w:p>
                          <w:p w14:paraId="56E18869" w14:textId="77777777" w:rsidR="006D722F" w:rsidRPr="00FC4543" w:rsidRDefault="006D722F" w:rsidP="006D722F">
                            <w:pPr>
                              <w:pStyle w:val="NormalWeb"/>
                              <w:spacing w:before="0" w:beforeAutospacing="0" w:after="0" w:afterAutospacing="0"/>
                              <w:jc w:val="center"/>
                              <w:rPr>
                                <w:rFonts w:ascii="Century" w:eastAsia="MS Mincho" w:hAnsi="MS Mincho" w:cs="Times New Roman"/>
                                <w:kern w:val="24"/>
                                <w:sz w:val="18"/>
                                <w:szCs w:val="18"/>
                              </w:rPr>
                            </w:pPr>
                            <w:r w:rsidRPr="00FC4543">
                              <w:rPr>
                                <w:rFonts w:ascii="Century" w:eastAsia="MS Mincho" w:hAnsi="MS Mincho" w:cs="Times New Roman" w:hint="eastAsia"/>
                                <w:kern w:val="24"/>
                                <w:sz w:val="18"/>
                                <w:szCs w:val="18"/>
                              </w:rPr>
                              <w:t>ｻｽﾍﾟﾝｼｮﾝ</w:t>
                            </w:r>
                            <w:r w:rsidRPr="00FC4543">
                              <w:rPr>
                                <w:rFonts w:ascii="Century" w:eastAsia="MS Mincho" w:hAnsi="MS Mincho" w:cs="Times New Roman" w:hint="eastAsia"/>
                                <w:kern w:val="24"/>
                                <w:sz w:val="18"/>
                                <w:szCs w:val="18"/>
                              </w:rPr>
                              <w:t>[Sport]</w:t>
                            </w:r>
                            <w:r w:rsidRPr="00FC4543">
                              <w:rPr>
                                <w:rFonts w:ascii="Century" w:eastAsia="MS Mincho" w:hAnsi="MS Mincho" w:cs="Times New Roman" w:hint="eastAsia"/>
                                <w:kern w:val="24"/>
                                <w:sz w:val="18"/>
                                <w:szCs w:val="18"/>
                              </w:rPr>
                              <w:t>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5CF9261" id="_x0000_s1147" type="#_x0000_t176" style="position:absolute;left:0;text-align:left;margin-left:383.45pt;margin-top:13.65pt;width:106.3pt;height:33.65pt;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" strokeweight="1pt">
                <v:textbox inset="0,0,0,0">
                  <w:txbxContent>
                    <w:p w14:paraId="4644C25F" w14:textId="77777777" w:rsidR="006D722F" w:rsidRPr="00FC4543"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FC4543">
                        <w:rPr>
                          <w:rFonts w:ascii="Century" w:eastAsia="MS Mincho" w:hAnsi="MS Mincho" w:cs="Times New Roman" w:hint="eastAsia"/>
                          <w:kern w:val="24"/>
                          <w:sz w:val="18"/>
                          <w:szCs w:val="18"/>
                        </w:rPr>
                        <w:t>画面操作</w:t>
                      </w:r>
                    </w:p>
                    <w:p w14:paraId="56E18869" w14:textId="77777777" w:rsidR="006D722F" w:rsidRPr="00FC4543" w:rsidRDefault="006D722F" w:rsidP="006D722F">
                      <w:pPr>
                        <w:pStyle w:val="NormalWeb"/>
                        <w:spacing w:before="0" w:beforeAutospacing="0" w:after="0" w:afterAutospacing="0"/>
                        <w:jc w:val="center"/>
                        <w:rPr>
                          <w:rFonts w:ascii="Century" w:eastAsia="MS Mincho" w:hAnsi="MS Mincho" w:cs="Times New Roman"/>
                          <w:kern w:val="24"/>
                          <w:sz w:val="18"/>
                          <w:szCs w:val="18"/>
                        </w:rPr>
                      </w:pPr>
                      <w:r w:rsidRPr="00FC4543">
                        <w:rPr>
                          <w:rFonts w:ascii="Century" w:eastAsia="MS Mincho" w:hAnsi="MS Mincho" w:cs="Times New Roman" w:hint="eastAsia"/>
                          <w:kern w:val="24"/>
                          <w:sz w:val="18"/>
                          <w:szCs w:val="18"/>
                        </w:rPr>
                        <w:t>ｻｽﾍﾟﾝｼｮﾝ</w:t>
                      </w:r>
                      <w:r w:rsidRPr="00FC4543">
                        <w:rPr>
                          <w:rFonts w:ascii="Century" w:eastAsia="MS Mincho" w:hAnsi="MS Mincho" w:cs="Times New Roman" w:hint="eastAsia"/>
                          <w:kern w:val="24"/>
                          <w:sz w:val="18"/>
                          <w:szCs w:val="18"/>
                        </w:rPr>
                        <w:t>[Sport]</w:t>
                      </w:r>
                      <w:r w:rsidRPr="00FC4543">
                        <w:rPr>
                          <w:rFonts w:ascii="Century" w:eastAsia="MS Mincho" w:hAnsi="MS Mincho" w:cs="Times New Roman" w:hint="eastAsia"/>
                          <w:kern w:val="24"/>
                          <w:sz w:val="18"/>
                          <w:szCs w:val="18"/>
                        </w:rPr>
                        <w:t>選択</w:t>
                      </w:r>
                    </w:p>
                  </w:txbxContent>
                </v:textbox>
              </v:shape>
            </w:pict>
          </mc:Fallback>
        </mc:AlternateContent>
      </w:r>
    </w:p>
    <w:p w14:paraId="5329C009" w14:textId="51AFDFC5"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49888" behindDoc="0" locked="0" layoutInCell="1" allowOverlap="1" wp14:anchorId="572F4537" wp14:editId="4F5A2E52">
                <wp:simplePos x="0" y="0"/>
                <wp:positionH relativeFrom="column">
                  <wp:posOffset>1470025</wp:posOffset>
                </wp:positionH>
                <wp:positionV relativeFrom="paragraph">
                  <wp:posOffset>62865</wp:posOffset>
                </wp:positionV>
                <wp:extent cx="238760" cy="276225"/>
                <wp:effectExtent l="0" t="0" r="0" b="0"/>
                <wp:wrapNone/>
                <wp:docPr id="188"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76225"/>
                        </a:xfrm>
                        <a:prstGeom prst="rect">
                          <a:avLst/>
                        </a:prstGeom>
                        <a:noFill/>
                      </wps:spPr>
                      <wps:txbx>
                        <w:txbxContent>
                          <w:p w14:paraId="62374957" w14:textId="77777777" w:rsidR="006D722F" w:rsidRPr="00136B41" w:rsidRDefault="006D722F" w:rsidP="006D722F">
                            <w:pPr>
                              <w:pStyle w:val="NormalWeb"/>
                              <w:spacing w:before="0" w:beforeAutospacing="0" w:after="0" w:afterAutospacing="0"/>
                              <w:rPr>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72F4537" id="_x0000_s1148" type="#_x0000_t202" style="position:absolute;left:0;text-align:left;margin-left:115.75pt;margin-top:4.95pt;width:18.8pt;height:21.75pt;z-index:251749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" filled="f" stroked="f">
                <v:textbox style="mso-fit-shape-to-text:t">
                  <w:txbxContent>
                    <w:p w14:paraId="62374957" w14:textId="77777777" w:rsidR="006D722F" w:rsidRPr="00136B41" w:rsidRDefault="006D722F" w:rsidP="006D722F">
                      <w:pPr>
                        <w:pStyle w:val="NormalWeb"/>
                        <w:spacing w:before="0" w:beforeAutospacing="0" w:after="0" w:afterAutospacing="0"/>
                        <w:rPr>
                          <w:sz w:val="21"/>
                        </w:rPr>
                      </w:pPr>
                    </w:p>
                  </w:txbxContent>
                </v:textbox>
              </v:shape>
            </w:pict>
          </mc:Fallback>
        </mc:AlternateContent>
      </w:r>
    </w:p>
    <w:p w14:paraId="03B8F9C8" w14:textId="77777777" w:rsidR="006D722F" w:rsidRPr="00AE2925" w:rsidRDefault="006D722F" w:rsidP="006D722F">
      <w:pPr>
        <w:rPr>
          <w:rFonts w:hint="eastAsia"/>
          <w:color w:val="000000"/>
        </w:rPr>
      </w:pPr>
    </w:p>
    <w:p w14:paraId="6A531F55" w14:textId="43C55746" w:rsidR="006D722F" w:rsidRPr="00AE2925" w:rsidRDefault="00FB37A0" w:rsidP="006D722F">
      <w:pPr>
        <w:rPr>
          <w:rFonts w:hint="eastAsia"/>
          <w:color w:val="000000"/>
        </w:rPr>
      </w:pPr>
      <w:r w:rsidRPr="00AE2925">
        <w:rPr>
          <w:rFonts w:hint="eastAsia"/>
          <w:noProof/>
          <w:color w:val="000000"/>
        </w:rPr>
        <mc:AlternateContent>
          <mc:Choice Requires="wps">
            <w:drawing>
              <wp:anchor distT="0" distB="0" distL="114300" distR="114300" simplePos="0" relativeHeight="251743744" behindDoc="0" locked="0" layoutInCell="1" allowOverlap="1" wp14:anchorId="4B7F2EBD" wp14:editId="2DD44770">
                <wp:simplePos x="0" y="0"/>
                <wp:positionH relativeFrom="column">
                  <wp:posOffset>4881880</wp:posOffset>
                </wp:positionH>
                <wp:positionV relativeFrom="paragraph">
                  <wp:posOffset>91440</wp:posOffset>
                </wp:positionV>
                <wp:extent cx="1350010" cy="430530"/>
                <wp:effectExtent l="10795" t="9525" r="10795" b="7620"/>
                <wp:wrapNone/>
                <wp:docPr id="187"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30530"/>
                        </a:xfrm>
                        <a:prstGeom prst="flowChartAlternateProcess">
                          <a:avLst/>
                        </a:prstGeom>
                        <a:solidFill>
                          <a:srgbClr val="FFFFFF"/>
                        </a:solidFill>
                        <a:ln w="12700" algn="ctr">
                          <a:solidFill>
                            <a:srgbClr val="000000"/>
                          </a:solidFill>
                          <a:miter lim="800000"/>
                          <a:headEnd/>
                          <a:tailEnd/>
                        </a:ln>
                      </wps:spPr>
                      <wps:txbx>
                        <w:txbxContent>
                          <w:p w14:paraId="31D22016" w14:textId="77777777" w:rsidR="006D722F" w:rsidRPr="00FC4543"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FC4543">
                              <w:rPr>
                                <w:rFonts w:ascii="Century" w:eastAsia="MS Mincho" w:hAnsi="MS Mincho" w:cs="Times New Roman" w:hint="eastAsia"/>
                                <w:kern w:val="24"/>
                                <w:sz w:val="18"/>
                                <w:szCs w:val="18"/>
                              </w:rPr>
                              <w:t>離し</w:t>
                            </w:r>
                          </w:p>
                          <w:p w14:paraId="6525B3D9" w14:textId="77777777" w:rsidR="006D722F" w:rsidRPr="00FC4543" w:rsidRDefault="006D722F" w:rsidP="006D722F">
                            <w:pPr>
                              <w:pStyle w:val="NormalWeb"/>
                              <w:spacing w:before="0" w:beforeAutospacing="0" w:after="0" w:afterAutospacing="0"/>
                              <w:jc w:val="center"/>
                              <w:rPr>
                                <w:rFonts w:ascii="Century" w:eastAsia="MS Mincho" w:hAnsi="MS Mincho" w:cs="Times New Roman"/>
                                <w:kern w:val="24"/>
                                <w:sz w:val="18"/>
                                <w:szCs w:val="18"/>
                              </w:rPr>
                            </w:pPr>
                            <w:r w:rsidRPr="00FC4543">
                              <w:rPr>
                                <w:rFonts w:ascii="Century" w:eastAsia="MS Mincho" w:hAnsi="MS Mincho" w:cs="Times New Roman" w:hint="eastAsia"/>
                                <w:kern w:val="24"/>
                                <w:sz w:val="18"/>
                                <w:szCs w:val="18"/>
                              </w:rPr>
                              <w:t>無押下</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B7F2EBD" id="_x0000_s1149" type="#_x0000_t176" style="position:absolute;left:0;text-align:left;margin-left:384.4pt;margin-top:7.2pt;width:106.3pt;height:33.9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" strokeweight="1pt">
                <v:textbox inset="0,0,0,0">
                  <w:txbxContent>
                    <w:p w14:paraId="31D22016" w14:textId="77777777" w:rsidR="006D722F" w:rsidRPr="00FC4543"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FC4543">
                        <w:rPr>
                          <w:rFonts w:ascii="Century" w:eastAsia="MS Mincho" w:hAnsi="MS Mincho" w:cs="Times New Roman" w:hint="eastAsia"/>
                          <w:kern w:val="24"/>
                          <w:sz w:val="18"/>
                          <w:szCs w:val="18"/>
                        </w:rPr>
                        <w:t>離し</w:t>
                      </w:r>
                    </w:p>
                    <w:p w14:paraId="6525B3D9" w14:textId="77777777" w:rsidR="006D722F" w:rsidRPr="00FC4543" w:rsidRDefault="006D722F" w:rsidP="006D722F">
                      <w:pPr>
                        <w:pStyle w:val="NormalWeb"/>
                        <w:spacing w:before="0" w:beforeAutospacing="0" w:after="0" w:afterAutospacing="0"/>
                        <w:jc w:val="center"/>
                        <w:rPr>
                          <w:rFonts w:ascii="Century" w:eastAsia="MS Mincho" w:hAnsi="MS Mincho" w:cs="Times New Roman"/>
                          <w:kern w:val="24"/>
                          <w:sz w:val="18"/>
                          <w:szCs w:val="18"/>
                        </w:rPr>
                      </w:pPr>
                      <w:r w:rsidRPr="00FC4543">
                        <w:rPr>
                          <w:rFonts w:ascii="Century" w:eastAsia="MS Mincho" w:hAnsi="MS Mincho" w:cs="Times New Roman" w:hint="eastAsia"/>
                          <w:kern w:val="24"/>
                          <w:sz w:val="18"/>
                          <w:szCs w:val="18"/>
                        </w:rPr>
                        <w:t>無押下</w:t>
                      </w:r>
                    </w:p>
                  </w:txbxContent>
                </v:textbox>
              </v:shape>
            </w:pict>
          </mc:Fallback>
        </mc:AlternateContent>
      </w:r>
      <w:r w:rsidRPr="00AE2925">
        <w:rPr>
          <w:noProof/>
          <w:color w:val="000000"/>
        </w:rPr>
        <mc:AlternateContent>
          <mc:Choice Requires="wps">
            <w:drawing>
              <wp:anchor distT="0" distB="0" distL="114300" distR="114300" simplePos="0" relativeHeight="251712000" behindDoc="0" locked="0" layoutInCell="1" allowOverlap="1" wp14:anchorId="6930E7BE" wp14:editId="3274CFCB">
                <wp:simplePos x="0" y="0"/>
                <wp:positionH relativeFrom="column">
                  <wp:posOffset>6981190</wp:posOffset>
                </wp:positionH>
                <wp:positionV relativeFrom="paragraph">
                  <wp:posOffset>154305</wp:posOffset>
                </wp:positionV>
                <wp:extent cx="1264920" cy="543560"/>
                <wp:effectExtent l="14605" t="15240" r="6350" b="12700"/>
                <wp:wrapNone/>
                <wp:docPr id="186" name="フローチャート : 代替処理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543560"/>
                        </a:xfrm>
                        <a:prstGeom prst="flowChartAlternateProcess">
                          <a:avLst/>
                        </a:prstGeom>
                        <a:solidFill>
                          <a:srgbClr val="FFFFFF"/>
                        </a:solidFill>
                        <a:ln w="12700" algn="ctr">
                          <a:solidFill>
                            <a:srgbClr val="000000"/>
                          </a:solidFill>
                          <a:miter lim="800000"/>
                          <a:headEnd/>
                          <a:tailEnd/>
                        </a:ln>
                      </wps:spPr>
                      <wps:txbx>
                        <w:txbxContent>
                          <w:p w14:paraId="0472DC5B" w14:textId="77777777" w:rsidR="006D722F" w:rsidRDefault="006D722F" w:rsidP="006D722F">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457C502C" w14:textId="77777777" w:rsidR="006D722F" w:rsidRDefault="006D722F" w:rsidP="006D722F">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930E7BE" id="_x0000_s1150" type="#_x0000_t176" style="position:absolute;left:0;text-align:left;margin-left:549.7pt;margin-top:12.15pt;width:99.6pt;height:42.8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" strokeweight="1pt">
                <v:textbox inset="0,0,0,0">
                  <w:txbxContent>
                    <w:p w14:paraId="0472DC5B" w14:textId="77777777" w:rsidR="006D722F" w:rsidRDefault="006D722F" w:rsidP="006D722F">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457C502C" w14:textId="77777777" w:rsidR="006D722F" w:rsidRDefault="006D722F" w:rsidP="006D722F">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v:textbox>
              </v:shape>
            </w:pict>
          </mc:Fallback>
        </mc:AlternateContent>
      </w:r>
    </w:p>
    <w:p w14:paraId="11E5EA21" w14:textId="77777777" w:rsidR="006D722F" w:rsidRPr="00AE2925" w:rsidRDefault="006D722F" w:rsidP="006D722F">
      <w:pPr>
        <w:rPr>
          <w:rFonts w:hint="eastAsia"/>
          <w:color w:val="000000"/>
        </w:rPr>
      </w:pPr>
    </w:p>
    <w:p w14:paraId="3C53BD32" w14:textId="77777777" w:rsidR="006D722F" w:rsidRPr="00AE2925" w:rsidRDefault="006D722F" w:rsidP="006D722F">
      <w:pPr>
        <w:rPr>
          <w:rFonts w:hint="eastAsia"/>
          <w:color w:val="000000"/>
        </w:rPr>
      </w:pPr>
    </w:p>
    <w:p w14:paraId="738DEC65" w14:textId="4B8980D1"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25312" behindDoc="0" locked="0" layoutInCell="1" allowOverlap="1" wp14:anchorId="1437511F" wp14:editId="0CD7BD65">
                <wp:simplePos x="0" y="0"/>
                <wp:positionH relativeFrom="column">
                  <wp:posOffset>2900045</wp:posOffset>
                </wp:positionH>
                <wp:positionV relativeFrom="paragraph">
                  <wp:posOffset>62230</wp:posOffset>
                </wp:positionV>
                <wp:extent cx="1377950" cy="276225"/>
                <wp:effectExtent l="0" t="0" r="0" b="0"/>
                <wp:wrapNone/>
                <wp:docPr id="185" name="テキスト ボックス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950" cy="276225"/>
                        </a:xfrm>
                        <a:prstGeom prst="rect">
                          <a:avLst/>
                        </a:prstGeom>
                        <a:noFill/>
                      </wps:spPr>
                      <wps:txbx>
                        <w:txbxContent>
                          <w:p w14:paraId="58CA378A" w14:textId="77777777" w:rsidR="006D722F" w:rsidRPr="00BF2E50" w:rsidRDefault="006D722F" w:rsidP="00BF2E50">
                            <w:pPr>
                              <w:pStyle w:val="NormalWeb"/>
                              <w:spacing w:before="0" w:beforeAutospacing="0" w:after="0" w:afterAutospacing="0"/>
                              <w:rPr>
                                <w:rFonts w:ascii="Century" w:eastAsia="MS Mincho" w:hAnsi="MS Mincho" w:cs="Times New Roman"/>
                                <w:kern w:val="24"/>
                                <w:sz w:val="18"/>
                                <w:szCs w:val="20"/>
                                <w:eastAsianLayout w:id="1690115850"/>
                              </w:rPr>
                            </w:pPr>
                            <w:r w:rsidRPr="009E2725">
                              <w:rPr>
                                <w:rFonts w:ascii="Century" w:eastAsia="MS Mincho" w:hAnsi="Century" w:cs="Times New Roman"/>
                                <w:kern w:val="24"/>
                                <w:sz w:val="18"/>
                                <w:szCs w:val="20"/>
                                <w:eastAsianLayout w:id="1690115849"/>
                              </w:rPr>
                              <w:t>1s</w:t>
                            </w:r>
                            <w:r w:rsidRPr="009E2725">
                              <w:rPr>
                                <w:rFonts w:ascii="Century" w:eastAsia="MS Mincho" w:hAnsi="MS Mincho" w:cs="Times New Roman" w:hint="eastAsia"/>
                                <w:kern w:val="24"/>
                                <w:sz w:val="18"/>
                                <w:szCs w:val="20"/>
                                <w:eastAsianLayout w:id="1690115850"/>
                              </w:rPr>
                              <w:t>定期＋イベント送信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437511F" id="_x0000_s1151" type="#_x0000_t202" style="position:absolute;left:0;text-align:left;margin-left:228.35pt;margin-top:4.9pt;width:108.5pt;height:21.7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" filled="f" stroked="f">
                <v:textbox style="mso-fit-shape-to-text:t">
                  <w:txbxContent>
                    <w:p w14:paraId="58CA378A" w14:textId="77777777" w:rsidR="006D722F" w:rsidRPr="00BF2E50" w:rsidRDefault="006D722F" w:rsidP="00BF2E50">
                      <w:pPr>
                        <w:pStyle w:val="NormalWeb"/>
                        <w:spacing w:before="0" w:beforeAutospacing="0" w:after="0" w:afterAutospacing="0"/>
                        <w:rPr>
                          <w:rFonts w:ascii="Century" w:eastAsia="MS Mincho" w:hAnsi="MS Mincho" w:cs="Times New Roman"/>
                          <w:kern w:val="24"/>
                          <w:sz w:val="18"/>
                          <w:szCs w:val="20"/>
                          <w:eastAsianLayout w:id="1690115850"/>
                        </w:rPr>
                      </w:pPr>
                      <w:r w:rsidRPr="009E2725">
                        <w:rPr>
                          <w:rFonts w:ascii="Century" w:eastAsia="MS Mincho" w:hAnsi="Century" w:cs="Times New Roman"/>
                          <w:kern w:val="24"/>
                          <w:sz w:val="18"/>
                          <w:szCs w:val="20"/>
                          <w:eastAsianLayout w:id="1690115849"/>
                        </w:rPr>
                        <w:t>1s</w:t>
                      </w:r>
                      <w:r w:rsidRPr="009E2725">
                        <w:rPr>
                          <w:rFonts w:ascii="Century" w:eastAsia="MS Mincho" w:hAnsi="MS Mincho" w:cs="Times New Roman" w:hint="eastAsia"/>
                          <w:kern w:val="24"/>
                          <w:sz w:val="18"/>
                          <w:szCs w:val="20"/>
                          <w:eastAsianLayout w:id="1690115850"/>
                        </w:rPr>
                        <w:t>定期＋イベント送信</w:t>
                      </w:r>
                    </w:p>
                  </w:txbxContent>
                </v:textbox>
              </v:shape>
            </w:pict>
          </mc:Fallback>
        </mc:AlternateContent>
      </w:r>
      <w:r w:rsidRPr="00AE2925">
        <w:rPr>
          <w:noProof/>
          <w:color w:val="000000"/>
        </w:rPr>
        <mc:AlternateContent>
          <mc:Choice Requires="wps">
            <w:drawing>
              <wp:anchor distT="0" distB="0" distL="114300" distR="114300" simplePos="0" relativeHeight="251716096" behindDoc="0" locked="0" layoutInCell="1" allowOverlap="1" wp14:anchorId="292FD7B9" wp14:editId="57BD4C6E">
                <wp:simplePos x="0" y="0"/>
                <wp:positionH relativeFrom="column">
                  <wp:posOffset>812165</wp:posOffset>
                </wp:positionH>
                <wp:positionV relativeFrom="paragraph">
                  <wp:posOffset>62230</wp:posOffset>
                </wp:positionV>
                <wp:extent cx="3250565" cy="276225"/>
                <wp:effectExtent l="0" t="0" r="0" b="0"/>
                <wp:wrapNone/>
                <wp:docPr id="184"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0565" cy="276225"/>
                        </a:xfrm>
                        <a:prstGeom prst="rect">
                          <a:avLst/>
                        </a:prstGeom>
                        <a:noFill/>
                      </wps:spPr>
                      <wps:txbx>
                        <w:txbxContent>
                          <w:p w14:paraId="7D84DCB3" w14:textId="77777777" w:rsidR="006D722F" w:rsidRPr="00FC4543" w:rsidRDefault="006D722F" w:rsidP="006D722F">
                            <w:pPr>
                              <w:pStyle w:val="NormalWeb"/>
                              <w:spacing w:before="0" w:beforeAutospacing="0" w:after="0" w:afterAutospacing="0"/>
                              <w:rPr>
                                <w:sz w:val="21"/>
                              </w:rPr>
                            </w:pPr>
                            <w:r w:rsidRPr="00AE2925">
                              <w:rPr>
                                <w:rFonts w:ascii="Century" w:eastAsia="MS Mincho" w:hAnsi="Century" w:cs="Times New Roman"/>
                                <w:color w:val="000000"/>
                                <w:kern w:val="24"/>
                                <w:sz w:val="16"/>
                                <w:szCs w:val="20"/>
                                <w:eastAsianLayout w:id="1690115848"/>
                              </w:rPr>
                              <w:t xml:space="preserve">  </w:t>
                            </w:r>
                            <w:r w:rsidRPr="00FC4543">
                              <w:rPr>
                                <w:rFonts w:ascii="Century" w:eastAsia="MS Mincho" w:hAnsi="MS Mincho" w:cs="Times New Roman" w:hint="eastAsia"/>
                                <w:kern w:val="24"/>
                                <w:sz w:val="16"/>
                                <w:szCs w:val="20"/>
                                <w:eastAsianLayout w:id="1690115849"/>
                              </w:rPr>
                              <w:t>サスペンション「</w:t>
                            </w:r>
                            <w:r w:rsidRPr="00FC4543">
                              <w:rPr>
                                <w:rFonts w:ascii="Century" w:eastAsia="MS Mincho" w:hAnsi="Century" w:cs="Times New Roman"/>
                                <w:kern w:val="24"/>
                                <w:sz w:val="16"/>
                                <w:szCs w:val="20"/>
                                <w:eastAsianLayout w:id="1690115850"/>
                              </w:rPr>
                              <w:t>Sport</w:t>
                            </w:r>
                            <w:r w:rsidRPr="00FC4543">
                              <w:rPr>
                                <w:rFonts w:ascii="Century" w:eastAsia="MS Mincho" w:hAnsi="MS Mincho" w:cs="Times New Roman" w:hint="eastAsia"/>
                                <w:kern w:val="24"/>
                                <w:sz w:val="16"/>
                                <w:szCs w:val="20"/>
                                <w:eastAsianLayout w:id="1690115851"/>
                              </w:rPr>
                              <w:t>」押下情報を送信する</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92FD7B9" id="_x0000_s1152" type="#_x0000_t202" style="position:absolute;left:0;text-align:left;margin-left:63.95pt;margin-top:4.9pt;width:255.95pt;height:21.75pt;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" filled="f" stroked="f">
                <v:textbox style="mso-fit-shape-to-text:t">
                  <w:txbxContent>
                    <w:p w14:paraId="7D84DCB3" w14:textId="77777777" w:rsidR="006D722F" w:rsidRPr="00FC4543" w:rsidRDefault="006D722F" w:rsidP="006D722F">
                      <w:pPr>
                        <w:pStyle w:val="NormalWeb"/>
                        <w:spacing w:before="0" w:beforeAutospacing="0" w:after="0" w:afterAutospacing="0"/>
                        <w:rPr>
                          <w:sz w:val="21"/>
                        </w:rPr>
                      </w:pPr>
                      <w:r w:rsidRPr="00AE2925">
                        <w:rPr>
                          <w:rFonts w:ascii="Century" w:eastAsia="MS Mincho" w:hAnsi="Century" w:cs="Times New Roman"/>
                          <w:color w:val="000000"/>
                          <w:kern w:val="24"/>
                          <w:sz w:val="16"/>
                          <w:szCs w:val="20"/>
                          <w:eastAsianLayout w:id="1690115848"/>
                        </w:rPr>
                        <w:t xml:space="preserve">  </w:t>
                      </w:r>
                      <w:r w:rsidRPr="00FC4543">
                        <w:rPr>
                          <w:rFonts w:ascii="Century" w:eastAsia="MS Mincho" w:hAnsi="MS Mincho" w:cs="Times New Roman" w:hint="eastAsia"/>
                          <w:kern w:val="24"/>
                          <w:sz w:val="16"/>
                          <w:szCs w:val="20"/>
                          <w:eastAsianLayout w:id="1690115849"/>
                        </w:rPr>
                        <w:t>サスペンション「</w:t>
                      </w:r>
                      <w:r w:rsidRPr="00FC4543">
                        <w:rPr>
                          <w:rFonts w:ascii="Century" w:eastAsia="MS Mincho" w:hAnsi="Century" w:cs="Times New Roman"/>
                          <w:kern w:val="24"/>
                          <w:sz w:val="16"/>
                          <w:szCs w:val="20"/>
                          <w:eastAsianLayout w:id="1690115850"/>
                        </w:rPr>
                        <w:t>Sport</w:t>
                      </w:r>
                      <w:r w:rsidRPr="00FC4543">
                        <w:rPr>
                          <w:rFonts w:ascii="Century" w:eastAsia="MS Mincho" w:hAnsi="MS Mincho" w:cs="Times New Roman" w:hint="eastAsia"/>
                          <w:kern w:val="24"/>
                          <w:sz w:val="16"/>
                          <w:szCs w:val="20"/>
                          <w:eastAsianLayout w:id="1690115851"/>
                        </w:rPr>
                        <w:t>」押下情報を送信する</w:t>
                      </w:r>
                    </w:p>
                  </w:txbxContent>
                </v:textbox>
              </v:shape>
            </w:pict>
          </mc:Fallback>
        </mc:AlternateContent>
      </w:r>
      <w:r w:rsidRPr="00AE2925">
        <w:rPr>
          <w:noProof/>
          <w:color w:val="000000"/>
        </w:rPr>
        <mc:AlternateContent>
          <mc:Choice Requires="wps">
            <w:drawing>
              <wp:anchor distT="0" distB="0" distL="114300" distR="114300" simplePos="0" relativeHeight="251720192" behindDoc="0" locked="0" layoutInCell="1" allowOverlap="1" wp14:anchorId="2B73964C" wp14:editId="3E67BBB4">
                <wp:simplePos x="0" y="0"/>
                <wp:positionH relativeFrom="column">
                  <wp:posOffset>4869815</wp:posOffset>
                </wp:positionH>
                <wp:positionV relativeFrom="paragraph">
                  <wp:posOffset>70485</wp:posOffset>
                </wp:positionV>
                <wp:extent cx="1350010" cy="215265"/>
                <wp:effectExtent l="8255" t="9525" r="13335" b="13335"/>
                <wp:wrapNone/>
                <wp:docPr id="183"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215265"/>
                        </a:xfrm>
                        <a:prstGeom prst="flowChartAlternateProcess">
                          <a:avLst/>
                        </a:prstGeom>
                        <a:solidFill>
                          <a:srgbClr val="FFFFFF"/>
                        </a:solidFill>
                        <a:ln w="12700" algn="ctr">
                          <a:solidFill>
                            <a:srgbClr val="000000"/>
                          </a:solidFill>
                          <a:miter lim="800000"/>
                          <a:headEnd/>
                          <a:tailEnd/>
                        </a:ln>
                      </wps:spPr>
                      <wps:txbx>
                        <w:txbxContent>
                          <w:p w14:paraId="28F273BD" w14:textId="77777777" w:rsidR="006D722F" w:rsidRPr="009E2725" w:rsidRDefault="006D722F" w:rsidP="006D722F">
                            <w:pPr>
                              <w:pStyle w:val="NormalWeb"/>
                              <w:spacing w:before="0" w:beforeAutospacing="0" w:after="0" w:afterAutospacing="0"/>
                              <w:jc w:val="center"/>
                              <w:rPr>
                                <w:sz w:val="22"/>
                              </w:rPr>
                            </w:pPr>
                            <w:r w:rsidRPr="009E2725">
                              <w:rPr>
                                <w:rFonts w:ascii="Century" w:eastAsia="MS Mincho" w:hAnsi="Century" w:cs="Times New Roman"/>
                                <w:kern w:val="24"/>
                                <w:sz w:val="18"/>
                                <w:szCs w:val="20"/>
                                <w:eastAsianLayout w:id="1690115842"/>
                              </w:rPr>
                              <w:t>CAN</w:t>
                            </w:r>
                            <w:r w:rsidRPr="009E2725">
                              <w:rPr>
                                <w:rFonts w:ascii="Century" w:eastAsia="MS Mincho" w:hAnsi="MS Mincho" w:cs="Times New Roman" w:hint="eastAsia"/>
                                <w:kern w:val="24"/>
                                <w:sz w:val="18"/>
                                <w:szCs w:val="20"/>
                                <w:eastAsianLayout w:id="1690115843"/>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B73964C" id="_x0000_s1153" type="#_x0000_t176" style="position:absolute;left:0;text-align:left;margin-left:383.45pt;margin-top:5.55pt;width:106.3pt;height:16.9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" strokeweight="1pt">
                <v:textbox inset="0,0,0,0">
                  <w:txbxContent>
                    <w:p w14:paraId="28F273BD" w14:textId="77777777" w:rsidR="006D722F" w:rsidRPr="009E2725" w:rsidRDefault="006D722F" w:rsidP="006D722F">
                      <w:pPr>
                        <w:pStyle w:val="NormalWeb"/>
                        <w:spacing w:before="0" w:beforeAutospacing="0" w:after="0" w:afterAutospacing="0"/>
                        <w:jc w:val="center"/>
                        <w:rPr>
                          <w:sz w:val="22"/>
                        </w:rPr>
                      </w:pPr>
                      <w:r w:rsidRPr="009E2725">
                        <w:rPr>
                          <w:rFonts w:ascii="Century" w:eastAsia="MS Mincho" w:hAnsi="Century" w:cs="Times New Roman"/>
                          <w:kern w:val="24"/>
                          <w:sz w:val="18"/>
                          <w:szCs w:val="20"/>
                          <w:eastAsianLayout w:id="1690115842"/>
                        </w:rPr>
                        <w:t>CAN</w:t>
                      </w:r>
                      <w:r w:rsidRPr="009E2725">
                        <w:rPr>
                          <w:rFonts w:ascii="Century" w:eastAsia="MS Mincho" w:hAnsi="MS Mincho" w:cs="Times New Roman" w:hint="eastAsia"/>
                          <w:kern w:val="24"/>
                          <w:sz w:val="18"/>
                          <w:szCs w:val="20"/>
                          <w:eastAsianLayout w:id="1690115843"/>
                        </w:rPr>
                        <w:t>送信部</w:t>
                      </w:r>
                    </w:p>
                  </w:txbxContent>
                </v:textbox>
              </v:shape>
            </w:pict>
          </mc:Fallback>
        </mc:AlternateContent>
      </w:r>
    </w:p>
    <w:p w14:paraId="26B2D89A" w14:textId="3D76FBDB"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56032" behindDoc="0" locked="0" layoutInCell="1" allowOverlap="1" wp14:anchorId="0C599D08" wp14:editId="69500259">
                <wp:simplePos x="0" y="0"/>
                <wp:positionH relativeFrom="column">
                  <wp:posOffset>1280160</wp:posOffset>
                </wp:positionH>
                <wp:positionV relativeFrom="paragraph">
                  <wp:posOffset>2853055</wp:posOffset>
                </wp:positionV>
                <wp:extent cx="3349625" cy="276225"/>
                <wp:effectExtent l="0" t="0" r="3175" b="4445"/>
                <wp:wrapNone/>
                <wp:docPr id="182"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373AA"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 1s</w:t>
                            </w:r>
                            <w:r w:rsidRPr="009E2725">
                              <w:rPr>
                                <w:rFonts w:ascii="Century" w:eastAsia="MS Mincho" w:hAnsi="MS Mincho" w:cs="Times New Roman" w:hint="eastAsia"/>
                                <w:kern w:val="24"/>
                                <w:sz w:val="18"/>
                                <w:szCs w:val="18"/>
                              </w:rPr>
                              <w:t>定期</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C599D08" id="_x0000_s1154" type="#_x0000_t202" style="position:absolute;left:0;text-align:left;margin-left:100.8pt;margin-top:224.65pt;width:263.75pt;height:21.75pt;z-index:25175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" filled="f" stroked="f">
                <v:textbox style="mso-fit-shape-to-text:t">
                  <w:txbxContent>
                    <w:p w14:paraId="040373AA"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 1s</w:t>
                      </w:r>
                      <w:r w:rsidRPr="009E2725">
                        <w:rPr>
                          <w:rFonts w:ascii="Century" w:eastAsia="MS Mincho" w:hAnsi="MS Mincho" w:cs="Times New Roman" w:hint="eastAsia"/>
                          <w:kern w:val="24"/>
                          <w:sz w:val="18"/>
                          <w:szCs w:val="18"/>
                        </w:rPr>
                        <w:t>定期</w:t>
                      </w:r>
                    </w:p>
                  </w:txbxContent>
                </v:textbox>
              </v:shape>
            </w:pict>
          </mc:Fallback>
        </mc:AlternateContent>
      </w:r>
      <w:r w:rsidRPr="00AE2925">
        <w:rPr>
          <w:noProof/>
          <w:color w:val="000000"/>
        </w:rPr>
        <mc:AlternateContent>
          <mc:Choice Requires="wps">
            <w:drawing>
              <wp:anchor distT="0" distB="0" distL="114300" distR="114300" simplePos="0" relativeHeight="251718144" behindDoc="0" locked="0" layoutInCell="1" allowOverlap="1" wp14:anchorId="64E9F0F4" wp14:editId="79019208">
                <wp:simplePos x="0" y="0"/>
                <wp:positionH relativeFrom="column">
                  <wp:posOffset>4729480</wp:posOffset>
                </wp:positionH>
                <wp:positionV relativeFrom="paragraph">
                  <wp:posOffset>3519805</wp:posOffset>
                </wp:positionV>
                <wp:extent cx="1350010" cy="423545"/>
                <wp:effectExtent l="10795" t="14605" r="10795" b="9525"/>
                <wp:wrapNone/>
                <wp:docPr id="181"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3545"/>
                        </a:xfrm>
                        <a:prstGeom prst="flowChartAlternateProcess">
                          <a:avLst/>
                        </a:prstGeom>
                        <a:solidFill>
                          <a:srgbClr val="FFFFFF"/>
                        </a:solidFill>
                        <a:ln w="12700" algn="ctr">
                          <a:solidFill>
                            <a:srgbClr val="000000"/>
                          </a:solidFill>
                          <a:miter lim="800000"/>
                          <a:headEnd/>
                          <a:tailEnd/>
                        </a:ln>
                      </wps:spPr>
                      <wps:txbx>
                        <w:txbxContent>
                          <w:p w14:paraId="21EDF718"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44"/>
                              </w:rPr>
                              <w:t>サスペンション</w:t>
                            </w:r>
                            <w:r w:rsidRPr="009E2725">
                              <w:rPr>
                                <w:rFonts w:ascii="Century" w:eastAsia="MS Mincho" w:hAnsi="MS Mincho" w:cs="Times New Roman" w:hint="eastAsia"/>
                                <w:kern w:val="24"/>
                                <w:sz w:val="18"/>
                                <w:szCs w:val="18"/>
                              </w:rPr>
                              <w:t>設定</w:t>
                            </w:r>
                          </w:p>
                          <w:p w14:paraId="412D070B"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46"/>
                              </w:rPr>
                              <w:t>表示</w:t>
                            </w:r>
                            <w:r w:rsidRPr="009E2725">
                              <w:rPr>
                                <w:rFonts w:ascii="Century" w:eastAsia="MS Mincho" w:hAnsi="MS Mincho" w:cs="Times New Roman" w:hint="eastAsia"/>
                                <w:kern w:val="24"/>
                                <w:sz w:val="18"/>
                                <w:szCs w:val="18"/>
                              </w:rPr>
                              <w:t>[</w:t>
                            </w:r>
                            <w:r w:rsidRPr="009E2725">
                              <w:rPr>
                                <w:rFonts w:ascii="Century" w:eastAsia="MS Mincho" w:hAnsi="Century" w:cs="Times New Roman"/>
                                <w:kern w:val="24"/>
                                <w:sz w:val="18"/>
                                <w:szCs w:val="18"/>
                                <w:eastAsianLayout w:id="1690115848"/>
                              </w:rPr>
                              <w:t>Sport</w:t>
                            </w:r>
                            <w:r w:rsidRPr="009E2725">
                              <w:rPr>
                                <w:rFonts w:ascii="Century" w:eastAsia="MS Mincho" w:hAnsi="MS Mincho" w:cs="Times New Roman" w:hint="eastAsia"/>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E9F0F4" id="_x0000_s1155" type="#_x0000_t176" style="position:absolute;left:0;text-align:left;margin-left:372.4pt;margin-top:277.15pt;width:106.3pt;height:33.3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" strokeweight="1pt">
                <v:textbox inset="0,0,0,0">
                  <w:txbxContent>
                    <w:p w14:paraId="21EDF718"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44"/>
                        </w:rPr>
                        <w:t>サスペンション</w:t>
                      </w:r>
                      <w:r w:rsidRPr="009E2725">
                        <w:rPr>
                          <w:rFonts w:ascii="Century" w:eastAsia="MS Mincho" w:hAnsi="MS Mincho" w:cs="Times New Roman" w:hint="eastAsia"/>
                          <w:kern w:val="24"/>
                          <w:sz w:val="18"/>
                          <w:szCs w:val="18"/>
                        </w:rPr>
                        <w:t>設定</w:t>
                      </w:r>
                    </w:p>
                    <w:p w14:paraId="412D070B"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46"/>
                        </w:rPr>
                        <w:t>表示</w:t>
                      </w:r>
                      <w:r w:rsidRPr="009E2725">
                        <w:rPr>
                          <w:rFonts w:ascii="Century" w:eastAsia="MS Mincho" w:hAnsi="MS Mincho" w:cs="Times New Roman" w:hint="eastAsia"/>
                          <w:kern w:val="24"/>
                          <w:sz w:val="18"/>
                          <w:szCs w:val="18"/>
                        </w:rPr>
                        <w:t>[</w:t>
                      </w:r>
                      <w:r w:rsidRPr="009E2725">
                        <w:rPr>
                          <w:rFonts w:ascii="Century" w:eastAsia="MS Mincho" w:hAnsi="Century" w:cs="Times New Roman"/>
                          <w:kern w:val="24"/>
                          <w:sz w:val="18"/>
                          <w:szCs w:val="18"/>
                          <w:eastAsianLayout w:id="1690115848"/>
                        </w:rPr>
                        <w:t>Sport</w:t>
                      </w:r>
                      <w:r w:rsidRPr="009E2725">
                        <w:rPr>
                          <w:rFonts w:ascii="Century" w:eastAsia="MS Mincho" w:hAnsi="MS Mincho" w:cs="Times New Roman" w:hint="eastAsia"/>
                          <w:kern w:val="24"/>
                          <w:sz w:val="18"/>
                          <w:szCs w:val="18"/>
                        </w:rPr>
                        <w:t>]</w:t>
                      </w:r>
                    </w:p>
                  </w:txbxContent>
                </v:textbox>
              </v:shape>
            </w:pict>
          </mc:Fallback>
        </mc:AlternateContent>
      </w:r>
      <w:r w:rsidRPr="00AE2925">
        <w:rPr>
          <w:noProof/>
          <w:color w:val="000000"/>
        </w:rPr>
        <mc:AlternateContent>
          <mc:Choice Requires="wps">
            <w:drawing>
              <wp:anchor distT="0" distB="0" distL="114300" distR="114300" simplePos="0" relativeHeight="251721216" behindDoc="0" locked="0" layoutInCell="1" allowOverlap="1" wp14:anchorId="7DCDB18E" wp14:editId="20401663">
                <wp:simplePos x="0" y="0"/>
                <wp:positionH relativeFrom="column">
                  <wp:posOffset>4814570</wp:posOffset>
                </wp:positionH>
                <wp:positionV relativeFrom="paragraph">
                  <wp:posOffset>3271520</wp:posOffset>
                </wp:positionV>
                <wp:extent cx="1264920" cy="221615"/>
                <wp:effectExtent l="10160" t="13970" r="10795" b="12065"/>
                <wp:wrapNone/>
                <wp:docPr id="180"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21615"/>
                        </a:xfrm>
                        <a:prstGeom prst="flowChartAlternateProcess">
                          <a:avLst/>
                        </a:prstGeom>
                        <a:solidFill>
                          <a:srgbClr val="FFFFFF"/>
                        </a:solidFill>
                        <a:ln w="12700" algn="ctr">
                          <a:solidFill>
                            <a:srgbClr val="000000"/>
                          </a:solidFill>
                          <a:miter lim="800000"/>
                          <a:headEnd/>
                          <a:tailEnd/>
                        </a:ln>
                      </wps:spPr>
                      <wps:txbx>
                        <w:txbxContent>
                          <w:p w14:paraId="3C40495A" w14:textId="77777777" w:rsidR="006D722F" w:rsidRPr="009E2725" w:rsidRDefault="006D722F" w:rsidP="006D722F">
                            <w:pPr>
                              <w:pStyle w:val="NormalWeb"/>
                              <w:spacing w:before="0" w:beforeAutospacing="0" w:after="0" w:afterAutospacing="0"/>
                              <w:jc w:val="center"/>
                            </w:pPr>
                            <w:r w:rsidRPr="009E2725">
                              <w:rPr>
                                <w:rFonts w:ascii="Century" w:eastAsia="MS Mincho" w:hAnsi="Century" w:cs="Times New Roman"/>
                                <w:kern w:val="24"/>
                                <w:sz w:val="20"/>
                                <w:szCs w:val="20"/>
                                <w:eastAsianLayout w:id="1690115853"/>
                              </w:rPr>
                              <w:t>CAN</w:t>
                            </w:r>
                            <w:r w:rsidRPr="009E2725">
                              <w:rPr>
                                <w:rFonts w:ascii="Century" w:eastAsia="MS Mincho" w:hAnsi="MS Mincho" w:cs="Times New Roman" w:hint="eastAsia"/>
                                <w:kern w:val="24"/>
                                <w:sz w:val="20"/>
                                <w:szCs w:val="20"/>
                                <w:eastAsianLayout w:id="1690115854"/>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CDB18E" id="_x0000_s1156" type="#_x0000_t176" style="position:absolute;left:0;text-align:left;margin-left:379.1pt;margin-top:257.6pt;width:99.6pt;height:17.45pt;z-index:25172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" strokeweight="1pt">
                <v:textbox inset="0,0,0,0">
                  <w:txbxContent>
                    <w:p w14:paraId="3C40495A" w14:textId="77777777" w:rsidR="006D722F" w:rsidRPr="009E2725" w:rsidRDefault="006D722F" w:rsidP="006D722F">
                      <w:pPr>
                        <w:pStyle w:val="NormalWeb"/>
                        <w:spacing w:before="0" w:beforeAutospacing="0" w:after="0" w:afterAutospacing="0"/>
                        <w:jc w:val="center"/>
                      </w:pPr>
                      <w:r w:rsidRPr="009E2725">
                        <w:rPr>
                          <w:rFonts w:ascii="Century" w:eastAsia="MS Mincho" w:hAnsi="Century" w:cs="Times New Roman"/>
                          <w:kern w:val="24"/>
                          <w:sz w:val="20"/>
                          <w:szCs w:val="20"/>
                          <w:eastAsianLayout w:id="1690115853"/>
                        </w:rPr>
                        <w:t>CAN</w:t>
                      </w:r>
                      <w:r w:rsidRPr="009E2725">
                        <w:rPr>
                          <w:rFonts w:ascii="Century" w:eastAsia="MS Mincho" w:hAnsi="MS Mincho" w:cs="Times New Roman" w:hint="eastAsia"/>
                          <w:kern w:val="24"/>
                          <w:sz w:val="20"/>
                          <w:szCs w:val="20"/>
                          <w:eastAsianLayout w:id="1690115854"/>
                        </w:rPr>
                        <w:t>受信部</w:t>
                      </w:r>
                    </w:p>
                  </w:txbxContent>
                </v:textbox>
              </v:shape>
            </w:pict>
          </mc:Fallback>
        </mc:AlternateContent>
      </w:r>
      <w:r w:rsidRPr="00AE2925">
        <w:rPr>
          <w:noProof/>
          <w:color w:val="000000"/>
        </w:rPr>
        <mc:AlternateContent>
          <mc:Choice Requires="wps">
            <w:drawing>
              <wp:anchor distT="0" distB="0" distL="114300" distR="114300" simplePos="0" relativeHeight="251753984" behindDoc="0" locked="0" layoutInCell="1" allowOverlap="1" wp14:anchorId="57218A86" wp14:editId="2EFD6331">
                <wp:simplePos x="0" y="0"/>
                <wp:positionH relativeFrom="column">
                  <wp:posOffset>1302385</wp:posOffset>
                </wp:positionH>
                <wp:positionV relativeFrom="paragraph">
                  <wp:posOffset>2517775</wp:posOffset>
                </wp:positionV>
                <wp:extent cx="3349625" cy="276225"/>
                <wp:effectExtent l="3175" t="3175" r="0" b="0"/>
                <wp:wrapNone/>
                <wp:docPr id="179"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D7DA7"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 1s</w:t>
                            </w:r>
                            <w:r w:rsidRPr="009E2725">
                              <w:rPr>
                                <w:rFonts w:ascii="Century" w:eastAsia="MS Mincho" w:hAnsi="MS Mincho" w:cs="Times New Roman" w:hint="eastAsia"/>
                                <w:kern w:val="24"/>
                                <w:sz w:val="18"/>
                                <w:szCs w:val="18"/>
                              </w:rPr>
                              <w:t>定期</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7218A86" id="_x0000_s1157" type="#_x0000_t202" style="position:absolute;left:0;text-align:left;margin-left:102.55pt;margin-top:198.25pt;width:263.75pt;height:21.75pt;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" filled="f" stroked="f">
                <v:textbox style="mso-fit-shape-to-text:t">
                  <w:txbxContent>
                    <w:p w14:paraId="15FD7DA7"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 1s</w:t>
                      </w:r>
                      <w:r w:rsidRPr="009E2725">
                        <w:rPr>
                          <w:rFonts w:ascii="Century" w:eastAsia="MS Mincho" w:hAnsi="MS Mincho" w:cs="Times New Roman" w:hint="eastAsia"/>
                          <w:kern w:val="24"/>
                          <w:sz w:val="18"/>
                          <w:szCs w:val="18"/>
                        </w:rPr>
                        <w:t>定期</w:t>
                      </w:r>
                    </w:p>
                  </w:txbxContent>
                </v:textbox>
              </v:shape>
            </w:pict>
          </mc:Fallback>
        </mc:AlternateContent>
      </w:r>
    </w:p>
    <w:p w14:paraId="362C53CD" w14:textId="32D85C5D" w:rsidR="006D722F" w:rsidRPr="00AE2925" w:rsidRDefault="00FB37A0" w:rsidP="006D722F">
      <w:pPr>
        <w:rPr>
          <w:rFonts w:hint="eastAsia"/>
          <w:color w:val="000000"/>
        </w:rPr>
      </w:pPr>
      <w:r w:rsidRPr="00AE2925">
        <w:rPr>
          <w:rFonts w:hint="eastAsia"/>
          <w:noProof/>
          <w:color w:val="000000"/>
        </w:rPr>
        <mc:AlternateContent>
          <mc:Choice Requires="wps">
            <w:drawing>
              <wp:anchor distT="0" distB="0" distL="114300" distR="114300" simplePos="0" relativeHeight="251747840" behindDoc="0" locked="0" layoutInCell="1" allowOverlap="1" wp14:anchorId="3CCC0CEC" wp14:editId="2AB31278">
                <wp:simplePos x="0" y="0"/>
                <wp:positionH relativeFrom="column">
                  <wp:posOffset>6143625</wp:posOffset>
                </wp:positionH>
                <wp:positionV relativeFrom="paragraph">
                  <wp:posOffset>29845</wp:posOffset>
                </wp:positionV>
                <wp:extent cx="0" cy="1719580"/>
                <wp:effectExtent l="53340" t="14605" r="60960" b="18415"/>
                <wp:wrapNone/>
                <wp:docPr id="178" name="AutoShape 8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958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5546872" id="AutoShape 8248" o:spid="_x0000_s1026" type="#_x0000_t32" style="position:absolute;margin-left:483.75pt;margin-top:2.35pt;width:0;height:135.4pt;z-index:25174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">
                <v:stroke startarrow="block" endarrow="block"/>
              </v:shape>
            </w:pict>
          </mc:Fallback>
        </mc:AlternateContent>
      </w:r>
      <w:r w:rsidRPr="00AE2925">
        <w:rPr>
          <w:noProof/>
          <w:color w:val="000000"/>
        </w:rPr>
        <mc:AlternateContent>
          <mc:Choice Requires="wps">
            <w:drawing>
              <wp:anchor distT="0" distB="0" distL="114300" distR="114300" simplePos="0" relativeHeight="251742720" behindDoc="0" locked="0" layoutInCell="1" allowOverlap="1" wp14:anchorId="7B189631" wp14:editId="3A306440">
                <wp:simplePos x="0" y="0"/>
                <wp:positionH relativeFrom="column">
                  <wp:posOffset>5464175</wp:posOffset>
                </wp:positionH>
                <wp:positionV relativeFrom="paragraph">
                  <wp:posOffset>53340</wp:posOffset>
                </wp:positionV>
                <wp:extent cx="767715" cy="0"/>
                <wp:effectExtent l="12065" t="9525" r="10795" b="9525"/>
                <wp:wrapNone/>
                <wp:docPr id="177" name="AutoShape 8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EA9964" id="AutoShape 8243" o:spid="_x0000_s1026" type="#_x0000_t32" style="position:absolute;margin-left:430.25pt;margin-top:4.2pt;width:60.45pt;height:0;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">
                <v:stroke dashstyle="1 1"/>
              </v:shape>
            </w:pict>
          </mc:Fallback>
        </mc:AlternateContent>
      </w:r>
      <w:r w:rsidRPr="00AE2925">
        <w:rPr>
          <w:noProof/>
          <w:color w:val="000000"/>
        </w:rPr>
        <mc:AlternateContent>
          <mc:Choice Requires="wps">
            <w:drawing>
              <wp:anchor distT="0" distB="0" distL="114300" distR="114300" simplePos="0" relativeHeight="251723264" behindDoc="0" locked="0" layoutInCell="1" allowOverlap="1" wp14:anchorId="7946DB8B" wp14:editId="78E5EBB9">
                <wp:simplePos x="0" y="0"/>
                <wp:positionH relativeFrom="column">
                  <wp:posOffset>530225</wp:posOffset>
                </wp:positionH>
                <wp:positionV relativeFrom="paragraph">
                  <wp:posOffset>53340</wp:posOffset>
                </wp:positionV>
                <wp:extent cx="4954905" cy="0"/>
                <wp:effectExtent l="21590" t="76200" r="5080" b="76200"/>
                <wp:wrapNone/>
                <wp:docPr id="176"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0"/>
                        </a:xfrm>
                        <a:prstGeom prst="straightConnector1">
                          <a:avLst/>
                        </a:prstGeom>
                        <a:noFill/>
                        <a:ln w="9525" algn="ctr">
                          <a:solidFill>
                            <a:srgbClr val="4472C4"/>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6FC43E" id="直線矢印コネクタ 115" o:spid="_x0000_s1026" type="#_x0000_t32" style="position:absolute;margin-left:41.75pt;margin-top:4.2pt;width:390.15pt;height:0;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" strokecolor="#4472c4">
                <v:stroke startarrow="open"/>
              </v:shape>
            </w:pict>
          </mc:Fallback>
        </mc:AlternateContent>
      </w:r>
    </w:p>
    <w:p w14:paraId="5D97C0BA" w14:textId="604B485D"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4528" behindDoc="0" locked="0" layoutInCell="1" allowOverlap="1" wp14:anchorId="2E616C8B" wp14:editId="55E57F23">
                <wp:simplePos x="0" y="0"/>
                <wp:positionH relativeFrom="column">
                  <wp:posOffset>87630</wp:posOffset>
                </wp:positionH>
                <wp:positionV relativeFrom="paragraph">
                  <wp:posOffset>25400</wp:posOffset>
                </wp:positionV>
                <wp:extent cx="939165" cy="174625"/>
                <wp:effectExtent l="7620" t="13970" r="15240" b="11430"/>
                <wp:wrapNone/>
                <wp:docPr id="175" name="フローチャート : 代替処理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412E2C06" w14:textId="77777777" w:rsidR="006D722F" w:rsidRPr="009E2725" w:rsidRDefault="006D722F" w:rsidP="006D722F">
                            <w:pPr>
                              <w:pStyle w:val="NormalWeb"/>
                              <w:spacing w:before="0" w:beforeAutospacing="0" w:after="0" w:afterAutospacing="0"/>
                              <w:jc w:val="center"/>
                              <w:rPr>
                                <w:sz w:val="22"/>
                              </w:rPr>
                            </w:pPr>
                            <w:r w:rsidRPr="009E2725">
                              <w:rPr>
                                <w:rFonts w:ascii="Century" w:eastAsia="MS Mincho" w:hAnsi="Century" w:cs="Times New Roman"/>
                                <w:kern w:val="24"/>
                                <w:sz w:val="18"/>
                                <w:szCs w:val="20"/>
                                <w:eastAsianLayout w:id="1690115856"/>
                              </w:rPr>
                              <w:t>CAN</w:t>
                            </w:r>
                            <w:r w:rsidRPr="009E2725">
                              <w:rPr>
                                <w:rFonts w:ascii="Century" w:eastAsia="MS Mincho" w:hAnsi="MS Mincho" w:cs="Times New Roman" w:hint="eastAsia"/>
                                <w:kern w:val="24"/>
                                <w:sz w:val="18"/>
                                <w:szCs w:val="20"/>
                                <w:eastAsianLayout w:id="1690115840"/>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E616C8B" id="_x0000_s1158" type="#_x0000_t176" style="position:absolute;left:0;text-align:left;margin-left:6.9pt;margin-top:2pt;width:73.95pt;height:13.7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" strokeweight="1pt">
                <v:textbox inset="0,0,0,0">
                  <w:txbxContent>
                    <w:p w14:paraId="412E2C06" w14:textId="77777777" w:rsidR="006D722F" w:rsidRPr="009E2725" w:rsidRDefault="006D722F" w:rsidP="006D722F">
                      <w:pPr>
                        <w:pStyle w:val="NormalWeb"/>
                        <w:spacing w:before="0" w:beforeAutospacing="0" w:after="0" w:afterAutospacing="0"/>
                        <w:jc w:val="center"/>
                        <w:rPr>
                          <w:sz w:val="22"/>
                        </w:rPr>
                      </w:pPr>
                      <w:r w:rsidRPr="009E2725">
                        <w:rPr>
                          <w:rFonts w:ascii="Century" w:eastAsia="MS Mincho" w:hAnsi="Century" w:cs="Times New Roman"/>
                          <w:kern w:val="24"/>
                          <w:sz w:val="18"/>
                          <w:szCs w:val="20"/>
                          <w:eastAsianLayout w:id="1690115856"/>
                        </w:rPr>
                        <w:t>CAN</w:t>
                      </w:r>
                      <w:r w:rsidRPr="009E2725">
                        <w:rPr>
                          <w:rFonts w:ascii="Century" w:eastAsia="MS Mincho" w:hAnsi="MS Mincho" w:cs="Times New Roman" w:hint="eastAsia"/>
                          <w:kern w:val="24"/>
                          <w:sz w:val="18"/>
                          <w:szCs w:val="20"/>
                          <w:eastAsianLayout w:id="1690115840"/>
                        </w:rPr>
                        <w:t>受信部</w:t>
                      </w:r>
                    </w:p>
                  </w:txbxContent>
                </v:textbox>
              </v:shape>
            </w:pict>
          </mc:Fallback>
        </mc:AlternateContent>
      </w:r>
      <w:r w:rsidRPr="00AE2925">
        <w:rPr>
          <w:rFonts w:hint="eastAsia"/>
          <w:noProof/>
          <w:color w:val="000000"/>
        </w:rPr>
        <mc:AlternateContent>
          <mc:Choice Requires="wps">
            <w:drawing>
              <wp:anchor distT="0" distB="0" distL="114300" distR="114300" simplePos="0" relativeHeight="251741696" behindDoc="0" locked="0" layoutInCell="1" allowOverlap="1" wp14:anchorId="6A8DCC83" wp14:editId="39E1590C">
                <wp:simplePos x="0" y="0"/>
                <wp:positionH relativeFrom="column">
                  <wp:posOffset>4993005</wp:posOffset>
                </wp:positionH>
                <wp:positionV relativeFrom="paragraph">
                  <wp:posOffset>76835</wp:posOffset>
                </wp:positionV>
                <wp:extent cx="1022350" cy="384175"/>
                <wp:effectExtent l="7620" t="8255" r="8255" b="7620"/>
                <wp:wrapNone/>
                <wp:docPr id="174"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384175"/>
                        </a:xfrm>
                        <a:prstGeom prst="flowChartAlternateProcess">
                          <a:avLst/>
                        </a:prstGeom>
                        <a:solidFill>
                          <a:srgbClr val="FFFFFF"/>
                        </a:solidFill>
                        <a:ln w="12700" algn="ctr">
                          <a:solidFill>
                            <a:srgbClr val="000000"/>
                          </a:solidFill>
                          <a:miter lim="800000"/>
                          <a:headEnd/>
                          <a:tailEnd/>
                        </a:ln>
                      </wps:spPr>
                      <wps:txbx>
                        <w:txbxContent>
                          <w:p w14:paraId="0F7CF22F" w14:textId="77777777" w:rsidR="006D722F" w:rsidRPr="009E2725"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9E2725">
                              <w:rPr>
                                <w:rFonts w:ascii="Century" w:eastAsia="MS Mincho" w:hAnsi="MS Mincho" w:cs="Times New Roman" w:hint="eastAsia"/>
                                <w:kern w:val="24"/>
                                <w:sz w:val="18"/>
                                <w:szCs w:val="18"/>
                              </w:rPr>
                              <w:t>ｻｽﾍﾟﾝｼｮﾝ</w:t>
                            </w:r>
                            <w:r w:rsidRPr="009E2725">
                              <w:rPr>
                                <w:rFonts w:ascii="Century" w:eastAsia="MS Mincho" w:hAnsi="MS Mincho" w:cs="Times New Roman" w:hint="eastAsia"/>
                                <w:kern w:val="24"/>
                                <w:sz w:val="18"/>
                                <w:szCs w:val="18"/>
                              </w:rPr>
                              <w:t>[sport]</w:t>
                            </w:r>
                          </w:p>
                          <w:p w14:paraId="4763AF4B" w14:textId="77777777" w:rsidR="006D722F" w:rsidRPr="009E2725"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9E2725">
                              <w:rPr>
                                <w:rFonts w:ascii="Century" w:eastAsia="MS Mincho" w:hAnsi="MS Mincho" w:cs="Times New Roman" w:hint="eastAsia"/>
                                <w:kern w:val="24"/>
                                <w:sz w:val="18"/>
                                <w:szCs w:val="18"/>
                              </w:rPr>
                              <w:t>反応色表示</w:t>
                            </w:r>
                          </w:p>
                          <w:p w14:paraId="5648AF41" w14:textId="77777777" w:rsidR="006D722F" w:rsidRPr="00AE2925" w:rsidRDefault="006D722F" w:rsidP="006D722F">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A8DCC83" id="_x0000_s1159" type="#_x0000_t176" style="position:absolute;left:0;text-align:left;margin-left:393.15pt;margin-top:6.05pt;width:80.5pt;height:30.25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" strokeweight="1pt">
                <v:textbox inset="0,0,0,0">
                  <w:txbxContent>
                    <w:p w14:paraId="0F7CF22F" w14:textId="77777777" w:rsidR="006D722F" w:rsidRPr="009E2725"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9E2725">
                        <w:rPr>
                          <w:rFonts w:ascii="Century" w:eastAsia="MS Mincho" w:hAnsi="MS Mincho" w:cs="Times New Roman" w:hint="eastAsia"/>
                          <w:kern w:val="24"/>
                          <w:sz w:val="18"/>
                          <w:szCs w:val="18"/>
                        </w:rPr>
                        <w:t>ｻｽﾍﾟﾝｼｮﾝ</w:t>
                      </w:r>
                      <w:r w:rsidRPr="009E2725">
                        <w:rPr>
                          <w:rFonts w:ascii="Century" w:eastAsia="MS Mincho" w:hAnsi="MS Mincho" w:cs="Times New Roman" w:hint="eastAsia"/>
                          <w:kern w:val="24"/>
                          <w:sz w:val="18"/>
                          <w:szCs w:val="18"/>
                        </w:rPr>
                        <w:t>[sport]</w:t>
                      </w:r>
                    </w:p>
                    <w:p w14:paraId="4763AF4B" w14:textId="77777777" w:rsidR="006D722F" w:rsidRPr="009E2725" w:rsidRDefault="006D722F" w:rsidP="006D722F">
                      <w:pPr>
                        <w:pStyle w:val="NormalWeb"/>
                        <w:spacing w:before="0" w:beforeAutospacing="0" w:after="0" w:afterAutospacing="0"/>
                        <w:jc w:val="center"/>
                        <w:rPr>
                          <w:rFonts w:ascii="Century" w:eastAsia="MS Mincho" w:hAnsi="MS Mincho" w:cs="Times New Roman" w:hint="eastAsia"/>
                          <w:kern w:val="24"/>
                          <w:sz w:val="18"/>
                          <w:szCs w:val="18"/>
                        </w:rPr>
                      </w:pPr>
                      <w:r w:rsidRPr="009E2725">
                        <w:rPr>
                          <w:rFonts w:ascii="Century" w:eastAsia="MS Mincho" w:hAnsi="MS Mincho" w:cs="Times New Roman" w:hint="eastAsia"/>
                          <w:kern w:val="24"/>
                          <w:sz w:val="18"/>
                          <w:szCs w:val="18"/>
                        </w:rPr>
                        <w:t>反応色表示</w:t>
                      </w:r>
                    </w:p>
                    <w:p w14:paraId="5648AF41" w14:textId="77777777" w:rsidR="006D722F" w:rsidRPr="00AE2925" w:rsidRDefault="006D722F" w:rsidP="006D722F">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E2925">
        <w:rPr>
          <w:rFonts w:hint="eastAsia"/>
          <w:noProof/>
          <w:color w:val="000000"/>
        </w:rPr>
        <mc:AlternateContent>
          <mc:Choice Requires="wps">
            <w:drawing>
              <wp:anchor distT="0" distB="0" distL="114300" distR="114300" simplePos="0" relativeHeight="251748864" behindDoc="0" locked="0" layoutInCell="1" allowOverlap="1" wp14:anchorId="5CEBAA62" wp14:editId="72D924E0">
                <wp:simplePos x="0" y="0"/>
                <wp:positionH relativeFrom="column">
                  <wp:posOffset>6092825</wp:posOffset>
                </wp:positionH>
                <wp:positionV relativeFrom="paragraph">
                  <wp:posOffset>153670</wp:posOffset>
                </wp:positionV>
                <wp:extent cx="1684655" cy="1015365"/>
                <wp:effectExtent l="0" t="0" r="0" b="0"/>
                <wp:wrapNone/>
                <wp:docPr id="173"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1015365"/>
                        </a:xfrm>
                        <a:prstGeom prst="rect">
                          <a:avLst/>
                        </a:prstGeom>
                        <a:noFill/>
                      </wps:spPr>
                      <wps:txbx>
                        <w:txbxContent>
                          <w:p w14:paraId="47D8E09A" w14:textId="77777777" w:rsidR="006D722F" w:rsidRPr="009E2725" w:rsidRDefault="006D722F" w:rsidP="006D722F">
                            <w:pPr>
                              <w:pStyle w:val="NormalWeb"/>
                              <w:spacing w:before="0" w:beforeAutospacing="0" w:after="0" w:afterAutospacing="0"/>
                              <w:rPr>
                                <w:rFonts w:ascii="MS Mincho" w:eastAsia="MS Mincho" w:hAnsi="MS Mincho"/>
                                <w:sz w:val="21"/>
                                <w:szCs w:val="21"/>
                              </w:rPr>
                            </w:pPr>
                            <w:r w:rsidRPr="009E2725">
                              <w:rPr>
                                <w:rFonts w:ascii="MS Mincho" w:eastAsia="MS Mincho" w:hAnsi="MS Mincho" w:hint="eastAsia"/>
                                <w:sz w:val="21"/>
                                <w:szCs w:val="21"/>
                              </w:rPr>
                              <w:t>イベント</w:t>
                            </w:r>
                          </w:p>
                          <w:p w14:paraId="662D5C05" w14:textId="77777777" w:rsidR="006D722F" w:rsidRPr="009E2725" w:rsidRDefault="006D722F" w:rsidP="006D722F">
                            <w:pPr>
                              <w:pStyle w:val="NormalWeb"/>
                              <w:spacing w:before="0" w:beforeAutospacing="0" w:after="0" w:afterAutospacing="0"/>
                              <w:rPr>
                                <w:rFonts w:ascii="MS Mincho" w:eastAsia="MS Mincho" w:hAnsi="MS Mincho"/>
                                <w:sz w:val="21"/>
                                <w:szCs w:val="21"/>
                              </w:rPr>
                            </w:pPr>
                            <w:r w:rsidRPr="009E2725">
                              <w:rPr>
                                <w:rFonts w:ascii="MS Mincho" w:eastAsia="MS Mincho" w:hAnsi="MS Mincho" w:hint="eastAsia"/>
                                <w:sz w:val="21"/>
                                <w:szCs w:val="21"/>
                              </w:rPr>
                              <w:t>通信周期の</w:t>
                            </w:r>
                          </w:p>
                          <w:p w14:paraId="7530111E" w14:textId="77777777" w:rsidR="006D722F" w:rsidRPr="009E2725" w:rsidRDefault="006D722F" w:rsidP="006D722F">
                            <w:pPr>
                              <w:pStyle w:val="NormalWeb"/>
                              <w:spacing w:before="0" w:beforeAutospacing="0" w:after="0" w:afterAutospacing="0"/>
                              <w:rPr>
                                <w:rFonts w:ascii="Century" w:eastAsia="MS Mincho" w:hAnsi="MS Mincho" w:cs="Times New Roman" w:hint="eastAsia"/>
                                <w:kern w:val="24"/>
                                <w:sz w:val="20"/>
                                <w:szCs w:val="20"/>
                              </w:rPr>
                            </w:pPr>
                            <w:r w:rsidRPr="009E2725">
                              <w:rPr>
                                <w:rFonts w:ascii="MS Mincho" w:eastAsia="MS Mincho" w:hAnsi="MS Mincho" w:hint="eastAsia"/>
                                <w:sz w:val="21"/>
                                <w:szCs w:val="21"/>
                              </w:rPr>
                              <w:t>最小間隔</w:t>
                            </w:r>
                          </w:p>
                          <w:p w14:paraId="500D9BEA" w14:textId="77777777" w:rsidR="006D722F" w:rsidRPr="009E2725" w:rsidRDefault="006D722F" w:rsidP="006D722F">
                            <w:pPr>
                              <w:pStyle w:val="NormalWeb"/>
                              <w:spacing w:before="0" w:beforeAutospacing="0" w:after="0" w:afterAutospacing="0"/>
                              <w:rPr>
                                <w:rFonts w:hint="eastAsia"/>
                              </w:rPr>
                            </w:pPr>
                            <w:r w:rsidRPr="009E2725">
                              <w:rPr>
                                <w:rFonts w:ascii="Century" w:eastAsia="MS Mincho" w:hAnsi="MS Mincho" w:cs="Times New Roman" w:hint="eastAsia"/>
                                <w:kern w:val="24"/>
                                <w:sz w:val="20"/>
                                <w:szCs w:val="20"/>
                              </w:rPr>
                              <w:t>以上</w:t>
                            </w:r>
                            <w:r w:rsidR="00B020D3" w:rsidRPr="009E2725">
                              <w:rPr>
                                <w:rFonts w:ascii="Century" w:eastAsia="MS Mincho" w:hAnsi="MS Mincho" w:cs="Times New Roman"/>
                                <w:kern w:val="24"/>
                                <w:sz w:val="20"/>
                                <w:szCs w:val="20"/>
                              </w:rPr>
                              <w:br/>
                            </w:r>
                            <w:r w:rsidR="00B020D3" w:rsidRPr="009E2725">
                              <w:rPr>
                                <w:rFonts w:ascii="Century" w:eastAsia="MS Mincho" w:hAnsi="MS Mincho" w:cs="Times New Roman" w:hint="eastAsia"/>
                                <w:kern w:val="24"/>
                                <w:sz w:val="20"/>
                                <w:szCs w:val="20"/>
                              </w:rPr>
                              <w:t>(</w:t>
                            </w:r>
                            <w:r w:rsidR="00B020D3" w:rsidRPr="009E2725">
                              <w:rPr>
                                <w:rFonts w:ascii="Century" w:eastAsia="MS Mincho" w:hAnsi="MS Mincho" w:cs="Times New Roman"/>
                                <w:kern w:val="24"/>
                                <w:sz w:val="20"/>
                                <w:szCs w:val="20"/>
                              </w:rPr>
                              <w:t>150ms)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CEBAA62" id="_x0000_s1160" type="#_x0000_t202" style="position:absolute;left:0;text-align:left;margin-left:479.75pt;margin-top:12.1pt;width:132.65pt;height:79.9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" filled="f" stroked="f">
                <v:textbox style="mso-fit-shape-to-text:t">
                  <w:txbxContent>
                    <w:p w14:paraId="47D8E09A" w14:textId="77777777" w:rsidR="006D722F" w:rsidRPr="009E2725" w:rsidRDefault="006D722F" w:rsidP="006D722F">
                      <w:pPr>
                        <w:pStyle w:val="NormalWeb"/>
                        <w:spacing w:before="0" w:beforeAutospacing="0" w:after="0" w:afterAutospacing="0"/>
                        <w:rPr>
                          <w:rFonts w:ascii="MS Mincho" w:eastAsia="MS Mincho" w:hAnsi="MS Mincho"/>
                          <w:sz w:val="21"/>
                          <w:szCs w:val="21"/>
                        </w:rPr>
                      </w:pPr>
                      <w:r w:rsidRPr="009E2725">
                        <w:rPr>
                          <w:rFonts w:ascii="MS Mincho" w:eastAsia="MS Mincho" w:hAnsi="MS Mincho" w:hint="eastAsia"/>
                          <w:sz w:val="21"/>
                          <w:szCs w:val="21"/>
                        </w:rPr>
                        <w:t>イベント</w:t>
                      </w:r>
                    </w:p>
                    <w:p w14:paraId="662D5C05" w14:textId="77777777" w:rsidR="006D722F" w:rsidRPr="009E2725" w:rsidRDefault="006D722F" w:rsidP="006D722F">
                      <w:pPr>
                        <w:pStyle w:val="NormalWeb"/>
                        <w:spacing w:before="0" w:beforeAutospacing="0" w:after="0" w:afterAutospacing="0"/>
                        <w:rPr>
                          <w:rFonts w:ascii="MS Mincho" w:eastAsia="MS Mincho" w:hAnsi="MS Mincho"/>
                          <w:sz w:val="21"/>
                          <w:szCs w:val="21"/>
                        </w:rPr>
                      </w:pPr>
                      <w:r w:rsidRPr="009E2725">
                        <w:rPr>
                          <w:rFonts w:ascii="MS Mincho" w:eastAsia="MS Mincho" w:hAnsi="MS Mincho" w:hint="eastAsia"/>
                          <w:sz w:val="21"/>
                          <w:szCs w:val="21"/>
                        </w:rPr>
                        <w:t>通信周期の</w:t>
                      </w:r>
                    </w:p>
                    <w:p w14:paraId="7530111E" w14:textId="77777777" w:rsidR="006D722F" w:rsidRPr="009E2725" w:rsidRDefault="006D722F" w:rsidP="006D722F">
                      <w:pPr>
                        <w:pStyle w:val="NormalWeb"/>
                        <w:spacing w:before="0" w:beforeAutospacing="0" w:after="0" w:afterAutospacing="0"/>
                        <w:rPr>
                          <w:rFonts w:ascii="Century" w:eastAsia="MS Mincho" w:hAnsi="MS Mincho" w:cs="Times New Roman" w:hint="eastAsia"/>
                          <w:kern w:val="24"/>
                          <w:sz w:val="20"/>
                          <w:szCs w:val="20"/>
                        </w:rPr>
                      </w:pPr>
                      <w:r w:rsidRPr="009E2725">
                        <w:rPr>
                          <w:rFonts w:ascii="MS Mincho" w:eastAsia="MS Mincho" w:hAnsi="MS Mincho" w:hint="eastAsia"/>
                          <w:sz w:val="21"/>
                          <w:szCs w:val="21"/>
                        </w:rPr>
                        <w:t>最小間隔</w:t>
                      </w:r>
                    </w:p>
                    <w:p w14:paraId="500D9BEA" w14:textId="77777777" w:rsidR="006D722F" w:rsidRPr="009E2725" w:rsidRDefault="006D722F" w:rsidP="006D722F">
                      <w:pPr>
                        <w:pStyle w:val="NormalWeb"/>
                        <w:spacing w:before="0" w:beforeAutospacing="0" w:after="0" w:afterAutospacing="0"/>
                        <w:rPr>
                          <w:rFonts w:hint="eastAsia"/>
                        </w:rPr>
                      </w:pPr>
                      <w:r w:rsidRPr="009E2725">
                        <w:rPr>
                          <w:rFonts w:ascii="Century" w:eastAsia="MS Mincho" w:hAnsi="MS Mincho" w:cs="Times New Roman" w:hint="eastAsia"/>
                          <w:kern w:val="24"/>
                          <w:sz w:val="20"/>
                          <w:szCs w:val="20"/>
                        </w:rPr>
                        <w:t>以上</w:t>
                      </w:r>
                      <w:r w:rsidR="00B020D3" w:rsidRPr="009E2725">
                        <w:rPr>
                          <w:rFonts w:ascii="Century" w:eastAsia="MS Mincho" w:hAnsi="MS Mincho" w:cs="Times New Roman"/>
                          <w:kern w:val="24"/>
                          <w:sz w:val="20"/>
                          <w:szCs w:val="20"/>
                        </w:rPr>
                        <w:br/>
                      </w:r>
                      <w:r w:rsidR="00B020D3" w:rsidRPr="009E2725">
                        <w:rPr>
                          <w:rFonts w:ascii="Century" w:eastAsia="MS Mincho" w:hAnsi="MS Mincho" w:cs="Times New Roman" w:hint="eastAsia"/>
                          <w:kern w:val="24"/>
                          <w:sz w:val="20"/>
                          <w:szCs w:val="20"/>
                        </w:rPr>
                        <w:t>(</w:t>
                      </w:r>
                      <w:r w:rsidR="00B020D3" w:rsidRPr="009E2725">
                        <w:rPr>
                          <w:rFonts w:ascii="Century" w:eastAsia="MS Mincho" w:hAnsi="MS Mincho" w:cs="Times New Roman"/>
                          <w:kern w:val="24"/>
                          <w:sz w:val="20"/>
                          <w:szCs w:val="20"/>
                        </w:rPr>
                        <w:t>150ms)</w:t>
                      </w:r>
                    </w:p>
                  </w:txbxContent>
                </v:textbox>
              </v:shape>
            </w:pict>
          </mc:Fallback>
        </mc:AlternateContent>
      </w:r>
    </w:p>
    <w:p w14:paraId="21C996EF" w14:textId="4AED03E0"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3504" behindDoc="0" locked="0" layoutInCell="1" allowOverlap="1" wp14:anchorId="57F467EA" wp14:editId="028BDEBF">
                <wp:simplePos x="0" y="0"/>
                <wp:positionH relativeFrom="column">
                  <wp:posOffset>87630</wp:posOffset>
                </wp:positionH>
                <wp:positionV relativeFrom="paragraph">
                  <wp:posOffset>71120</wp:posOffset>
                </wp:positionV>
                <wp:extent cx="1310640" cy="411480"/>
                <wp:effectExtent l="7620" t="6350" r="15240" b="10795"/>
                <wp:wrapNone/>
                <wp:docPr id="172"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0640" cy="411480"/>
                        </a:xfrm>
                        <a:prstGeom prst="flowChartAlternateProcess">
                          <a:avLst/>
                        </a:prstGeom>
                        <a:solidFill>
                          <a:srgbClr val="FFFFFF"/>
                        </a:solidFill>
                        <a:ln w="12700" algn="ctr">
                          <a:solidFill>
                            <a:srgbClr val="000000"/>
                          </a:solidFill>
                          <a:miter lim="800000"/>
                          <a:headEnd/>
                          <a:tailEnd/>
                        </a:ln>
                      </wps:spPr>
                      <wps:txbx>
                        <w:txbxContent>
                          <w:p w14:paraId="269F66C7"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rPr>
                              <w:t>サスペンション以外</w:t>
                            </w:r>
                          </w:p>
                          <w:p w14:paraId="4C36A633"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53"/>
                              </w:rPr>
                              <w:t>設定「</w:t>
                            </w:r>
                            <w:r w:rsidRPr="009E2725">
                              <w:rPr>
                                <w:rFonts w:ascii="Century" w:eastAsia="MS Mincho" w:hAnsi="Century" w:cs="Times New Roman"/>
                                <w:kern w:val="24"/>
                                <w:sz w:val="18"/>
                                <w:szCs w:val="18"/>
                                <w:eastAsianLayout w:id="1690115854"/>
                              </w:rPr>
                              <w:t>Normal</w:t>
                            </w:r>
                            <w:r w:rsidRPr="009E2725">
                              <w:rPr>
                                <w:rFonts w:ascii="Century" w:eastAsia="MS Mincho" w:hAnsi="MS Mincho" w:cs="Times New Roman" w:hint="eastAsia"/>
                                <w:kern w:val="24"/>
                                <w:sz w:val="18"/>
                                <w:szCs w:val="18"/>
                                <w:eastAsianLayout w:id="1690115855"/>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F467EA" id="_x0000_s1161" type="#_x0000_t176" style="position:absolute;left:0;text-align:left;margin-left:6.9pt;margin-top:5.6pt;width:103.2pt;height:32.4pt;z-index:25173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" strokeweight="1pt">
                <v:textbox inset="0,0,0,0">
                  <w:txbxContent>
                    <w:p w14:paraId="269F66C7"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rPr>
                        <w:t>サスペンション以外</w:t>
                      </w:r>
                    </w:p>
                    <w:p w14:paraId="4C36A633" w14:textId="77777777" w:rsidR="006D722F" w:rsidRPr="009E2725" w:rsidRDefault="006D722F" w:rsidP="006D722F">
                      <w:pPr>
                        <w:pStyle w:val="NormalWeb"/>
                        <w:spacing w:before="0" w:beforeAutospacing="0" w:after="0" w:afterAutospacing="0"/>
                        <w:jc w:val="center"/>
                      </w:pPr>
                      <w:r w:rsidRPr="009E2725">
                        <w:rPr>
                          <w:rFonts w:ascii="Century" w:eastAsia="MS Mincho" w:hAnsi="MS Mincho" w:cs="Times New Roman" w:hint="eastAsia"/>
                          <w:kern w:val="24"/>
                          <w:sz w:val="18"/>
                          <w:szCs w:val="18"/>
                          <w:eastAsianLayout w:id="1690115853"/>
                        </w:rPr>
                        <w:t>設定「</w:t>
                      </w:r>
                      <w:r w:rsidRPr="009E2725">
                        <w:rPr>
                          <w:rFonts w:ascii="Century" w:eastAsia="MS Mincho" w:hAnsi="Century" w:cs="Times New Roman"/>
                          <w:kern w:val="24"/>
                          <w:sz w:val="18"/>
                          <w:szCs w:val="18"/>
                          <w:eastAsianLayout w:id="1690115854"/>
                        </w:rPr>
                        <w:t>Normal</w:t>
                      </w:r>
                      <w:r w:rsidRPr="009E2725">
                        <w:rPr>
                          <w:rFonts w:ascii="Century" w:eastAsia="MS Mincho" w:hAnsi="MS Mincho" w:cs="Times New Roman" w:hint="eastAsia"/>
                          <w:kern w:val="24"/>
                          <w:sz w:val="18"/>
                          <w:szCs w:val="18"/>
                          <w:eastAsianLayout w:id="1690115855"/>
                        </w:rPr>
                        <w:t>」</w:t>
                      </w:r>
                    </w:p>
                  </w:txbxContent>
                </v:textbox>
              </v:shape>
            </w:pict>
          </mc:Fallback>
        </mc:AlternateContent>
      </w:r>
    </w:p>
    <w:p w14:paraId="4DB00FDD" w14:textId="77777777" w:rsidR="006D722F" w:rsidRPr="00AE2925" w:rsidRDefault="006D722F" w:rsidP="006D722F">
      <w:pPr>
        <w:rPr>
          <w:rFonts w:hint="eastAsia"/>
          <w:color w:val="000000"/>
        </w:rPr>
      </w:pPr>
    </w:p>
    <w:p w14:paraId="765D5E3C" w14:textId="52FF33C0"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19168" behindDoc="0" locked="0" layoutInCell="1" allowOverlap="1" wp14:anchorId="56434E94" wp14:editId="3837E2A9">
                <wp:simplePos x="0" y="0"/>
                <wp:positionH relativeFrom="column">
                  <wp:posOffset>64770</wp:posOffset>
                </wp:positionH>
                <wp:positionV relativeFrom="paragraph">
                  <wp:posOffset>149225</wp:posOffset>
                </wp:positionV>
                <wp:extent cx="1368425" cy="452120"/>
                <wp:effectExtent l="13335" t="6350" r="8890" b="8255"/>
                <wp:wrapNone/>
                <wp:docPr id="171" name="フローチャート : 代替処理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425" cy="452120"/>
                        </a:xfrm>
                        <a:prstGeom prst="flowChartAlternateProcess">
                          <a:avLst/>
                        </a:prstGeom>
                        <a:solidFill>
                          <a:srgbClr val="FFFFFF"/>
                        </a:solidFill>
                        <a:ln w="12700" algn="ctr">
                          <a:solidFill>
                            <a:srgbClr val="000000"/>
                          </a:solidFill>
                          <a:miter lim="800000"/>
                          <a:headEnd/>
                          <a:tailEnd/>
                        </a:ln>
                      </wps:spPr>
                      <wps:txbx>
                        <w:txbxContent>
                          <w:p w14:paraId="086BC4A8" w14:textId="77777777" w:rsidR="006D722F" w:rsidRPr="009E2725" w:rsidRDefault="006D722F" w:rsidP="006D722F">
                            <w:pPr>
                              <w:pStyle w:val="NormalWeb"/>
                              <w:spacing w:before="0" w:beforeAutospacing="0" w:after="0" w:afterAutospacing="0"/>
                              <w:jc w:val="center"/>
                              <w:rPr>
                                <w:rFonts w:hint="eastAsia"/>
                              </w:rPr>
                            </w:pPr>
                            <w:r w:rsidRPr="009E2725">
                              <w:rPr>
                                <w:rFonts w:ascii="Century" w:eastAsia="MS Mincho" w:hAnsi="MS Mincho" w:cs="Times New Roman" w:hint="eastAsia"/>
                                <w:kern w:val="24"/>
                                <w:sz w:val="18"/>
                                <w:szCs w:val="18"/>
                                <w:eastAsianLayout w:id="1690115850"/>
                              </w:rPr>
                              <w:t>サスペンション設定「</w:t>
                            </w:r>
                            <w:r w:rsidRPr="009E2725">
                              <w:rPr>
                                <w:rFonts w:ascii="Century" w:eastAsia="MS Mincho" w:hAnsi="Century" w:cs="Times New Roman"/>
                                <w:kern w:val="24"/>
                                <w:sz w:val="18"/>
                                <w:szCs w:val="18"/>
                                <w:eastAsianLayout w:id="1690115851"/>
                              </w:rPr>
                              <w:t>Normal</w:t>
                            </w:r>
                            <w:r w:rsidRPr="009E2725">
                              <w:rPr>
                                <w:rFonts w:ascii="Century" w:eastAsia="MS Mincho" w:hAnsi="MS Mincho" w:cs="Times New Roman" w:hint="eastAsia"/>
                                <w:kern w:val="24"/>
                                <w:sz w:val="18"/>
                                <w:szCs w:val="18"/>
                                <w:eastAsianLayout w:id="1690115852"/>
                              </w:rPr>
                              <w:t>」⇒「</w:t>
                            </w:r>
                            <w:r w:rsidRPr="009E2725">
                              <w:rPr>
                                <w:rFonts w:ascii="Century" w:eastAsia="MS Mincho" w:hAnsi="Century" w:cs="Times New Roman"/>
                                <w:kern w:val="24"/>
                                <w:sz w:val="18"/>
                                <w:szCs w:val="18"/>
                                <w:eastAsianLayout w:id="1690115853"/>
                              </w:rPr>
                              <w:t>Sport</w:t>
                            </w:r>
                            <w:r w:rsidRPr="009E2725">
                              <w:rPr>
                                <w:rFonts w:ascii="Century" w:eastAsia="MS Mincho" w:hAnsi="MS Mincho" w:cs="Times New Roman" w:hint="eastAsia"/>
                                <w:kern w:val="24"/>
                                <w:sz w:val="18"/>
                                <w:szCs w:val="18"/>
                                <w:eastAsianLayout w:id="1690115854"/>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6434E94" id="_x0000_s1162" type="#_x0000_t176" style="position:absolute;left:0;text-align:left;margin-left:5.1pt;margin-top:11.75pt;width:107.75pt;height:35.6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" strokeweight="1pt">
                <v:textbox inset="0,0,0,0">
                  <w:txbxContent>
                    <w:p w14:paraId="086BC4A8" w14:textId="77777777" w:rsidR="006D722F" w:rsidRPr="009E2725" w:rsidRDefault="006D722F" w:rsidP="006D722F">
                      <w:pPr>
                        <w:pStyle w:val="NormalWeb"/>
                        <w:spacing w:before="0" w:beforeAutospacing="0" w:after="0" w:afterAutospacing="0"/>
                        <w:jc w:val="center"/>
                        <w:rPr>
                          <w:rFonts w:hint="eastAsia"/>
                        </w:rPr>
                      </w:pPr>
                      <w:r w:rsidRPr="009E2725">
                        <w:rPr>
                          <w:rFonts w:ascii="Century" w:eastAsia="MS Mincho" w:hAnsi="MS Mincho" w:cs="Times New Roman" w:hint="eastAsia"/>
                          <w:kern w:val="24"/>
                          <w:sz w:val="18"/>
                          <w:szCs w:val="18"/>
                          <w:eastAsianLayout w:id="1690115850"/>
                        </w:rPr>
                        <w:t>サスペンション設定「</w:t>
                      </w:r>
                      <w:r w:rsidRPr="009E2725">
                        <w:rPr>
                          <w:rFonts w:ascii="Century" w:eastAsia="MS Mincho" w:hAnsi="Century" w:cs="Times New Roman"/>
                          <w:kern w:val="24"/>
                          <w:sz w:val="18"/>
                          <w:szCs w:val="18"/>
                          <w:eastAsianLayout w:id="1690115851"/>
                        </w:rPr>
                        <w:t>Normal</w:t>
                      </w:r>
                      <w:r w:rsidRPr="009E2725">
                        <w:rPr>
                          <w:rFonts w:ascii="Century" w:eastAsia="MS Mincho" w:hAnsi="MS Mincho" w:cs="Times New Roman" w:hint="eastAsia"/>
                          <w:kern w:val="24"/>
                          <w:sz w:val="18"/>
                          <w:szCs w:val="18"/>
                          <w:eastAsianLayout w:id="1690115852"/>
                        </w:rPr>
                        <w:t>」⇒「</w:t>
                      </w:r>
                      <w:r w:rsidRPr="009E2725">
                        <w:rPr>
                          <w:rFonts w:ascii="Century" w:eastAsia="MS Mincho" w:hAnsi="Century" w:cs="Times New Roman"/>
                          <w:kern w:val="24"/>
                          <w:sz w:val="18"/>
                          <w:szCs w:val="18"/>
                          <w:eastAsianLayout w:id="1690115853"/>
                        </w:rPr>
                        <w:t>Sport</w:t>
                      </w:r>
                      <w:r w:rsidRPr="009E2725">
                        <w:rPr>
                          <w:rFonts w:ascii="Century" w:eastAsia="MS Mincho" w:hAnsi="MS Mincho" w:cs="Times New Roman" w:hint="eastAsia"/>
                          <w:kern w:val="24"/>
                          <w:sz w:val="18"/>
                          <w:szCs w:val="18"/>
                          <w:eastAsianLayout w:id="1690115854"/>
                        </w:rPr>
                        <w:t>」</w:t>
                      </w:r>
                    </w:p>
                  </w:txbxContent>
                </v:textbox>
              </v:shape>
            </w:pict>
          </mc:Fallback>
        </mc:AlternateContent>
      </w:r>
    </w:p>
    <w:p w14:paraId="76F5128A" w14:textId="77777777" w:rsidR="006D722F" w:rsidRPr="00AE2925" w:rsidRDefault="006D722F" w:rsidP="006D722F">
      <w:pPr>
        <w:rPr>
          <w:rFonts w:hint="eastAsia"/>
          <w:color w:val="000000"/>
        </w:rPr>
      </w:pPr>
    </w:p>
    <w:p w14:paraId="32D523F5" w14:textId="77777777" w:rsidR="006D722F" w:rsidRPr="00AE2925" w:rsidRDefault="006D722F" w:rsidP="006D722F">
      <w:pPr>
        <w:rPr>
          <w:rFonts w:hint="eastAsia"/>
          <w:color w:val="000000"/>
        </w:rPr>
      </w:pPr>
    </w:p>
    <w:p w14:paraId="35D1302B" w14:textId="64389E3A"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35552" behindDoc="0" locked="0" layoutInCell="1" allowOverlap="1" wp14:anchorId="6F2A640C" wp14:editId="6286B0C7">
                <wp:simplePos x="0" y="0"/>
                <wp:positionH relativeFrom="column">
                  <wp:posOffset>64770</wp:posOffset>
                </wp:positionH>
                <wp:positionV relativeFrom="paragraph">
                  <wp:posOffset>86360</wp:posOffset>
                </wp:positionV>
                <wp:extent cx="939165" cy="189865"/>
                <wp:effectExtent l="13335" t="12065" r="9525" b="7620"/>
                <wp:wrapNone/>
                <wp:docPr id="170" name="フローチャート : 代替処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00062A4F" w14:textId="77777777" w:rsidR="006D722F" w:rsidRPr="009E2725" w:rsidRDefault="006D722F" w:rsidP="006D722F">
                            <w:pPr>
                              <w:pStyle w:val="NormalWeb"/>
                              <w:spacing w:before="0" w:beforeAutospacing="0" w:after="0" w:afterAutospacing="0"/>
                              <w:jc w:val="center"/>
                              <w:rPr>
                                <w:sz w:val="18"/>
                                <w:szCs w:val="18"/>
                              </w:rPr>
                            </w:pPr>
                            <w:r w:rsidRPr="009E2725">
                              <w:rPr>
                                <w:rFonts w:ascii="Century" w:eastAsia="MS Mincho" w:hAnsi="Century" w:cs="Times New Roman"/>
                                <w:kern w:val="24"/>
                                <w:sz w:val="18"/>
                                <w:szCs w:val="18"/>
                                <w:eastAsianLayout w:id="1690115841"/>
                              </w:rPr>
                              <w:t>CAN</w:t>
                            </w:r>
                            <w:r w:rsidRPr="009E2725">
                              <w:rPr>
                                <w:rFonts w:ascii="Century" w:eastAsia="MS Mincho" w:hAnsi="MS Mincho" w:cs="Times New Roman" w:hint="eastAsia"/>
                                <w:kern w:val="24"/>
                                <w:sz w:val="18"/>
                                <w:szCs w:val="18"/>
                                <w:eastAsianLayout w:id="1690115842"/>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F2A640C" id="_x0000_s1163" type="#_x0000_t176" style="position:absolute;left:0;text-align:left;margin-left:5.1pt;margin-top:6.8pt;width:73.95pt;height:14.95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" strokeweight="1pt">
                <v:textbox inset="0,0,0,0">
                  <w:txbxContent>
                    <w:p w14:paraId="00062A4F" w14:textId="77777777" w:rsidR="006D722F" w:rsidRPr="009E2725" w:rsidRDefault="006D722F" w:rsidP="006D722F">
                      <w:pPr>
                        <w:pStyle w:val="NormalWeb"/>
                        <w:spacing w:before="0" w:beforeAutospacing="0" w:after="0" w:afterAutospacing="0"/>
                        <w:jc w:val="center"/>
                        <w:rPr>
                          <w:sz w:val="18"/>
                          <w:szCs w:val="18"/>
                        </w:rPr>
                      </w:pPr>
                      <w:r w:rsidRPr="009E2725">
                        <w:rPr>
                          <w:rFonts w:ascii="Century" w:eastAsia="MS Mincho" w:hAnsi="Century" w:cs="Times New Roman"/>
                          <w:kern w:val="24"/>
                          <w:sz w:val="18"/>
                          <w:szCs w:val="18"/>
                          <w:eastAsianLayout w:id="1690115841"/>
                        </w:rPr>
                        <w:t>CAN</w:t>
                      </w:r>
                      <w:r w:rsidRPr="009E2725">
                        <w:rPr>
                          <w:rFonts w:ascii="Century" w:eastAsia="MS Mincho" w:hAnsi="MS Mincho" w:cs="Times New Roman" w:hint="eastAsia"/>
                          <w:kern w:val="24"/>
                          <w:sz w:val="18"/>
                          <w:szCs w:val="18"/>
                          <w:eastAsianLayout w:id="1690115842"/>
                        </w:rPr>
                        <w:t>送信部</w:t>
                      </w:r>
                    </w:p>
                  </w:txbxContent>
                </v:textbox>
              </v:shape>
            </w:pict>
          </mc:Fallback>
        </mc:AlternateContent>
      </w:r>
      <w:r w:rsidRPr="00AE2925">
        <w:rPr>
          <w:rFonts w:hint="eastAsia"/>
          <w:noProof/>
          <w:color w:val="000000"/>
        </w:rPr>
        <mc:AlternateContent>
          <mc:Choice Requires="wps">
            <w:drawing>
              <wp:anchor distT="0" distB="0" distL="114300" distR="114300" simplePos="0" relativeHeight="251736576" behindDoc="0" locked="0" layoutInCell="1" allowOverlap="1" wp14:anchorId="484D09DC" wp14:editId="1C590301">
                <wp:simplePos x="0" y="0"/>
                <wp:positionH relativeFrom="column">
                  <wp:posOffset>1002665</wp:posOffset>
                </wp:positionH>
                <wp:positionV relativeFrom="paragraph">
                  <wp:posOffset>149225</wp:posOffset>
                </wp:positionV>
                <wp:extent cx="3349625" cy="276225"/>
                <wp:effectExtent l="0" t="0" r="4445" b="1270"/>
                <wp:wrapNone/>
                <wp:docPr id="169"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12C7A"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w:t>
                            </w:r>
                            <w:r w:rsidRPr="009E2725">
                              <w:rPr>
                                <w:rFonts w:ascii="Century" w:eastAsia="MS Mincho" w:hAnsi="MS Mincho" w:cs="Times New Roman" w:hint="eastAsia"/>
                                <w:kern w:val="24"/>
                                <w:sz w:val="18"/>
                                <w:szCs w:val="18"/>
                              </w:rPr>
                              <w:t>イベント送信</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84D09DC" id="_x0000_s1164" type="#_x0000_t202" style="position:absolute;left:0;text-align:left;margin-left:78.95pt;margin-top:11.75pt;width:263.75pt;height:21.7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" filled="f" stroked="f">
                <v:textbox style="mso-fit-shape-to-text:t">
                  <w:txbxContent>
                    <w:p w14:paraId="7C812C7A" w14:textId="77777777" w:rsidR="006D722F" w:rsidRPr="009E2725" w:rsidRDefault="006D722F" w:rsidP="006D722F">
                      <w:pPr>
                        <w:pStyle w:val="NormalWeb"/>
                        <w:spacing w:before="0" w:beforeAutospacing="0" w:after="0" w:afterAutospacing="0"/>
                        <w:rPr>
                          <w:sz w:val="18"/>
                          <w:szCs w:val="18"/>
                        </w:rPr>
                      </w:pPr>
                      <w:r w:rsidRPr="009E2725">
                        <w:rPr>
                          <w:rFonts w:ascii="Century" w:eastAsia="MS Mincho" w:hAnsi="Century" w:cs="Times New Roman" w:hint="eastAsia"/>
                          <w:kern w:val="24"/>
                          <w:sz w:val="18"/>
                          <w:szCs w:val="18"/>
                          <w:eastAsianLayout w:id="1690115853"/>
                        </w:rPr>
                        <w:t>C_DCMDS3</w:t>
                      </w:r>
                      <w:r w:rsidRPr="009E2725">
                        <w:rPr>
                          <w:rFonts w:ascii="Century" w:eastAsia="MS Mincho" w:hAnsi="Century" w:cs="Times New Roman" w:hint="eastAsia"/>
                          <w:kern w:val="24"/>
                          <w:sz w:val="18"/>
                          <w:szCs w:val="18"/>
                          <w:eastAsianLayout w:id="1690115853"/>
                        </w:rPr>
                        <w:t xml:space="preserve">　</w:t>
                      </w:r>
                      <w:r w:rsidRPr="009E2725">
                        <w:rPr>
                          <w:rFonts w:ascii="Century" w:eastAsia="MS Mincho" w:hAnsi="MS Mincho" w:cs="Times New Roman" w:hint="eastAsia"/>
                          <w:kern w:val="24"/>
                          <w:sz w:val="18"/>
                          <w:szCs w:val="18"/>
                        </w:rPr>
                        <w:t>Sport(sus)</w:t>
                      </w:r>
                      <w:r w:rsidRPr="009E2725">
                        <w:rPr>
                          <w:rFonts w:ascii="Century" w:eastAsia="MS Mincho" w:hAnsi="MS Mincho" w:cs="Times New Roman" w:hint="eastAsia"/>
                          <w:kern w:val="24"/>
                          <w:sz w:val="18"/>
                          <w:szCs w:val="18"/>
                        </w:rPr>
                        <w:t>イベント送信</w:t>
                      </w:r>
                    </w:p>
                  </w:txbxContent>
                </v:textbox>
              </v:shape>
            </w:pict>
          </mc:Fallback>
        </mc:AlternateContent>
      </w:r>
    </w:p>
    <w:p w14:paraId="3531A402" w14:textId="77777777" w:rsidR="006D722F" w:rsidRPr="00AE2925" w:rsidRDefault="006D722F" w:rsidP="006D722F">
      <w:pPr>
        <w:rPr>
          <w:rFonts w:hint="eastAsia"/>
          <w:color w:val="000000"/>
        </w:rPr>
      </w:pPr>
    </w:p>
    <w:p w14:paraId="4C6DB805" w14:textId="1F8ED4EB" w:rsidR="006D722F" w:rsidRPr="00AE2925" w:rsidRDefault="00FB37A0" w:rsidP="006D722F">
      <w:pPr>
        <w:rPr>
          <w:rFonts w:hint="eastAsia"/>
          <w:color w:val="000000"/>
        </w:rPr>
      </w:pPr>
      <w:r w:rsidRPr="00AE2925">
        <w:rPr>
          <w:rFonts w:hint="eastAsia"/>
          <w:noProof/>
          <w:color w:val="000000"/>
        </w:rPr>
        <mc:AlternateContent>
          <mc:Choice Requires="wps">
            <w:drawing>
              <wp:anchor distT="0" distB="0" distL="114300" distR="114300" simplePos="0" relativeHeight="251746816" behindDoc="0" locked="0" layoutInCell="1" allowOverlap="1" wp14:anchorId="4E800D2B" wp14:editId="79933616">
                <wp:simplePos x="0" y="0"/>
                <wp:positionH relativeFrom="column">
                  <wp:posOffset>5487035</wp:posOffset>
                </wp:positionH>
                <wp:positionV relativeFrom="paragraph">
                  <wp:posOffset>111125</wp:posOffset>
                </wp:positionV>
                <wp:extent cx="732790" cy="0"/>
                <wp:effectExtent l="6350" t="6350" r="13335" b="12700"/>
                <wp:wrapNone/>
                <wp:docPr id="168" name="AutoShape 8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CADF48" id="AutoShape 8247" o:spid="_x0000_s1026" type="#_x0000_t32" style="position:absolute;margin-left:432.05pt;margin-top:8.75pt;width:57.7pt;height:0;z-index:25174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">
                <v:stroke dashstyle="1 1"/>
              </v:shape>
            </w:pict>
          </mc:Fallback>
        </mc:AlternateContent>
      </w:r>
      <w:r w:rsidRPr="00AE2925">
        <w:rPr>
          <w:noProof/>
          <w:color w:val="000000"/>
        </w:rPr>
        <mc:AlternateContent>
          <mc:Choice Requires="wps">
            <w:drawing>
              <wp:anchor distT="0" distB="0" distL="114300" distR="114300" simplePos="0" relativeHeight="251745792" behindDoc="0" locked="0" layoutInCell="1" allowOverlap="1" wp14:anchorId="21861911" wp14:editId="28C7E03F">
                <wp:simplePos x="0" y="0"/>
                <wp:positionH relativeFrom="column">
                  <wp:posOffset>3435350</wp:posOffset>
                </wp:positionH>
                <wp:positionV relativeFrom="paragraph">
                  <wp:posOffset>55880</wp:posOffset>
                </wp:positionV>
                <wp:extent cx="2364105" cy="276225"/>
                <wp:effectExtent l="0" t="0" r="0" b="0"/>
                <wp:wrapNone/>
                <wp:docPr id="167"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105" cy="276225"/>
                        </a:xfrm>
                        <a:prstGeom prst="rect">
                          <a:avLst/>
                        </a:prstGeom>
                        <a:noFill/>
                      </wps:spPr>
                      <wps:txbx>
                        <w:txbxContent>
                          <w:p w14:paraId="0ED99E13" w14:textId="77777777" w:rsidR="006D722F" w:rsidRPr="009E2725" w:rsidRDefault="006D722F" w:rsidP="006D722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sidRPr="009E2725">
                              <w:rPr>
                                <w:rFonts w:ascii="Century" w:eastAsia="MS Mincho" w:hAnsi="Century" w:cs="Times New Roman"/>
                                <w:kern w:val="24"/>
                                <w:sz w:val="18"/>
                                <w:szCs w:val="22"/>
                                <w:eastAsianLayout w:id="1690115842"/>
                              </w:rPr>
                              <w:t>AVN1S39</w:t>
                            </w:r>
                            <w:r w:rsidRPr="009E2725">
                              <w:rPr>
                                <w:rFonts w:ascii="Century" w:eastAsia="MS Mincho" w:hAnsi="Century" w:cs="Times New Roman" w:hint="eastAsia"/>
                                <w:kern w:val="24"/>
                                <w:sz w:val="18"/>
                                <w:szCs w:val="22"/>
                                <w:eastAsianLayout w:id="1690115842"/>
                              </w:rPr>
                              <w:t>[</w:t>
                            </w:r>
                            <w:r w:rsidRPr="009E2725">
                              <w:rPr>
                                <w:rFonts w:ascii="Century" w:eastAsia="MS Mincho" w:hAnsi="Century" w:cs="Times New Roman" w:hint="eastAsia"/>
                                <w:kern w:val="24"/>
                                <w:sz w:val="18"/>
                                <w:szCs w:val="22"/>
                              </w:rPr>
                              <w:t>操作無し</w:t>
                            </w:r>
                            <w:r w:rsidRPr="009E2725">
                              <w:rPr>
                                <w:rFonts w:ascii="Century" w:eastAsia="MS Mincho" w:hAnsi="MS Mincho" w:cs="Times New Roman" w:hint="eastAsia"/>
                                <w:kern w:val="24"/>
                                <w:sz w:val="18"/>
                                <w:szCs w:val="22"/>
                              </w:rPr>
                              <w:t>]</w:t>
                            </w:r>
                            <w:r w:rsidRPr="009E2725">
                              <w:rPr>
                                <w:rFonts w:ascii="Century" w:eastAsia="MS Mincho" w:hAnsi="MS Mincho" w:cs="Times New Roman" w:hint="eastAsia"/>
                                <w:kern w:val="24"/>
                                <w:sz w:val="18"/>
                                <w:szCs w:val="22"/>
                              </w:rPr>
                              <w:t xml:space="preserve">　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1861911" id="_x0000_s1165" type="#_x0000_t202" style="position:absolute;left:0;text-align:left;margin-left:270.5pt;margin-top:4.4pt;width:186.15pt;height:21.75pt;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" filled="f" stroked="f">
                <v:textbox style="mso-fit-shape-to-text:t">
                  <w:txbxContent>
                    <w:p w14:paraId="0ED99E13" w14:textId="77777777" w:rsidR="006D722F" w:rsidRPr="009E2725" w:rsidRDefault="006D722F" w:rsidP="006D722F">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sidRPr="009E2725">
                        <w:rPr>
                          <w:rFonts w:ascii="Century" w:eastAsia="MS Mincho" w:hAnsi="Century" w:cs="Times New Roman"/>
                          <w:kern w:val="24"/>
                          <w:sz w:val="18"/>
                          <w:szCs w:val="22"/>
                          <w:eastAsianLayout w:id="1690115842"/>
                        </w:rPr>
                        <w:t>AVN1S39</w:t>
                      </w:r>
                      <w:r w:rsidRPr="009E2725">
                        <w:rPr>
                          <w:rFonts w:ascii="Century" w:eastAsia="MS Mincho" w:hAnsi="Century" w:cs="Times New Roman" w:hint="eastAsia"/>
                          <w:kern w:val="24"/>
                          <w:sz w:val="18"/>
                          <w:szCs w:val="22"/>
                          <w:eastAsianLayout w:id="1690115842"/>
                        </w:rPr>
                        <w:t>[</w:t>
                      </w:r>
                      <w:r w:rsidRPr="009E2725">
                        <w:rPr>
                          <w:rFonts w:ascii="Century" w:eastAsia="MS Mincho" w:hAnsi="Century" w:cs="Times New Roman" w:hint="eastAsia"/>
                          <w:kern w:val="24"/>
                          <w:sz w:val="18"/>
                          <w:szCs w:val="22"/>
                        </w:rPr>
                        <w:t>操作無し</w:t>
                      </w:r>
                      <w:r w:rsidRPr="009E2725">
                        <w:rPr>
                          <w:rFonts w:ascii="Century" w:eastAsia="MS Mincho" w:hAnsi="MS Mincho" w:cs="Times New Roman" w:hint="eastAsia"/>
                          <w:kern w:val="24"/>
                          <w:sz w:val="18"/>
                          <w:szCs w:val="22"/>
                        </w:rPr>
                        <w:t>]</w:t>
                      </w:r>
                      <w:r w:rsidRPr="009E2725">
                        <w:rPr>
                          <w:rFonts w:ascii="Century" w:eastAsia="MS Mincho" w:hAnsi="MS Mincho" w:cs="Times New Roman" w:hint="eastAsia"/>
                          <w:kern w:val="24"/>
                          <w:sz w:val="18"/>
                          <w:szCs w:val="22"/>
                        </w:rPr>
                        <w:t xml:space="preserve">　イベント送信</w:t>
                      </w:r>
                    </w:p>
                  </w:txbxContent>
                </v:textbox>
              </v:shape>
            </w:pict>
          </mc:Fallback>
        </mc:AlternateContent>
      </w:r>
      <w:r w:rsidRPr="00AE2925">
        <w:rPr>
          <w:noProof/>
          <w:color w:val="000000"/>
        </w:rPr>
        <mc:AlternateContent>
          <mc:Choice Requires="wps">
            <w:drawing>
              <wp:anchor distT="0" distB="0" distL="114300" distR="114300" simplePos="0" relativeHeight="251744768" behindDoc="0" locked="0" layoutInCell="1" allowOverlap="1" wp14:anchorId="307C70FA" wp14:editId="2767FBD2">
                <wp:simplePos x="0" y="0"/>
                <wp:positionH relativeFrom="column">
                  <wp:posOffset>520065</wp:posOffset>
                </wp:positionH>
                <wp:positionV relativeFrom="paragraph">
                  <wp:posOffset>111125</wp:posOffset>
                </wp:positionV>
                <wp:extent cx="4966970" cy="0"/>
                <wp:effectExtent l="20955" t="73025" r="12700" b="79375"/>
                <wp:wrapNone/>
                <wp:docPr id="16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96697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C1593D" id="直線矢印コネクタ 89" o:spid="_x0000_s1026" type="#_x0000_t32" style="position:absolute;margin-left:40.95pt;margin-top:8.75pt;width:391.1pt;height:0;rotation:18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" strokecolor="#4a7ebb">
                <v:stroke endarrow="open"/>
              </v:shape>
            </w:pict>
          </mc:Fallback>
        </mc:AlternateContent>
      </w:r>
      <w:r w:rsidRPr="00AE2925">
        <w:rPr>
          <w:noProof/>
          <w:color w:val="000000"/>
        </w:rPr>
        <mc:AlternateContent>
          <mc:Choice Requires="wps">
            <w:drawing>
              <wp:anchor distT="0" distB="0" distL="114300" distR="114300" simplePos="0" relativeHeight="251724288" behindDoc="0" locked="0" layoutInCell="1" allowOverlap="1" wp14:anchorId="3106EB75" wp14:editId="24F26803">
                <wp:simplePos x="0" y="0"/>
                <wp:positionH relativeFrom="column">
                  <wp:posOffset>542925</wp:posOffset>
                </wp:positionH>
                <wp:positionV relativeFrom="paragraph">
                  <wp:posOffset>10160</wp:posOffset>
                </wp:positionV>
                <wp:extent cx="4944110" cy="0"/>
                <wp:effectExtent l="5715" t="76835" r="22225" b="75565"/>
                <wp:wrapNone/>
                <wp:docPr id="165" name="直線矢印コネクタ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4110" cy="0"/>
                        </a:xfrm>
                        <a:prstGeom prst="straightConnector1">
                          <a:avLst/>
                        </a:prstGeom>
                        <a:noFill/>
                        <a:ln w="9525" algn="ctr">
                          <a:solidFill>
                            <a:srgbClr val="4472C4"/>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327E6" id="直線矢印コネクタ 118" o:spid="_x0000_s1026" type="#_x0000_t32" style="position:absolute;margin-left:42.75pt;margin-top:.8pt;width:389.3pt;height:0;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" strokecolor="#4472c4">
                <v:stroke endarrow="open"/>
              </v:shape>
            </w:pict>
          </mc:Fallback>
        </mc:AlternateContent>
      </w:r>
    </w:p>
    <w:p w14:paraId="283962BF" w14:textId="17E82C36"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52960" behindDoc="0" locked="0" layoutInCell="1" allowOverlap="1" wp14:anchorId="7183A9AA" wp14:editId="10A1528A">
                <wp:simplePos x="0" y="0"/>
                <wp:positionH relativeFrom="column">
                  <wp:posOffset>986790</wp:posOffset>
                </wp:positionH>
                <wp:positionV relativeFrom="paragraph">
                  <wp:posOffset>64135</wp:posOffset>
                </wp:positionV>
                <wp:extent cx="2397760" cy="245110"/>
                <wp:effectExtent l="1905" t="1270" r="635" b="1270"/>
                <wp:wrapNone/>
                <wp:docPr id="164"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626C85" w14:textId="77777777" w:rsidR="006D722F" w:rsidRPr="009E2725" w:rsidRDefault="006D722F" w:rsidP="006D722F">
                            <w:pPr>
                              <w:pStyle w:val="NormalWeb"/>
                              <w:spacing w:before="0" w:beforeAutospacing="0" w:after="0" w:afterAutospacing="0"/>
                              <w:rPr>
                                <w:rFonts w:ascii="Century" w:eastAsia="MS Mincho" w:hAnsi="MS Mincho" w:cs="Times New Roman"/>
                                <w:kern w:val="24"/>
                                <w:sz w:val="16"/>
                                <w:szCs w:val="20"/>
                              </w:rPr>
                            </w:pPr>
                            <w:r w:rsidRPr="00136B41">
                              <w:rPr>
                                <w:rFonts w:ascii="Century" w:eastAsia="MS Mincho" w:hAnsi="Century" w:cs="Times New Roman"/>
                                <w:color w:val="000000"/>
                                <w:kern w:val="24"/>
                                <w:sz w:val="16"/>
                                <w:szCs w:val="20"/>
                                <w:eastAsianLayout w:id="1690115848"/>
                              </w:rPr>
                              <w:t xml:space="preserve"> </w:t>
                            </w:r>
                            <w:r w:rsidRPr="00AE2925">
                              <w:rPr>
                                <w:rFonts w:ascii="Century" w:eastAsia="MS Mincho" w:hAnsi="Century" w:cs="Times New Roman"/>
                                <w:color w:val="000000"/>
                                <w:kern w:val="24"/>
                                <w:sz w:val="16"/>
                                <w:szCs w:val="20"/>
                                <w:eastAsianLayout w:id="1690115848"/>
                              </w:rPr>
                              <w:t xml:space="preserve"> </w:t>
                            </w:r>
                            <w:r w:rsidRPr="009E2725">
                              <w:rPr>
                                <w:rFonts w:ascii="Century" w:eastAsia="MS Mincho" w:hAnsi="Century" w:cs="Times New Roman" w:hint="eastAsia"/>
                                <w:kern w:val="24"/>
                                <w:sz w:val="16"/>
                                <w:szCs w:val="20"/>
                              </w:rPr>
                              <w:t>P_DCS,C_DCS,AC_DCS</w:t>
                            </w:r>
                            <w:r w:rsidRPr="009E2725">
                              <w:rPr>
                                <w:rFonts w:ascii="Century" w:eastAsia="MS Mincho" w:hAnsi="MS Mincho" w:cs="Times New Roman" w:hint="eastAsia"/>
                                <w:kern w:val="24"/>
                                <w:sz w:val="16"/>
                                <w:szCs w:val="20"/>
                              </w:rPr>
                              <w:t>「操作無し」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3A9AA" id="_x0000_s1166" type="#_x0000_t202" style="position:absolute;left:0;text-align:left;margin-left:77.7pt;margin-top:5.05pt;width:188.8pt;height:19.3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" filled="f" stroked="f">
                <v:textbox>
                  <w:txbxContent>
                    <w:p w14:paraId="74626C85" w14:textId="77777777" w:rsidR="006D722F" w:rsidRPr="009E2725" w:rsidRDefault="006D722F" w:rsidP="006D722F">
                      <w:pPr>
                        <w:pStyle w:val="NormalWeb"/>
                        <w:spacing w:before="0" w:beforeAutospacing="0" w:after="0" w:afterAutospacing="0"/>
                        <w:rPr>
                          <w:rFonts w:ascii="Century" w:eastAsia="MS Mincho" w:hAnsi="MS Mincho" w:cs="Times New Roman"/>
                          <w:kern w:val="24"/>
                          <w:sz w:val="16"/>
                          <w:szCs w:val="20"/>
                        </w:rPr>
                      </w:pPr>
                      <w:r w:rsidRPr="00136B41">
                        <w:rPr>
                          <w:rFonts w:ascii="Century" w:eastAsia="MS Mincho" w:hAnsi="Century" w:cs="Times New Roman"/>
                          <w:color w:val="000000"/>
                          <w:kern w:val="24"/>
                          <w:sz w:val="16"/>
                          <w:szCs w:val="20"/>
                          <w:eastAsianLayout w:id="1690115848"/>
                        </w:rPr>
                        <w:t xml:space="preserve"> </w:t>
                      </w:r>
                      <w:r w:rsidRPr="00AE2925">
                        <w:rPr>
                          <w:rFonts w:ascii="Century" w:eastAsia="MS Mincho" w:hAnsi="Century" w:cs="Times New Roman"/>
                          <w:color w:val="000000"/>
                          <w:kern w:val="24"/>
                          <w:sz w:val="16"/>
                          <w:szCs w:val="20"/>
                          <w:eastAsianLayout w:id="1690115848"/>
                        </w:rPr>
                        <w:t xml:space="preserve"> </w:t>
                      </w:r>
                      <w:r w:rsidRPr="009E2725">
                        <w:rPr>
                          <w:rFonts w:ascii="Century" w:eastAsia="MS Mincho" w:hAnsi="Century" w:cs="Times New Roman" w:hint="eastAsia"/>
                          <w:kern w:val="24"/>
                          <w:sz w:val="16"/>
                          <w:szCs w:val="20"/>
                        </w:rPr>
                        <w:t>P_DCS,C_DCS,AC_DCS</w:t>
                      </w:r>
                      <w:r w:rsidRPr="009E2725">
                        <w:rPr>
                          <w:rFonts w:ascii="Century" w:eastAsia="MS Mincho" w:hAnsi="MS Mincho" w:cs="Times New Roman" w:hint="eastAsia"/>
                          <w:kern w:val="24"/>
                          <w:sz w:val="16"/>
                          <w:szCs w:val="20"/>
                        </w:rPr>
                        <w:t>「操作無し」</w:t>
                      </w:r>
                    </w:p>
                  </w:txbxContent>
                </v:textbox>
              </v:shape>
            </w:pict>
          </mc:Fallback>
        </mc:AlternateContent>
      </w:r>
    </w:p>
    <w:p w14:paraId="3C8E0571" w14:textId="1ED7B069"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57056" behindDoc="0" locked="0" layoutInCell="1" allowOverlap="1" wp14:anchorId="6310C781" wp14:editId="34403901">
                <wp:simplePos x="0" y="0"/>
                <wp:positionH relativeFrom="column">
                  <wp:posOffset>564515</wp:posOffset>
                </wp:positionH>
                <wp:positionV relativeFrom="paragraph">
                  <wp:posOffset>93980</wp:posOffset>
                </wp:positionV>
                <wp:extent cx="4940300" cy="635"/>
                <wp:effectExtent l="17780" t="73025" r="13970" b="78740"/>
                <wp:wrapNone/>
                <wp:docPr id="163"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0" cy="635"/>
                        </a:xfrm>
                        <a:prstGeom prst="bentConnector3">
                          <a:avLst>
                            <a:gd name="adj1" fmla="val 50000"/>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F7BE14" id="直線矢印コネクタ 90" o:spid="_x0000_s1026" type="#_x0000_t34" style="position:absolute;margin-left:44.45pt;margin-top:7.4pt;width:389pt;height:.05pt;z-index:25175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" strokecolor="#4a7ebb">
                <v:stroke startarrow="open"/>
              </v:shape>
            </w:pict>
          </mc:Fallback>
        </mc:AlternateContent>
      </w:r>
    </w:p>
    <w:p w14:paraId="2F73818A" w14:textId="77777777" w:rsidR="006D722F" w:rsidRPr="00AE2925" w:rsidRDefault="006D722F" w:rsidP="006D722F">
      <w:pPr>
        <w:rPr>
          <w:rFonts w:hint="eastAsia"/>
          <w:color w:val="000000"/>
        </w:rPr>
      </w:pPr>
    </w:p>
    <w:p w14:paraId="7D3D5B87" w14:textId="77777777" w:rsidR="006D722F" w:rsidRPr="00AE2925" w:rsidRDefault="006D722F" w:rsidP="006D722F">
      <w:pPr>
        <w:rPr>
          <w:rFonts w:hint="eastAsia"/>
          <w:color w:val="000000"/>
        </w:rPr>
      </w:pPr>
    </w:p>
    <w:p w14:paraId="35ED466D" w14:textId="4AF1CF9E"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17120" behindDoc="0" locked="0" layoutInCell="1" allowOverlap="1" wp14:anchorId="15C29DAC" wp14:editId="28EA98BA">
                <wp:simplePos x="0" y="0"/>
                <wp:positionH relativeFrom="column">
                  <wp:posOffset>530225</wp:posOffset>
                </wp:positionH>
                <wp:positionV relativeFrom="paragraph">
                  <wp:posOffset>12065</wp:posOffset>
                </wp:positionV>
                <wp:extent cx="4922520" cy="635"/>
                <wp:effectExtent l="12065" t="78740" r="18415" b="73025"/>
                <wp:wrapNone/>
                <wp:docPr id="162"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252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C577A4" id="直線矢印コネクタ 97" o:spid="_x0000_s1026" type="#_x0000_t34" style="position:absolute;margin-left:41.75pt;margin-top:.95pt;width:387.6pt;height:.05pt;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" strokecolor="#4a7ebb">
                <v:stroke endarrow="open"/>
              </v:shape>
            </w:pict>
          </mc:Fallback>
        </mc:AlternateContent>
      </w:r>
    </w:p>
    <w:p w14:paraId="6AB38B27" w14:textId="5BD08846" w:rsidR="006D722F" w:rsidRPr="00AE2925" w:rsidRDefault="00FB37A0" w:rsidP="006D722F">
      <w:pPr>
        <w:rPr>
          <w:rFonts w:hint="eastAsia"/>
          <w:color w:val="000000"/>
        </w:rPr>
      </w:pPr>
      <w:r w:rsidRPr="00AE2925">
        <w:rPr>
          <w:noProof/>
          <w:color w:val="000000"/>
        </w:rPr>
        <mc:AlternateContent>
          <mc:Choice Requires="wps">
            <w:drawing>
              <wp:anchor distT="0" distB="0" distL="114300" distR="114300" simplePos="0" relativeHeight="251755008" behindDoc="0" locked="0" layoutInCell="1" allowOverlap="1" wp14:anchorId="662781FC" wp14:editId="3C607761">
                <wp:simplePos x="0" y="0"/>
                <wp:positionH relativeFrom="column">
                  <wp:posOffset>549910</wp:posOffset>
                </wp:positionH>
                <wp:positionV relativeFrom="paragraph">
                  <wp:posOffset>162560</wp:posOffset>
                </wp:positionV>
                <wp:extent cx="4880610" cy="635"/>
                <wp:effectExtent l="12700" t="71120" r="21590" b="80645"/>
                <wp:wrapNone/>
                <wp:docPr id="161"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061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3082D7" id="直線矢印コネクタ 97" o:spid="_x0000_s1026" type="#_x0000_t34" style="position:absolute;margin-left:43.3pt;margin-top:12.8pt;width:384.3pt;height:.05pt;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" strokecolor="#4a7ebb">
                <v:stroke endarrow="open"/>
              </v:shape>
            </w:pict>
          </mc:Fallback>
        </mc:AlternateContent>
      </w:r>
    </w:p>
    <w:p w14:paraId="04EE42EB" w14:textId="77777777" w:rsidR="006D722F" w:rsidRPr="00AE2925" w:rsidRDefault="006D722F" w:rsidP="006D722F">
      <w:pPr>
        <w:rPr>
          <w:rFonts w:hint="eastAsia"/>
          <w:color w:val="000000"/>
        </w:rPr>
      </w:pPr>
    </w:p>
    <w:p w14:paraId="4389EC7D" w14:textId="77777777" w:rsidR="006D722F" w:rsidRPr="00AE2925" w:rsidRDefault="006D722F" w:rsidP="006D722F">
      <w:pPr>
        <w:rPr>
          <w:rFonts w:hint="eastAsia"/>
          <w:color w:val="000000"/>
        </w:rPr>
      </w:pPr>
    </w:p>
    <w:p w14:paraId="1D425D51" w14:textId="77777777" w:rsidR="006D722F" w:rsidRPr="00AE2925" w:rsidRDefault="006D722F" w:rsidP="006D722F">
      <w:pPr>
        <w:rPr>
          <w:rFonts w:hint="eastAsia"/>
          <w:color w:val="000000"/>
        </w:rPr>
      </w:pPr>
    </w:p>
    <w:p w14:paraId="1602A11A" w14:textId="77777777" w:rsidR="006D722F" w:rsidRPr="00AE2925" w:rsidRDefault="006D722F" w:rsidP="006D722F">
      <w:pPr>
        <w:rPr>
          <w:rFonts w:hint="eastAsia"/>
          <w:color w:val="000000"/>
        </w:rPr>
      </w:pPr>
    </w:p>
    <w:p w14:paraId="7DEB3084" w14:textId="77777777" w:rsidR="006D722F" w:rsidRPr="00AE2925" w:rsidRDefault="006D722F" w:rsidP="006D722F">
      <w:pPr>
        <w:rPr>
          <w:rFonts w:hint="eastAsia"/>
          <w:color w:val="000000"/>
        </w:rPr>
      </w:pPr>
    </w:p>
    <w:p w14:paraId="42B1427F" w14:textId="77777777" w:rsidR="006D722F" w:rsidRPr="000D218D" w:rsidRDefault="006D722F" w:rsidP="00A0257A">
      <w:pPr>
        <w:rPr>
          <w:rFonts w:hint="eastAsia"/>
          <w:color w:val="00B0F0"/>
          <w:kern w:val="24"/>
          <w:sz w:val="20"/>
          <w:szCs w:val="20"/>
        </w:rPr>
      </w:pPr>
    </w:p>
    <w:p w14:paraId="2550D66F" w14:textId="77777777" w:rsidR="00515DD6" w:rsidRPr="009E2725" w:rsidRDefault="002925CC" w:rsidP="00515DD6">
      <w:pPr>
        <w:ind w:leftChars="146" w:left="416" w:hangingChars="74" w:hanging="135"/>
        <w:rPr>
          <w:kern w:val="24"/>
          <w:sz w:val="20"/>
          <w:szCs w:val="20"/>
        </w:rPr>
      </w:pPr>
      <w:r w:rsidRPr="00C44E73">
        <w:rPr>
          <w:sz w:val="20"/>
          <w:szCs w:val="22"/>
        </w:rPr>
        <w:br w:type="page"/>
      </w:r>
      <w:r w:rsidR="00515DD6" w:rsidRPr="009E2725">
        <w:lastRenderedPageBreak/>
        <w:t>As an example, the case where the suspension setting is changed from Normal to Sport on the MM customization screen is shown.</w:t>
      </w:r>
    </w:p>
    <w:p w14:paraId="293F2110" w14:textId="7207277E" w:rsidR="00515DD6" w:rsidRPr="00A56D3F" w:rsidRDefault="00FB37A0" w:rsidP="00515DD6">
      <w:pPr>
        <w:rPr>
          <w:rFonts w:hint="eastAsia"/>
          <w:color w:val="5B9BD5"/>
        </w:rPr>
      </w:pPr>
      <w:r w:rsidRPr="00A56D3F">
        <w:rPr>
          <w:noProof/>
          <w:color w:val="5B9BD5"/>
        </w:rPr>
        <mc:AlternateContent>
          <mc:Choice Requires="wps">
            <w:drawing>
              <wp:anchor distT="0" distB="0" distL="114300" distR="114300" simplePos="0" relativeHeight="251820544" behindDoc="0" locked="0" layoutInCell="1" allowOverlap="1" wp14:anchorId="14B28AB9" wp14:editId="611EB4B3">
                <wp:simplePos x="0" y="0"/>
                <wp:positionH relativeFrom="column">
                  <wp:posOffset>4923790</wp:posOffset>
                </wp:positionH>
                <wp:positionV relativeFrom="paragraph">
                  <wp:posOffset>52705</wp:posOffset>
                </wp:positionV>
                <wp:extent cx="1151890" cy="431800"/>
                <wp:effectExtent l="5080" t="8890" r="5080" b="6985"/>
                <wp:wrapNone/>
                <wp:docPr id="160"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78400421" w14:textId="77777777" w:rsidR="00515DD6" w:rsidRPr="009E2725" w:rsidRDefault="00515DD6" w:rsidP="00515DD6">
                            <w:pPr>
                              <w:pStyle w:val="NormalWeb"/>
                              <w:spacing w:before="0" w:beforeAutospacing="0" w:after="0" w:afterAutospacing="0"/>
                              <w:jc w:val="center"/>
                              <w:rPr>
                                <w:sz w:val="21"/>
                              </w:rPr>
                            </w:pPr>
                            <w:r w:rsidRPr="009E2725">
                              <w:rPr>
                                <w:rFonts w:ascii="Arial" w:eastAsia="MS Mincho" w:hAnsi="Arial" w:cs="Arial" w:hint="eastAsia"/>
                                <w:kern w:val="24"/>
                                <w:sz w:val="18"/>
                                <w:szCs w:val="21"/>
                              </w:rPr>
                              <w:t>C</w:t>
                            </w:r>
                            <w:r w:rsidRPr="009E2725">
                              <w:rPr>
                                <w:rFonts w:ascii="Arial" w:eastAsia="MS Mincho" w:hAnsi="Arial" w:cs="Arial" w:hint="eastAsia"/>
                                <w:kern w:val="24"/>
                                <w:sz w:val="18"/>
                                <w:szCs w:val="21"/>
                                <w:eastAsianLayout w:id="1690115585"/>
                              </w:rPr>
                              <w:t>-DC</w:t>
                            </w:r>
                            <w:r w:rsidRPr="009E2725">
                              <w:rPr>
                                <w:rFonts w:ascii="Arial" w:eastAsia="MS Mincho" w:hAnsi="Arial" w:cs="Arial"/>
                                <w:kern w:val="24"/>
                                <w:sz w:val="18"/>
                                <w:szCs w:val="21"/>
                                <w:eastAsianLayout w:id="1690115585"/>
                              </w:rPr>
                              <w:t xml:space="preserve"> </w:t>
                            </w:r>
                          </w:p>
                          <w:p w14:paraId="4AEB61FF" w14:textId="77777777" w:rsidR="00515DD6" w:rsidRPr="009E2725" w:rsidRDefault="00515DD6" w:rsidP="00515DD6">
                            <w:pPr>
                              <w:pStyle w:val="NormalWeb"/>
                              <w:spacing w:before="0" w:beforeAutospacing="0" w:after="0" w:afterAutospacing="0"/>
                              <w:jc w:val="center"/>
                              <w:rPr>
                                <w:sz w:val="21"/>
                              </w:rPr>
                            </w:pPr>
                            <w:r w:rsidRPr="009E2725">
                              <w:rPr>
                                <w:rFonts w:ascii="Arial" w:eastAsia="MS Mincho" w:hAnsi="Arial" w:cs="Arial"/>
                                <w:kern w:val="24"/>
                                <w:sz w:val="18"/>
                                <w:szCs w:val="21"/>
                                <w:eastAsianLayout w:id="1690115586"/>
                              </w:rPr>
                              <w:t>(AVN)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28AB9" id="_x0000_s1167" type="#_x0000_t202" style="position:absolute;left:0;text-align:left;margin-left:387.7pt;margin-top:4.15pt;width:90.7pt;height:34pt;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" filled="f" strokecolor="#4f81bd">
                <v:textbox>
                  <w:txbxContent>
                    <w:p w14:paraId="78400421" w14:textId="77777777" w:rsidR="00515DD6" w:rsidRPr="009E2725" w:rsidRDefault="00515DD6" w:rsidP="00515DD6">
                      <w:pPr>
                        <w:pStyle w:val="NormalWeb"/>
                        <w:spacing w:before="0" w:beforeAutospacing="0" w:after="0" w:afterAutospacing="0"/>
                        <w:jc w:val="center"/>
                        <w:rPr>
                          <w:sz w:val="21"/>
                        </w:rPr>
                      </w:pPr>
                      <w:r w:rsidRPr="009E2725">
                        <w:rPr>
                          <w:rFonts w:ascii="Arial" w:eastAsia="MS Mincho" w:hAnsi="Arial" w:cs="Arial" w:hint="eastAsia"/>
                          <w:kern w:val="24"/>
                          <w:sz w:val="18"/>
                          <w:szCs w:val="21"/>
                        </w:rPr>
                        <w:t>C</w:t>
                      </w:r>
                      <w:r w:rsidRPr="009E2725">
                        <w:rPr>
                          <w:rFonts w:ascii="Arial" w:eastAsia="MS Mincho" w:hAnsi="Arial" w:cs="Arial" w:hint="eastAsia"/>
                          <w:kern w:val="24"/>
                          <w:sz w:val="18"/>
                          <w:szCs w:val="21"/>
                          <w:eastAsianLayout w:id="1690115585"/>
                        </w:rPr>
                        <w:t>-DC</w:t>
                      </w:r>
                      <w:r w:rsidRPr="009E2725">
                        <w:rPr>
                          <w:rFonts w:ascii="Arial" w:eastAsia="MS Mincho" w:hAnsi="Arial" w:cs="Arial"/>
                          <w:kern w:val="24"/>
                          <w:sz w:val="18"/>
                          <w:szCs w:val="21"/>
                          <w:eastAsianLayout w:id="1690115585"/>
                        </w:rPr>
                        <w:t xml:space="preserve"> </w:t>
                      </w:r>
                    </w:p>
                    <w:p w14:paraId="4AEB61FF" w14:textId="77777777" w:rsidR="00515DD6" w:rsidRPr="009E2725" w:rsidRDefault="00515DD6" w:rsidP="00515DD6">
                      <w:pPr>
                        <w:pStyle w:val="NormalWeb"/>
                        <w:spacing w:before="0" w:beforeAutospacing="0" w:after="0" w:afterAutospacing="0"/>
                        <w:jc w:val="center"/>
                        <w:rPr>
                          <w:sz w:val="21"/>
                        </w:rPr>
                      </w:pPr>
                      <w:r w:rsidRPr="009E2725">
                        <w:rPr>
                          <w:rFonts w:ascii="Arial" w:eastAsia="MS Mincho" w:hAnsi="Arial" w:cs="Arial"/>
                          <w:kern w:val="24"/>
                          <w:sz w:val="18"/>
                          <w:szCs w:val="21"/>
                          <w:eastAsianLayout w:id="1690115586"/>
                        </w:rPr>
                        <w:t>(AVN)</w:t>
                      </w:r>
                    </w:p>
                  </w:txbxContent>
                </v:textbox>
              </v:shape>
            </w:pict>
          </mc:Fallback>
        </mc:AlternateContent>
      </w:r>
      <w:r w:rsidRPr="00A56D3F">
        <w:rPr>
          <w:noProof/>
          <w:color w:val="5B9BD5"/>
        </w:rPr>
        <mc:AlternateContent>
          <mc:Choice Requires="wps">
            <w:drawing>
              <wp:anchor distT="0" distB="0" distL="114300" distR="114300" simplePos="0" relativeHeight="251824640" behindDoc="0" locked="0" layoutInCell="1" allowOverlap="1" wp14:anchorId="20809D72" wp14:editId="0095C335">
                <wp:simplePos x="0" y="0"/>
                <wp:positionH relativeFrom="column">
                  <wp:posOffset>38735</wp:posOffset>
                </wp:positionH>
                <wp:positionV relativeFrom="paragraph">
                  <wp:posOffset>52705</wp:posOffset>
                </wp:positionV>
                <wp:extent cx="1008380" cy="431800"/>
                <wp:effectExtent l="6350" t="8890" r="13970" b="6985"/>
                <wp:wrapNone/>
                <wp:docPr id="159"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0744AC58" w14:textId="77777777" w:rsidR="00515DD6" w:rsidRPr="009E2725" w:rsidRDefault="00515DD6" w:rsidP="00515DD6">
                            <w:pPr>
                              <w:pStyle w:val="NormalWeb"/>
                              <w:spacing w:before="0" w:beforeAutospacing="0" w:after="0" w:afterAutospacing="0"/>
                              <w:jc w:val="center"/>
                              <w:rPr>
                                <w:b/>
                                <w:bCs/>
                                <w:sz w:val="21"/>
                              </w:rPr>
                            </w:pPr>
                            <w:r w:rsidRPr="009E2725">
                              <w:rPr>
                                <w:rFonts w:hint="eastAsia"/>
                                <w:b/>
                                <w:bCs/>
                                <w:sz w:val="21"/>
                              </w:rPr>
                              <w:t>D-DC</w:t>
                            </w:r>
                          </w:p>
                          <w:p w14:paraId="70946117" w14:textId="77777777" w:rsidR="00515DD6" w:rsidRPr="00136B41" w:rsidRDefault="00515DD6" w:rsidP="00515DD6">
                            <w:pPr>
                              <w:pStyle w:val="NormalWeb"/>
                              <w:spacing w:before="0" w:beforeAutospacing="0" w:after="0" w:afterAutospacing="0"/>
                              <w:jc w:val="center"/>
                              <w:rPr>
                                <w:sz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809D72" id="_x0000_s1168" type="#_x0000_t202" style="position:absolute;left:0;text-align:left;margin-left:3.05pt;margin-top:4.15pt;width:79.4pt;height:34pt;z-index:25182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" filled="f" strokecolor="#4f81bd">
                <v:textbox>
                  <w:txbxContent>
                    <w:p w14:paraId="0744AC58" w14:textId="77777777" w:rsidR="00515DD6" w:rsidRPr="009E2725" w:rsidRDefault="00515DD6" w:rsidP="00515DD6">
                      <w:pPr>
                        <w:pStyle w:val="NormalWeb"/>
                        <w:spacing w:before="0" w:beforeAutospacing="0" w:after="0" w:afterAutospacing="0"/>
                        <w:jc w:val="center"/>
                        <w:rPr>
                          <w:b/>
                          <w:bCs/>
                          <w:sz w:val="21"/>
                        </w:rPr>
                      </w:pPr>
                      <w:r w:rsidRPr="009E2725">
                        <w:rPr>
                          <w:rFonts w:hint="eastAsia"/>
                          <w:b/>
                          <w:bCs/>
                          <w:sz w:val="21"/>
                        </w:rPr>
                        <w:t>D-DC</w:t>
                      </w:r>
                    </w:p>
                    <w:p w14:paraId="70946117" w14:textId="77777777" w:rsidR="00515DD6" w:rsidRPr="00136B41" w:rsidRDefault="00515DD6" w:rsidP="00515DD6">
                      <w:pPr>
                        <w:pStyle w:val="NormalWeb"/>
                        <w:spacing w:before="0" w:beforeAutospacing="0" w:after="0" w:afterAutospacing="0"/>
                        <w:jc w:val="center"/>
                        <w:rPr>
                          <w:sz w:val="21"/>
                        </w:rPr>
                      </w:pPr>
                    </w:p>
                  </w:txbxContent>
                </v:textbox>
              </v:shape>
            </w:pict>
          </mc:Fallback>
        </mc:AlternateContent>
      </w:r>
    </w:p>
    <w:p w14:paraId="75E43A40" w14:textId="6E4F0A6D" w:rsidR="00515DD6" w:rsidRPr="00AE2925" w:rsidRDefault="00FB37A0" w:rsidP="00515DD6">
      <w:pPr>
        <w:rPr>
          <w:rFonts w:hint="eastAsia"/>
          <w:color w:val="000000"/>
        </w:rPr>
      </w:pPr>
      <w:r w:rsidRPr="00BB68AF">
        <w:rPr>
          <w:noProof/>
          <w:color w:val="FF0000"/>
        </w:rPr>
        <mc:AlternateContent>
          <mc:Choice Requires="wps">
            <w:drawing>
              <wp:anchor distT="0" distB="0" distL="114299" distR="114299" simplePos="0" relativeHeight="251821568" behindDoc="0" locked="0" layoutInCell="1" allowOverlap="1" wp14:anchorId="0124E7C6" wp14:editId="3A1C64AD">
                <wp:simplePos x="0" y="0"/>
                <wp:positionH relativeFrom="column">
                  <wp:posOffset>5499734</wp:posOffset>
                </wp:positionH>
                <wp:positionV relativeFrom="paragraph">
                  <wp:posOffset>299720</wp:posOffset>
                </wp:positionV>
                <wp:extent cx="0" cy="6857365"/>
                <wp:effectExtent l="0" t="0" r="19050" b="635"/>
                <wp:wrapNone/>
                <wp:docPr id="158"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5736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D77FC5E" id="直線コネクタ 55" o:spid="_x0000_s1026" style="position:absolute;z-index:2518215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3.05pt,23.6pt" to="433.05pt,56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" strokecolor="#4a7ebb">
                <o:lock v:ext="edit" shapetype="f"/>
              </v:line>
            </w:pict>
          </mc:Fallback>
        </mc:AlternateContent>
      </w:r>
      <w:r w:rsidRPr="00BB68AF">
        <w:rPr>
          <w:noProof/>
          <w:color w:val="FF0000"/>
        </w:rPr>
        <mc:AlternateContent>
          <mc:Choice Requires="wps">
            <w:drawing>
              <wp:anchor distT="0" distB="0" distL="114299" distR="114299" simplePos="0" relativeHeight="251823616" behindDoc="0" locked="0" layoutInCell="1" allowOverlap="1" wp14:anchorId="7FDC43BC" wp14:editId="2C6642D1">
                <wp:simplePos x="0" y="0"/>
                <wp:positionH relativeFrom="column">
                  <wp:posOffset>542924</wp:posOffset>
                </wp:positionH>
                <wp:positionV relativeFrom="paragraph">
                  <wp:posOffset>315595</wp:posOffset>
                </wp:positionV>
                <wp:extent cx="0" cy="6842125"/>
                <wp:effectExtent l="0" t="0" r="19050" b="15875"/>
                <wp:wrapNone/>
                <wp:docPr id="157"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8421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36425CA" id="直線コネクタ 60" o:spid="_x0000_s1026" style="position:absolute;z-index:251823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2.75pt,24.85pt" to="42.75pt,5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" strokecolor="#4a7ebb">
                <o:lock v:ext="edit" shapetype="f"/>
              </v:line>
            </w:pict>
          </mc:Fallback>
        </mc:AlternateContent>
      </w:r>
    </w:p>
    <w:p w14:paraId="4F9BA87A" w14:textId="77777777" w:rsidR="00515DD6" w:rsidRPr="00AE2925" w:rsidRDefault="00515DD6" w:rsidP="00515DD6">
      <w:pPr>
        <w:rPr>
          <w:rFonts w:hint="eastAsia"/>
          <w:color w:val="000000"/>
        </w:rPr>
      </w:pPr>
    </w:p>
    <w:p w14:paraId="219B3AA5" w14:textId="24135F8D"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1024" behindDoc="0" locked="0" layoutInCell="1" allowOverlap="1" wp14:anchorId="401F74F7" wp14:editId="58A7451D">
                <wp:simplePos x="0" y="0"/>
                <wp:positionH relativeFrom="column">
                  <wp:posOffset>1767205</wp:posOffset>
                </wp:positionH>
                <wp:positionV relativeFrom="paragraph">
                  <wp:posOffset>122555</wp:posOffset>
                </wp:positionV>
                <wp:extent cx="1319530" cy="276225"/>
                <wp:effectExtent l="0" t="0" r="0" b="0"/>
                <wp:wrapNone/>
                <wp:docPr id="156"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9530" cy="276225"/>
                        </a:xfrm>
                        <a:prstGeom prst="rect">
                          <a:avLst/>
                        </a:prstGeom>
                        <a:noFill/>
                      </wps:spPr>
                      <wps:txbx>
                        <w:txbxContent>
                          <w:p w14:paraId="2EE5C0FA"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kern w:val="24"/>
                                <w:sz w:val="20"/>
                                <w:szCs w:val="22"/>
                                <w:eastAsianLayout w:id="1690115845"/>
                              </w:rPr>
                              <w:t>P</w:t>
                            </w:r>
                            <w:r w:rsidRPr="009E2725">
                              <w:rPr>
                                <w:rFonts w:ascii="Century" w:eastAsia="MS Mincho" w:hAnsi="Century" w:cs="Times New Roman"/>
                                <w:kern w:val="24"/>
                                <w:sz w:val="20"/>
                                <w:szCs w:val="22"/>
                                <w:eastAsianLayout w:id="1690115846"/>
                              </w:rPr>
                              <w:t>_DC</w:t>
                            </w:r>
                            <w:r w:rsidRPr="009E2725">
                              <w:rPr>
                                <w:rFonts w:ascii="Century" w:eastAsia="MS Mincho" w:hAnsi="Century" w:cs="Times New Roman" w:hint="eastAsia"/>
                                <w:kern w:val="24"/>
                                <w:sz w:val="20"/>
                                <w:szCs w:val="22"/>
                              </w:rPr>
                              <w:t>MOD3</w:t>
                            </w:r>
                            <w:r w:rsidRPr="009E2725">
                              <w:rPr>
                                <w:rFonts w:ascii="Century" w:eastAsia="MS Mincho" w:hAnsi="Century" w:cs="Times New Roman" w:hint="eastAsia"/>
                                <w:kern w:val="24"/>
                                <w:sz w:val="20"/>
                                <w:szCs w:val="22"/>
                              </w:rPr>
                              <w:t xml:space="preserve">　</w:t>
                            </w:r>
                            <w:r w:rsidRPr="009E2725">
                              <w:rPr>
                                <w:rFonts w:ascii="Century" w:eastAsia="MS Mincho" w:hAnsi="Century" w:cs="Times New Roman"/>
                                <w:kern w:val="24"/>
                                <w:sz w:val="20"/>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401F74F7" id="_x0000_s1169" type="#_x0000_t202" style="position:absolute;left:0;text-align:left;margin-left:139.15pt;margin-top:9.65pt;width:103.9pt;height:21.75pt;z-index:2518410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" filled="f" stroked="f">
                <v:textbox style="mso-fit-shape-to-text:t">
                  <w:txbxContent>
                    <w:p w14:paraId="2EE5C0FA"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kern w:val="24"/>
                          <w:sz w:val="20"/>
                          <w:szCs w:val="22"/>
                          <w:eastAsianLayout w:id="1690115845"/>
                        </w:rPr>
                        <w:t>P</w:t>
                      </w:r>
                      <w:r w:rsidRPr="009E2725">
                        <w:rPr>
                          <w:rFonts w:ascii="Century" w:eastAsia="MS Mincho" w:hAnsi="Century" w:cs="Times New Roman"/>
                          <w:kern w:val="24"/>
                          <w:sz w:val="20"/>
                          <w:szCs w:val="22"/>
                          <w:eastAsianLayout w:id="1690115846"/>
                        </w:rPr>
                        <w:t>_DC</w:t>
                      </w:r>
                      <w:r w:rsidRPr="009E2725">
                        <w:rPr>
                          <w:rFonts w:ascii="Century" w:eastAsia="MS Mincho" w:hAnsi="Century" w:cs="Times New Roman" w:hint="eastAsia"/>
                          <w:kern w:val="24"/>
                          <w:sz w:val="20"/>
                          <w:szCs w:val="22"/>
                        </w:rPr>
                        <w:t>MOD3</w:t>
                      </w:r>
                      <w:r w:rsidRPr="009E2725">
                        <w:rPr>
                          <w:rFonts w:ascii="Century" w:eastAsia="MS Mincho" w:hAnsi="Century" w:cs="Times New Roman" w:hint="eastAsia"/>
                          <w:kern w:val="24"/>
                          <w:sz w:val="20"/>
                          <w:szCs w:val="22"/>
                        </w:rPr>
                        <w:t xml:space="preserve">　</w:t>
                      </w:r>
                      <w:r w:rsidRPr="009E2725">
                        <w:rPr>
                          <w:rFonts w:ascii="Century" w:eastAsia="MS Mincho" w:hAnsi="Century" w:cs="Times New Roman"/>
                          <w:kern w:val="24"/>
                          <w:sz w:val="20"/>
                          <w:szCs w:val="22"/>
                          <w:eastAsianLayout w:id="1690115849"/>
                        </w:rPr>
                        <w:t>Normal</w:t>
                      </w:r>
                    </w:p>
                  </w:txbxContent>
                </v:textbox>
              </v:shape>
            </w:pict>
          </mc:Fallback>
        </mc:AlternateContent>
      </w:r>
      <w:r w:rsidRPr="00AE2925">
        <w:rPr>
          <w:noProof/>
          <w:color w:val="000000"/>
        </w:rPr>
        <mc:AlternateContent>
          <mc:Choice Requires="wps">
            <w:drawing>
              <wp:anchor distT="0" distB="0" distL="114300" distR="114300" simplePos="0" relativeHeight="251832832" behindDoc="0" locked="0" layoutInCell="1" allowOverlap="1" wp14:anchorId="11D6FBE1" wp14:editId="1BDD7A8B">
                <wp:simplePos x="0" y="0"/>
                <wp:positionH relativeFrom="column">
                  <wp:posOffset>327025</wp:posOffset>
                </wp:positionH>
                <wp:positionV relativeFrom="paragraph">
                  <wp:posOffset>12700</wp:posOffset>
                </wp:positionV>
                <wp:extent cx="5688330" cy="167640"/>
                <wp:effectExtent l="8890" t="8890" r="8255" b="13970"/>
                <wp:wrapNone/>
                <wp:docPr id="155"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24EF9AE3"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7F4DCA">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7F4DCA">
                              <w:rPr>
                                <w:rFonts w:ascii="Century" w:hAnsi="Century" w:hint="eastAsia"/>
                                <w:sz w:val="21"/>
                                <w:szCs w:val="21"/>
                              </w:rPr>
                              <w:t>usual</w:t>
                            </w:r>
                          </w:p>
                          <w:p w14:paraId="1715C97D" w14:textId="77777777" w:rsidR="003B061F" w:rsidRPr="000A2705" w:rsidRDefault="003B061F" w:rsidP="003B061F">
                            <w:pPr>
                              <w:pStyle w:val="NormalWeb"/>
                              <w:spacing w:before="0" w:beforeAutospacing="0" w:after="0" w:afterAutospacing="0"/>
                              <w:rPr>
                                <w:color w:val="000000"/>
                                <w:sz w:val="22"/>
                              </w:rPr>
                            </w:pPr>
                          </w:p>
                          <w:p w14:paraId="39DF7DC7" w14:textId="77777777" w:rsidR="00515DD6" w:rsidRPr="003B061F" w:rsidRDefault="00515DD6" w:rsidP="00515DD6">
                            <w:pPr>
                              <w:pStyle w:val="NormalWeb"/>
                              <w:spacing w:before="0" w:beforeAutospacing="0" w:after="0" w:afterAutospacing="0"/>
                              <w:rPr>
                                <w:color w:val="000000"/>
                                <w:sz w:val="2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D6FBE1" id="_x0000_s1170" type="#_x0000_t176" style="position:absolute;left:0;text-align:left;margin-left:25.75pt;margin-top:1pt;width:447.9pt;height:13.2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" strokeweight="1pt">
                <v:textbox inset="0,0,0,0">
                  <w:txbxContent>
                    <w:p w14:paraId="24EF9AE3"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7F4DCA">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7F4DCA">
                        <w:rPr>
                          <w:rFonts w:ascii="Century" w:hAnsi="Century" w:hint="eastAsia"/>
                          <w:sz w:val="21"/>
                          <w:szCs w:val="21"/>
                        </w:rPr>
                        <w:t>usual</w:t>
                      </w:r>
                    </w:p>
                    <w:p w14:paraId="1715C97D" w14:textId="77777777" w:rsidR="003B061F" w:rsidRPr="000A2705" w:rsidRDefault="003B061F" w:rsidP="003B061F">
                      <w:pPr>
                        <w:pStyle w:val="NormalWeb"/>
                        <w:spacing w:before="0" w:beforeAutospacing="0" w:after="0" w:afterAutospacing="0"/>
                        <w:rPr>
                          <w:color w:val="000000"/>
                          <w:sz w:val="22"/>
                        </w:rPr>
                      </w:pPr>
                    </w:p>
                    <w:p w14:paraId="39DF7DC7" w14:textId="77777777" w:rsidR="00515DD6" w:rsidRPr="003B061F" w:rsidRDefault="00515DD6" w:rsidP="00515DD6">
                      <w:pPr>
                        <w:pStyle w:val="NormalWeb"/>
                        <w:spacing w:before="0" w:beforeAutospacing="0" w:after="0" w:afterAutospacing="0"/>
                        <w:rPr>
                          <w:color w:val="000000"/>
                          <w:sz w:val="22"/>
                        </w:rPr>
                      </w:pPr>
                    </w:p>
                  </w:txbxContent>
                </v:textbox>
              </v:shape>
            </w:pict>
          </mc:Fallback>
        </mc:AlternateContent>
      </w:r>
    </w:p>
    <w:p w14:paraId="5B259C1D" w14:textId="15ED56AC"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0000" behindDoc="0" locked="0" layoutInCell="1" allowOverlap="1" wp14:anchorId="7F899989" wp14:editId="5268B4CF">
                <wp:simplePos x="0" y="0"/>
                <wp:positionH relativeFrom="column">
                  <wp:posOffset>5654675</wp:posOffset>
                </wp:positionH>
                <wp:positionV relativeFrom="paragraph">
                  <wp:posOffset>100965</wp:posOffset>
                </wp:positionV>
                <wp:extent cx="1684655" cy="461010"/>
                <wp:effectExtent l="0" t="0" r="0" b="0"/>
                <wp:wrapNone/>
                <wp:docPr id="154"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461010"/>
                        </a:xfrm>
                        <a:prstGeom prst="rect">
                          <a:avLst/>
                        </a:prstGeom>
                        <a:noFill/>
                      </wps:spPr>
                      <wps:txbx>
                        <w:txbxContent>
                          <w:p w14:paraId="0080BAAD" w14:textId="77777777" w:rsidR="001C34E5" w:rsidRPr="00AE2925" w:rsidRDefault="001C34E5" w:rsidP="001C34E5">
                            <w:pPr>
                              <w:pStyle w:val="NormalWeb"/>
                              <w:spacing w:before="0" w:beforeAutospacing="0" w:after="0" w:afterAutospacing="0"/>
                              <w:rPr>
                                <w:rFonts w:ascii="Century" w:eastAsia="MS Mincho" w:hAnsi="Century" w:cs="Times New Roman" w:hint="eastAsia"/>
                                <w:color w:val="000000"/>
                                <w:kern w:val="24"/>
                                <w:sz w:val="18"/>
                                <w:szCs w:val="22"/>
                                <w:eastAsianLayout w:id="1690115856"/>
                              </w:rPr>
                            </w:pPr>
                            <w:r w:rsidRPr="00AE2925">
                              <w:rPr>
                                <w:rFonts w:ascii="Century" w:eastAsia="MS Mincho" w:hAnsi="Century" w:cs="Times New Roman" w:hint="eastAsia"/>
                                <w:color w:val="000000"/>
                                <w:kern w:val="24"/>
                                <w:sz w:val="18"/>
                                <w:szCs w:val="22"/>
                                <w:eastAsianLayout w:id="1690115856"/>
                              </w:rPr>
                              <w:t>every 1s +</w:t>
                            </w:r>
                          </w:p>
                          <w:p w14:paraId="658631CC" w14:textId="77777777" w:rsidR="00515DD6" w:rsidRPr="00AE2925" w:rsidRDefault="001C34E5" w:rsidP="001C34E5">
                            <w:pPr>
                              <w:pStyle w:val="NormalWeb"/>
                              <w:spacing w:before="0" w:beforeAutospacing="0" w:after="0" w:afterAutospacing="0"/>
                              <w:rPr>
                                <w:color w:val="000000"/>
                              </w:rPr>
                            </w:pPr>
                            <w:r w:rsidRPr="00AE2925">
                              <w:rPr>
                                <w:rFonts w:ascii="Century" w:eastAsia="MS Mincho" w:hAnsi="Century" w:cs="Times New Roman" w:hint="eastAsia"/>
                                <w:color w:val="000000"/>
                                <w:kern w:val="24"/>
                                <w:sz w:val="18"/>
                                <w:szCs w:val="22"/>
                                <w:eastAsianLayout w:id="1690115856"/>
                              </w:rPr>
                              <w:t xml:space="preserve"> event cond.</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F899989" id="_x0000_s1171" type="#_x0000_t202" style="position:absolute;left:0;text-align:left;margin-left:445.25pt;margin-top:7.95pt;width:132.65pt;height:36.3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" filled="f" stroked="f">
                <v:textbox style="mso-fit-shape-to-text:t">
                  <w:txbxContent>
                    <w:p w14:paraId="0080BAAD" w14:textId="77777777" w:rsidR="001C34E5" w:rsidRPr="00AE2925" w:rsidRDefault="001C34E5" w:rsidP="001C34E5">
                      <w:pPr>
                        <w:pStyle w:val="NormalWeb"/>
                        <w:spacing w:before="0" w:beforeAutospacing="0" w:after="0" w:afterAutospacing="0"/>
                        <w:rPr>
                          <w:rFonts w:ascii="Century" w:eastAsia="MS Mincho" w:hAnsi="Century" w:cs="Times New Roman" w:hint="eastAsia"/>
                          <w:color w:val="000000"/>
                          <w:kern w:val="24"/>
                          <w:sz w:val="18"/>
                          <w:szCs w:val="22"/>
                          <w:eastAsianLayout w:id="1690115856"/>
                        </w:rPr>
                      </w:pPr>
                      <w:r w:rsidRPr="00AE2925">
                        <w:rPr>
                          <w:rFonts w:ascii="Century" w:eastAsia="MS Mincho" w:hAnsi="Century" w:cs="Times New Roman" w:hint="eastAsia"/>
                          <w:color w:val="000000"/>
                          <w:kern w:val="24"/>
                          <w:sz w:val="18"/>
                          <w:szCs w:val="22"/>
                          <w:eastAsianLayout w:id="1690115856"/>
                        </w:rPr>
                        <w:t>every 1s +</w:t>
                      </w:r>
                    </w:p>
                    <w:p w14:paraId="658631CC" w14:textId="77777777" w:rsidR="00515DD6" w:rsidRPr="00AE2925" w:rsidRDefault="001C34E5" w:rsidP="001C34E5">
                      <w:pPr>
                        <w:pStyle w:val="NormalWeb"/>
                        <w:spacing w:before="0" w:beforeAutospacing="0" w:after="0" w:afterAutospacing="0"/>
                        <w:rPr>
                          <w:color w:val="000000"/>
                        </w:rPr>
                      </w:pPr>
                      <w:r w:rsidRPr="00AE2925">
                        <w:rPr>
                          <w:rFonts w:ascii="Century" w:eastAsia="MS Mincho" w:hAnsi="Century" w:cs="Times New Roman" w:hint="eastAsia"/>
                          <w:color w:val="000000"/>
                          <w:kern w:val="24"/>
                          <w:sz w:val="18"/>
                          <w:szCs w:val="22"/>
                          <w:eastAsianLayout w:id="1690115856"/>
                        </w:rPr>
                        <w:t xml:space="preserve"> event cond.</w:t>
                      </w:r>
                    </w:p>
                  </w:txbxContent>
                </v:textbox>
              </v:shape>
            </w:pict>
          </mc:Fallback>
        </mc:AlternateContent>
      </w:r>
      <w:r w:rsidRPr="00AE2925">
        <w:rPr>
          <w:noProof/>
          <w:color w:val="000000"/>
        </w:rPr>
        <mc:AlternateContent>
          <mc:Choice Requires="wps">
            <w:drawing>
              <wp:anchor distT="0" distB="0" distL="114300" distR="114300" simplePos="0" relativeHeight="251835904" behindDoc="0" locked="0" layoutInCell="1" allowOverlap="1" wp14:anchorId="5CD422D1" wp14:editId="777344DC">
                <wp:simplePos x="0" y="0"/>
                <wp:positionH relativeFrom="column">
                  <wp:posOffset>579120</wp:posOffset>
                </wp:positionH>
                <wp:positionV relativeFrom="paragraph">
                  <wp:posOffset>134620</wp:posOffset>
                </wp:positionV>
                <wp:extent cx="1130935" cy="276225"/>
                <wp:effectExtent l="0" t="0" r="0" b="0"/>
                <wp:wrapNone/>
                <wp:docPr id="153"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935" cy="276225"/>
                        </a:xfrm>
                        <a:prstGeom prst="rect">
                          <a:avLst/>
                        </a:prstGeom>
                        <a:noFill/>
                      </wps:spPr>
                      <wps:txbx>
                        <w:txbxContent>
                          <w:p w14:paraId="46597D45"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hint="eastAsia"/>
                                <w:kern w:val="24"/>
                                <w:sz w:val="20"/>
                                <w:szCs w:val="22"/>
                                <w:eastAsianLayout w:id="1690115853"/>
                              </w:rPr>
                              <w:t>C_DCMOD</w:t>
                            </w:r>
                            <w:r w:rsidRPr="009E2725">
                              <w:rPr>
                                <w:rFonts w:ascii="Century" w:eastAsia="MS Mincho" w:hAnsi="Century" w:cs="Times New Roman"/>
                                <w:kern w:val="24"/>
                                <w:sz w:val="20"/>
                                <w:szCs w:val="22"/>
                              </w:rPr>
                              <w:t>3(011b)</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CD422D1" id="_x0000_s1172" type="#_x0000_t202" style="position:absolute;left:0;text-align:left;margin-left:45.6pt;margin-top:10.6pt;width:89.05pt;height:21.75pt;z-index:2518359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" filled="f" stroked="f">
                <v:textbox style="mso-fit-shape-to-text:t">
                  <w:txbxContent>
                    <w:p w14:paraId="46597D45"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hint="eastAsia"/>
                          <w:kern w:val="24"/>
                          <w:sz w:val="20"/>
                          <w:szCs w:val="22"/>
                          <w:eastAsianLayout w:id="1690115853"/>
                        </w:rPr>
                        <w:t>C_DCMOD</w:t>
                      </w:r>
                      <w:r w:rsidRPr="009E2725">
                        <w:rPr>
                          <w:rFonts w:ascii="Century" w:eastAsia="MS Mincho" w:hAnsi="Century" w:cs="Times New Roman"/>
                          <w:kern w:val="24"/>
                          <w:sz w:val="20"/>
                          <w:szCs w:val="22"/>
                        </w:rPr>
                        <w:t>3(011b)</w:t>
                      </w:r>
                    </w:p>
                  </w:txbxContent>
                </v:textbox>
              </v:shape>
            </w:pict>
          </mc:Fallback>
        </mc:AlternateContent>
      </w:r>
      <w:r w:rsidRPr="00AE2925">
        <w:rPr>
          <w:noProof/>
          <w:color w:val="000000"/>
        </w:rPr>
        <mc:AlternateContent>
          <mc:Choice Requires="wps">
            <w:drawing>
              <wp:anchor distT="0" distB="0" distL="114300" distR="114300" simplePos="0" relativeHeight="251860480" behindDoc="0" locked="0" layoutInCell="1" allowOverlap="1" wp14:anchorId="5148841E" wp14:editId="512F72C4">
                <wp:simplePos x="0" y="0"/>
                <wp:positionH relativeFrom="column">
                  <wp:posOffset>5476875</wp:posOffset>
                </wp:positionH>
                <wp:positionV relativeFrom="paragraph">
                  <wp:posOffset>75565</wp:posOffset>
                </wp:positionV>
                <wp:extent cx="137795" cy="580390"/>
                <wp:effectExtent l="0" t="0" r="0" b="0"/>
                <wp:wrapNone/>
                <wp:docPr id="152" name="右大かっこ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58039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0C1B2290" id="右大かっこ 131" o:spid="_x0000_s1026" type="#_x0000_t86" style="position:absolute;margin-left:431.25pt;margin-top:5.95pt;width:10.85pt;height:45.7pt;z-index:25186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" adj="5874" strokecolor="#4a7ebb"/>
            </w:pict>
          </mc:Fallback>
        </mc:AlternateContent>
      </w:r>
      <w:r w:rsidRPr="00AE2925">
        <w:rPr>
          <w:noProof/>
          <w:color w:val="000000"/>
        </w:rPr>
        <mc:AlternateContent>
          <mc:Choice Requires="wps">
            <w:drawing>
              <wp:anchor distT="0" distB="0" distL="114300" distR="114300" simplePos="0" relativeHeight="251837952" behindDoc="0" locked="0" layoutInCell="1" allowOverlap="1" wp14:anchorId="660144B8" wp14:editId="73821701">
                <wp:simplePos x="0" y="0"/>
                <wp:positionH relativeFrom="column">
                  <wp:posOffset>549910</wp:posOffset>
                </wp:positionH>
                <wp:positionV relativeFrom="paragraph">
                  <wp:posOffset>168910</wp:posOffset>
                </wp:positionV>
                <wp:extent cx="4954905" cy="3810"/>
                <wp:effectExtent l="12700" t="73660" r="23495" b="74930"/>
                <wp:wrapNone/>
                <wp:docPr id="151"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0F2BB" id="直線矢印コネクタ 62" o:spid="_x0000_s1026" type="#_x0000_t34" style="position:absolute;margin-left:43.3pt;margin-top:13.3pt;width:390.15pt;height:.3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" adj="10799" strokecolor="#4a7ebb">
                <v:stroke endarrow="open"/>
              </v:shape>
            </w:pict>
          </mc:Fallback>
        </mc:AlternateContent>
      </w:r>
    </w:p>
    <w:p w14:paraId="4CE2EC03" w14:textId="5C3DE813"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2048" behindDoc="0" locked="0" layoutInCell="1" allowOverlap="1" wp14:anchorId="59B62E2B" wp14:editId="5F5BB50F">
                <wp:simplePos x="0" y="0"/>
                <wp:positionH relativeFrom="column">
                  <wp:posOffset>662940</wp:posOffset>
                </wp:positionH>
                <wp:positionV relativeFrom="paragraph">
                  <wp:posOffset>152400</wp:posOffset>
                </wp:positionV>
                <wp:extent cx="1252220" cy="276225"/>
                <wp:effectExtent l="0" t="0" r="0" b="0"/>
                <wp:wrapNone/>
                <wp:docPr id="150" name="テキスト ボックス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2220" cy="276225"/>
                        </a:xfrm>
                        <a:prstGeom prst="rect">
                          <a:avLst/>
                        </a:prstGeom>
                        <a:noFill/>
                      </wps:spPr>
                      <wps:txbx>
                        <w:txbxContent>
                          <w:p w14:paraId="76B22F25"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kern w:val="24"/>
                                <w:sz w:val="20"/>
                                <w:szCs w:val="22"/>
                                <w:eastAsianLayout w:id="1690115851"/>
                              </w:rPr>
                              <w:t>B</w:t>
                            </w:r>
                            <w:r w:rsidRPr="009E2725">
                              <w:rPr>
                                <w:rFonts w:ascii="Century" w:eastAsia="MS Mincho" w:hAnsi="Century" w:cs="Times New Roman"/>
                                <w:kern w:val="24"/>
                                <w:sz w:val="20"/>
                                <w:szCs w:val="22"/>
                              </w:rPr>
                              <w:t>_DCMDA</w:t>
                            </w:r>
                            <w:r w:rsidRPr="009E2725">
                              <w:rPr>
                                <w:rFonts w:ascii="Century" w:eastAsia="MS Mincho" w:hAnsi="Century" w:cs="Times New Roman" w:hint="eastAsia"/>
                                <w:kern w:val="24"/>
                                <w:sz w:val="20"/>
                                <w:szCs w:val="22"/>
                                <w:eastAsianLayout w:id="1690115851"/>
                              </w:rPr>
                              <w:t>3</w:t>
                            </w:r>
                            <w:r w:rsidRPr="009E2725">
                              <w:rPr>
                                <w:rFonts w:ascii="Century" w:eastAsia="MS Mincho" w:hAnsi="Century" w:cs="Times New Roman"/>
                                <w:kern w:val="24"/>
                                <w:sz w:val="20"/>
                                <w:szCs w:val="22"/>
                                <w:eastAsianLayout w:id="1690115851"/>
                              </w:rPr>
                              <w:t xml:space="preserve">  </w:t>
                            </w:r>
                            <w:r w:rsidRPr="009E2725">
                              <w:rPr>
                                <w:rFonts w:ascii="Century" w:eastAsia="MS Mincho" w:hAnsi="Century" w:cs="Times New Roman"/>
                                <w:kern w:val="24"/>
                                <w:sz w:val="20"/>
                                <w:szCs w:val="22"/>
                                <w:eastAsianLayout w:id="1690115854"/>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9B62E2B" id="_x0000_s1173" type="#_x0000_t202" style="position:absolute;left:0;text-align:left;margin-left:52.2pt;margin-top:12pt;width:98.6pt;height:21.75pt;z-index:2518420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" filled="f" stroked="f">
                <v:textbox style="mso-fit-shape-to-text:t">
                  <w:txbxContent>
                    <w:p w14:paraId="76B22F25" w14:textId="77777777" w:rsidR="00515DD6" w:rsidRPr="009E2725" w:rsidRDefault="00515DD6" w:rsidP="00515DD6">
                      <w:pPr>
                        <w:pStyle w:val="NormalWeb"/>
                        <w:spacing w:before="0" w:beforeAutospacing="0" w:after="0" w:afterAutospacing="0"/>
                        <w:rPr>
                          <w:sz w:val="21"/>
                        </w:rPr>
                      </w:pPr>
                      <w:r w:rsidRPr="009E2725">
                        <w:rPr>
                          <w:rFonts w:ascii="Century" w:eastAsia="MS Mincho" w:hAnsi="Century" w:cs="Times New Roman"/>
                          <w:kern w:val="24"/>
                          <w:sz w:val="20"/>
                          <w:szCs w:val="22"/>
                          <w:eastAsianLayout w:id="1690115851"/>
                        </w:rPr>
                        <w:t>B</w:t>
                      </w:r>
                      <w:r w:rsidRPr="009E2725">
                        <w:rPr>
                          <w:rFonts w:ascii="Century" w:eastAsia="MS Mincho" w:hAnsi="Century" w:cs="Times New Roman"/>
                          <w:kern w:val="24"/>
                          <w:sz w:val="20"/>
                          <w:szCs w:val="22"/>
                        </w:rPr>
                        <w:t>_DCMDA</w:t>
                      </w:r>
                      <w:r w:rsidRPr="009E2725">
                        <w:rPr>
                          <w:rFonts w:ascii="Century" w:eastAsia="MS Mincho" w:hAnsi="Century" w:cs="Times New Roman" w:hint="eastAsia"/>
                          <w:kern w:val="24"/>
                          <w:sz w:val="20"/>
                          <w:szCs w:val="22"/>
                          <w:eastAsianLayout w:id="1690115851"/>
                        </w:rPr>
                        <w:t>3</w:t>
                      </w:r>
                      <w:r w:rsidRPr="009E2725">
                        <w:rPr>
                          <w:rFonts w:ascii="Century" w:eastAsia="MS Mincho" w:hAnsi="Century" w:cs="Times New Roman"/>
                          <w:kern w:val="24"/>
                          <w:sz w:val="20"/>
                          <w:szCs w:val="22"/>
                          <w:eastAsianLayout w:id="1690115851"/>
                        </w:rPr>
                        <w:t xml:space="preserve">  </w:t>
                      </w:r>
                      <w:r w:rsidRPr="009E2725">
                        <w:rPr>
                          <w:rFonts w:ascii="Century" w:eastAsia="MS Mincho" w:hAnsi="Century" w:cs="Times New Roman"/>
                          <w:kern w:val="24"/>
                          <w:sz w:val="20"/>
                          <w:szCs w:val="22"/>
                          <w:eastAsianLayout w:id="1690115854"/>
                        </w:rPr>
                        <w:t>Normal</w:t>
                      </w:r>
                    </w:p>
                  </w:txbxContent>
                </v:textbox>
              </v:shape>
            </w:pict>
          </mc:Fallback>
        </mc:AlternateContent>
      </w:r>
      <w:r w:rsidRPr="00AE2925">
        <w:rPr>
          <w:noProof/>
          <w:color w:val="000000"/>
        </w:rPr>
        <mc:AlternateContent>
          <mc:Choice Requires="wps">
            <w:drawing>
              <wp:anchor distT="0" distB="0" distL="114300" distR="114300" simplePos="0" relativeHeight="251836928" behindDoc="0" locked="0" layoutInCell="1" allowOverlap="1" wp14:anchorId="3D1613F8" wp14:editId="46FFBDAE">
                <wp:simplePos x="0" y="0"/>
                <wp:positionH relativeFrom="column">
                  <wp:posOffset>530225</wp:posOffset>
                </wp:positionH>
                <wp:positionV relativeFrom="paragraph">
                  <wp:posOffset>173990</wp:posOffset>
                </wp:positionV>
                <wp:extent cx="4974590" cy="0"/>
                <wp:effectExtent l="12065" t="73025" r="23495" b="79375"/>
                <wp:wrapNone/>
                <wp:docPr id="149" name="直線矢印コネクタ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7459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0C790" id="直線矢印コネクタ 61" o:spid="_x0000_s1026" type="#_x0000_t32" style="position:absolute;margin-left:41.75pt;margin-top:13.7pt;width:391.7pt;height:0;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" strokecolor="#4a7ebb">
                <v:stroke endarrow="open"/>
              </v:shape>
            </w:pict>
          </mc:Fallback>
        </mc:AlternateContent>
      </w:r>
    </w:p>
    <w:p w14:paraId="38850303" w14:textId="77777777" w:rsidR="00515DD6" w:rsidRPr="00AE2925" w:rsidRDefault="00515DD6" w:rsidP="00515DD6">
      <w:pPr>
        <w:rPr>
          <w:rFonts w:hint="eastAsia"/>
          <w:color w:val="000000"/>
        </w:rPr>
      </w:pPr>
    </w:p>
    <w:p w14:paraId="61D14E59" w14:textId="3C46FEB6" w:rsidR="00515DD6" w:rsidRPr="00AE2925" w:rsidRDefault="00FB37A0" w:rsidP="00515DD6">
      <w:pPr>
        <w:rPr>
          <w:rFonts w:hint="eastAsia"/>
          <w:color w:val="000000"/>
        </w:rPr>
      </w:pPr>
      <w:r w:rsidRPr="00AE2925">
        <w:rPr>
          <w:rFonts w:hint="eastAsia"/>
          <w:noProof/>
          <w:color w:val="000000"/>
        </w:rPr>
        <mc:AlternateContent>
          <mc:Choice Requires="wps">
            <w:drawing>
              <wp:anchor distT="0" distB="0" distL="114300" distR="114300" simplePos="0" relativeHeight="251859456" behindDoc="0" locked="0" layoutInCell="1" allowOverlap="1" wp14:anchorId="1308DD99" wp14:editId="258D6421">
                <wp:simplePos x="0" y="0"/>
                <wp:positionH relativeFrom="column">
                  <wp:posOffset>1798320</wp:posOffset>
                </wp:positionH>
                <wp:positionV relativeFrom="paragraph">
                  <wp:posOffset>146050</wp:posOffset>
                </wp:positionV>
                <wp:extent cx="238760" cy="276225"/>
                <wp:effectExtent l="0" t="0" r="0" b="0"/>
                <wp:wrapNone/>
                <wp:docPr id="148"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76225"/>
                        </a:xfrm>
                        <a:prstGeom prst="rect">
                          <a:avLst/>
                        </a:prstGeom>
                        <a:noFill/>
                      </wps:spPr>
                      <wps:txbx>
                        <w:txbxContent>
                          <w:p w14:paraId="0082B8AD" w14:textId="77777777" w:rsidR="00515DD6" w:rsidRPr="00AE2925" w:rsidRDefault="00515DD6" w:rsidP="00515DD6">
                            <w:pPr>
                              <w:pStyle w:val="NormalWeb"/>
                              <w:spacing w:before="0" w:beforeAutospacing="0" w:after="0" w:afterAutospacing="0"/>
                              <w:rPr>
                                <w:strike/>
                                <w:color w:val="000000"/>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308DD99" id="_x0000_s1174" type="#_x0000_t202" style="position:absolute;left:0;text-align:left;margin-left:141.6pt;margin-top:11.5pt;width:18.8pt;height:21.75pt;z-index:251859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" filled="f" stroked="f">
                <v:textbox style="mso-fit-shape-to-text:t">
                  <w:txbxContent>
                    <w:p w14:paraId="0082B8AD" w14:textId="77777777" w:rsidR="00515DD6" w:rsidRPr="00AE2925" w:rsidRDefault="00515DD6" w:rsidP="00515DD6">
                      <w:pPr>
                        <w:pStyle w:val="NormalWeb"/>
                        <w:spacing w:before="0" w:beforeAutospacing="0" w:after="0" w:afterAutospacing="0"/>
                        <w:rPr>
                          <w:strike/>
                          <w:color w:val="000000"/>
                          <w:sz w:val="21"/>
                        </w:rPr>
                      </w:pPr>
                    </w:p>
                  </w:txbxContent>
                </v:textbox>
              </v:shape>
            </w:pict>
          </mc:Fallback>
        </mc:AlternateContent>
      </w:r>
      <w:r w:rsidRPr="00AE2925">
        <w:rPr>
          <w:noProof/>
          <w:color w:val="000000"/>
        </w:rPr>
        <mc:AlternateContent>
          <mc:Choice Requires="wps">
            <w:drawing>
              <wp:anchor distT="0" distB="0" distL="114300" distR="114300" simplePos="0" relativeHeight="251838976" behindDoc="0" locked="0" layoutInCell="1" allowOverlap="1" wp14:anchorId="5629FB84" wp14:editId="71547AED">
                <wp:simplePos x="0" y="0"/>
                <wp:positionH relativeFrom="column">
                  <wp:posOffset>542925</wp:posOffset>
                </wp:positionH>
                <wp:positionV relativeFrom="paragraph">
                  <wp:posOffset>46355</wp:posOffset>
                </wp:positionV>
                <wp:extent cx="4956810" cy="1270"/>
                <wp:effectExtent l="5715" t="76835" r="19050" b="74295"/>
                <wp:wrapNone/>
                <wp:docPr id="147" name="直線矢印コネクタ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6810" cy="1270"/>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B198CE" id="直線矢印コネクタ 63" o:spid="_x0000_s1026" type="#_x0000_t34" style="position:absolute;margin-left:42.75pt;margin-top:3.65pt;width:390.3pt;height:.1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" strokecolor="#4a7ebb">
                <v:stroke endarrow="open"/>
              </v:shape>
            </w:pict>
          </mc:Fallback>
        </mc:AlternateContent>
      </w:r>
      <w:r w:rsidRPr="00AE2925">
        <w:rPr>
          <w:noProof/>
          <w:color w:val="000000"/>
        </w:rPr>
        <mc:AlternateContent>
          <mc:Choice Requires="wps">
            <w:drawing>
              <wp:anchor distT="0" distB="0" distL="114300" distR="114300" simplePos="0" relativeHeight="251847168" behindDoc="0" locked="0" layoutInCell="1" allowOverlap="1" wp14:anchorId="23A2D4FD" wp14:editId="1148661D">
                <wp:simplePos x="0" y="0"/>
                <wp:positionH relativeFrom="column">
                  <wp:posOffset>3886835</wp:posOffset>
                </wp:positionH>
                <wp:positionV relativeFrom="paragraph">
                  <wp:posOffset>24130</wp:posOffset>
                </wp:positionV>
                <wp:extent cx="2874645" cy="461010"/>
                <wp:effectExtent l="0" t="0" r="0" b="0"/>
                <wp:wrapNone/>
                <wp:docPr id="146"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461010"/>
                        </a:xfrm>
                        <a:prstGeom prst="rect">
                          <a:avLst/>
                        </a:prstGeom>
                        <a:noFill/>
                      </wps:spPr>
                      <wps:txbx>
                        <w:txbxContent>
                          <w:p w14:paraId="6430BBC3" w14:textId="77777777" w:rsidR="001C34E5" w:rsidRPr="00AE2925" w:rsidRDefault="00515DD6" w:rsidP="001C34E5">
                            <w:pPr>
                              <w:pStyle w:val="NormalWeb"/>
                              <w:spacing w:before="0" w:beforeAutospacing="0" w:after="0" w:afterAutospacing="0"/>
                              <w:rPr>
                                <w:color w:val="000000"/>
                                <w:sz w:val="20"/>
                              </w:rPr>
                            </w:pPr>
                            <w:r w:rsidRPr="00136B41">
                              <w:rPr>
                                <w:rFonts w:ascii="Century" w:eastAsia="MS Mincho" w:hAnsi="Century" w:cs="Times New Roman"/>
                                <w:color w:val="000000"/>
                                <w:kern w:val="24"/>
                                <w:sz w:val="18"/>
                                <w:szCs w:val="22"/>
                                <w:eastAsianLayout w:id="1690115842"/>
                              </w:rPr>
                              <w:t xml:space="preserve"> </w:t>
                            </w:r>
                            <w:r w:rsidRPr="00AA5F3C">
                              <w:rPr>
                                <w:rFonts w:ascii="Century" w:eastAsia="MS Mincho" w:hAnsi="Century" w:cs="Times New Roman"/>
                                <w:color w:val="000000"/>
                                <w:kern w:val="24"/>
                                <w:sz w:val="18"/>
                                <w:szCs w:val="22"/>
                                <w:eastAsianLayout w:id="1690115842"/>
                              </w:rPr>
                              <w:t xml:space="preserve"> AVN1S39 </w:t>
                            </w:r>
                            <w:r w:rsidR="001C34E5" w:rsidRPr="00AA5F3C">
                              <w:rPr>
                                <w:rFonts w:ascii="Century" w:eastAsia="MS Mincho" w:hAnsi="MS Mincho" w:cs="Times New Roman" w:hint="eastAsia"/>
                                <w:color w:val="000000"/>
                                <w:kern w:val="24"/>
                                <w:sz w:val="18"/>
                                <w:szCs w:val="22"/>
                              </w:rPr>
                              <w:t xml:space="preserve"> </w:t>
                            </w:r>
                            <w:r w:rsidR="001C34E5" w:rsidRPr="00AE2925">
                              <w:rPr>
                                <w:rFonts w:ascii="Century" w:eastAsia="MS Mincho" w:hAnsi="Century" w:cs="Times New Roman" w:hint="eastAsia"/>
                                <w:color w:val="000000"/>
                                <w:kern w:val="24"/>
                                <w:sz w:val="18"/>
                                <w:szCs w:val="22"/>
                              </w:rPr>
                              <w:t>every 1sec + event condition</w:t>
                            </w:r>
                            <w:r w:rsidR="001C34E5" w:rsidRPr="00AE2925">
                              <w:rPr>
                                <w:rFonts w:ascii="Century" w:eastAsia="MS Mincho" w:hAnsi="MS Mincho" w:cs="Times New Roman" w:hint="eastAsia"/>
                                <w:color w:val="000000"/>
                                <w:kern w:val="24"/>
                                <w:sz w:val="18"/>
                                <w:szCs w:val="22"/>
                                <w:eastAsianLayout w:id="1690115843"/>
                              </w:rPr>
                              <w:t xml:space="preserve">　</w:t>
                            </w:r>
                          </w:p>
                          <w:p w14:paraId="3CA0242F" w14:textId="77777777" w:rsidR="00515DD6" w:rsidRPr="00AE2925" w:rsidRDefault="00515DD6" w:rsidP="00515DD6">
                            <w:pPr>
                              <w:pStyle w:val="NormalWeb"/>
                              <w:spacing w:before="0" w:beforeAutospacing="0" w:after="0" w:afterAutospacing="0"/>
                              <w:rPr>
                                <w:color w:val="000000"/>
                                <w:sz w:val="20"/>
                              </w:rPr>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3A2D4FD" id="_x0000_s1175" type="#_x0000_t202" style="position:absolute;left:0;text-align:left;margin-left:306.05pt;margin-top:1.9pt;width:226.35pt;height:36.3pt;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" filled="f" stroked="f">
                <v:textbox style="mso-fit-shape-to-text:t">
                  <w:txbxContent>
                    <w:p w14:paraId="6430BBC3" w14:textId="77777777" w:rsidR="001C34E5" w:rsidRPr="00AE2925" w:rsidRDefault="00515DD6" w:rsidP="001C34E5">
                      <w:pPr>
                        <w:pStyle w:val="NormalWeb"/>
                        <w:spacing w:before="0" w:beforeAutospacing="0" w:after="0" w:afterAutospacing="0"/>
                        <w:rPr>
                          <w:color w:val="000000"/>
                          <w:sz w:val="20"/>
                        </w:rPr>
                      </w:pPr>
                      <w:r w:rsidRPr="00136B41">
                        <w:rPr>
                          <w:rFonts w:ascii="Century" w:eastAsia="MS Mincho" w:hAnsi="Century" w:cs="Times New Roman"/>
                          <w:color w:val="000000"/>
                          <w:kern w:val="24"/>
                          <w:sz w:val="18"/>
                          <w:szCs w:val="22"/>
                          <w:eastAsianLayout w:id="1690115842"/>
                        </w:rPr>
                        <w:t xml:space="preserve"> </w:t>
                      </w:r>
                      <w:r w:rsidRPr="00AA5F3C">
                        <w:rPr>
                          <w:rFonts w:ascii="Century" w:eastAsia="MS Mincho" w:hAnsi="Century" w:cs="Times New Roman"/>
                          <w:color w:val="000000"/>
                          <w:kern w:val="24"/>
                          <w:sz w:val="18"/>
                          <w:szCs w:val="22"/>
                          <w:eastAsianLayout w:id="1690115842"/>
                        </w:rPr>
                        <w:t xml:space="preserve"> AVN1S39 </w:t>
                      </w:r>
                      <w:r w:rsidR="001C34E5" w:rsidRPr="00AA5F3C">
                        <w:rPr>
                          <w:rFonts w:ascii="Century" w:eastAsia="MS Mincho" w:hAnsi="MS Mincho" w:cs="Times New Roman" w:hint="eastAsia"/>
                          <w:color w:val="000000"/>
                          <w:kern w:val="24"/>
                          <w:sz w:val="18"/>
                          <w:szCs w:val="22"/>
                        </w:rPr>
                        <w:t xml:space="preserve"> </w:t>
                      </w:r>
                      <w:r w:rsidR="001C34E5" w:rsidRPr="00AE2925">
                        <w:rPr>
                          <w:rFonts w:ascii="Century" w:eastAsia="MS Mincho" w:hAnsi="Century" w:cs="Times New Roman" w:hint="eastAsia"/>
                          <w:color w:val="000000"/>
                          <w:kern w:val="24"/>
                          <w:sz w:val="18"/>
                          <w:szCs w:val="22"/>
                        </w:rPr>
                        <w:t>every 1sec + event condition</w:t>
                      </w:r>
                      <w:r w:rsidR="001C34E5" w:rsidRPr="00AE2925">
                        <w:rPr>
                          <w:rFonts w:ascii="Century" w:eastAsia="MS Mincho" w:hAnsi="MS Mincho" w:cs="Times New Roman" w:hint="eastAsia"/>
                          <w:color w:val="000000"/>
                          <w:kern w:val="24"/>
                          <w:sz w:val="18"/>
                          <w:szCs w:val="22"/>
                          <w:eastAsianLayout w:id="1690115843"/>
                        </w:rPr>
                        <w:t xml:space="preserve">　</w:t>
                      </w:r>
                    </w:p>
                    <w:p w14:paraId="3CA0242F" w14:textId="77777777" w:rsidR="00515DD6" w:rsidRPr="00AE2925" w:rsidRDefault="00515DD6" w:rsidP="00515DD6">
                      <w:pPr>
                        <w:pStyle w:val="NormalWeb"/>
                        <w:spacing w:before="0" w:beforeAutospacing="0" w:after="0" w:afterAutospacing="0"/>
                        <w:rPr>
                          <w:color w:val="000000"/>
                          <w:sz w:val="20"/>
                        </w:rPr>
                      </w:pPr>
                    </w:p>
                  </w:txbxContent>
                </v:textbox>
              </v:shape>
            </w:pict>
          </mc:Fallback>
        </mc:AlternateContent>
      </w:r>
    </w:p>
    <w:p w14:paraId="35B79861" w14:textId="7F739AC6"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8192" behindDoc="0" locked="0" layoutInCell="1" allowOverlap="1" wp14:anchorId="38D1C62D" wp14:editId="3BA9E2EE">
                <wp:simplePos x="0" y="0"/>
                <wp:positionH relativeFrom="column">
                  <wp:posOffset>542925</wp:posOffset>
                </wp:positionH>
                <wp:positionV relativeFrom="paragraph">
                  <wp:posOffset>47625</wp:posOffset>
                </wp:positionV>
                <wp:extent cx="4977130" cy="0"/>
                <wp:effectExtent l="15240" t="72390" r="8255" b="80010"/>
                <wp:wrapNone/>
                <wp:docPr id="145"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977130" cy="0"/>
                        </a:xfrm>
                        <a:prstGeom prst="straightConnector1">
                          <a:avLst/>
                        </a:prstGeom>
                        <a:noFill/>
                        <a:ln w="9525" algn="ctr">
                          <a:solidFill>
                            <a:srgbClr val="4A7EBB"/>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DAA8BC" id="直線矢印コネクタ 89" o:spid="_x0000_s1026" type="#_x0000_t32" style="position:absolute;margin-left:42.75pt;margin-top:3.75pt;width:391.9pt;height:0;rotation:180;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" strokecolor="#4a7ebb">
                <v:stroke endarrow="open"/>
              </v:shape>
            </w:pict>
          </mc:Fallback>
        </mc:AlternateContent>
      </w:r>
    </w:p>
    <w:p w14:paraId="5F5D983A" w14:textId="443EEF2D"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19520" behindDoc="0" locked="0" layoutInCell="1" allowOverlap="1" wp14:anchorId="62AC8523" wp14:editId="5B4D6C41">
                <wp:simplePos x="0" y="0"/>
                <wp:positionH relativeFrom="column">
                  <wp:posOffset>485140</wp:posOffset>
                </wp:positionH>
                <wp:positionV relativeFrom="paragraph">
                  <wp:posOffset>8255</wp:posOffset>
                </wp:positionV>
                <wp:extent cx="6008370" cy="461010"/>
                <wp:effectExtent l="0" t="0" r="0" b="0"/>
                <wp:wrapNone/>
                <wp:docPr id="14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8370" cy="461010"/>
                        </a:xfrm>
                        <a:prstGeom prst="rect">
                          <a:avLst/>
                        </a:prstGeom>
                        <a:noFill/>
                      </wps:spPr>
                      <wps:txbx>
                        <w:txbxContent>
                          <w:p w14:paraId="152D5F36" w14:textId="77777777" w:rsidR="00515DD6" w:rsidRPr="009E2725" w:rsidRDefault="00515DD6" w:rsidP="00515DD6">
                            <w:pPr>
                              <w:pStyle w:val="NormalWeb"/>
                              <w:spacing w:before="0" w:beforeAutospacing="0" w:after="0" w:afterAutospacing="0"/>
                              <w:rPr>
                                <w:rFonts w:ascii="Century" w:eastAsia="MS Mincho" w:hAnsi="Century" w:cs="Times New Roman"/>
                                <w:kern w:val="24"/>
                                <w:sz w:val="20"/>
                                <w:szCs w:val="22"/>
                              </w:rPr>
                            </w:pPr>
                            <w:r w:rsidRPr="009E2725">
                              <w:rPr>
                                <w:rFonts w:ascii="Century" w:eastAsia="MS Mincho" w:hAnsi="Century" w:cs="Times New Roman"/>
                                <w:kern w:val="24"/>
                                <w:sz w:val="20"/>
                                <w:szCs w:val="22"/>
                                <w:eastAsianLayout w:id="1690115845"/>
                              </w:rPr>
                              <w:t>P</w:t>
                            </w:r>
                            <w:r w:rsidRPr="009E2725">
                              <w:rPr>
                                <w:rFonts w:ascii="Century" w:eastAsia="MS Mincho" w:hAnsi="Century" w:cs="Times New Roman"/>
                                <w:kern w:val="24"/>
                                <w:sz w:val="20"/>
                                <w:szCs w:val="22"/>
                                <w:eastAsianLayout w:id="1690115846"/>
                              </w:rPr>
                              <w:t>_DC</w:t>
                            </w:r>
                            <w:r w:rsidRPr="009E2725">
                              <w:rPr>
                                <w:rFonts w:ascii="Century" w:eastAsia="MS Mincho" w:hAnsi="Century" w:cs="Times New Roman" w:hint="eastAsia"/>
                                <w:kern w:val="24"/>
                                <w:sz w:val="20"/>
                                <w:szCs w:val="22"/>
                              </w:rPr>
                              <w:t>S Normal</w:t>
                            </w:r>
                            <w:r w:rsidRPr="009E2725">
                              <w:rPr>
                                <w:rFonts w:ascii="Century" w:eastAsia="MS Mincho" w:hAnsi="Century" w:cs="Times New Roman" w:hint="eastAsia"/>
                                <w:kern w:val="24"/>
                                <w:sz w:val="20"/>
                                <w:szCs w:val="22"/>
                              </w:rPr>
                              <w:t>、</w:t>
                            </w:r>
                            <w:r w:rsidR="00BF2E50" w:rsidRPr="00AE2925">
                              <w:rPr>
                                <w:rFonts w:ascii="Century" w:eastAsia="MS Mincho" w:hAnsi="Century" w:cs="Times New Roman" w:hint="eastAsia"/>
                                <w:color w:val="000000"/>
                                <w:kern w:val="24"/>
                                <w:sz w:val="20"/>
                                <w:szCs w:val="22"/>
                              </w:rPr>
                              <w:t>A</w:t>
                            </w:r>
                            <w:r w:rsidR="00BF2E50" w:rsidRPr="00AE2925">
                              <w:rPr>
                                <w:rFonts w:ascii="Century" w:eastAsia="MS Mincho" w:hAnsi="Century" w:cs="Times New Roman"/>
                                <w:color w:val="000000"/>
                                <w:kern w:val="24"/>
                                <w:sz w:val="20"/>
                                <w:szCs w:val="22"/>
                              </w:rPr>
                              <w:t xml:space="preserve">C_DCS Normal </w:t>
                            </w:r>
                            <w:r w:rsidRPr="009E2725">
                              <w:rPr>
                                <w:rFonts w:ascii="Century" w:eastAsia="MS Mincho" w:hAnsi="Century" w:cs="Times New Roman" w:hint="eastAsia"/>
                                <w:kern w:val="24"/>
                                <w:sz w:val="20"/>
                                <w:szCs w:val="22"/>
                              </w:rPr>
                              <w:t>C_DCS(0000</w:t>
                            </w:r>
                            <w:r w:rsidRPr="009E2725">
                              <w:rPr>
                                <w:rFonts w:ascii="Century" w:eastAsia="MS Mincho" w:hAnsi="Century" w:cs="Times New Roman"/>
                                <w:kern w:val="24"/>
                                <w:sz w:val="20"/>
                                <w:szCs w:val="22"/>
                              </w:rPr>
                              <w:t>b)</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C_ST_DCS Normal</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C_SU_DCS Normal</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 xml:space="preserve"> C_BR_DCS Normal</w:t>
                            </w:r>
                          </w:p>
                          <w:p w14:paraId="08AA446E" w14:textId="77777777" w:rsidR="00515DD6" w:rsidRPr="009E2725" w:rsidRDefault="00515DD6" w:rsidP="00515DD6">
                            <w:pPr>
                              <w:pStyle w:val="NormalWeb"/>
                              <w:spacing w:before="0" w:beforeAutospacing="0" w:after="0" w:afterAutospacing="0"/>
                              <w:rPr>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2AC8523" id="_x0000_s1176" type="#_x0000_t202" style="position:absolute;left:0;text-align:left;margin-left:38.2pt;margin-top:.65pt;width:473.1pt;height:36.3pt;z-index:25181952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" filled="f" stroked="f">
                <v:textbox style="mso-fit-shape-to-text:t">
                  <w:txbxContent>
                    <w:p w14:paraId="152D5F36" w14:textId="77777777" w:rsidR="00515DD6" w:rsidRPr="009E2725" w:rsidRDefault="00515DD6" w:rsidP="00515DD6">
                      <w:pPr>
                        <w:pStyle w:val="NormalWeb"/>
                        <w:spacing w:before="0" w:beforeAutospacing="0" w:after="0" w:afterAutospacing="0"/>
                        <w:rPr>
                          <w:rFonts w:ascii="Century" w:eastAsia="MS Mincho" w:hAnsi="Century" w:cs="Times New Roman"/>
                          <w:kern w:val="24"/>
                          <w:sz w:val="20"/>
                          <w:szCs w:val="22"/>
                        </w:rPr>
                      </w:pPr>
                      <w:r w:rsidRPr="009E2725">
                        <w:rPr>
                          <w:rFonts w:ascii="Century" w:eastAsia="MS Mincho" w:hAnsi="Century" w:cs="Times New Roman"/>
                          <w:kern w:val="24"/>
                          <w:sz w:val="20"/>
                          <w:szCs w:val="22"/>
                          <w:eastAsianLayout w:id="1690115845"/>
                        </w:rPr>
                        <w:t>P</w:t>
                      </w:r>
                      <w:r w:rsidRPr="009E2725">
                        <w:rPr>
                          <w:rFonts w:ascii="Century" w:eastAsia="MS Mincho" w:hAnsi="Century" w:cs="Times New Roman"/>
                          <w:kern w:val="24"/>
                          <w:sz w:val="20"/>
                          <w:szCs w:val="22"/>
                          <w:eastAsianLayout w:id="1690115846"/>
                        </w:rPr>
                        <w:t>_DC</w:t>
                      </w:r>
                      <w:r w:rsidRPr="009E2725">
                        <w:rPr>
                          <w:rFonts w:ascii="Century" w:eastAsia="MS Mincho" w:hAnsi="Century" w:cs="Times New Roman" w:hint="eastAsia"/>
                          <w:kern w:val="24"/>
                          <w:sz w:val="20"/>
                          <w:szCs w:val="22"/>
                        </w:rPr>
                        <w:t>S Normal</w:t>
                      </w:r>
                      <w:r w:rsidRPr="009E2725">
                        <w:rPr>
                          <w:rFonts w:ascii="Century" w:eastAsia="MS Mincho" w:hAnsi="Century" w:cs="Times New Roman" w:hint="eastAsia"/>
                          <w:kern w:val="24"/>
                          <w:sz w:val="20"/>
                          <w:szCs w:val="22"/>
                        </w:rPr>
                        <w:t>、</w:t>
                      </w:r>
                      <w:r w:rsidR="00BF2E50" w:rsidRPr="00AE2925">
                        <w:rPr>
                          <w:rFonts w:ascii="Century" w:eastAsia="MS Mincho" w:hAnsi="Century" w:cs="Times New Roman" w:hint="eastAsia"/>
                          <w:color w:val="000000"/>
                          <w:kern w:val="24"/>
                          <w:sz w:val="20"/>
                          <w:szCs w:val="22"/>
                        </w:rPr>
                        <w:t>A</w:t>
                      </w:r>
                      <w:r w:rsidR="00BF2E50" w:rsidRPr="00AE2925">
                        <w:rPr>
                          <w:rFonts w:ascii="Century" w:eastAsia="MS Mincho" w:hAnsi="Century" w:cs="Times New Roman"/>
                          <w:color w:val="000000"/>
                          <w:kern w:val="24"/>
                          <w:sz w:val="20"/>
                          <w:szCs w:val="22"/>
                        </w:rPr>
                        <w:t xml:space="preserve">C_DCS Normal </w:t>
                      </w:r>
                      <w:r w:rsidRPr="009E2725">
                        <w:rPr>
                          <w:rFonts w:ascii="Century" w:eastAsia="MS Mincho" w:hAnsi="Century" w:cs="Times New Roman" w:hint="eastAsia"/>
                          <w:kern w:val="24"/>
                          <w:sz w:val="20"/>
                          <w:szCs w:val="22"/>
                        </w:rPr>
                        <w:t>C_DCS(0000</w:t>
                      </w:r>
                      <w:r w:rsidRPr="009E2725">
                        <w:rPr>
                          <w:rFonts w:ascii="Century" w:eastAsia="MS Mincho" w:hAnsi="Century" w:cs="Times New Roman"/>
                          <w:kern w:val="24"/>
                          <w:sz w:val="20"/>
                          <w:szCs w:val="22"/>
                        </w:rPr>
                        <w:t>b)</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C_ST_DCS Normal</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C_SU_DCS Normal</w:t>
                      </w:r>
                      <w:r w:rsidRPr="009E2725">
                        <w:rPr>
                          <w:rFonts w:ascii="Century" w:eastAsia="MS Mincho" w:hAnsi="Century" w:cs="Times New Roman" w:hint="eastAsia"/>
                          <w:kern w:val="24"/>
                          <w:sz w:val="20"/>
                          <w:szCs w:val="22"/>
                        </w:rPr>
                        <w:t>、</w:t>
                      </w:r>
                      <w:r w:rsidRPr="009E2725">
                        <w:rPr>
                          <w:rFonts w:ascii="Century" w:eastAsia="MS Mincho" w:hAnsi="Century" w:cs="Times New Roman" w:hint="eastAsia"/>
                          <w:kern w:val="24"/>
                          <w:sz w:val="20"/>
                          <w:szCs w:val="22"/>
                        </w:rPr>
                        <w:t xml:space="preserve"> C_BR_DCS Normal</w:t>
                      </w:r>
                    </w:p>
                    <w:p w14:paraId="08AA446E" w14:textId="77777777" w:rsidR="00515DD6" w:rsidRPr="009E2725" w:rsidRDefault="00515DD6" w:rsidP="00515DD6">
                      <w:pPr>
                        <w:pStyle w:val="NormalWeb"/>
                        <w:spacing w:before="0" w:beforeAutospacing="0" w:after="0" w:afterAutospacing="0"/>
                        <w:rPr>
                          <w:sz w:val="21"/>
                        </w:rPr>
                      </w:pPr>
                    </w:p>
                  </w:txbxContent>
                </v:textbox>
              </v:shape>
            </w:pict>
          </mc:Fallback>
        </mc:AlternateContent>
      </w:r>
    </w:p>
    <w:p w14:paraId="24A5E4DB" w14:textId="50CB2D08"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25664" behindDoc="0" locked="0" layoutInCell="1" allowOverlap="1" wp14:anchorId="0F7C72EC" wp14:editId="1DAB543B">
                <wp:simplePos x="0" y="0"/>
                <wp:positionH relativeFrom="column">
                  <wp:posOffset>3489325</wp:posOffset>
                </wp:positionH>
                <wp:positionV relativeFrom="paragraph">
                  <wp:posOffset>18415</wp:posOffset>
                </wp:positionV>
                <wp:extent cx="3340735" cy="276225"/>
                <wp:effectExtent l="0" t="0" r="0" b="0"/>
                <wp:wrapNone/>
                <wp:docPr id="14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40735" cy="276225"/>
                        </a:xfrm>
                        <a:prstGeom prst="rect">
                          <a:avLst/>
                        </a:prstGeom>
                        <a:noFill/>
                      </wps:spPr>
                      <wps:txbx>
                        <w:txbxContent>
                          <w:p w14:paraId="09A039D3" w14:textId="77777777" w:rsidR="00515DD6" w:rsidRPr="00AE2925" w:rsidRDefault="00B76D16" w:rsidP="00515DD6">
                            <w:pPr>
                              <w:pStyle w:val="NormalWeb"/>
                              <w:spacing w:before="0" w:beforeAutospacing="0" w:after="0" w:afterAutospacing="0"/>
                              <w:rPr>
                                <w:color w:val="000000"/>
                                <w:sz w:val="20"/>
                              </w:rPr>
                            </w:pPr>
                            <w:r w:rsidRPr="00AE2925">
                              <w:rPr>
                                <w:rFonts w:ascii="Century" w:eastAsia="MS Mincho" w:hAnsi="Century" w:cs="Times New Roman" w:hint="eastAsia"/>
                                <w:color w:val="000000"/>
                                <w:kern w:val="24"/>
                                <w:sz w:val="18"/>
                                <w:szCs w:val="22"/>
                              </w:rPr>
                              <w:t>1sec +event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F7C72EC" id="_x0000_s1177" type="#_x0000_t202" style="position:absolute;left:0;text-align:left;margin-left:274.75pt;margin-top:1.45pt;width:263.05pt;height:21.75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" filled="f" stroked="f">
                <v:textbox style="mso-fit-shape-to-text:t">
                  <w:txbxContent>
                    <w:p w14:paraId="09A039D3" w14:textId="77777777" w:rsidR="00515DD6" w:rsidRPr="00AE2925" w:rsidRDefault="00B76D16" w:rsidP="00515DD6">
                      <w:pPr>
                        <w:pStyle w:val="NormalWeb"/>
                        <w:spacing w:before="0" w:beforeAutospacing="0" w:after="0" w:afterAutospacing="0"/>
                        <w:rPr>
                          <w:color w:val="000000"/>
                          <w:sz w:val="20"/>
                        </w:rPr>
                      </w:pPr>
                      <w:r w:rsidRPr="00AE2925">
                        <w:rPr>
                          <w:rFonts w:ascii="Century" w:eastAsia="MS Mincho" w:hAnsi="Century" w:cs="Times New Roman" w:hint="eastAsia"/>
                          <w:color w:val="000000"/>
                          <w:kern w:val="24"/>
                          <w:sz w:val="18"/>
                          <w:szCs w:val="22"/>
                        </w:rPr>
                        <w:t>1sec +event condition</w:t>
                      </w:r>
                    </w:p>
                  </w:txbxContent>
                </v:textbox>
              </v:shape>
            </w:pict>
          </mc:Fallback>
        </mc:AlternateContent>
      </w:r>
      <w:r w:rsidRPr="00AE2925">
        <w:rPr>
          <w:noProof/>
          <w:color w:val="000000"/>
        </w:rPr>
        <mc:AlternateContent>
          <mc:Choice Requires="wps">
            <w:drawing>
              <wp:anchor distT="0" distB="0" distL="114300" distR="114300" simplePos="0" relativeHeight="251849216" behindDoc="0" locked="0" layoutInCell="1" allowOverlap="1" wp14:anchorId="34518E18" wp14:editId="7BFE5F97">
                <wp:simplePos x="0" y="0"/>
                <wp:positionH relativeFrom="column">
                  <wp:posOffset>554990</wp:posOffset>
                </wp:positionH>
                <wp:positionV relativeFrom="paragraph">
                  <wp:posOffset>95885</wp:posOffset>
                </wp:positionV>
                <wp:extent cx="4944745" cy="0"/>
                <wp:effectExtent l="17780" t="80645" r="9525" b="71755"/>
                <wp:wrapNone/>
                <wp:docPr id="142"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4745" cy="0"/>
                        </a:xfrm>
                        <a:prstGeom prst="straightConnector1">
                          <a:avLst/>
                        </a:prstGeom>
                        <a:noFill/>
                        <a:ln w="9525" algn="ctr">
                          <a:solidFill>
                            <a:srgbClr val="4A7EBB"/>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BB4763" id="直線矢印コネクタ 115" o:spid="_x0000_s1026" type="#_x0000_t32" style="position:absolute;margin-left:43.7pt;margin-top:7.55pt;width:389.35pt;height:0;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" strokecolor="#4a7ebb">
                <v:stroke startarrow="open"/>
              </v:shape>
            </w:pict>
          </mc:Fallback>
        </mc:AlternateContent>
      </w:r>
      <w:r w:rsidRPr="00AE2925">
        <w:rPr>
          <w:rFonts w:hint="eastAsia"/>
          <w:noProof/>
          <w:color w:val="000000"/>
        </w:rPr>
        <mc:AlternateContent>
          <mc:Choice Requires="wps">
            <w:drawing>
              <wp:anchor distT="0" distB="0" distL="114300" distR="114300" simplePos="0" relativeHeight="251850240" behindDoc="0" locked="0" layoutInCell="1" allowOverlap="1" wp14:anchorId="37C4F7B3" wp14:editId="4CDFE285">
                <wp:simplePos x="0" y="0"/>
                <wp:positionH relativeFrom="column">
                  <wp:posOffset>4869815</wp:posOffset>
                </wp:positionH>
                <wp:positionV relativeFrom="paragraph">
                  <wp:posOffset>173355</wp:posOffset>
                </wp:positionV>
                <wp:extent cx="1350010" cy="427355"/>
                <wp:effectExtent l="8255" t="15240" r="13335" b="14605"/>
                <wp:wrapNone/>
                <wp:docPr id="141"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7355"/>
                        </a:xfrm>
                        <a:prstGeom prst="flowChartAlternateProcess">
                          <a:avLst/>
                        </a:prstGeom>
                        <a:solidFill>
                          <a:srgbClr val="FFFFFF"/>
                        </a:solidFill>
                        <a:ln w="12700" algn="ctr">
                          <a:solidFill>
                            <a:srgbClr val="000000"/>
                          </a:solidFill>
                          <a:miter lim="800000"/>
                          <a:headEnd/>
                          <a:tailEnd/>
                        </a:ln>
                      </wps:spPr>
                      <wps:txbx>
                        <w:txbxContent>
                          <w:p w14:paraId="70BD31B0" w14:textId="77777777" w:rsidR="00B76D16" w:rsidRPr="00AE2925" w:rsidRDefault="00B76D16" w:rsidP="00B76D16">
                            <w:pPr>
                              <w:pStyle w:val="NormalWeb"/>
                              <w:spacing w:before="0" w:beforeAutospacing="0" w:after="0" w:afterAutospacing="0"/>
                              <w:jc w:val="center"/>
                              <w:rPr>
                                <w:rFonts w:ascii="Century" w:eastAsia="MS Mincho" w:hAnsi="MS Mincho" w:cs="Times New Roman"/>
                                <w:color w:val="000000"/>
                                <w:kern w:val="24"/>
                                <w:sz w:val="18"/>
                                <w:szCs w:val="18"/>
                              </w:rPr>
                            </w:pPr>
                            <w:r w:rsidRPr="00AE2925">
                              <w:rPr>
                                <w:rFonts w:ascii="Century" w:eastAsia="MS Mincho" w:hAnsi="MS Mincho" w:cs="Times New Roman" w:hint="eastAsia"/>
                                <w:color w:val="000000"/>
                                <w:kern w:val="24"/>
                                <w:sz w:val="18"/>
                                <w:szCs w:val="18"/>
                              </w:rPr>
                              <w:t xml:space="preserve">User pushes suspension </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on screen.</w:t>
                            </w:r>
                          </w:p>
                          <w:p w14:paraId="25282A4B"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C4F7B3" id="_x0000_s1178" type="#_x0000_t176" style="position:absolute;left:0;text-align:left;margin-left:383.45pt;margin-top:13.65pt;width:106.3pt;height:33.65pt;z-index:25185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" strokeweight="1pt">
                <v:textbox inset="0,0,0,0">
                  <w:txbxContent>
                    <w:p w14:paraId="70BD31B0" w14:textId="77777777" w:rsidR="00B76D16" w:rsidRPr="00AE2925" w:rsidRDefault="00B76D16" w:rsidP="00B76D16">
                      <w:pPr>
                        <w:pStyle w:val="NormalWeb"/>
                        <w:spacing w:before="0" w:beforeAutospacing="0" w:after="0" w:afterAutospacing="0"/>
                        <w:jc w:val="center"/>
                        <w:rPr>
                          <w:rFonts w:ascii="Century" w:eastAsia="MS Mincho" w:hAnsi="MS Mincho" w:cs="Times New Roman"/>
                          <w:color w:val="000000"/>
                          <w:kern w:val="24"/>
                          <w:sz w:val="18"/>
                          <w:szCs w:val="18"/>
                        </w:rPr>
                      </w:pPr>
                      <w:r w:rsidRPr="00AE2925">
                        <w:rPr>
                          <w:rFonts w:ascii="Century" w:eastAsia="MS Mincho" w:hAnsi="MS Mincho" w:cs="Times New Roman" w:hint="eastAsia"/>
                          <w:color w:val="000000"/>
                          <w:kern w:val="24"/>
                          <w:sz w:val="18"/>
                          <w:szCs w:val="18"/>
                        </w:rPr>
                        <w:t xml:space="preserve">User pushes suspension </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on screen.</w:t>
                      </w:r>
                    </w:p>
                    <w:p w14:paraId="25282A4B"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p>
    <w:p w14:paraId="0B495BBC" w14:textId="0EC56F2A"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58432" behindDoc="0" locked="0" layoutInCell="1" allowOverlap="1" wp14:anchorId="1A5F64B9" wp14:editId="0FC835D2">
                <wp:simplePos x="0" y="0"/>
                <wp:positionH relativeFrom="column">
                  <wp:posOffset>1470025</wp:posOffset>
                </wp:positionH>
                <wp:positionV relativeFrom="paragraph">
                  <wp:posOffset>62865</wp:posOffset>
                </wp:positionV>
                <wp:extent cx="238760" cy="276225"/>
                <wp:effectExtent l="0" t="0" r="0" b="0"/>
                <wp:wrapNone/>
                <wp:docPr id="140"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76225"/>
                        </a:xfrm>
                        <a:prstGeom prst="rect">
                          <a:avLst/>
                        </a:prstGeom>
                        <a:noFill/>
                      </wps:spPr>
                      <wps:txbx>
                        <w:txbxContent>
                          <w:p w14:paraId="2F1EBA2B" w14:textId="77777777" w:rsidR="00515DD6" w:rsidRPr="00136B41" w:rsidRDefault="00515DD6" w:rsidP="00515DD6">
                            <w:pPr>
                              <w:pStyle w:val="NormalWeb"/>
                              <w:spacing w:before="0" w:beforeAutospacing="0" w:after="0" w:afterAutospacing="0"/>
                              <w:rPr>
                                <w:sz w:val="21"/>
                              </w:rPr>
                            </w:pP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A5F64B9" id="_x0000_s1179" type="#_x0000_t202" style="position:absolute;left:0;text-align:left;margin-left:115.75pt;margin-top:4.95pt;width:18.8pt;height:21.75pt;z-index:251858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" filled="f" stroked="f">
                <v:textbox style="mso-fit-shape-to-text:t">
                  <w:txbxContent>
                    <w:p w14:paraId="2F1EBA2B" w14:textId="77777777" w:rsidR="00515DD6" w:rsidRPr="00136B41" w:rsidRDefault="00515DD6" w:rsidP="00515DD6">
                      <w:pPr>
                        <w:pStyle w:val="NormalWeb"/>
                        <w:spacing w:before="0" w:beforeAutospacing="0" w:after="0" w:afterAutospacing="0"/>
                        <w:rPr>
                          <w:sz w:val="21"/>
                        </w:rPr>
                      </w:pPr>
                    </w:p>
                  </w:txbxContent>
                </v:textbox>
              </v:shape>
            </w:pict>
          </mc:Fallback>
        </mc:AlternateContent>
      </w:r>
    </w:p>
    <w:p w14:paraId="1850FB4A" w14:textId="77777777" w:rsidR="00515DD6" w:rsidRPr="00AE2925" w:rsidRDefault="00515DD6" w:rsidP="00515DD6">
      <w:pPr>
        <w:rPr>
          <w:rFonts w:hint="eastAsia"/>
          <w:color w:val="000000"/>
        </w:rPr>
      </w:pPr>
    </w:p>
    <w:p w14:paraId="75C4FE00" w14:textId="4D97A2A7" w:rsidR="00515DD6" w:rsidRPr="00AE2925" w:rsidRDefault="00FB37A0" w:rsidP="00515DD6">
      <w:pPr>
        <w:rPr>
          <w:rFonts w:hint="eastAsia"/>
          <w:color w:val="000000"/>
        </w:rPr>
      </w:pPr>
      <w:r w:rsidRPr="00AE2925">
        <w:rPr>
          <w:rFonts w:hint="eastAsia"/>
          <w:noProof/>
          <w:color w:val="000000"/>
        </w:rPr>
        <mc:AlternateContent>
          <mc:Choice Requires="wps">
            <w:drawing>
              <wp:anchor distT="0" distB="0" distL="114300" distR="114300" simplePos="0" relativeHeight="251853312" behindDoc="0" locked="0" layoutInCell="1" allowOverlap="1" wp14:anchorId="58A7C6C0" wp14:editId="7875785E">
                <wp:simplePos x="0" y="0"/>
                <wp:positionH relativeFrom="column">
                  <wp:posOffset>4881880</wp:posOffset>
                </wp:positionH>
                <wp:positionV relativeFrom="paragraph">
                  <wp:posOffset>91440</wp:posOffset>
                </wp:positionV>
                <wp:extent cx="1350010" cy="430530"/>
                <wp:effectExtent l="10795" t="11430" r="10795" b="15240"/>
                <wp:wrapNone/>
                <wp:docPr id="13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30530"/>
                        </a:xfrm>
                        <a:prstGeom prst="flowChartAlternateProcess">
                          <a:avLst/>
                        </a:prstGeom>
                        <a:solidFill>
                          <a:srgbClr val="FFFFFF"/>
                        </a:solidFill>
                        <a:ln w="12700" algn="ctr">
                          <a:solidFill>
                            <a:srgbClr val="000000"/>
                          </a:solidFill>
                          <a:miter lim="800000"/>
                          <a:headEnd/>
                          <a:tailEnd/>
                        </a:ln>
                      </wps:spPr>
                      <wps:txbx>
                        <w:txbxContent>
                          <w:p w14:paraId="3E36FD45" w14:textId="77777777" w:rsidR="00B76D16" w:rsidRPr="00AE2925" w:rsidRDefault="00B76D16" w:rsidP="00B76D16">
                            <w:pPr>
                              <w:pStyle w:val="NormalWeb"/>
                              <w:spacing w:before="0" w:beforeAutospacing="0" w:after="0" w:afterAutospacing="0"/>
                              <w:jc w:val="center"/>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Release or</w:t>
                            </w:r>
                          </w:p>
                          <w:p w14:paraId="5E9F1841" w14:textId="77777777" w:rsidR="00B76D16" w:rsidRPr="00AE2925" w:rsidRDefault="00B76D16" w:rsidP="00B76D16">
                            <w:pPr>
                              <w:pStyle w:val="NormalWeb"/>
                              <w:spacing w:before="0" w:beforeAutospacing="0" w:after="0" w:afterAutospacing="0"/>
                              <w:jc w:val="center"/>
                              <w:rPr>
                                <w:rFonts w:ascii="Century" w:eastAsia="MS Mincho" w:hAnsi="MS Mincho" w:cs="Times New Roman"/>
                                <w:color w:val="000000"/>
                                <w:kern w:val="24"/>
                                <w:sz w:val="18"/>
                                <w:szCs w:val="18"/>
                              </w:rPr>
                            </w:pPr>
                            <w:r w:rsidRPr="00AE2925">
                              <w:rPr>
                                <w:rFonts w:ascii="Century" w:eastAsia="MS Mincho" w:hAnsi="MS Mincho" w:cs="Times New Roman"/>
                                <w:color w:val="000000"/>
                                <w:kern w:val="24"/>
                                <w:sz w:val="18"/>
                                <w:szCs w:val="18"/>
                              </w:rPr>
                              <w:t>N</w:t>
                            </w:r>
                            <w:r w:rsidRPr="00AE2925">
                              <w:rPr>
                                <w:rFonts w:ascii="Century" w:eastAsia="MS Mincho" w:hAnsi="MS Mincho" w:cs="Times New Roman" w:hint="eastAsia"/>
                                <w:color w:val="000000"/>
                                <w:kern w:val="24"/>
                                <w:sz w:val="18"/>
                                <w:szCs w:val="18"/>
                              </w:rPr>
                              <w:t>o operation</w:t>
                            </w:r>
                          </w:p>
                          <w:p w14:paraId="18726DCD"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A7C6C0" id="_x0000_s1180" type="#_x0000_t176" style="position:absolute;left:0;text-align:left;margin-left:384.4pt;margin-top:7.2pt;width:106.3pt;height:33.9pt;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" strokeweight="1pt">
                <v:textbox inset="0,0,0,0">
                  <w:txbxContent>
                    <w:p w14:paraId="3E36FD45" w14:textId="77777777" w:rsidR="00B76D16" w:rsidRPr="00AE2925" w:rsidRDefault="00B76D16" w:rsidP="00B76D16">
                      <w:pPr>
                        <w:pStyle w:val="NormalWeb"/>
                        <w:spacing w:before="0" w:beforeAutospacing="0" w:after="0" w:afterAutospacing="0"/>
                        <w:jc w:val="center"/>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Release or</w:t>
                      </w:r>
                    </w:p>
                    <w:p w14:paraId="5E9F1841" w14:textId="77777777" w:rsidR="00B76D16" w:rsidRPr="00AE2925" w:rsidRDefault="00B76D16" w:rsidP="00B76D16">
                      <w:pPr>
                        <w:pStyle w:val="NormalWeb"/>
                        <w:spacing w:before="0" w:beforeAutospacing="0" w:after="0" w:afterAutospacing="0"/>
                        <w:jc w:val="center"/>
                        <w:rPr>
                          <w:rFonts w:ascii="Century" w:eastAsia="MS Mincho" w:hAnsi="MS Mincho" w:cs="Times New Roman"/>
                          <w:color w:val="000000"/>
                          <w:kern w:val="24"/>
                          <w:sz w:val="18"/>
                          <w:szCs w:val="18"/>
                        </w:rPr>
                      </w:pPr>
                      <w:r w:rsidRPr="00AE2925">
                        <w:rPr>
                          <w:rFonts w:ascii="Century" w:eastAsia="MS Mincho" w:hAnsi="MS Mincho" w:cs="Times New Roman"/>
                          <w:color w:val="000000"/>
                          <w:kern w:val="24"/>
                          <w:sz w:val="18"/>
                          <w:szCs w:val="18"/>
                        </w:rPr>
                        <w:t>N</w:t>
                      </w:r>
                      <w:r w:rsidRPr="00AE2925">
                        <w:rPr>
                          <w:rFonts w:ascii="Century" w:eastAsia="MS Mincho" w:hAnsi="MS Mincho" w:cs="Times New Roman" w:hint="eastAsia"/>
                          <w:color w:val="000000"/>
                          <w:kern w:val="24"/>
                          <w:sz w:val="18"/>
                          <w:szCs w:val="18"/>
                        </w:rPr>
                        <w:t>o operation</w:t>
                      </w:r>
                    </w:p>
                    <w:p w14:paraId="18726DCD"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E2925">
        <w:rPr>
          <w:noProof/>
          <w:color w:val="000000"/>
        </w:rPr>
        <mc:AlternateContent>
          <mc:Choice Requires="wps">
            <w:drawing>
              <wp:anchor distT="0" distB="0" distL="114300" distR="114300" simplePos="0" relativeHeight="251822592" behindDoc="0" locked="0" layoutInCell="1" allowOverlap="1" wp14:anchorId="3780A0C6" wp14:editId="1EA2EEB1">
                <wp:simplePos x="0" y="0"/>
                <wp:positionH relativeFrom="column">
                  <wp:posOffset>6981190</wp:posOffset>
                </wp:positionH>
                <wp:positionV relativeFrom="paragraph">
                  <wp:posOffset>154305</wp:posOffset>
                </wp:positionV>
                <wp:extent cx="1264920" cy="543560"/>
                <wp:effectExtent l="14605" t="7620" r="6350" b="10795"/>
                <wp:wrapNone/>
                <wp:docPr id="138" name="フローチャート : 代替処理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543560"/>
                        </a:xfrm>
                        <a:prstGeom prst="flowChartAlternateProcess">
                          <a:avLst/>
                        </a:prstGeom>
                        <a:solidFill>
                          <a:srgbClr val="FFFFFF"/>
                        </a:solidFill>
                        <a:ln w="12700" algn="ctr">
                          <a:solidFill>
                            <a:srgbClr val="000000"/>
                          </a:solidFill>
                          <a:miter lim="800000"/>
                          <a:headEnd/>
                          <a:tailEnd/>
                        </a:ln>
                      </wps:spPr>
                      <wps:txbx>
                        <w:txbxContent>
                          <w:p w14:paraId="6D2F18AB" w14:textId="77777777" w:rsidR="00515DD6" w:rsidRDefault="00515DD6" w:rsidP="00515DD6">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42D24B23" w14:textId="77777777" w:rsidR="00515DD6" w:rsidRDefault="00515DD6" w:rsidP="00515DD6">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780A0C6" id="_x0000_s1181" type="#_x0000_t176" style="position:absolute;left:0;text-align:left;margin-left:549.7pt;margin-top:12.15pt;width:99.6pt;height:42.8pt;z-index:25182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" strokeweight="1pt">
                <v:textbox inset="0,0,0,0">
                  <w:txbxContent>
                    <w:p w14:paraId="6D2F18AB" w14:textId="77777777" w:rsidR="00515DD6" w:rsidRDefault="00515DD6" w:rsidP="00515DD6">
                      <w:pPr>
                        <w:pStyle w:val="NormalWeb"/>
                        <w:spacing w:before="0" w:beforeAutospacing="0" w:after="0" w:afterAutospacing="0"/>
                        <w:ind w:leftChars="561" w:left="1081" w:rightChars="1123" w:right="2165"/>
                        <w:jc w:val="center"/>
                      </w:pPr>
                      <w:r w:rsidRPr="00117637">
                        <w:rPr>
                          <w:rFonts w:ascii="Century" w:eastAsia="MS Mincho" w:hAnsi="Century" w:cs="Times New Roman"/>
                          <w:color w:val="000000"/>
                          <w:kern w:val="24"/>
                          <w:sz w:val="20"/>
                          <w:szCs w:val="20"/>
                          <w:eastAsianLayout w:id="1690115587"/>
                        </w:rPr>
                        <w:t>DMS</w:t>
                      </w:r>
                      <w:r w:rsidRPr="00117637">
                        <w:rPr>
                          <w:rFonts w:ascii="Century" w:eastAsia="MS Mincho" w:hAnsi="MS Mincho" w:cs="Times New Roman" w:hint="eastAsia"/>
                          <w:color w:val="000000"/>
                          <w:kern w:val="24"/>
                          <w:sz w:val="20"/>
                          <w:szCs w:val="20"/>
                          <w:eastAsianLayout w:id="1690115588"/>
                        </w:rPr>
                        <w:t>画面操作</w:t>
                      </w:r>
                    </w:p>
                    <w:p w14:paraId="42D24B23" w14:textId="77777777" w:rsidR="00515DD6" w:rsidRDefault="00515DD6" w:rsidP="00515DD6">
                      <w:pPr>
                        <w:pStyle w:val="NormalWeb"/>
                        <w:spacing w:before="0" w:beforeAutospacing="0" w:after="0" w:afterAutospacing="0"/>
                        <w:jc w:val="center"/>
                      </w:pPr>
                      <w:r w:rsidRPr="00117637">
                        <w:rPr>
                          <w:rFonts w:ascii="Century" w:eastAsia="MS Mincho" w:hAnsi="MS Mincho" w:cs="Times New Roman" w:hint="eastAsia"/>
                          <w:color w:val="000000"/>
                          <w:kern w:val="24"/>
                          <w:sz w:val="20"/>
                          <w:szCs w:val="20"/>
                          <w:eastAsianLayout w:id="1690115589"/>
                        </w:rPr>
                        <w:t>サスペンション「</w:t>
                      </w:r>
                      <w:r w:rsidRPr="00117637">
                        <w:rPr>
                          <w:rFonts w:ascii="Century" w:eastAsia="MS Mincho" w:hAnsi="Century" w:cs="Times New Roman"/>
                          <w:color w:val="000000"/>
                          <w:kern w:val="24"/>
                          <w:sz w:val="20"/>
                          <w:szCs w:val="20"/>
                          <w:eastAsianLayout w:id="1690115590"/>
                        </w:rPr>
                        <w:t>Sport</w:t>
                      </w:r>
                      <w:r w:rsidRPr="00117637">
                        <w:rPr>
                          <w:rFonts w:ascii="Century" w:eastAsia="MS Mincho" w:hAnsi="MS Mincho" w:cs="Times New Roman" w:hint="eastAsia"/>
                          <w:color w:val="000000"/>
                          <w:kern w:val="24"/>
                          <w:sz w:val="20"/>
                          <w:szCs w:val="20"/>
                          <w:eastAsianLayout w:id="1690115591"/>
                        </w:rPr>
                        <w:t>」を選択</w:t>
                      </w:r>
                    </w:p>
                  </w:txbxContent>
                </v:textbox>
              </v:shape>
            </w:pict>
          </mc:Fallback>
        </mc:AlternateContent>
      </w:r>
    </w:p>
    <w:p w14:paraId="21514814" w14:textId="77777777" w:rsidR="00515DD6" w:rsidRPr="00AE2925" w:rsidRDefault="00515DD6" w:rsidP="00515DD6">
      <w:pPr>
        <w:rPr>
          <w:rFonts w:hint="eastAsia"/>
          <w:color w:val="000000"/>
        </w:rPr>
      </w:pPr>
    </w:p>
    <w:p w14:paraId="4646E754" w14:textId="77777777" w:rsidR="00515DD6" w:rsidRPr="00AE2925" w:rsidRDefault="00515DD6" w:rsidP="00515DD6">
      <w:pPr>
        <w:rPr>
          <w:rFonts w:hint="eastAsia"/>
          <w:color w:val="000000"/>
        </w:rPr>
      </w:pPr>
    </w:p>
    <w:p w14:paraId="292566F8" w14:textId="03B0FE7D"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26688" behindDoc="0" locked="0" layoutInCell="1" allowOverlap="1" wp14:anchorId="5CA48A6B" wp14:editId="28ACAE8C">
                <wp:simplePos x="0" y="0"/>
                <wp:positionH relativeFrom="column">
                  <wp:posOffset>812165</wp:posOffset>
                </wp:positionH>
                <wp:positionV relativeFrom="paragraph">
                  <wp:posOffset>62230</wp:posOffset>
                </wp:positionV>
                <wp:extent cx="3250565" cy="645795"/>
                <wp:effectExtent l="0" t="0" r="0" b="0"/>
                <wp:wrapNone/>
                <wp:docPr id="137"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0565" cy="645795"/>
                        </a:xfrm>
                        <a:prstGeom prst="rect">
                          <a:avLst/>
                        </a:prstGeom>
                        <a:noFill/>
                      </wps:spPr>
                      <wps:txbx>
                        <w:txbxContent>
                          <w:p w14:paraId="4CB84028" w14:textId="77777777" w:rsidR="00B76D16" w:rsidRPr="00AE2925" w:rsidRDefault="00515DD6" w:rsidP="00B76D16">
                            <w:pPr>
                              <w:pStyle w:val="NormalWeb"/>
                              <w:spacing w:before="0" w:beforeAutospacing="0" w:after="0" w:afterAutospacing="0"/>
                              <w:rPr>
                                <w:color w:val="000000"/>
                                <w:sz w:val="20"/>
                              </w:rPr>
                            </w:pPr>
                            <w:r w:rsidRPr="00AE2925">
                              <w:rPr>
                                <w:rFonts w:ascii="Century" w:eastAsia="MS Mincho" w:hAnsi="Century" w:cs="Times New Roman"/>
                                <w:color w:val="000000"/>
                                <w:kern w:val="24"/>
                                <w:sz w:val="16"/>
                                <w:szCs w:val="20"/>
                                <w:eastAsianLayout w:id="1690115848"/>
                              </w:rPr>
                              <w:t xml:space="preserve"> </w:t>
                            </w:r>
                            <w:r w:rsidR="00B76D16" w:rsidRPr="00AE2925">
                              <w:rPr>
                                <w:rFonts w:ascii="Century" w:eastAsia="MS Mincho" w:hAnsi="Century" w:cs="Times New Roman" w:hint="eastAsia"/>
                                <w:color w:val="000000"/>
                                <w:kern w:val="24"/>
                                <w:sz w:val="16"/>
                                <w:szCs w:val="20"/>
                                <w:eastAsianLayout w:id="1690115848"/>
                              </w:rPr>
                              <w:t>Transmits</w:t>
                            </w:r>
                            <w:r w:rsidR="00B76D16" w:rsidRPr="00AE2925">
                              <w:rPr>
                                <w:rFonts w:ascii="Century" w:eastAsia="MS Mincho" w:hAnsi="MS Mincho" w:cs="Times New Roman" w:hint="eastAsia"/>
                                <w:color w:val="000000"/>
                                <w:kern w:val="24"/>
                                <w:sz w:val="16"/>
                                <w:szCs w:val="20"/>
                                <w:eastAsianLayout w:id="1690115849"/>
                              </w:rPr>
                              <w:t xml:space="preserve"> </w:t>
                            </w:r>
                            <w:r w:rsidR="00B76D16" w:rsidRPr="00AE2925">
                              <w:rPr>
                                <w:rFonts w:ascii="Century" w:eastAsia="MS Mincho" w:hAnsi="MS Mincho" w:cs="Times New Roman"/>
                                <w:color w:val="000000"/>
                                <w:kern w:val="24"/>
                                <w:sz w:val="16"/>
                                <w:szCs w:val="20"/>
                                <w:eastAsianLayout w:id="1690115849"/>
                              </w:rPr>
                              <w:t>suspension</w:t>
                            </w:r>
                            <w:r w:rsidRPr="00AE2925">
                              <w:rPr>
                                <w:rFonts w:ascii="Century" w:eastAsia="MS Mincho" w:hAnsi="MS Mincho" w:cs="Times New Roman" w:hint="eastAsia"/>
                                <w:color w:val="000000"/>
                                <w:kern w:val="24"/>
                                <w:sz w:val="16"/>
                                <w:szCs w:val="20"/>
                                <w:eastAsianLayout w:id="1690115849"/>
                              </w:rPr>
                              <w:t>「</w:t>
                            </w:r>
                            <w:r w:rsidRPr="00AE2925">
                              <w:rPr>
                                <w:rFonts w:ascii="Century" w:eastAsia="MS Mincho" w:hAnsi="Century" w:cs="Times New Roman"/>
                                <w:color w:val="000000"/>
                                <w:kern w:val="24"/>
                                <w:sz w:val="16"/>
                                <w:szCs w:val="20"/>
                                <w:eastAsianLayout w:id="1690115850"/>
                              </w:rPr>
                              <w:t>Sport</w:t>
                            </w:r>
                            <w:r w:rsidRPr="00AE2925">
                              <w:rPr>
                                <w:rFonts w:ascii="Century" w:eastAsia="MS Mincho" w:hAnsi="MS Mincho" w:cs="Times New Roman" w:hint="eastAsia"/>
                                <w:color w:val="000000"/>
                                <w:kern w:val="24"/>
                                <w:sz w:val="16"/>
                                <w:szCs w:val="20"/>
                                <w:eastAsianLayout w:id="1690115851"/>
                              </w:rPr>
                              <w:t>」</w:t>
                            </w:r>
                            <w:r w:rsidR="00B76D16" w:rsidRPr="00AE2925">
                              <w:rPr>
                                <w:rFonts w:ascii="Century" w:eastAsia="MS Mincho" w:hAnsi="MS Mincho" w:cs="Times New Roman"/>
                                <w:color w:val="000000"/>
                                <w:kern w:val="24"/>
                                <w:sz w:val="16"/>
                                <w:szCs w:val="20"/>
                              </w:rPr>
                              <w:t xml:space="preserve">info   </w:t>
                            </w:r>
                            <w:r w:rsidR="00B76D16" w:rsidRPr="00AE2925">
                              <w:rPr>
                                <w:rFonts w:ascii="Century" w:eastAsia="MS Mincho" w:hAnsi="Century" w:cs="Times New Roman" w:hint="eastAsia"/>
                                <w:color w:val="000000"/>
                                <w:kern w:val="24"/>
                                <w:sz w:val="18"/>
                                <w:szCs w:val="22"/>
                              </w:rPr>
                              <w:t>1sec +event condition</w:t>
                            </w:r>
                          </w:p>
                          <w:p w14:paraId="5382136D" w14:textId="77777777" w:rsidR="00B76D16" w:rsidRPr="00AE2925" w:rsidRDefault="00B76D16" w:rsidP="00B76D16">
                            <w:pPr>
                              <w:pStyle w:val="NormalWeb"/>
                              <w:spacing w:before="0" w:beforeAutospacing="0" w:after="0" w:afterAutospacing="0"/>
                              <w:ind w:firstLineChars="100" w:firstLine="203"/>
                              <w:rPr>
                                <w:color w:val="000000"/>
                                <w:sz w:val="22"/>
                              </w:rPr>
                            </w:pPr>
                          </w:p>
                          <w:p w14:paraId="40300EB8" w14:textId="77777777" w:rsidR="00515DD6" w:rsidRPr="00AE2925" w:rsidRDefault="00515DD6" w:rsidP="00515DD6">
                            <w:pPr>
                              <w:pStyle w:val="NormalWeb"/>
                              <w:spacing w:before="0" w:beforeAutospacing="0" w:after="0" w:afterAutospacing="0"/>
                              <w:rPr>
                                <w:color w:val="000000"/>
                                <w:sz w:val="21"/>
                              </w:rPr>
                            </w:pP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CA48A6B" id="_x0000_s1182" type="#_x0000_t202" style="position:absolute;left:0;text-align:left;margin-left:63.95pt;margin-top:4.9pt;width:255.95pt;height:50.85pt;z-index:25182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" filled="f" stroked="f">
                <v:textbox style="mso-fit-shape-to-text:t">
                  <w:txbxContent>
                    <w:p w14:paraId="4CB84028" w14:textId="77777777" w:rsidR="00B76D16" w:rsidRPr="00AE2925" w:rsidRDefault="00515DD6" w:rsidP="00B76D16">
                      <w:pPr>
                        <w:pStyle w:val="NormalWeb"/>
                        <w:spacing w:before="0" w:beforeAutospacing="0" w:after="0" w:afterAutospacing="0"/>
                        <w:rPr>
                          <w:color w:val="000000"/>
                          <w:sz w:val="20"/>
                        </w:rPr>
                      </w:pPr>
                      <w:r w:rsidRPr="00AE2925">
                        <w:rPr>
                          <w:rFonts w:ascii="Century" w:eastAsia="MS Mincho" w:hAnsi="Century" w:cs="Times New Roman"/>
                          <w:color w:val="000000"/>
                          <w:kern w:val="24"/>
                          <w:sz w:val="16"/>
                          <w:szCs w:val="20"/>
                          <w:eastAsianLayout w:id="1690115848"/>
                        </w:rPr>
                        <w:t xml:space="preserve"> </w:t>
                      </w:r>
                      <w:r w:rsidR="00B76D16" w:rsidRPr="00AE2925">
                        <w:rPr>
                          <w:rFonts w:ascii="Century" w:eastAsia="MS Mincho" w:hAnsi="Century" w:cs="Times New Roman" w:hint="eastAsia"/>
                          <w:color w:val="000000"/>
                          <w:kern w:val="24"/>
                          <w:sz w:val="16"/>
                          <w:szCs w:val="20"/>
                          <w:eastAsianLayout w:id="1690115848"/>
                        </w:rPr>
                        <w:t>Transmits</w:t>
                      </w:r>
                      <w:r w:rsidR="00B76D16" w:rsidRPr="00AE2925">
                        <w:rPr>
                          <w:rFonts w:ascii="Century" w:eastAsia="MS Mincho" w:hAnsi="MS Mincho" w:cs="Times New Roman" w:hint="eastAsia"/>
                          <w:color w:val="000000"/>
                          <w:kern w:val="24"/>
                          <w:sz w:val="16"/>
                          <w:szCs w:val="20"/>
                          <w:eastAsianLayout w:id="1690115849"/>
                        </w:rPr>
                        <w:t xml:space="preserve"> </w:t>
                      </w:r>
                      <w:r w:rsidR="00B76D16" w:rsidRPr="00AE2925">
                        <w:rPr>
                          <w:rFonts w:ascii="Century" w:eastAsia="MS Mincho" w:hAnsi="MS Mincho" w:cs="Times New Roman"/>
                          <w:color w:val="000000"/>
                          <w:kern w:val="24"/>
                          <w:sz w:val="16"/>
                          <w:szCs w:val="20"/>
                          <w:eastAsianLayout w:id="1690115849"/>
                        </w:rPr>
                        <w:t>suspension</w:t>
                      </w:r>
                      <w:r w:rsidRPr="00AE2925">
                        <w:rPr>
                          <w:rFonts w:ascii="Century" w:eastAsia="MS Mincho" w:hAnsi="MS Mincho" w:cs="Times New Roman" w:hint="eastAsia"/>
                          <w:color w:val="000000"/>
                          <w:kern w:val="24"/>
                          <w:sz w:val="16"/>
                          <w:szCs w:val="20"/>
                          <w:eastAsianLayout w:id="1690115849"/>
                        </w:rPr>
                        <w:t>「</w:t>
                      </w:r>
                      <w:r w:rsidRPr="00AE2925">
                        <w:rPr>
                          <w:rFonts w:ascii="Century" w:eastAsia="MS Mincho" w:hAnsi="Century" w:cs="Times New Roman"/>
                          <w:color w:val="000000"/>
                          <w:kern w:val="24"/>
                          <w:sz w:val="16"/>
                          <w:szCs w:val="20"/>
                          <w:eastAsianLayout w:id="1690115850"/>
                        </w:rPr>
                        <w:t>Sport</w:t>
                      </w:r>
                      <w:r w:rsidRPr="00AE2925">
                        <w:rPr>
                          <w:rFonts w:ascii="Century" w:eastAsia="MS Mincho" w:hAnsi="MS Mincho" w:cs="Times New Roman" w:hint="eastAsia"/>
                          <w:color w:val="000000"/>
                          <w:kern w:val="24"/>
                          <w:sz w:val="16"/>
                          <w:szCs w:val="20"/>
                          <w:eastAsianLayout w:id="1690115851"/>
                        </w:rPr>
                        <w:t>」</w:t>
                      </w:r>
                      <w:r w:rsidR="00B76D16" w:rsidRPr="00AE2925">
                        <w:rPr>
                          <w:rFonts w:ascii="Century" w:eastAsia="MS Mincho" w:hAnsi="MS Mincho" w:cs="Times New Roman"/>
                          <w:color w:val="000000"/>
                          <w:kern w:val="24"/>
                          <w:sz w:val="16"/>
                          <w:szCs w:val="20"/>
                        </w:rPr>
                        <w:t xml:space="preserve">info   </w:t>
                      </w:r>
                      <w:r w:rsidR="00B76D16" w:rsidRPr="00AE2925">
                        <w:rPr>
                          <w:rFonts w:ascii="Century" w:eastAsia="MS Mincho" w:hAnsi="Century" w:cs="Times New Roman" w:hint="eastAsia"/>
                          <w:color w:val="000000"/>
                          <w:kern w:val="24"/>
                          <w:sz w:val="18"/>
                          <w:szCs w:val="22"/>
                        </w:rPr>
                        <w:t>1sec +event condition</w:t>
                      </w:r>
                    </w:p>
                    <w:p w14:paraId="5382136D" w14:textId="77777777" w:rsidR="00B76D16" w:rsidRPr="00AE2925" w:rsidRDefault="00B76D16" w:rsidP="00B76D16">
                      <w:pPr>
                        <w:pStyle w:val="NormalWeb"/>
                        <w:spacing w:before="0" w:beforeAutospacing="0" w:after="0" w:afterAutospacing="0"/>
                        <w:ind w:firstLineChars="100" w:firstLine="203"/>
                        <w:rPr>
                          <w:color w:val="000000"/>
                          <w:sz w:val="22"/>
                        </w:rPr>
                      </w:pPr>
                    </w:p>
                    <w:p w14:paraId="40300EB8" w14:textId="77777777" w:rsidR="00515DD6" w:rsidRPr="00AE2925" w:rsidRDefault="00515DD6" w:rsidP="00515DD6">
                      <w:pPr>
                        <w:pStyle w:val="NormalWeb"/>
                        <w:spacing w:before="0" w:beforeAutospacing="0" w:after="0" w:afterAutospacing="0"/>
                        <w:rPr>
                          <w:color w:val="000000"/>
                          <w:sz w:val="21"/>
                        </w:rPr>
                      </w:pPr>
                    </w:p>
                  </w:txbxContent>
                </v:textbox>
              </v:shape>
            </w:pict>
          </mc:Fallback>
        </mc:AlternateContent>
      </w:r>
      <w:r w:rsidRPr="00AE2925">
        <w:rPr>
          <w:noProof/>
          <w:color w:val="000000"/>
        </w:rPr>
        <mc:AlternateContent>
          <mc:Choice Requires="wps">
            <w:drawing>
              <wp:anchor distT="0" distB="0" distL="114300" distR="114300" simplePos="0" relativeHeight="251830784" behindDoc="0" locked="0" layoutInCell="1" allowOverlap="1" wp14:anchorId="2F5F1772" wp14:editId="33A84E64">
                <wp:simplePos x="0" y="0"/>
                <wp:positionH relativeFrom="column">
                  <wp:posOffset>4869815</wp:posOffset>
                </wp:positionH>
                <wp:positionV relativeFrom="paragraph">
                  <wp:posOffset>70485</wp:posOffset>
                </wp:positionV>
                <wp:extent cx="1350010" cy="215265"/>
                <wp:effectExtent l="8255" t="11430" r="13335" b="11430"/>
                <wp:wrapNone/>
                <wp:docPr id="136"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215265"/>
                        </a:xfrm>
                        <a:prstGeom prst="flowChartAlternateProcess">
                          <a:avLst/>
                        </a:prstGeom>
                        <a:solidFill>
                          <a:srgbClr val="FFFFFF"/>
                        </a:solidFill>
                        <a:ln w="12700" algn="ctr">
                          <a:solidFill>
                            <a:srgbClr val="000000"/>
                          </a:solidFill>
                          <a:miter lim="800000"/>
                          <a:headEnd/>
                          <a:tailEnd/>
                        </a:ln>
                      </wps:spPr>
                      <wps:txbx>
                        <w:txbxContent>
                          <w:p w14:paraId="4B624013" w14:textId="77777777" w:rsidR="00B76D16" w:rsidRPr="00AE2925" w:rsidRDefault="00B76D16" w:rsidP="00B76D16">
                            <w:pPr>
                              <w:pStyle w:val="NormalWeb"/>
                              <w:spacing w:before="0" w:beforeAutospacing="0" w:after="0" w:afterAutospacing="0"/>
                              <w:jc w:val="center"/>
                              <w:rPr>
                                <w:color w:val="000000"/>
                                <w:sz w:val="21"/>
                              </w:rPr>
                            </w:pPr>
                            <w:r w:rsidRPr="00AE2925">
                              <w:rPr>
                                <w:rFonts w:ascii="Century" w:eastAsia="MS Mincho" w:hAnsi="MS Mincho" w:cs="Times New Roman" w:hint="eastAsia"/>
                                <w:color w:val="000000"/>
                                <w:kern w:val="24"/>
                                <w:sz w:val="16"/>
                                <w:szCs w:val="20"/>
                              </w:rPr>
                              <w:t>CAN transceiver</w:t>
                            </w:r>
                          </w:p>
                          <w:p w14:paraId="1340E6E8" w14:textId="77777777" w:rsidR="00515DD6" w:rsidRPr="00AE2925" w:rsidRDefault="00515DD6" w:rsidP="00515DD6">
                            <w:pPr>
                              <w:pStyle w:val="NormalWeb"/>
                              <w:spacing w:before="0" w:beforeAutospacing="0" w:after="0" w:afterAutospacing="0"/>
                              <w:jc w:val="center"/>
                              <w:rPr>
                                <w:color w:val="000000"/>
                                <w:sz w:val="2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5F1772" id="_x0000_s1183" type="#_x0000_t176" style="position:absolute;left:0;text-align:left;margin-left:383.45pt;margin-top:5.55pt;width:106.3pt;height:16.95pt;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" strokeweight="1pt">
                <v:textbox inset="0,0,0,0">
                  <w:txbxContent>
                    <w:p w14:paraId="4B624013" w14:textId="77777777" w:rsidR="00B76D16" w:rsidRPr="00AE2925" w:rsidRDefault="00B76D16" w:rsidP="00B76D16">
                      <w:pPr>
                        <w:pStyle w:val="NormalWeb"/>
                        <w:spacing w:before="0" w:beforeAutospacing="0" w:after="0" w:afterAutospacing="0"/>
                        <w:jc w:val="center"/>
                        <w:rPr>
                          <w:color w:val="000000"/>
                          <w:sz w:val="21"/>
                        </w:rPr>
                      </w:pPr>
                      <w:r w:rsidRPr="00AE2925">
                        <w:rPr>
                          <w:rFonts w:ascii="Century" w:eastAsia="MS Mincho" w:hAnsi="MS Mincho" w:cs="Times New Roman" w:hint="eastAsia"/>
                          <w:color w:val="000000"/>
                          <w:kern w:val="24"/>
                          <w:sz w:val="16"/>
                          <w:szCs w:val="20"/>
                        </w:rPr>
                        <w:t>CAN transceiver</w:t>
                      </w:r>
                    </w:p>
                    <w:p w14:paraId="1340E6E8" w14:textId="77777777" w:rsidR="00515DD6" w:rsidRPr="00AE2925" w:rsidRDefault="00515DD6" w:rsidP="00515DD6">
                      <w:pPr>
                        <w:pStyle w:val="NormalWeb"/>
                        <w:spacing w:before="0" w:beforeAutospacing="0" w:after="0" w:afterAutospacing="0"/>
                        <w:jc w:val="center"/>
                        <w:rPr>
                          <w:color w:val="000000"/>
                          <w:sz w:val="22"/>
                        </w:rPr>
                      </w:pPr>
                    </w:p>
                  </w:txbxContent>
                </v:textbox>
              </v:shape>
            </w:pict>
          </mc:Fallback>
        </mc:AlternateContent>
      </w:r>
    </w:p>
    <w:p w14:paraId="1AEC0FB0" w14:textId="065E8F41"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64576" behindDoc="0" locked="0" layoutInCell="1" allowOverlap="1" wp14:anchorId="6E132B74" wp14:editId="3F3F9C5E">
                <wp:simplePos x="0" y="0"/>
                <wp:positionH relativeFrom="column">
                  <wp:posOffset>1280160</wp:posOffset>
                </wp:positionH>
                <wp:positionV relativeFrom="paragraph">
                  <wp:posOffset>2853055</wp:posOffset>
                </wp:positionV>
                <wp:extent cx="3349625" cy="461010"/>
                <wp:effectExtent l="0" t="0" r="3175" b="0"/>
                <wp:wrapNone/>
                <wp:docPr id="135"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46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60F55" w14:textId="77777777" w:rsidR="00B76D16" w:rsidRPr="00AE2925" w:rsidRDefault="00515DD6" w:rsidP="00B76D1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3F51F4">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 xml:space="preserve">Sport(sus) </w:t>
                            </w:r>
                            <w:r w:rsidR="00B76D16" w:rsidRPr="00AE2925">
                              <w:rPr>
                                <w:rFonts w:ascii="Century" w:eastAsia="MS Mincho" w:hAnsi="MS Mincho" w:cs="Times New Roman" w:hint="eastAsia"/>
                                <w:color w:val="000000"/>
                                <w:kern w:val="24"/>
                                <w:sz w:val="18"/>
                                <w:szCs w:val="18"/>
                              </w:rPr>
                              <w:t>every 1sec</w:t>
                            </w:r>
                          </w:p>
                          <w:p w14:paraId="6596E946" w14:textId="77777777" w:rsidR="00515DD6" w:rsidRPr="00AE2925" w:rsidRDefault="00515DD6" w:rsidP="00515DD6">
                            <w:pPr>
                              <w:pStyle w:val="NormalWeb"/>
                              <w:spacing w:before="0" w:beforeAutospacing="0" w:after="0" w:afterAutospacing="0"/>
                              <w:rPr>
                                <w:color w:val="000000"/>
                                <w:sz w:val="18"/>
                                <w:szCs w:val="18"/>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E132B74" id="_x0000_s1184" type="#_x0000_t202" style="position:absolute;left:0;text-align:left;margin-left:100.8pt;margin-top:224.65pt;width:263.75pt;height:36.3pt;z-index:25186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" filled="f" stroked="f">
                <v:textbox style="mso-fit-shape-to-text:t">
                  <w:txbxContent>
                    <w:p w14:paraId="29560F55" w14:textId="77777777" w:rsidR="00B76D16" w:rsidRPr="00AE2925" w:rsidRDefault="00515DD6" w:rsidP="00B76D1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3F51F4">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 xml:space="preserve">Sport(sus) </w:t>
                      </w:r>
                      <w:r w:rsidR="00B76D16" w:rsidRPr="00AE2925">
                        <w:rPr>
                          <w:rFonts w:ascii="Century" w:eastAsia="MS Mincho" w:hAnsi="MS Mincho" w:cs="Times New Roman" w:hint="eastAsia"/>
                          <w:color w:val="000000"/>
                          <w:kern w:val="24"/>
                          <w:sz w:val="18"/>
                          <w:szCs w:val="18"/>
                        </w:rPr>
                        <w:t>every 1sec</w:t>
                      </w:r>
                    </w:p>
                    <w:p w14:paraId="6596E946" w14:textId="77777777" w:rsidR="00515DD6" w:rsidRPr="00AE2925" w:rsidRDefault="00515DD6" w:rsidP="00515DD6">
                      <w:pPr>
                        <w:pStyle w:val="NormalWeb"/>
                        <w:spacing w:before="0" w:beforeAutospacing="0" w:after="0" w:afterAutospacing="0"/>
                        <w:rPr>
                          <w:color w:val="000000"/>
                          <w:sz w:val="18"/>
                          <w:szCs w:val="18"/>
                        </w:rPr>
                      </w:pPr>
                    </w:p>
                  </w:txbxContent>
                </v:textbox>
              </v:shape>
            </w:pict>
          </mc:Fallback>
        </mc:AlternateContent>
      </w:r>
      <w:r w:rsidRPr="00AE2925">
        <w:rPr>
          <w:noProof/>
          <w:color w:val="000000"/>
        </w:rPr>
        <mc:AlternateContent>
          <mc:Choice Requires="wps">
            <w:drawing>
              <wp:anchor distT="0" distB="0" distL="114300" distR="114300" simplePos="0" relativeHeight="251828736" behindDoc="0" locked="0" layoutInCell="1" allowOverlap="1" wp14:anchorId="7077066F" wp14:editId="74DFF0CB">
                <wp:simplePos x="0" y="0"/>
                <wp:positionH relativeFrom="column">
                  <wp:posOffset>4729480</wp:posOffset>
                </wp:positionH>
                <wp:positionV relativeFrom="paragraph">
                  <wp:posOffset>3519805</wp:posOffset>
                </wp:positionV>
                <wp:extent cx="1350010" cy="423545"/>
                <wp:effectExtent l="10795" t="6985" r="10795" b="7620"/>
                <wp:wrapNone/>
                <wp:docPr id="134"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3545"/>
                        </a:xfrm>
                        <a:prstGeom prst="flowChartAlternateProcess">
                          <a:avLst/>
                        </a:prstGeom>
                        <a:solidFill>
                          <a:srgbClr val="FFFFFF"/>
                        </a:solidFill>
                        <a:ln w="12700" algn="ctr">
                          <a:solidFill>
                            <a:srgbClr val="000000"/>
                          </a:solidFill>
                          <a:miter lim="800000"/>
                          <a:headEnd/>
                          <a:tailEnd/>
                        </a:ln>
                      </wps:spPr>
                      <wps:txbx>
                        <w:txbxContent>
                          <w:p w14:paraId="6EC6EBAF" w14:textId="77777777" w:rsidR="00BF2E50" w:rsidRPr="00AE2925" w:rsidRDefault="00BF2E50" w:rsidP="00BF2E50">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 xml:space="preserve">Indicates suspension </w:t>
                            </w:r>
                          </w:p>
                          <w:p w14:paraId="604C8465" w14:textId="77777777" w:rsidR="00BF2E50" w:rsidRPr="00AE2925" w:rsidRDefault="00BF2E50" w:rsidP="00BF2E50">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color w:val="000000"/>
                                <w:kern w:val="24"/>
                                <w:sz w:val="18"/>
                                <w:szCs w:val="18"/>
                              </w:rPr>
                              <w:t>“</w:t>
                            </w:r>
                            <w:r w:rsidRPr="00AE2925">
                              <w:rPr>
                                <w:rFonts w:ascii="Century" w:eastAsia="MS Mincho" w:hAnsi="MS Mincho" w:cs="Times New Roman"/>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selected</w:t>
                            </w:r>
                          </w:p>
                          <w:p w14:paraId="727FFF37" w14:textId="77777777" w:rsidR="00515DD6" w:rsidRPr="00AE2925" w:rsidRDefault="00515DD6" w:rsidP="00515DD6">
                            <w:pPr>
                              <w:pStyle w:val="NormalWeb"/>
                              <w:spacing w:before="0" w:beforeAutospacing="0" w:after="0" w:afterAutospacing="0"/>
                              <w:jc w:val="center"/>
                              <w:rPr>
                                <w:color w:val="000000"/>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77066F" id="_x0000_s1185" type="#_x0000_t176" style="position:absolute;left:0;text-align:left;margin-left:372.4pt;margin-top:277.15pt;width:106.3pt;height:33.3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" strokeweight="1pt">
                <v:textbox inset="0,0,0,0">
                  <w:txbxContent>
                    <w:p w14:paraId="6EC6EBAF" w14:textId="77777777" w:rsidR="00BF2E50" w:rsidRPr="00AE2925" w:rsidRDefault="00BF2E50" w:rsidP="00BF2E50">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 xml:space="preserve">Indicates suspension </w:t>
                      </w:r>
                    </w:p>
                    <w:p w14:paraId="604C8465" w14:textId="77777777" w:rsidR="00BF2E50" w:rsidRPr="00AE2925" w:rsidRDefault="00BF2E50" w:rsidP="00BF2E50">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color w:val="000000"/>
                          <w:kern w:val="24"/>
                          <w:sz w:val="18"/>
                          <w:szCs w:val="18"/>
                        </w:rPr>
                        <w:t>“</w:t>
                      </w:r>
                      <w:r w:rsidRPr="00AE2925">
                        <w:rPr>
                          <w:rFonts w:ascii="Century" w:eastAsia="MS Mincho" w:hAnsi="MS Mincho" w:cs="Times New Roman"/>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selected</w:t>
                      </w:r>
                    </w:p>
                    <w:p w14:paraId="727FFF37" w14:textId="77777777" w:rsidR="00515DD6" w:rsidRPr="00AE2925" w:rsidRDefault="00515DD6" w:rsidP="00515DD6">
                      <w:pPr>
                        <w:pStyle w:val="NormalWeb"/>
                        <w:spacing w:before="0" w:beforeAutospacing="0" w:after="0" w:afterAutospacing="0"/>
                        <w:jc w:val="center"/>
                        <w:rPr>
                          <w:color w:val="000000"/>
                        </w:rPr>
                      </w:pPr>
                    </w:p>
                  </w:txbxContent>
                </v:textbox>
              </v:shape>
            </w:pict>
          </mc:Fallback>
        </mc:AlternateContent>
      </w:r>
      <w:r w:rsidRPr="00AE2925">
        <w:rPr>
          <w:noProof/>
          <w:color w:val="000000"/>
        </w:rPr>
        <mc:AlternateContent>
          <mc:Choice Requires="wps">
            <w:drawing>
              <wp:anchor distT="0" distB="0" distL="114300" distR="114300" simplePos="0" relativeHeight="251831808" behindDoc="0" locked="0" layoutInCell="1" allowOverlap="1" wp14:anchorId="213ED5EC" wp14:editId="4240B82F">
                <wp:simplePos x="0" y="0"/>
                <wp:positionH relativeFrom="column">
                  <wp:posOffset>4814570</wp:posOffset>
                </wp:positionH>
                <wp:positionV relativeFrom="paragraph">
                  <wp:posOffset>3271520</wp:posOffset>
                </wp:positionV>
                <wp:extent cx="1264920" cy="221615"/>
                <wp:effectExtent l="10160" t="6350" r="10795" b="10160"/>
                <wp:wrapNone/>
                <wp:docPr id="133"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21615"/>
                        </a:xfrm>
                        <a:prstGeom prst="flowChartAlternateProcess">
                          <a:avLst/>
                        </a:prstGeom>
                        <a:solidFill>
                          <a:srgbClr val="FFFFFF"/>
                        </a:solidFill>
                        <a:ln w="12700" algn="ctr">
                          <a:solidFill>
                            <a:srgbClr val="000000"/>
                          </a:solidFill>
                          <a:miter lim="800000"/>
                          <a:headEnd/>
                          <a:tailEnd/>
                        </a:ln>
                      </wps:spPr>
                      <wps:txbx>
                        <w:txbxContent>
                          <w:p w14:paraId="3C3DE260"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2D2255BE" w14:textId="77777777" w:rsidR="00515DD6" w:rsidRPr="00AE2925" w:rsidRDefault="00515DD6" w:rsidP="00515DD6">
                            <w:pPr>
                              <w:pStyle w:val="NormalWeb"/>
                              <w:spacing w:before="0" w:beforeAutospacing="0" w:after="0" w:afterAutospacing="0"/>
                              <w:jc w:val="center"/>
                              <w:rPr>
                                <w:color w:val="000000"/>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3ED5EC" id="_x0000_s1186" type="#_x0000_t176" style="position:absolute;left:0;text-align:left;margin-left:379.1pt;margin-top:257.6pt;width:99.6pt;height:17.45pt;z-index:25183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" strokeweight="1pt">
                <v:textbox inset="0,0,0,0">
                  <w:txbxContent>
                    <w:p w14:paraId="3C3DE260"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2D2255BE" w14:textId="77777777" w:rsidR="00515DD6" w:rsidRPr="00AE2925" w:rsidRDefault="00515DD6" w:rsidP="00515DD6">
                      <w:pPr>
                        <w:pStyle w:val="NormalWeb"/>
                        <w:spacing w:before="0" w:beforeAutospacing="0" w:after="0" w:afterAutospacing="0"/>
                        <w:jc w:val="center"/>
                        <w:rPr>
                          <w:color w:val="000000"/>
                        </w:rPr>
                      </w:pPr>
                    </w:p>
                  </w:txbxContent>
                </v:textbox>
              </v:shape>
            </w:pict>
          </mc:Fallback>
        </mc:AlternateContent>
      </w:r>
      <w:r w:rsidRPr="00AE2925">
        <w:rPr>
          <w:noProof/>
          <w:color w:val="000000"/>
        </w:rPr>
        <mc:AlternateContent>
          <mc:Choice Requires="wps">
            <w:drawing>
              <wp:anchor distT="0" distB="0" distL="114300" distR="114300" simplePos="0" relativeHeight="251862528" behindDoc="0" locked="0" layoutInCell="1" allowOverlap="1" wp14:anchorId="02A1937B" wp14:editId="768F521B">
                <wp:simplePos x="0" y="0"/>
                <wp:positionH relativeFrom="column">
                  <wp:posOffset>1302385</wp:posOffset>
                </wp:positionH>
                <wp:positionV relativeFrom="paragraph">
                  <wp:posOffset>2517775</wp:posOffset>
                </wp:positionV>
                <wp:extent cx="3349625" cy="461010"/>
                <wp:effectExtent l="3175" t="0" r="0" b="635"/>
                <wp:wrapNone/>
                <wp:docPr id="131"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46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C55CFA" w14:textId="77777777" w:rsidR="00B76D16" w:rsidRPr="00AE2925" w:rsidRDefault="00515DD6" w:rsidP="00B76D1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AE2925">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 xml:space="preserve">Sport(sus) </w:t>
                            </w:r>
                            <w:r w:rsidR="00B76D16" w:rsidRPr="00AE2925">
                              <w:rPr>
                                <w:rFonts w:ascii="Century" w:eastAsia="MS Mincho" w:hAnsi="MS Mincho" w:cs="Times New Roman" w:hint="eastAsia"/>
                                <w:color w:val="000000"/>
                                <w:kern w:val="24"/>
                                <w:sz w:val="18"/>
                                <w:szCs w:val="18"/>
                              </w:rPr>
                              <w:t>every 1sec</w:t>
                            </w:r>
                          </w:p>
                          <w:p w14:paraId="6D8CD289" w14:textId="77777777" w:rsidR="00515DD6" w:rsidRPr="00AE2925" w:rsidRDefault="00515DD6" w:rsidP="00515DD6">
                            <w:pPr>
                              <w:pStyle w:val="NormalWeb"/>
                              <w:spacing w:before="0" w:beforeAutospacing="0" w:after="0" w:afterAutospacing="0"/>
                              <w:rPr>
                                <w:color w:val="000000"/>
                                <w:sz w:val="18"/>
                                <w:szCs w:val="18"/>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2A1937B" id="_x0000_s1187" type="#_x0000_t202" style="position:absolute;left:0;text-align:left;margin-left:102.55pt;margin-top:198.25pt;width:263.75pt;height:36.3pt;z-index:25186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" filled="f" stroked="f">
                <v:textbox style="mso-fit-shape-to-text:t">
                  <w:txbxContent>
                    <w:p w14:paraId="4BC55CFA" w14:textId="77777777" w:rsidR="00B76D16" w:rsidRPr="00AE2925" w:rsidRDefault="00515DD6" w:rsidP="00B76D1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AE2925">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 xml:space="preserve">Sport(sus) </w:t>
                      </w:r>
                      <w:r w:rsidR="00B76D16" w:rsidRPr="00AE2925">
                        <w:rPr>
                          <w:rFonts w:ascii="Century" w:eastAsia="MS Mincho" w:hAnsi="MS Mincho" w:cs="Times New Roman" w:hint="eastAsia"/>
                          <w:color w:val="000000"/>
                          <w:kern w:val="24"/>
                          <w:sz w:val="18"/>
                          <w:szCs w:val="18"/>
                        </w:rPr>
                        <w:t>every 1sec</w:t>
                      </w:r>
                    </w:p>
                    <w:p w14:paraId="6D8CD289" w14:textId="77777777" w:rsidR="00515DD6" w:rsidRPr="00AE2925" w:rsidRDefault="00515DD6" w:rsidP="00515DD6">
                      <w:pPr>
                        <w:pStyle w:val="NormalWeb"/>
                        <w:spacing w:before="0" w:beforeAutospacing="0" w:after="0" w:afterAutospacing="0"/>
                        <w:rPr>
                          <w:color w:val="000000"/>
                          <w:sz w:val="18"/>
                          <w:szCs w:val="18"/>
                        </w:rPr>
                      </w:pPr>
                    </w:p>
                  </w:txbxContent>
                </v:textbox>
              </v:shape>
            </w:pict>
          </mc:Fallback>
        </mc:AlternateContent>
      </w:r>
    </w:p>
    <w:p w14:paraId="6D229360" w14:textId="5322A44A" w:rsidR="00515DD6" w:rsidRPr="00AE2925" w:rsidRDefault="00FB37A0" w:rsidP="00515DD6">
      <w:pPr>
        <w:rPr>
          <w:rFonts w:hint="eastAsia"/>
          <w:color w:val="000000"/>
        </w:rPr>
      </w:pPr>
      <w:r w:rsidRPr="00AE2925">
        <w:rPr>
          <w:rFonts w:hint="eastAsia"/>
          <w:noProof/>
          <w:color w:val="000000"/>
        </w:rPr>
        <mc:AlternateContent>
          <mc:Choice Requires="wps">
            <w:drawing>
              <wp:anchor distT="0" distB="0" distL="114300" distR="114300" simplePos="0" relativeHeight="251856384" behindDoc="0" locked="0" layoutInCell="1" allowOverlap="1" wp14:anchorId="0BA399DF" wp14:editId="0A1E9ABB">
                <wp:simplePos x="0" y="0"/>
                <wp:positionH relativeFrom="column">
                  <wp:posOffset>6143625</wp:posOffset>
                </wp:positionH>
                <wp:positionV relativeFrom="paragraph">
                  <wp:posOffset>29845</wp:posOffset>
                </wp:positionV>
                <wp:extent cx="0" cy="1719580"/>
                <wp:effectExtent l="53340" t="16510" r="60960" b="16510"/>
                <wp:wrapNone/>
                <wp:docPr id="130" name="AutoShape 8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958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52FE48" id="AutoShape 8394" o:spid="_x0000_s1026" type="#_x0000_t32" style="position:absolute;margin-left:483.75pt;margin-top:2.35pt;width:0;height:135.4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">
                <v:stroke startarrow="block" endarrow="block"/>
              </v:shape>
            </w:pict>
          </mc:Fallback>
        </mc:AlternateContent>
      </w:r>
      <w:r w:rsidRPr="00AE2925">
        <w:rPr>
          <w:noProof/>
          <w:color w:val="000000"/>
        </w:rPr>
        <mc:AlternateContent>
          <mc:Choice Requires="wps">
            <w:drawing>
              <wp:anchor distT="0" distB="0" distL="114300" distR="114300" simplePos="0" relativeHeight="251852288" behindDoc="0" locked="0" layoutInCell="1" allowOverlap="1" wp14:anchorId="1E52BEBB" wp14:editId="6689DDA8">
                <wp:simplePos x="0" y="0"/>
                <wp:positionH relativeFrom="column">
                  <wp:posOffset>5464175</wp:posOffset>
                </wp:positionH>
                <wp:positionV relativeFrom="paragraph">
                  <wp:posOffset>53340</wp:posOffset>
                </wp:positionV>
                <wp:extent cx="767715" cy="0"/>
                <wp:effectExtent l="12065" t="11430" r="10795" b="7620"/>
                <wp:wrapNone/>
                <wp:docPr id="129" name="AutoShape 8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771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79DFB99" id="AutoShape 8389" o:spid="_x0000_s1026" type="#_x0000_t32" style="position:absolute;margin-left:430.25pt;margin-top:4.2pt;width:60.45pt;height:0;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">
                <v:stroke dashstyle="1 1"/>
              </v:shape>
            </w:pict>
          </mc:Fallback>
        </mc:AlternateContent>
      </w:r>
      <w:r w:rsidRPr="00AE2925">
        <w:rPr>
          <w:noProof/>
          <w:color w:val="000000"/>
        </w:rPr>
        <mc:AlternateContent>
          <mc:Choice Requires="wps">
            <w:drawing>
              <wp:anchor distT="0" distB="0" distL="114300" distR="114300" simplePos="0" relativeHeight="251833856" behindDoc="0" locked="0" layoutInCell="1" allowOverlap="1" wp14:anchorId="676BD7AD" wp14:editId="44045F7C">
                <wp:simplePos x="0" y="0"/>
                <wp:positionH relativeFrom="column">
                  <wp:posOffset>530225</wp:posOffset>
                </wp:positionH>
                <wp:positionV relativeFrom="paragraph">
                  <wp:posOffset>53340</wp:posOffset>
                </wp:positionV>
                <wp:extent cx="4954905" cy="0"/>
                <wp:effectExtent l="21590" t="78105" r="5080" b="74295"/>
                <wp:wrapNone/>
                <wp:docPr id="128"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0"/>
                        </a:xfrm>
                        <a:prstGeom prst="straightConnector1">
                          <a:avLst/>
                        </a:prstGeom>
                        <a:noFill/>
                        <a:ln w="9525" algn="ctr">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FAF5D2" id="直線矢印コネクタ 115" o:spid="_x0000_s1026" type="#_x0000_t32" style="position:absolute;margin-left:41.75pt;margin-top:4.2pt;width:390.15pt;height:0;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">
                <v:stroke startarrow="open"/>
              </v:shape>
            </w:pict>
          </mc:Fallback>
        </mc:AlternateContent>
      </w:r>
    </w:p>
    <w:p w14:paraId="627CABCE" w14:textId="6EF0B075" w:rsidR="00515DD6" w:rsidRPr="00AE2925" w:rsidRDefault="00FB37A0" w:rsidP="00515DD6">
      <w:pPr>
        <w:rPr>
          <w:rFonts w:hint="eastAsia"/>
          <w:color w:val="000000"/>
        </w:rPr>
      </w:pPr>
      <w:r w:rsidRPr="00AE2925">
        <w:rPr>
          <w:rFonts w:hint="eastAsia"/>
          <w:noProof/>
          <w:color w:val="000000"/>
        </w:rPr>
        <mc:AlternateContent>
          <mc:Choice Requires="wps">
            <w:drawing>
              <wp:anchor distT="0" distB="0" distL="114300" distR="114300" simplePos="0" relativeHeight="251851264" behindDoc="0" locked="0" layoutInCell="1" allowOverlap="1" wp14:anchorId="2F3DEAF1" wp14:editId="596E138B">
                <wp:simplePos x="0" y="0"/>
                <wp:positionH relativeFrom="column">
                  <wp:posOffset>4814570</wp:posOffset>
                </wp:positionH>
                <wp:positionV relativeFrom="paragraph">
                  <wp:posOffset>76835</wp:posOffset>
                </wp:positionV>
                <wp:extent cx="1278255" cy="384175"/>
                <wp:effectExtent l="10160" t="10160" r="6985" b="15240"/>
                <wp:wrapNone/>
                <wp:docPr id="127"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8255" cy="384175"/>
                        </a:xfrm>
                        <a:prstGeom prst="flowChartAlternateProcess">
                          <a:avLst/>
                        </a:prstGeom>
                        <a:solidFill>
                          <a:srgbClr val="FFFFFF"/>
                        </a:solidFill>
                        <a:ln w="12700" algn="ctr">
                          <a:solidFill>
                            <a:srgbClr val="000000"/>
                          </a:solidFill>
                          <a:miter lim="800000"/>
                          <a:headEnd/>
                          <a:tailEnd/>
                        </a:ln>
                      </wps:spPr>
                      <wps:txbx>
                        <w:txbxContent>
                          <w:p w14:paraId="18053ACB"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 xml:space="preserve">Indicates suspension </w:t>
                            </w:r>
                          </w:p>
                          <w:p w14:paraId="1BAD2DDA"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color w:val="000000"/>
                                <w:kern w:val="24"/>
                                <w:sz w:val="18"/>
                                <w:szCs w:val="18"/>
                              </w:rPr>
                              <w:t>“</w:t>
                            </w:r>
                            <w:r w:rsidRPr="00AE2925">
                              <w:rPr>
                                <w:rFonts w:ascii="Century" w:eastAsia="MS Mincho" w:hAnsi="MS Mincho" w:cs="Times New Roman"/>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selected</w:t>
                            </w:r>
                          </w:p>
                          <w:p w14:paraId="5DC4CF32"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3DEAF1" id="_x0000_s1188" type="#_x0000_t176" style="position:absolute;left:0;text-align:left;margin-left:379.1pt;margin-top:6.05pt;width:100.65pt;height:30.25pt;z-index:25185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" strokeweight="1pt">
                <v:textbox inset="0,0,0,0">
                  <w:txbxContent>
                    <w:p w14:paraId="18053ACB"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hint="eastAsia"/>
                          <w:color w:val="000000"/>
                          <w:kern w:val="24"/>
                          <w:sz w:val="18"/>
                          <w:szCs w:val="18"/>
                        </w:rPr>
                        <w:t xml:space="preserve">Indicates suspension </w:t>
                      </w:r>
                    </w:p>
                    <w:p w14:paraId="1BAD2DDA"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18"/>
                          <w:szCs w:val="18"/>
                        </w:rPr>
                      </w:pPr>
                      <w:r w:rsidRPr="00AE2925">
                        <w:rPr>
                          <w:rFonts w:ascii="Century" w:eastAsia="MS Mincho" w:hAnsi="MS Mincho" w:cs="Times New Roman"/>
                          <w:color w:val="000000"/>
                          <w:kern w:val="24"/>
                          <w:sz w:val="18"/>
                          <w:szCs w:val="18"/>
                        </w:rPr>
                        <w:t>“</w:t>
                      </w:r>
                      <w:r w:rsidRPr="00AE2925">
                        <w:rPr>
                          <w:rFonts w:ascii="Century" w:eastAsia="MS Mincho" w:hAnsi="MS Mincho" w:cs="Times New Roman"/>
                          <w:color w:val="000000"/>
                          <w:kern w:val="24"/>
                          <w:sz w:val="18"/>
                          <w:szCs w:val="18"/>
                        </w:rPr>
                        <w:t>Sport</w:t>
                      </w:r>
                      <w:r w:rsidRPr="00AE2925">
                        <w:rPr>
                          <w:rFonts w:ascii="Century" w:eastAsia="MS Mincho" w:hAnsi="MS Mincho" w:cs="Times New Roman"/>
                          <w:color w:val="000000"/>
                          <w:kern w:val="24"/>
                          <w:sz w:val="18"/>
                          <w:szCs w:val="18"/>
                        </w:rPr>
                        <w:t>”</w:t>
                      </w:r>
                      <w:r w:rsidRPr="00AE2925">
                        <w:rPr>
                          <w:rFonts w:ascii="Century" w:eastAsia="MS Mincho" w:hAnsi="MS Mincho" w:cs="Times New Roman" w:hint="eastAsia"/>
                          <w:color w:val="000000"/>
                          <w:kern w:val="24"/>
                          <w:sz w:val="18"/>
                          <w:szCs w:val="18"/>
                        </w:rPr>
                        <w:t xml:space="preserve"> selected</w:t>
                      </w:r>
                    </w:p>
                    <w:p w14:paraId="5DC4CF32" w14:textId="77777777" w:rsidR="00515DD6" w:rsidRPr="00AE2925" w:rsidRDefault="00515DD6" w:rsidP="00515DD6">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E2925">
        <w:rPr>
          <w:noProof/>
          <w:color w:val="000000"/>
        </w:rPr>
        <mc:AlternateContent>
          <mc:Choice Requires="wps">
            <w:drawing>
              <wp:anchor distT="0" distB="0" distL="114300" distR="114300" simplePos="0" relativeHeight="251844096" behindDoc="0" locked="0" layoutInCell="1" allowOverlap="1" wp14:anchorId="756AEEAC" wp14:editId="79A59D35">
                <wp:simplePos x="0" y="0"/>
                <wp:positionH relativeFrom="column">
                  <wp:posOffset>87630</wp:posOffset>
                </wp:positionH>
                <wp:positionV relativeFrom="paragraph">
                  <wp:posOffset>25400</wp:posOffset>
                </wp:positionV>
                <wp:extent cx="939165" cy="174625"/>
                <wp:effectExtent l="7620" t="6350" r="15240" b="9525"/>
                <wp:wrapNone/>
                <wp:docPr id="126" name="フローチャート : 代替処理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5894A096"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58E191A1" w14:textId="77777777" w:rsidR="00B76D16" w:rsidRPr="00136B41" w:rsidRDefault="00B76D16" w:rsidP="00B76D16">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r</w:t>
                            </w:r>
                          </w:p>
                          <w:p w14:paraId="609C9FFC" w14:textId="77777777" w:rsidR="00515DD6" w:rsidRPr="00AE2925" w:rsidRDefault="00515DD6" w:rsidP="00515DD6">
                            <w:pPr>
                              <w:pStyle w:val="NormalWeb"/>
                              <w:spacing w:before="0" w:beforeAutospacing="0" w:after="0" w:afterAutospacing="0"/>
                              <w:jc w:val="center"/>
                              <w:rPr>
                                <w:color w:val="000000"/>
                                <w:sz w:val="22"/>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6AEEAC" id="_x0000_s1189" type="#_x0000_t176" style="position:absolute;left:0;text-align:left;margin-left:6.9pt;margin-top:2pt;width:73.95pt;height:13.7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" strokeweight="1pt">
                <v:textbox inset="0,0,0,0">
                  <w:txbxContent>
                    <w:p w14:paraId="5894A096"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58E191A1" w14:textId="77777777" w:rsidR="00B76D16" w:rsidRPr="00136B41" w:rsidRDefault="00B76D16" w:rsidP="00B76D16">
                      <w:pPr>
                        <w:pStyle w:val="NormalWeb"/>
                        <w:spacing w:before="0" w:beforeAutospacing="0" w:after="0" w:afterAutospacing="0"/>
                        <w:jc w:val="center"/>
                        <w:rPr>
                          <w:sz w:val="20"/>
                        </w:rPr>
                      </w:pPr>
                      <w:r w:rsidRPr="00136B41">
                        <w:rPr>
                          <w:rFonts w:ascii="Century" w:eastAsia="MS Mincho" w:hAnsi="MS Mincho" w:cs="Times New Roman" w:hint="eastAsia"/>
                          <w:color w:val="000000"/>
                          <w:kern w:val="24"/>
                          <w:sz w:val="16"/>
                          <w:szCs w:val="21"/>
                        </w:rPr>
                        <w:t>r</w:t>
                      </w:r>
                    </w:p>
                    <w:p w14:paraId="609C9FFC" w14:textId="77777777" w:rsidR="00515DD6" w:rsidRPr="00AE2925" w:rsidRDefault="00515DD6" w:rsidP="00515DD6">
                      <w:pPr>
                        <w:pStyle w:val="NormalWeb"/>
                        <w:spacing w:before="0" w:beforeAutospacing="0" w:after="0" w:afterAutospacing="0"/>
                        <w:jc w:val="center"/>
                        <w:rPr>
                          <w:color w:val="000000"/>
                          <w:sz w:val="22"/>
                        </w:rPr>
                      </w:pPr>
                    </w:p>
                  </w:txbxContent>
                </v:textbox>
              </v:shape>
            </w:pict>
          </mc:Fallback>
        </mc:AlternateContent>
      </w:r>
      <w:r w:rsidRPr="00AE2925">
        <w:rPr>
          <w:rFonts w:hint="eastAsia"/>
          <w:noProof/>
          <w:color w:val="000000"/>
        </w:rPr>
        <mc:AlternateContent>
          <mc:Choice Requires="wps">
            <w:drawing>
              <wp:anchor distT="0" distB="0" distL="114300" distR="114300" simplePos="0" relativeHeight="251857408" behindDoc="0" locked="0" layoutInCell="1" allowOverlap="1" wp14:anchorId="2253357F" wp14:editId="791D8FEA">
                <wp:simplePos x="0" y="0"/>
                <wp:positionH relativeFrom="column">
                  <wp:posOffset>6092825</wp:posOffset>
                </wp:positionH>
                <wp:positionV relativeFrom="paragraph">
                  <wp:posOffset>153670</wp:posOffset>
                </wp:positionV>
                <wp:extent cx="1684655" cy="1015365"/>
                <wp:effectExtent l="0" t="0" r="0" b="0"/>
                <wp:wrapNone/>
                <wp:docPr id="125"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1015365"/>
                        </a:xfrm>
                        <a:prstGeom prst="rect">
                          <a:avLst/>
                        </a:prstGeom>
                        <a:noFill/>
                      </wps:spPr>
                      <wps:txbx>
                        <w:txbxContent>
                          <w:p w14:paraId="1D14688B"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20"/>
                                <w:szCs w:val="20"/>
                              </w:rPr>
                            </w:pPr>
                            <w:r w:rsidRPr="00AE2925">
                              <w:rPr>
                                <w:rFonts w:ascii="Century" w:eastAsia="MS Mincho" w:hAnsi="MS Mincho" w:cs="Times New Roman" w:hint="eastAsia"/>
                                <w:color w:val="000000"/>
                                <w:kern w:val="24"/>
                                <w:sz w:val="20"/>
                                <w:szCs w:val="20"/>
                              </w:rPr>
                              <w:t>More than</w:t>
                            </w:r>
                          </w:p>
                          <w:p w14:paraId="32FB6C72" w14:textId="77777777" w:rsidR="00B76D16" w:rsidRPr="00AE2925" w:rsidRDefault="00B76D16" w:rsidP="00B76D16">
                            <w:pPr>
                              <w:pStyle w:val="NormalWeb"/>
                              <w:spacing w:before="0" w:beforeAutospacing="0" w:after="0" w:afterAutospacing="0"/>
                              <w:rPr>
                                <w:rFonts w:ascii="Century" w:eastAsia="Yu Gothic" w:hAnsi="Century"/>
                                <w:color w:val="000000"/>
                                <w:sz w:val="20"/>
                                <w:szCs w:val="20"/>
                              </w:rPr>
                            </w:pPr>
                            <w:r w:rsidRPr="00AE2925">
                              <w:rPr>
                                <w:rFonts w:ascii="Century" w:eastAsia="Yu Gothic" w:hAnsi="Century"/>
                                <w:color w:val="000000"/>
                                <w:sz w:val="20"/>
                                <w:szCs w:val="20"/>
                              </w:rPr>
                              <w:t xml:space="preserve">minimum </w:t>
                            </w:r>
                          </w:p>
                          <w:p w14:paraId="727C23FB" w14:textId="77777777" w:rsidR="00B76D16" w:rsidRPr="00AE2925" w:rsidRDefault="00B76D16" w:rsidP="00B76D16">
                            <w:pPr>
                              <w:pStyle w:val="NormalWeb"/>
                              <w:spacing w:before="0" w:beforeAutospacing="0" w:after="0" w:afterAutospacing="0"/>
                              <w:ind w:firstLineChars="100" w:firstLine="183"/>
                              <w:rPr>
                                <w:rFonts w:ascii="Century" w:eastAsia="Yu Gothic" w:hAnsi="Century"/>
                                <w:color w:val="000000"/>
                                <w:sz w:val="20"/>
                                <w:szCs w:val="20"/>
                              </w:rPr>
                            </w:pPr>
                            <w:r w:rsidRPr="00AE2925">
                              <w:rPr>
                                <w:rFonts w:ascii="Century" w:eastAsia="Yu Gothic" w:hAnsi="Century"/>
                                <w:color w:val="000000"/>
                                <w:sz w:val="20"/>
                                <w:szCs w:val="20"/>
                              </w:rPr>
                              <w:t xml:space="preserve">event </w:t>
                            </w:r>
                          </w:p>
                          <w:p w14:paraId="1F7D5AD5" w14:textId="77777777" w:rsidR="00515DD6" w:rsidRPr="00B76D16" w:rsidRDefault="00B76D16" w:rsidP="00B76D16">
                            <w:pPr>
                              <w:pStyle w:val="NormalWeb"/>
                              <w:spacing w:before="0" w:beforeAutospacing="0" w:after="0" w:afterAutospacing="0"/>
                              <w:ind w:firstLineChars="100" w:firstLine="183"/>
                              <w:rPr>
                                <w:rFonts w:hint="eastAsia"/>
                              </w:rPr>
                            </w:pPr>
                            <w:r w:rsidRPr="00AE2925">
                              <w:rPr>
                                <w:rFonts w:ascii="Century" w:eastAsia="Yu Gothic" w:hAnsi="Century"/>
                                <w:color w:val="000000"/>
                                <w:sz w:val="20"/>
                                <w:szCs w:val="20"/>
                              </w:rPr>
                              <w:t>cycle</w:t>
                            </w:r>
                            <w:r w:rsidRPr="00AE2925">
                              <w:rPr>
                                <w:rFonts w:ascii="Century" w:eastAsia="MS Mincho" w:hAnsi="MS Mincho" w:cs="Times New Roman" w:hint="eastAsia"/>
                                <w:color w:val="000000"/>
                                <w:kern w:val="24"/>
                                <w:sz w:val="20"/>
                                <w:szCs w:val="20"/>
                              </w:rPr>
                              <w:t xml:space="preserve"> </w:t>
                            </w:r>
                            <w:r w:rsidR="00515DD6" w:rsidRPr="00AE2925">
                              <w:rPr>
                                <w:rFonts w:ascii="Century" w:eastAsia="MS Mincho" w:hAnsi="MS Mincho" w:cs="Times New Roman"/>
                                <w:color w:val="000000"/>
                                <w:kern w:val="24"/>
                                <w:sz w:val="20"/>
                                <w:szCs w:val="20"/>
                              </w:rPr>
                              <w:br/>
                            </w:r>
                            <w:r w:rsidR="00515DD6" w:rsidRPr="00AE2925">
                              <w:rPr>
                                <w:rFonts w:ascii="Century" w:eastAsia="MS Mincho" w:hAnsi="MS Mincho" w:cs="Times New Roman" w:hint="eastAsia"/>
                                <w:color w:val="000000"/>
                                <w:kern w:val="24"/>
                                <w:sz w:val="20"/>
                                <w:szCs w:val="20"/>
                              </w:rPr>
                              <w:t>(</w:t>
                            </w:r>
                            <w:r w:rsidR="00515DD6" w:rsidRPr="00AE2925">
                              <w:rPr>
                                <w:rFonts w:ascii="Century" w:eastAsia="MS Mincho" w:hAnsi="MS Mincho" w:cs="Times New Roman"/>
                                <w:color w:val="000000"/>
                                <w:kern w:val="24"/>
                                <w:sz w:val="20"/>
                                <w:szCs w:val="20"/>
                              </w:rPr>
                              <w:t>150ms)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253357F" id="_x0000_s1190" type="#_x0000_t202" style="position:absolute;left:0;text-align:left;margin-left:479.75pt;margin-top:12.1pt;width:132.65pt;height:79.95pt;z-index:25185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" filled="f" stroked="f">
                <v:textbox style="mso-fit-shape-to-text:t">
                  <w:txbxContent>
                    <w:p w14:paraId="1D14688B" w14:textId="77777777" w:rsidR="00B76D16" w:rsidRPr="00AE2925" w:rsidRDefault="00B76D16" w:rsidP="00B76D16">
                      <w:pPr>
                        <w:pStyle w:val="NormalWeb"/>
                        <w:spacing w:before="0" w:beforeAutospacing="0" w:after="0" w:afterAutospacing="0"/>
                        <w:rPr>
                          <w:rFonts w:ascii="Century" w:eastAsia="MS Mincho" w:hAnsi="MS Mincho" w:cs="Times New Roman" w:hint="eastAsia"/>
                          <w:color w:val="000000"/>
                          <w:kern w:val="24"/>
                          <w:sz w:val="20"/>
                          <w:szCs w:val="20"/>
                        </w:rPr>
                      </w:pPr>
                      <w:r w:rsidRPr="00AE2925">
                        <w:rPr>
                          <w:rFonts w:ascii="Century" w:eastAsia="MS Mincho" w:hAnsi="MS Mincho" w:cs="Times New Roman" w:hint="eastAsia"/>
                          <w:color w:val="000000"/>
                          <w:kern w:val="24"/>
                          <w:sz w:val="20"/>
                          <w:szCs w:val="20"/>
                        </w:rPr>
                        <w:t>More than</w:t>
                      </w:r>
                    </w:p>
                    <w:p w14:paraId="32FB6C72" w14:textId="77777777" w:rsidR="00B76D16" w:rsidRPr="00AE2925" w:rsidRDefault="00B76D16" w:rsidP="00B76D16">
                      <w:pPr>
                        <w:pStyle w:val="NormalWeb"/>
                        <w:spacing w:before="0" w:beforeAutospacing="0" w:after="0" w:afterAutospacing="0"/>
                        <w:rPr>
                          <w:rFonts w:ascii="Century" w:eastAsia="Yu Gothic" w:hAnsi="Century"/>
                          <w:color w:val="000000"/>
                          <w:sz w:val="20"/>
                          <w:szCs w:val="20"/>
                        </w:rPr>
                      </w:pPr>
                      <w:r w:rsidRPr="00AE2925">
                        <w:rPr>
                          <w:rFonts w:ascii="Century" w:eastAsia="Yu Gothic" w:hAnsi="Century"/>
                          <w:color w:val="000000"/>
                          <w:sz w:val="20"/>
                          <w:szCs w:val="20"/>
                        </w:rPr>
                        <w:t xml:space="preserve">minimum </w:t>
                      </w:r>
                    </w:p>
                    <w:p w14:paraId="727C23FB" w14:textId="77777777" w:rsidR="00B76D16" w:rsidRPr="00AE2925" w:rsidRDefault="00B76D16" w:rsidP="00B76D16">
                      <w:pPr>
                        <w:pStyle w:val="NormalWeb"/>
                        <w:spacing w:before="0" w:beforeAutospacing="0" w:after="0" w:afterAutospacing="0"/>
                        <w:ind w:firstLineChars="100" w:firstLine="183"/>
                        <w:rPr>
                          <w:rFonts w:ascii="Century" w:eastAsia="Yu Gothic" w:hAnsi="Century"/>
                          <w:color w:val="000000"/>
                          <w:sz w:val="20"/>
                          <w:szCs w:val="20"/>
                        </w:rPr>
                      </w:pPr>
                      <w:r w:rsidRPr="00AE2925">
                        <w:rPr>
                          <w:rFonts w:ascii="Century" w:eastAsia="Yu Gothic" w:hAnsi="Century"/>
                          <w:color w:val="000000"/>
                          <w:sz w:val="20"/>
                          <w:szCs w:val="20"/>
                        </w:rPr>
                        <w:t xml:space="preserve">event </w:t>
                      </w:r>
                    </w:p>
                    <w:p w14:paraId="1F7D5AD5" w14:textId="77777777" w:rsidR="00515DD6" w:rsidRPr="00B76D16" w:rsidRDefault="00B76D16" w:rsidP="00B76D16">
                      <w:pPr>
                        <w:pStyle w:val="NormalWeb"/>
                        <w:spacing w:before="0" w:beforeAutospacing="0" w:after="0" w:afterAutospacing="0"/>
                        <w:ind w:firstLineChars="100" w:firstLine="183"/>
                        <w:rPr>
                          <w:rFonts w:hint="eastAsia"/>
                        </w:rPr>
                      </w:pPr>
                      <w:r w:rsidRPr="00AE2925">
                        <w:rPr>
                          <w:rFonts w:ascii="Century" w:eastAsia="Yu Gothic" w:hAnsi="Century"/>
                          <w:color w:val="000000"/>
                          <w:sz w:val="20"/>
                          <w:szCs w:val="20"/>
                        </w:rPr>
                        <w:t>cycle</w:t>
                      </w:r>
                      <w:r w:rsidRPr="00AE2925">
                        <w:rPr>
                          <w:rFonts w:ascii="Century" w:eastAsia="MS Mincho" w:hAnsi="MS Mincho" w:cs="Times New Roman" w:hint="eastAsia"/>
                          <w:color w:val="000000"/>
                          <w:kern w:val="24"/>
                          <w:sz w:val="20"/>
                          <w:szCs w:val="20"/>
                        </w:rPr>
                        <w:t xml:space="preserve"> </w:t>
                      </w:r>
                      <w:r w:rsidR="00515DD6" w:rsidRPr="00AE2925">
                        <w:rPr>
                          <w:rFonts w:ascii="Century" w:eastAsia="MS Mincho" w:hAnsi="MS Mincho" w:cs="Times New Roman"/>
                          <w:color w:val="000000"/>
                          <w:kern w:val="24"/>
                          <w:sz w:val="20"/>
                          <w:szCs w:val="20"/>
                        </w:rPr>
                        <w:br/>
                      </w:r>
                      <w:r w:rsidR="00515DD6" w:rsidRPr="00AE2925">
                        <w:rPr>
                          <w:rFonts w:ascii="Century" w:eastAsia="MS Mincho" w:hAnsi="MS Mincho" w:cs="Times New Roman" w:hint="eastAsia"/>
                          <w:color w:val="000000"/>
                          <w:kern w:val="24"/>
                          <w:sz w:val="20"/>
                          <w:szCs w:val="20"/>
                        </w:rPr>
                        <w:t>(</w:t>
                      </w:r>
                      <w:r w:rsidR="00515DD6" w:rsidRPr="00AE2925">
                        <w:rPr>
                          <w:rFonts w:ascii="Century" w:eastAsia="MS Mincho" w:hAnsi="MS Mincho" w:cs="Times New Roman"/>
                          <w:color w:val="000000"/>
                          <w:kern w:val="24"/>
                          <w:sz w:val="20"/>
                          <w:szCs w:val="20"/>
                        </w:rPr>
                        <w:t>150ms)</w:t>
                      </w:r>
                    </w:p>
                  </w:txbxContent>
                </v:textbox>
              </v:shape>
            </w:pict>
          </mc:Fallback>
        </mc:AlternateContent>
      </w:r>
    </w:p>
    <w:p w14:paraId="63D7E742" w14:textId="34F2C81F"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3072" behindDoc="0" locked="0" layoutInCell="1" allowOverlap="1" wp14:anchorId="6D380A19" wp14:editId="6F629B75">
                <wp:simplePos x="0" y="0"/>
                <wp:positionH relativeFrom="column">
                  <wp:posOffset>87630</wp:posOffset>
                </wp:positionH>
                <wp:positionV relativeFrom="paragraph">
                  <wp:posOffset>71120</wp:posOffset>
                </wp:positionV>
                <wp:extent cx="1310640" cy="411480"/>
                <wp:effectExtent l="7620" t="8255" r="15240" b="8890"/>
                <wp:wrapNone/>
                <wp:docPr id="124"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0640" cy="411480"/>
                        </a:xfrm>
                        <a:prstGeom prst="flowChartAlternateProcess">
                          <a:avLst/>
                        </a:prstGeom>
                        <a:solidFill>
                          <a:srgbClr val="FFFFFF"/>
                        </a:solidFill>
                        <a:ln w="12700" algn="ctr">
                          <a:solidFill>
                            <a:srgbClr val="000000"/>
                          </a:solidFill>
                          <a:miter lim="800000"/>
                          <a:headEnd/>
                          <a:tailEnd/>
                        </a:ln>
                      </wps:spPr>
                      <wps:txbx>
                        <w:txbxContent>
                          <w:p w14:paraId="07105813" w14:textId="77777777" w:rsidR="00515DD6" w:rsidRPr="00AE2925" w:rsidRDefault="00B76D16" w:rsidP="00515DD6">
                            <w:pPr>
                              <w:pStyle w:val="NormalWeb"/>
                              <w:spacing w:before="0" w:beforeAutospacing="0" w:after="0" w:afterAutospacing="0"/>
                              <w:jc w:val="center"/>
                              <w:rPr>
                                <w:color w:val="000000"/>
                              </w:rPr>
                            </w:pPr>
                            <w:r w:rsidRPr="00AE2925">
                              <w:rPr>
                                <w:rFonts w:ascii="Century" w:eastAsia="MS Mincho" w:hAnsi="MS Mincho" w:cs="Times New Roman"/>
                                <w:color w:val="000000"/>
                                <w:kern w:val="24"/>
                                <w:sz w:val="18"/>
                                <w:szCs w:val="18"/>
                              </w:rPr>
                              <w:t>Non-suspension settings</w:t>
                            </w:r>
                            <w:r w:rsidR="00515DD6" w:rsidRPr="00AE2925">
                              <w:rPr>
                                <w:rFonts w:ascii="Century" w:eastAsia="MS Mincho" w:hAnsi="MS Mincho" w:cs="Times New Roman" w:hint="eastAsia"/>
                                <w:color w:val="000000"/>
                                <w:kern w:val="24"/>
                                <w:sz w:val="18"/>
                                <w:szCs w:val="18"/>
                                <w:eastAsianLayout w:id="1690115853"/>
                              </w:rPr>
                              <w:t>「</w:t>
                            </w:r>
                            <w:r w:rsidR="00515DD6" w:rsidRPr="00AE2925">
                              <w:rPr>
                                <w:rFonts w:ascii="Century" w:eastAsia="MS Mincho" w:hAnsi="Century" w:cs="Times New Roman"/>
                                <w:color w:val="000000"/>
                                <w:kern w:val="24"/>
                                <w:sz w:val="18"/>
                                <w:szCs w:val="18"/>
                                <w:eastAsianLayout w:id="1690115854"/>
                              </w:rPr>
                              <w:t>Normal</w:t>
                            </w:r>
                            <w:r w:rsidR="00515DD6" w:rsidRPr="00AE2925">
                              <w:rPr>
                                <w:rFonts w:ascii="Century" w:eastAsia="MS Mincho" w:hAnsi="MS Mincho" w:cs="Times New Roman" w:hint="eastAsia"/>
                                <w:color w:val="000000"/>
                                <w:kern w:val="24"/>
                                <w:sz w:val="18"/>
                                <w:szCs w:val="18"/>
                                <w:eastAsianLayout w:id="1690115855"/>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380A19" id="_x0000_s1191" type="#_x0000_t176" style="position:absolute;left:0;text-align:left;margin-left:6.9pt;margin-top:5.6pt;width:103.2pt;height:32.4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" strokeweight="1pt">
                <v:textbox inset="0,0,0,0">
                  <w:txbxContent>
                    <w:p w14:paraId="07105813" w14:textId="77777777" w:rsidR="00515DD6" w:rsidRPr="00AE2925" w:rsidRDefault="00B76D16" w:rsidP="00515DD6">
                      <w:pPr>
                        <w:pStyle w:val="NormalWeb"/>
                        <w:spacing w:before="0" w:beforeAutospacing="0" w:after="0" w:afterAutospacing="0"/>
                        <w:jc w:val="center"/>
                        <w:rPr>
                          <w:color w:val="000000"/>
                        </w:rPr>
                      </w:pPr>
                      <w:r w:rsidRPr="00AE2925">
                        <w:rPr>
                          <w:rFonts w:ascii="Century" w:eastAsia="MS Mincho" w:hAnsi="MS Mincho" w:cs="Times New Roman"/>
                          <w:color w:val="000000"/>
                          <w:kern w:val="24"/>
                          <w:sz w:val="18"/>
                          <w:szCs w:val="18"/>
                        </w:rPr>
                        <w:t>Non-suspension settings</w:t>
                      </w:r>
                      <w:r w:rsidR="00515DD6" w:rsidRPr="00AE2925">
                        <w:rPr>
                          <w:rFonts w:ascii="Century" w:eastAsia="MS Mincho" w:hAnsi="MS Mincho" w:cs="Times New Roman" w:hint="eastAsia"/>
                          <w:color w:val="000000"/>
                          <w:kern w:val="24"/>
                          <w:sz w:val="18"/>
                          <w:szCs w:val="18"/>
                          <w:eastAsianLayout w:id="1690115853"/>
                        </w:rPr>
                        <w:t>「</w:t>
                      </w:r>
                      <w:r w:rsidR="00515DD6" w:rsidRPr="00AE2925">
                        <w:rPr>
                          <w:rFonts w:ascii="Century" w:eastAsia="MS Mincho" w:hAnsi="Century" w:cs="Times New Roman"/>
                          <w:color w:val="000000"/>
                          <w:kern w:val="24"/>
                          <w:sz w:val="18"/>
                          <w:szCs w:val="18"/>
                          <w:eastAsianLayout w:id="1690115854"/>
                        </w:rPr>
                        <w:t>Normal</w:t>
                      </w:r>
                      <w:r w:rsidR="00515DD6" w:rsidRPr="00AE2925">
                        <w:rPr>
                          <w:rFonts w:ascii="Century" w:eastAsia="MS Mincho" w:hAnsi="MS Mincho" w:cs="Times New Roman" w:hint="eastAsia"/>
                          <w:color w:val="000000"/>
                          <w:kern w:val="24"/>
                          <w:sz w:val="18"/>
                          <w:szCs w:val="18"/>
                          <w:eastAsianLayout w:id="1690115855"/>
                        </w:rPr>
                        <w:t>」</w:t>
                      </w:r>
                    </w:p>
                  </w:txbxContent>
                </v:textbox>
              </v:shape>
            </w:pict>
          </mc:Fallback>
        </mc:AlternateContent>
      </w:r>
    </w:p>
    <w:p w14:paraId="6CCFBE9E" w14:textId="77777777" w:rsidR="00515DD6" w:rsidRPr="00AE2925" w:rsidRDefault="00515DD6" w:rsidP="00515DD6">
      <w:pPr>
        <w:rPr>
          <w:rFonts w:hint="eastAsia"/>
          <w:color w:val="000000"/>
        </w:rPr>
      </w:pPr>
    </w:p>
    <w:p w14:paraId="78D0A5F6" w14:textId="11C3BE2E"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29760" behindDoc="0" locked="0" layoutInCell="1" allowOverlap="1" wp14:anchorId="19E84D6E" wp14:editId="72A3D232">
                <wp:simplePos x="0" y="0"/>
                <wp:positionH relativeFrom="column">
                  <wp:posOffset>64770</wp:posOffset>
                </wp:positionH>
                <wp:positionV relativeFrom="paragraph">
                  <wp:posOffset>149225</wp:posOffset>
                </wp:positionV>
                <wp:extent cx="1368425" cy="452120"/>
                <wp:effectExtent l="13335" t="8255" r="8890" b="6350"/>
                <wp:wrapNone/>
                <wp:docPr id="123" name="フローチャート : 代替処理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425" cy="452120"/>
                        </a:xfrm>
                        <a:prstGeom prst="flowChartAlternateProcess">
                          <a:avLst/>
                        </a:prstGeom>
                        <a:solidFill>
                          <a:srgbClr val="FFFFFF"/>
                        </a:solidFill>
                        <a:ln w="12700" algn="ctr">
                          <a:solidFill>
                            <a:srgbClr val="000000"/>
                          </a:solidFill>
                          <a:miter lim="800000"/>
                          <a:headEnd/>
                          <a:tailEnd/>
                        </a:ln>
                      </wps:spPr>
                      <wps:txbx>
                        <w:txbxContent>
                          <w:p w14:paraId="05CEB276" w14:textId="77777777" w:rsidR="00515DD6" w:rsidRPr="00AE2925" w:rsidRDefault="00B76D16" w:rsidP="00515DD6">
                            <w:pPr>
                              <w:pStyle w:val="NormalWeb"/>
                              <w:spacing w:before="0" w:beforeAutospacing="0" w:after="0" w:afterAutospacing="0"/>
                              <w:jc w:val="center"/>
                              <w:rPr>
                                <w:rFonts w:hint="eastAsia"/>
                                <w:color w:val="000000"/>
                              </w:rPr>
                            </w:pPr>
                            <w:r w:rsidRPr="00AE2925">
                              <w:rPr>
                                <w:rFonts w:ascii="Century" w:eastAsia="MS Mincho" w:hAnsi="MS Mincho" w:cs="Times New Roman"/>
                                <w:color w:val="000000"/>
                                <w:kern w:val="24"/>
                                <w:sz w:val="18"/>
                                <w:szCs w:val="18"/>
                                <w:eastAsianLayout w:id="1690115850"/>
                              </w:rPr>
                              <w:t>Suspension settings</w:t>
                            </w:r>
                            <w:r w:rsidR="00515DD6" w:rsidRPr="00AE2925">
                              <w:rPr>
                                <w:rFonts w:ascii="Century" w:eastAsia="MS Mincho" w:hAnsi="MS Mincho" w:cs="Times New Roman" w:hint="eastAsia"/>
                                <w:color w:val="000000"/>
                                <w:kern w:val="24"/>
                                <w:sz w:val="18"/>
                                <w:szCs w:val="18"/>
                                <w:eastAsianLayout w:id="1690115850"/>
                              </w:rPr>
                              <w:t>「</w:t>
                            </w:r>
                            <w:r w:rsidR="00515DD6" w:rsidRPr="00AE2925">
                              <w:rPr>
                                <w:rFonts w:ascii="Century" w:eastAsia="MS Mincho" w:hAnsi="Century" w:cs="Times New Roman"/>
                                <w:color w:val="000000"/>
                                <w:kern w:val="24"/>
                                <w:sz w:val="18"/>
                                <w:szCs w:val="18"/>
                                <w:eastAsianLayout w:id="1690115851"/>
                              </w:rPr>
                              <w:t>Normal</w:t>
                            </w:r>
                            <w:r w:rsidR="00515DD6" w:rsidRPr="00AE2925">
                              <w:rPr>
                                <w:rFonts w:ascii="Century" w:eastAsia="MS Mincho" w:hAnsi="MS Mincho" w:cs="Times New Roman" w:hint="eastAsia"/>
                                <w:color w:val="000000"/>
                                <w:kern w:val="24"/>
                                <w:sz w:val="18"/>
                                <w:szCs w:val="18"/>
                                <w:eastAsianLayout w:id="1690115852"/>
                              </w:rPr>
                              <w:t>」⇒「</w:t>
                            </w:r>
                            <w:r w:rsidR="00515DD6" w:rsidRPr="00AE2925">
                              <w:rPr>
                                <w:rFonts w:ascii="Century" w:eastAsia="MS Mincho" w:hAnsi="Century" w:cs="Times New Roman"/>
                                <w:color w:val="000000"/>
                                <w:kern w:val="24"/>
                                <w:sz w:val="18"/>
                                <w:szCs w:val="18"/>
                                <w:eastAsianLayout w:id="1690115853"/>
                              </w:rPr>
                              <w:t>Sport</w:t>
                            </w:r>
                            <w:r w:rsidR="00515DD6" w:rsidRPr="00AE2925">
                              <w:rPr>
                                <w:rFonts w:ascii="Century" w:eastAsia="MS Mincho" w:hAnsi="MS Mincho" w:cs="Times New Roman" w:hint="eastAsia"/>
                                <w:color w:val="000000"/>
                                <w:kern w:val="24"/>
                                <w:sz w:val="18"/>
                                <w:szCs w:val="18"/>
                                <w:eastAsianLayout w:id="1690115854"/>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E84D6E" id="_x0000_s1192" type="#_x0000_t176" style="position:absolute;left:0;text-align:left;margin-left:5.1pt;margin-top:11.75pt;width:107.75pt;height:35.6pt;z-index:25182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" strokeweight="1pt">
                <v:textbox inset="0,0,0,0">
                  <w:txbxContent>
                    <w:p w14:paraId="05CEB276" w14:textId="77777777" w:rsidR="00515DD6" w:rsidRPr="00AE2925" w:rsidRDefault="00B76D16" w:rsidP="00515DD6">
                      <w:pPr>
                        <w:pStyle w:val="NormalWeb"/>
                        <w:spacing w:before="0" w:beforeAutospacing="0" w:after="0" w:afterAutospacing="0"/>
                        <w:jc w:val="center"/>
                        <w:rPr>
                          <w:rFonts w:hint="eastAsia"/>
                          <w:color w:val="000000"/>
                        </w:rPr>
                      </w:pPr>
                      <w:r w:rsidRPr="00AE2925">
                        <w:rPr>
                          <w:rFonts w:ascii="Century" w:eastAsia="MS Mincho" w:hAnsi="MS Mincho" w:cs="Times New Roman"/>
                          <w:color w:val="000000"/>
                          <w:kern w:val="24"/>
                          <w:sz w:val="18"/>
                          <w:szCs w:val="18"/>
                          <w:eastAsianLayout w:id="1690115850"/>
                        </w:rPr>
                        <w:t>Suspension settings</w:t>
                      </w:r>
                      <w:r w:rsidR="00515DD6" w:rsidRPr="00AE2925">
                        <w:rPr>
                          <w:rFonts w:ascii="Century" w:eastAsia="MS Mincho" w:hAnsi="MS Mincho" w:cs="Times New Roman" w:hint="eastAsia"/>
                          <w:color w:val="000000"/>
                          <w:kern w:val="24"/>
                          <w:sz w:val="18"/>
                          <w:szCs w:val="18"/>
                          <w:eastAsianLayout w:id="1690115850"/>
                        </w:rPr>
                        <w:t>「</w:t>
                      </w:r>
                      <w:r w:rsidR="00515DD6" w:rsidRPr="00AE2925">
                        <w:rPr>
                          <w:rFonts w:ascii="Century" w:eastAsia="MS Mincho" w:hAnsi="Century" w:cs="Times New Roman"/>
                          <w:color w:val="000000"/>
                          <w:kern w:val="24"/>
                          <w:sz w:val="18"/>
                          <w:szCs w:val="18"/>
                          <w:eastAsianLayout w:id="1690115851"/>
                        </w:rPr>
                        <w:t>Normal</w:t>
                      </w:r>
                      <w:r w:rsidR="00515DD6" w:rsidRPr="00AE2925">
                        <w:rPr>
                          <w:rFonts w:ascii="Century" w:eastAsia="MS Mincho" w:hAnsi="MS Mincho" w:cs="Times New Roman" w:hint="eastAsia"/>
                          <w:color w:val="000000"/>
                          <w:kern w:val="24"/>
                          <w:sz w:val="18"/>
                          <w:szCs w:val="18"/>
                          <w:eastAsianLayout w:id="1690115852"/>
                        </w:rPr>
                        <w:t>」⇒「</w:t>
                      </w:r>
                      <w:r w:rsidR="00515DD6" w:rsidRPr="00AE2925">
                        <w:rPr>
                          <w:rFonts w:ascii="Century" w:eastAsia="MS Mincho" w:hAnsi="Century" w:cs="Times New Roman"/>
                          <w:color w:val="000000"/>
                          <w:kern w:val="24"/>
                          <w:sz w:val="18"/>
                          <w:szCs w:val="18"/>
                          <w:eastAsianLayout w:id="1690115853"/>
                        </w:rPr>
                        <w:t>Sport</w:t>
                      </w:r>
                      <w:r w:rsidR="00515DD6" w:rsidRPr="00AE2925">
                        <w:rPr>
                          <w:rFonts w:ascii="Century" w:eastAsia="MS Mincho" w:hAnsi="MS Mincho" w:cs="Times New Roman" w:hint="eastAsia"/>
                          <w:color w:val="000000"/>
                          <w:kern w:val="24"/>
                          <w:sz w:val="18"/>
                          <w:szCs w:val="18"/>
                          <w:eastAsianLayout w:id="1690115854"/>
                        </w:rPr>
                        <w:t>」</w:t>
                      </w:r>
                    </w:p>
                  </w:txbxContent>
                </v:textbox>
              </v:shape>
            </w:pict>
          </mc:Fallback>
        </mc:AlternateContent>
      </w:r>
    </w:p>
    <w:p w14:paraId="777BC43A" w14:textId="77777777" w:rsidR="00515DD6" w:rsidRPr="00AE2925" w:rsidRDefault="00515DD6" w:rsidP="00515DD6">
      <w:pPr>
        <w:rPr>
          <w:rFonts w:hint="eastAsia"/>
          <w:color w:val="000000"/>
        </w:rPr>
      </w:pPr>
    </w:p>
    <w:p w14:paraId="6223DAA2" w14:textId="77777777" w:rsidR="00515DD6" w:rsidRPr="00AE2925" w:rsidRDefault="00515DD6" w:rsidP="00515DD6">
      <w:pPr>
        <w:rPr>
          <w:rFonts w:hint="eastAsia"/>
          <w:color w:val="000000"/>
        </w:rPr>
      </w:pPr>
    </w:p>
    <w:p w14:paraId="1487528B" w14:textId="38EC7CC5"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45120" behindDoc="0" locked="0" layoutInCell="1" allowOverlap="1" wp14:anchorId="7FEF419C" wp14:editId="56C0AE53">
                <wp:simplePos x="0" y="0"/>
                <wp:positionH relativeFrom="column">
                  <wp:posOffset>64770</wp:posOffset>
                </wp:positionH>
                <wp:positionV relativeFrom="paragraph">
                  <wp:posOffset>86360</wp:posOffset>
                </wp:positionV>
                <wp:extent cx="939165" cy="189865"/>
                <wp:effectExtent l="13335" t="13970" r="9525" b="15240"/>
                <wp:wrapNone/>
                <wp:docPr id="122" name="フローチャート : 代替処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706E861A"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5B1B7E11" w14:textId="77777777" w:rsidR="00515DD6" w:rsidRPr="00AE2925" w:rsidRDefault="00515DD6" w:rsidP="00515DD6">
                            <w:pPr>
                              <w:pStyle w:val="NormalWeb"/>
                              <w:spacing w:before="0" w:beforeAutospacing="0" w:after="0" w:afterAutospacing="0"/>
                              <w:jc w:val="center"/>
                              <w:rPr>
                                <w:color w:val="000000"/>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EF419C" id="_x0000_s1193" type="#_x0000_t176" style="position:absolute;left:0;text-align:left;margin-left:5.1pt;margin-top:6.8pt;width:73.95pt;height:14.9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" strokeweight="1pt">
                <v:textbox inset="0,0,0,0">
                  <w:txbxContent>
                    <w:p w14:paraId="706E861A" w14:textId="77777777" w:rsidR="00B76D16" w:rsidRPr="00AE2925" w:rsidRDefault="00B76D16" w:rsidP="00B76D16">
                      <w:pPr>
                        <w:pStyle w:val="NormalWeb"/>
                        <w:spacing w:before="0" w:beforeAutospacing="0" w:after="0" w:afterAutospacing="0"/>
                        <w:jc w:val="center"/>
                        <w:rPr>
                          <w:color w:val="000000"/>
                          <w:sz w:val="20"/>
                        </w:rPr>
                      </w:pPr>
                      <w:r w:rsidRPr="00AE2925">
                        <w:rPr>
                          <w:rFonts w:ascii="Century" w:eastAsia="MS Mincho" w:hAnsi="MS Mincho" w:cs="Times New Roman" w:hint="eastAsia"/>
                          <w:color w:val="000000"/>
                          <w:kern w:val="24"/>
                          <w:sz w:val="16"/>
                          <w:szCs w:val="21"/>
                        </w:rPr>
                        <w:t>CAN transceiver</w:t>
                      </w:r>
                    </w:p>
                    <w:p w14:paraId="5B1B7E11" w14:textId="77777777" w:rsidR="00515DD6" w:rsidRPr="00AE2925" w:rsidRDefault="00515DD6" w:rsidP="00515DD6">
                      <w:pPr>
                        <w:pStyle w:val="NormalWeb"/>
                        <w:spacing w:before="0" w:beforeAutospacing="0" w:after="0" w:afterAutospacing="0"/>
                        <w:jc w:val="center"/>
                        <w:rPr>
                          <w:color w:val="000000"/>
                          <w:sz w:val="18"/>
                          <w:szCs w:val="18"/>
                        </w:rPr>
                      </w:pPr>
                    </w:p>
                  </w:txbxContent>
                </v:textbox>
              </v:shape>
            </w:pict>
          </mc:Fallback>
        </mc:AlternateContent>
      </w:r>
      <w:r w:rsidRPr="00AE2925">
        <w:rPr>
          <w:rFonts w:hint="eastAsia"/>
          <w:noProof/>
          <w:color w:val="000000"/>
        </w:rPr>
        <mc:AlternateContent>
          <mc:Choice Requires="wps">
            <w:drawing>
              <wp:anchor distT="0" distB="0" distL="114300" distR="114300" simplePos="0" relativeHeight="251846144" behindDoc="0" locked="0" layoutInCell="1" allowOverlap="1" wp14:anchorId="18B4F6E9" wp14:editId="747BBEF9">
                <wp:simplePos x="0" y="0"/>
                <wp:positionH relativeFrom="column">
                  <wp:posOffset>1002665</wp:posOffset>
                </wp:positionH>
                <wp:positionV relativeFrom="paragraph">
                  <wp:posOffset>149225</wp:posOffset>
                </wp:positionV>
                <wp:extent cx="3349625" cy="276225"/>
                <wp:effectExtent l="0" t="635" r="4445" b="0"/>
                <wp:wrapNone/>
                <wp:docPr id="121" name="テキスト ボックス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9625"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2C793" w14:textId="77777777" w:rsidR="00515DD6" w:rsidRPr="00AE2925" w:rsidRDefault="00515DD6" w:rsidP="00515DD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3F51F4">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Sport(sus)</w:t>
                            </w:r>
                            <w:r w:rsidR="00B76D16" w:rsidRPr="00B76D16">
                              <w:rPr>
                                <w:rFonts w:ascii="Century" w:eastAsia="MS Mincho" w:hAnsi="MS Mincho" w:cs="Times New Roman" w:hint="eastAsia"/>
                                <w:color w:val="000000"/>
                                <w:kern w:val="24"/>
                                <w:sz w:val="18"/>
                                <w:szCs w:val="18"/>
                              </w:rPr>
                              <w:t xml:space="preserve"> </w:t>
                            </w:r>
                            <w:r w:rsidR="00B76D16" w:rsidRPr="00AE2925">
                              <w:rPr>
                                <w:rFonts w:ascii="Century" w:eastAsia="MS Mincho" w:hAnsi="Century" w:cs="Times New Roman" w:hint="eastAsia"/>
                                <w:color w:val="000000"/>
                                <w:kern w:val="24"/>
                                <w:sz w:val="18"/>
                                <w:szCs w:val="22"/>
                              </w:rPr>
                              <w:t>event condition</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B4F6E9" id="_x0000_s1194" type="#_x0000_t202" style="position:absolute;left:0;text-align:left;margin-left:78.95pt;margin-top:11.75pt;width:263.75pt;height:21.7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" filled="f" stroked="f">
                <v:textbox style="mso-fit-shape-to-text:t">
                  <w:txbxContent>
                    <w:p w14:paraId="1222C793" w14:textId="77777777" w:rsidR="00515DD6" w:rsidRPr="00AE2925" w:rsidRDefault="00515DD6" w:rsidP="00515DD6">
                      <w:pPr>
                        <w:pStyle w:val="NormalWeb"/>
                        <w:spacing w:before="0" w:beforeAutospacing="0" w:after="0" w:afterAutospacing="0"/>
                        <w:rPr>
                          <w:color w:val="000000"/>
                          <w:sz w:val="18"/>
                          <w:szCs w:val="18"/>
                        </w:rPr>
                      </w:pPr>
                      <w:r w:rsidRPr="003F51F4">
                        <w:rPr>
                          <w:rFonts w:ascii="Century" w:eastAsia="MS Mincho" w:hAnsi="Century" w:cs="Times New Roman" w:hint="eastAsia"/>
                          <w:color w:val="000000"/>
                          <w:kern w:val="24"/>
                          <w:sz w:val="18"/>
                          <w:szCs w:val="18"/>
                          <w:eastAsianLayout w:id="1690115853"/>
                        </w:rPr>
                        <w:t>C_DCMDS3</w:t>
                      </w:r>
                      <w:r w:rsidRPr="003F51F4">
                        <w:rPr>
                          <w:rFonts w:ascii="Century" w:eastAsia="MS Mincho" w:hAnsi="Century" w:cs="Times New Roman" w:hint="eastAsia"/>
                          <w:color w:val="000000"/>
                          <w:kern w:val="24"/>
                          <w:sz w:val="18"/>
                          <w:szCs w:val="18"/>
                          <w:eastAsianLayout w:id="1690115853"/>
                        </w:rPr>
                        <w:t xml:space="preserve">　</w:t>
                      </w:r>
                      <w:r w:rsidRPr="00AE2925">
                        <w:rPr>
                          <w:rFonts w:ascii="Century" w:eastAsia="MS Mincho" w:hAnsi="MS Mincho" w:cs="Times New Roman" w:hint="eastAsia"/>
                          <w:color w:val="000000"/>
                          <w:kern w:val="24"/>
                          <w:sz w:val="18"/>
                          <w:szCs w:val="18"/>
                        </w:rPr>
                        <w:t>Sport(sus)</w:t>
                      </w:r>
                      <w:r w:rsidR="00B76D16" w:rsidRPr="00B76D16">
                        <w:rPr>
                          <w:rFonts w:ascii="Century" w:eastAsia="MS Mincho" w:hAnsi="MS Mincho" w:cs="Times New Roman" w:hint="eastAsia"/>
                          <w:color w:val="000000"/>
                          <w:kern w:val="24"/>
                          <w:sz w:val="18"/>
                          <w:szCs w:val="18"/>
                        </w:rPr>
                        <w:t xml:space="preserve"> </w:t>
                      </w:r>
                      <w:r w:rsidR="00B76D16" w:rsidRPr="00AE2925">
                        <w:rPr>
                          <w:rFonts w:ascii="Century" w:eastAsia="MS Mincho" w:hAnsi="Century" w:cs="Times New Roman" w:hint="eastAsia"/>
                          <w:color w:val="000000"/>
                          <w:kern w:val="24"/>
                          <w:sz w:val="18"/>
                          <w:szCs w:val="22"/>
                        </w:rPr>
                        <w:t>event condition</w:t>
                      </w:r>
                    </w:p>
                  </w:txbxContent>
                </v:textbox>
              </v:shape>
            </w:pict>
          </mc:Fallback>
        </mc:AlternateContent>
      </w:r>
    </w:p>
    <w:p w14:paraId="2676623C" w14:textId="77777777" w:rsidR="00515DD6" w:rsidRPr="00AE2925" w:rsidRDefault="00515DD6" w:rsidP="00515DD6">
      <w:pPr>
        <w:rPr>
          <w:rFonts w:hint="eastAsia"/>
          <w:color w:val="000000"/>
        </w:rPr>
      </w:pPr>
    </w:p>
    <w:p w14:paraId="26A35311" w14:textId="4A658FEA"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54336" behindDoc="0" locked="0" layoutInCell="1" allowOverlap="1" wp14:anchorId="7170F839" wp14:editId="3A61862F">
                <wp:simplePos x="0" y="0"/>
                <wp:positionH relativeFrom="column">
                  <wp:posOffset>2905760</wp:posOffset>
                </wp:positionH>
                <wp:positionV relativeFrom="paragraph">
                  <wp:posOffset>36830</wp:posOffset>
                </wp:positionV>
                <wp:extent cx="2874645" cy="276225"/>
                <wp:effectExtent l="0" t="0" r="0" b="0"/>
                <wp:wrapNone/>
                <wp:docPr id="120"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0059A928" w14:textId="77777777" w:rsidR="00515DD6" w:rsidRPr="00AE2925" w:rsidRDefault="00515DD6" w:rsidP="00515DD6">
                            <w:pPr>
                              <w:pStyle w:val="NormalWeb"/>
                              <w:spacing w:before="0" w:beforeAutospacing="0" w:after="0" w:afterAutospacing="0"/>
                              <w:rPr>
                                <w:color w:val="000000"/>
                                <w:sz w:val="20"/>
                              </w:rPr>
                            </w:pPr>
                            <w:r w:rsidRPr="00136B41">
                              <w:rPr>
                                <w:rFonts w:ascii="Century" w:eastAsia="MS Mincho" w:hAnsi="Century" w:cs="Times New Roman"/>
                                <w:color w:val="000000"/>
                                <w:kern w:val="24"/>
                                <w:sz w:val="18"/>
                                <w:szCs w:val="22"/>
                                <w:eastAsianLayout w:id="1690115842"/>
                              </w:rPr>
                              <w:t xml:space="preserve">  </w:t>
                            </w:r>
                            <w:r w:rsidRPr="00AE2925">
                              <w:rPr>
                                <w:rFonts w:ascii="Century" w:eastAsia="MS Mincho" w:hAnsi="Century" w:cs="Times New Roman"/>
                                <w:color w:val="000000"/>
                                <w:kern w:val="24"/>
                                <w:sz w:val="18"/>
                                <w:szCs w:val="22"/>
                                <w:eastAsianLayout w:id="1690115842"/>
                              </w:rPr>
                              <w:t>AVN1S39</w:t>
                            </w:r>
                            <w:r w:rsidR="00B76D16" w:rsidRPr="00AE2925">
                              <w:rPr>
                                <w:rFonts w:ascii="Century" w:eastAsia="MS Mincho" w:hAnsi="Century" w:cs="Times New Roman"/>
                                <w:color w:val="000000"/>
                                <w:kern w:val="24"/>
                                <w:sz w:val="18"/>
                                <w:szCs w:val="22"/>
                                <w:eastAsianLayout w:id="1690115842"/>
                              </w:rPr>
                              <w:t xml:space="preserve"> </w:t>
                            </w:r>
                            <w:r w:rsidR="00B76D16" w:rsidRPr="00AE2925">
                              <w:rPr>
                                <w:rFonts w:ascii="Century" w:eastAsia="MS Mincho" w:hAnsi="Century" w:cs="Times New Roman" w:hint="eastAsia"/>
                                <w:color w:val="000000"/>
                                <w:kern w:val="24"/>
                                <w:sz w:val="18"/>
                                <w:szCs w:val="22"/>
                                <w:eastAsianLayout w:id="1690115842"/>
                              </w:rPr>
                              <w:t>[</w:t>
                            </w:r>
                            <w:r w:rsidR="00B76D16" w:rsidRPr="00AE2925">
                              <w:rPr>
                                <w:rFonts w:ascii="Century" w:eastAsia="MS Mincho" w:hAnsi="MS Mincho" w:cs="Times New Roman" w:hint="eastAsia"/>
                                <w:color w:val="000000"/>
                                <w:kern w:val="24"/>
                                <w:sz w:val="18"/>
                                <w:szCs w:val="22"/>
                              </w:rPr>
                              <w:t>No user operation]</w:t>
                            </w:r>
                            <w:r w:rsidRPr="00AE2925">
                              <w:rPr>
                                <w:rFonts w:ascii="Century" w:eastAsia="MS Mincho" w:hAnsi="MS Mincho" w:cs="Times New Roman" w:hint="eastAsia"/>
                                <w:color w:val="000000"/>
                                <w:kern w:val="24"/>
                                <w:sz w:val="18"/>
                                <w:szCs w:val="22"/>
                              </w:rPr>
                              <w:t xml:space="preserve">　</w:t>
                            </w:r>
                            <w:r w:rsidR="00B76D16" w:rsidRPr="00AE2925">
                              <w:rPr>
                                <w:rFonts w:ascii="Century" w:eastAsia="MS Mincho" w:hAnsi="Century" w:cs="Times New Roman" w:hint="eastAsia"/>
                                <w:color w:val="000000"/>
                                <w:kern w:val="24"/>
                                <w:sz w:val="18"/>
                                <w:szCs w:val="22"/>
                              </w:rPr>
                              <w:t>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7170F839" id="_x0000_s1195" type="#_x0000_t202" style="position:absolute;left:0;text-align:left;margin-left:228.8pt;margin-top:2.9pt;width:226.35pt;height:21.7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" filled="f" stroked="f">
                <v:textbox style="mso-fit-shape-to-text:t">
                  <w:txbxContent>
                    <w:p w14:paraId="0059A928" w14:textId="77777777" w:rsidR="00515DD6" w:rsidRPr="00AE2925" w:rsidRDefault="00515DD6" w:rsidP="00515DD6">
                      <w:pPr>
                        <w:pStyle w:val="NormalWeb"/>
                        <w:spacing w:before="0" w:beforeAutospacing="0" w:after="0" w:afterAutospacing="0"/>
                        <w:rPr>
                          <w:color w:val="000000"/>
                          <w:sz w:val="20"/>
                        </w:rPr>
                      </w:pPr>
                      <w:r w:rsidRPr="00136B41">
                        <w:rPr>
                          <w:rFonts w:ascii="Century" w:eastAsia="MS Mincho" w:hAnsi="Century" w:cs="Times New Roman"/>
                          <w:color w:val="000000"/>
                          <w:kern w:val="24"/>
                          <w:sz w:val="18"/>
                          <w:szCs w:val="22"/>
                          <w:eastAsianLayout w:id="1690115842"/>
                        </w:rPr>
                        <w:t xml:space="preserve">  </w:t>
                      </w:r>
                      <w:r w:rsidRPr="00AE2925">
                        <w:rPr>
                          <w:rFonts w:ascii="Century" w:eastAsia="MS Mincho" w:hAnsi="Century" w:cs="Times New Roman"/>
                          <w:color w:val="000000"/>
                          <w:kern w:val="24"/>
                          <w:sz w:val="18"/>
                          <w:szCs w:val="22"/>
                          <w:eastAsianLayout w:id="1690115842"/>
                        </w:rPr>
                        <w:t>AVN1S39</w:t>
                      </w:r>
                      <w:r w:rsidR="00B76D16" w:rsidRPr="00AE2925">
                        <w:rPr>
                          <w:rFonts w:ascii="Century" w:eastAsia="MS Mincho" w:hAnsi="Century" w:cs="Times New Roman"/>
                          <w:color w:val="000000"/>
                          <w:kern w:val="24"/>
                          <w:sz w:val="18"/>
                          <w:szCs w:val="22"/>
                          <w:eastAsianLayout w:id="1690115842"/>
                        </w:rPr>
                        <w:t xml:space="preserve"> </w:t>
                      </w:r>
                      <w:r w:rsidR="00B76D16" w:rsidRPr="00AE2925">
                        <w:rPr>
                          <w:rFonts w:ascii="Century" w:eastAsia="MS Mincho" w:hAnsi="Century" w:cs="Times New Roman" w:hint="eastAsia"/>
                          <w:color w:val="000000"/>
                          <w:kern w:val="24"/>
                          <w:sz w:val="18"/>
                          <w:szCs w:val="22"/>
                          <w:eastAsianLayout w:id="1690115842"/>
                        </w:rPr>
                        <w:t>[</w:t>
                      </w:r>
                      <w:r w:rsidR="00B76D16" w:rsidRPr="00AE2925">
                        <w:rPr>
                          <w:rFonts w:ascii="Century" w:eastAsia="MS Mincho" w:hAnsi="MS Mincho" w:cs="Times New Roman" w:hint="eastAsia"/>
                          <w:color w:val="000000"/>
                          <w:kern w:val="24"/>
                          <w:sz w:val="18"/>
                          <w:szCs w:val="22"/>
                        </w:rPr>
                        <w:t>No user operation]</w:t>
                      </w:r>
                      <w:r w:rsidRPr="00AE2925">
                        <w:rPr>
                          <w:rFonts w:ascii="Century" w:eastAsia="MS Mincho" w:hAnsi="MS Mincho" w:cs="Times New Roman" w:hint="eastAsia"/>
                          <w:color w:val="000000"/>
                          <w:kern w:val="24"/>
                          <w:sz w:val="18"/>
                          <w:szCs w:val="22"/>
                        </w:rPr>
                        <w:t xml:space="preserve">　</w:t>
                      </w:r>
                      <w:r w:rsidR="00B76D16" w:rsidRPr="00AE2925">
                        <w:rPr>
                          <w:rFonts w:ascii="Century" w:eastAsia="MS Mincho" w:hAnsi="Century" w:cs="Times New Roman" w:hint="eastAsia"/>
                          <w:color w:val="000000"/>
                          <w:kern w:val="24"/>
                          <w:sz w:val="18"/>
                          <w:szCs w:val="22"/>
                        </w:rPr>
                        <w:t>event condition</w:t>
                      </w:r>
                    </w:p>
                  </w:txbxContent>
                </v:textbox>
              </v:shape>
            </w:pict>
          </mc:Fallback>
        </mc:AlternateContent>
      </w:r>
      <w:r w:rsidRPr="00AE2925">
        <w:rPr>
          <w:rFonts w:hint="eastAsia"/>
          <w:noProof/>
          <w:color w:val="000000"/>
        </w:rPr>
        <mc:AlternateContent>
          <mc:Choice Requires="wps">
            <w:drawing>
              <wp:anchor distT="0" distB="0" distL="114300" distR="114300" simplePos="0" relativeHeight="251855360" behindDoc="0" locked="0" layoutInCell="1" allowOverlap="1" wp14:anchorId="15EF89A9" wp14:editId="1164746A">
                <wp:simplePos x="0" y="0"/>
                <wp:positionH relativeFrom="column">
                  <wp:posOffset>5487035</wp:posOffset>
                </wp:positionH>
                <wp:positionV relativeFrom="paragraph">
                  <wp:posOffset>111125</wp:posOffset>
                </wp:positionV>
                <wp:extent cx="732790" cy="0"/>
                <wp:effectExtent l="6350" t="8255" r="13335" b="10795"/>
                <wp:wrapNone/>
                <wp:docPr id="119" name="AutoShape 8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FFB20C2" id="AutoShape 8393" o:spid="_x0000_s1026" type="#_x0000_t32" style="position:absolute;margin-left:432.05pt;margin-top:8.75pt;width:57.7pt;height:0;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">
                <v:stroke dashstyle="1 1"/>
              </v:shape>
            </w:pict>
          </mc:Fallback>
        </mc:AlternateContent>
      </w:r>
      <w:r w:rsidRPr="00AE2925">
        <w:rPr>
          <w:noProof/>
          <w:color w:val="000000"/>
        </w:rPr>
        <mc:AlternateContent>
          <mc:Choice Requires="wps">
            <w:drawing>
              <wp:anchor distT="0" distB="0" distL="114300" distR="114300" simplePos="0" relativeHeight="251834880" behindDoc="0" locked="0" layoutInCell="1" allowOverlap="1" wp14:anchorId="2180E20D" wp14:editId="4E1EBABA">
                <wp:simplePos x="0" y="0"/>
                <wp:positionH relativeFrom="column">
                  <wp:posOffset>542925</wp:posOffset>
                </wp:positionH>
                <wp:positionV relativeFrom="paragraph">
                  <wp:posOffset>10160</wp:posOffset>
                </wp:positionV>
                <wp:extent cx="4944110" cy="0"/>
                <wp:effectExtent l="5715" t="78740" r="22225" b="73660"/>
                <wp:wrapNone/>
                <wp:docPr id="118" name="直線矢印コネクタ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4110" cy="0"/>
                        </a:xfrm>
                        <a:prstGeom prst="straightConnector1">
                          <a:avLst/>
                        </a:prstGeom>
                        <a:noFill/>
                        <a:ln w="9525" algn="ctr">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60899" id="直線矢印コネクタ 118" o:spid="_x0000_s1026" type="#_x0000_t32" style="position:absolute;margin-left:42.75pt;margin-top:.8pt;width:389.3pt;height:0;z-index:25183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">
                <v:stroke endarrow="open"/>
              </v:shape>
            </w:pict>
          </mc:Fallback>
        </mc:AlternateContent>
      </w:r>
    </w:p>
    <w:p w14:paraId="62B680A6" w14:textId="3834ADD1" w:rsidR="00515DD6" w:rsidRPr="00AE2925" w:rsidRDefault="00FB37A0" w:rsidP="00515DD6">
      <w:pPr>
        <w:rPr>
          <w:rFonts w:hint="eastAsia"/>
          <w:color w:val="000000"/>
        </w:rPr>
      </w:pPr>
      <w:r w:rsidRPr="00AE2925">
        <w:rPr>
          <w:rFonts w:hint="eastAsia"/>
          <w:noProof/>
          <w:color w:val="000000"/>
        </w:rPr>
        <mc:AlternateContent>
          <mc:Choice Requires="wps">
            <w:drawing>
              <wp:anchor distT="0" distB="0" distL="114300" distR="114300" simplePos="0" relativeHeight="251866624" behindDoc="0" locked="0" layoutInCell="1" allowOverlap="1" wp14:anchorId="686CD567" wp14:editId="6D6E36AE">
                <wp:simplePos x="0" y="0"/>
                <wp:positionH relativeFrom="column">
                  <wp:posOffset>579120</wp:posOffset>
                </wp:positionH>
                <wp:positionV relativeFrom="paragraph">
                  <wp:posOffset>59690</wp:posOffset>
                </wp:positionV>
                <wp:extent cx="4954905" cy="0"/>
                <wp:effectExtent l="22860" t="74930" r="13335" b="77470"/>
                <wp:wrapNone/>
                <wp:docPr id="117" name="直線矢印コネクタ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0"/>
                        </a:xfrm>
                        <a:prstGeom prst="straightConnector1">
                          <a:avLst/>
                        </a:prstGeom>
                        <a:noFill/>
                        <a:ln w="9525" algn="ctr">
                          <a:solidFill>
                            <a:srgbClr val="000000"/>
                          </a:solidFill>
                          <a:round/>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64021F5" id="直線矢印コネクタ 115" o:spid="_x0000_s1026" type="#_x0000_t32" style="position:absolute;margin-left:45.6pt;margin-top:4.7pt;width:390.15pt;height:0;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">
                <v:stroke startarrow="open"/>
              </v:shape>
            </w:pict>
          </mc:Fallback>
        </mc:AlternateContent>
      </w:r>
      <w:r w:rsidRPr="00AE2925">
        <w:rPr>
          <w:noProof/>
          <w:color w:val="000000"/>
        </w:rPr>
        <mc:AlternateContent>
          <mc:Choice Requires="wps">
            <w:drawing>
              <wp:anchor distT="0" distB="0" distL="114300" distR="114300" simplePos="0" relativeHeight="251861504" behindDoc="0" locked="0" layoutInCell="1" allowOverlap="1" wp14:anchorId="3243B19A" wp14:editId="2A772D67">
                <wp:simplePos x="0" y="0"/>
                <wp:positionH relativeFrom="column">
                  <wp:posOffset>986790</wp:posOffset>
                </wp:positionH>
                <wp:positionV relativeFrom="paragraph">
                  <wp:posOffset>64135</wp:posOffset>
                </wp:positionV>
                <wp:extent cx="2397760" cy="245110"/>
                <wp:effectExtent l="1905" t="3175" r="635" b="0"/>
                <wp:wrapNone/>
                <wp:docPr id="116" name="テキスト ボックス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776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769E1" w14:textId="77777777" w:rsidR="00B76D16" w:rsidRPr="00AE2925" w:rsidRDefault="00515DD6" w:rsidP="00B76D16">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sidRPr="00AE2925">
                              <w:rPr>
                                <w:rFonts w:ascii="Century" w:eastAsia="MS Mincho" w:hAnsi="Century" w:cs="Times New Roman"/>
                                <w:color w:val="000000"/>
                                <w:kern w:val="24"/>
                                <w:sz w:val="16"/>
                                <w:szCs w:val="20"/>
                                <w:eastAsianLayout w:id="1690115848"/>
                              </w:rPr>
                              <w:t xml:space="preserve"> </w:t>
                            </w:r>
                            <w:r w:rsidRPr="003F51F4">
                              <w:rPr>
                                <w:rFonts w:ascii="Century" w:eastAsia="MS Mincho" w:hAnsi="Century" w:cs="Times New Roman" w:hint="eastAsia"/>
                                <w:color w:val="000000"/>
                                <w:kern w:val="24"/>
                                <w:sz w:val="16"/>
                                <w:szCs w:val="20"/>
                              </w:rPr>
                              <w:t>P_DCS,C_DCS,AC_DCS</w:t>
                            </w:r>
                            <w:r w:rsidR="00B76D16">
                              <w:rPr>
                                <w:rFonts w:ascii="Century" w:eastAsia="MS Mincho" w:hAnsi="Century" w:cs="Times New Roman" w:hint="eastAsia"/>
                                <w:color w:val="000000"/>
                                <w:kern w:val="24"/>
                                <w:sz w:val="16"/>
                                <w:szCs w:val="20"/>
                              </w:rPr>
                              <w:t xml:space="preserve"> </w:t>
                            </w:r>
                            <w:r w:rsidR="00B76D16" w:rsidRPr="00AE2925">
                              <w:rPr>
                                <w:rFonts w:ascii="Century" w:eastAsia="MS Mincho" w:hAnsi="Century" w:cs="Times New Roman"/>
                                <w:color w:val="000000"/>
                                <w:kern w:val="24"/>
                                <w:sz w:val="16"/>
                                <w:szCs w:val="20"/>
                              </w:rPr>
                              <w:t xml:space="preserve"> “</w:t>
                            </w:r>
                            <w:r w:rsidR="00B76D16" w:rsidRPr="00AE2925">
                              <w:rPr>
                                <w:rFonts w:ascii="Century" w:eastAsia="MS Mincho" w:hAnsi="Century" w:cs="Times New Roman" w:hint="eastAsia"/>
                                <w:color w:val="000000"/>
                                <w:kern w:val="24"/>
                                <w:sz w:val="16"/>
                                <w:szCs w:val="20"/>
                              </w:rPr>
                              <w:t>No user operation</w:t>
                            </w:r>
                            <w:r w:rsidR="00B76D16" w:rsidRPr="00AE2925">
                              <w:rPr>
                                <w:rFonts w:ascii="Century" w:eastAsia="MS Mincho" w:hAnsi="Century" w:cs="Times New Roman"/>
                                <w:color w:val="000000"/>
                                <w:kern w:val="24"/>
                                <w:sz w:val="16"/>
                                <w:szCs w:val="20"/>
                              </w:rPr>
                              <w:t>”</w:t>
                            </w:r>
                          </w:p>
                          <w:p w14:paraId="4835C8B3" w14:textId="77777777" w:rsidR="00515DD6" w:rsidRPr="00AE2925" w:rsidRDefault="00B76D16" w:rsidP="00515DD6">
                            <w:pPr>
                              <w:pStyle w:val="NormalWeb"/>
                              <w:spacing w:before="0" w:beforeAutospacing="0" w:after="0" w:afterAutospacing="0"/>
                              <w:rPr>
                                <w:rFonts w:ascii="Century" w:eastAsia="MS Mincho" w:hAnsi="MS Mincho" w:cs="Times New Roman"/>
                                <w:color w:val="000000"/>
                                <w:kern w:val="24"/>
                                <w:sz w:val="16"/>
                                <w:szCs w:val="20"/>
                              </w:rPr>
                            </w:pPr>
                            <w:r w:rsidRPr="00AE2925">
                              <w:rPr>
                                <w:rFonts w:ascii="Century" w:eastAsia="MS Mincho" w:hAnsi="MS Mincho" w:cs="Times New Roman"/>
                                <w:color w:val="000000"/>
                                <w:kern w:val="24"/>
                                <w:sz w:val="16"/>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43B19A" id="_x0000_s1196" type="#_x0000_t202" style="position:absolute;left:0;text-align:left;margin-left:77.7pt;margin-top:5.05pt;width:188.8pt;height:19.3pt;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" filled="f" stroked="f">
                <v:textbox>
                  <w:txbxContent>
                    <w:p w14:paraId="47C769E1" w14:textId="77777777" w:rsidR="00B76D16" w:rsidRPr="00AE2925" w:rsidRDefault="00515DD6" w:rsidP="00B76D16">
                      <w:pPr>
                        <w:pStyle w:val="NormalWeb"/>
                        <w:spacing w:before="0" w:beforeAutospacing="0" w:after="0" w:afterAutospacing="0"/>
                        <w:rPr>
                          <w:rFonts w:ascii="Century" w:eastAsia="MS Mincho" w:hAnsi="MS Mincho" w:cs="Times New Roman"/>
                          <w:color w:val="000000"/>
                          <w:kern w:val="24"/>
                          <w:sz w:val="16"/>
                          <w:szCs w:val="20"/>
                        </w:rPr>
                      </w:pPr>
                      <w:r w:rsidRPr="00136B41">
                        <w:rPr>
                          <w:rFonts w:ascii="Century" w:eastAsia="MS Mincho" w:hAnsi="Century" w:cs="Times New Roman"/>
                          <w:color w:val="000000"/>
                          <w:kern w:val="24"/>
                          <w:sz w:val="16"/>
                          <w:szCs w:val="20"/>
                          <w:eastAsianLayout w:id="1690115848"/>
                        </w:rPr>
                        <w:t xml:space="preserve"> </w:t>
                      </w:r>
                      <w:r w:rsidRPr="00AE2925">
                        <w:rPr>
                          <w:rFonts w:ascii="Century" w:eastAsia="MS Mincho" w:hAnsi="Century" w:cs="Times New Roman"/>
                          <w:color w:val="000000"/>
                          <w:kern w:val="24"/>
                          <w:sz w:val="16"/>
                          <w:szCs w:val="20"/>
                          <w:eastAsianLayout w:id="1690115848"/>
                        </w:rPr>
                        <w:t xml:space="preserve"> </w:t>
                      </w:r>
                      <w:r w:rsidRPr="003F51F4">
                        <w:rPr>
                          <w:rFonts w:ascii="Century" w:eastAsia="MS Mincho" w:hAnsi="Century" w:cs="Times New Roman" w:hint="eastAsia"/>
                          <w:color w:val="000000"/>
                          <w:kern w:val="24"/>
                          <w:sz w:val="16"/>
                          <w:szCs w:val="20"/>
                        </w:rPr>
                        <w:t>P_DCS,C_DCS,AC_DCS</w:t>
                      </w:r>
                      <w:r w:rsidR="00B76D16">
                        <w:rPr>
                          <w:rFonts w:ascii="Century" w:eastAsia="MS Mincho" w:hAnsi="Century" w:cs="Times New Roman" w:hint="eastAsia"/>
                          <w:color w:val="000000"/>
                          <w:kern w:val="24"/>
                          <w:sz w:val="16"/>
                          <w:szCs w:val="20"/>
                        </w:rPr>
                        <w:t xml:space="preserve"> </w:t>
                      </w:r>
                      <w:r w:rsidR="00B76D16" w:rsidRPr="00AE2925">
                        <w:rPr>
                          <w:rFonts w:ascii="Century" w:eastAsia="MS Mincho" w:hAnsi="Century" w:cs="Times New Roman"/>
                          <w:color w:val="000000"/>
                          <w:kern w:val="24"/>
                          <w:sz w:val="16"/>
                          <w:szCs w:val="20"/>
                        </w:rPr>
                        <w:t xml:space="preserve"> “</w:t>
                      </w:r>
                      <w:r w:rsidR="00B76D16" w:rsidRPr="00AE2925">
                        <w:rPr>
                          <w:rFonts w:ascii="Century" w:eastAsia="MS Mincho" w:hAnsi="Century" w:cs="Times New Roman" w:hint="eastAsia"/>
                          <w:color w:val="000000"/>
                          <w:kern w:val="24"/>
                          <w:sz w:val="16"/>
                          <w:szCs w:val="20"/>
                        </w:rPr>
                        <w:t>No user operation</w:t>
                      </w:r>
                      <w:r w:rsidR="00B76D16" w:rsidRPr="00AE2925">
                        <w:rPr>
                          <w:rFonts w:ascii="Century" w:eastAsia="MS Mincho" w:hAnsi="Century" w:cs="Times New Roman"/>
                          <w:color w:val="000000"/>
                          <w:kern w:val="24"/>
                          <w:sz w:val="16"/>
                          <w:szCs w:val="20"/>
                        </w:rPr>
                        <w:t>”</w:t>
                      </w:r>
                    </w:p>
                    <w:p w14:paraId="4835C8B3" w14:textId="77777777" w:rsidR="00515DD6" w:rsidRPr="00AE2925" w:rsidRDefault="00B76D16" w:rsidP="00515DD6">
                      <w:pPr>
                        <w:pStyle w:val="NormalWeb"/>
                        <w:spacing w:before="0" w:beforeAutospacing="0" w:after="0" w:afterAutospacing="0"/>
                        <w:rPr>
                          <w:rFonts w:ascii="Century" w:eastAsia="MS Mincho" w:hAnsi="MS Mincho" w:cs="Times New Roman"/>
                          <w:color w:val="000000"/>
                          <w:kern w:val="24"/>
                          <w:sz w:val="16"/>
                          <w:szCs w:val="20"/>
                        </w:rPr>
                      </w:pPr>
                      <w:r w:rsidRPr="00AE2925">
                        <w:rPr>
                          <w:rFonts w:ascii="Century" w:eastAsia="MS Mincho" w:hAnsi="MS Mincho" w:cs="Times New Roman"/>
                          <w:color w:val="000000"/>
                          <w:kern w:val="24"/>
                          <w:sz w:val="16"/>
                          <w:szCs w:val="20"/>
                        </w:rPr>
                        <w:t xml:space="preserve"> </w:t>
                      </w:r>
                    </w:p>
                  </w:txbxContent>
                </v:textbox>
              </v:shape>
            </w:pict>
          </mc:Fallback>
        </mc:AlternateContent>
      </w:r>
    </w:p>
    <w:p w14:paraId="0E725978" w14:textId="73E15FF4"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65600" behindDoc="0" locked="0" layoutInCell="1" allowOverlap="1" wp14:anchorId="6A012AF9" wp14:editId="18403FEF">
                <wp:simplePos x="0" y="0"/>
                <wp:positionH relativeFrom="column">
                  <wp:posOffset>564515</wp:posOffset>
                </wp:positionH>
                <wp:positionV relativeFrom="paragraph">
                  <wp:posOffset>93980</wp:posOffset>
                </wp:positionV>
                <wp:extent cx="4940300" cy="635"/>
                <wp:effectExtent l="17780" t="74930" r="13970" b="76835"/>
                <wp:wrapNone/>
                <wp:docPr id="115" name="直線矢印コネクタ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40300" cy="635"/>
                        </a:xfrm>
                        <a:prstGeom prst="bentConnector3">
                          <a:avLst>
                            <a:gd name="adj1" fmla="val 50000"/>
                          </a:avLst>
                        </a:prstGeom>
                        <a:noFill/>
                        <a:ln w="9525" algn="ctr">
                          <a:solidFill>
                            <a:srgbClr val="4A7EBB"/>
                          </a:solidFill>
                          <a:miter lim="800000"/>
                          <a:headEnd type="arrow"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7DDEC1" id="直線矢印コネクタ 90" o:spid="_x0000_s1026" type="#_x0000_t34" style="position:absolute;margin-left:44.45pt;margin-top:7.4pt;width:389pt;height:.05pt;z-index:25186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" strokecolor="#4a7ebb">
                <v:stroke startarrow="open"/>
              </v:shape>
            </w:pict>
          </mc:Fallback>
        </mc:AlternateContent>
      </w:r>
    </w:p>
    <w:p w14:paraId="53DEF90E" w14:textId="77777777" w:rsidR="00515DD6" w:rsidRPr="00AE2925" w:rsidRDefault="00515DD6" w:rsidP="00515DD6">
      <w:pPr>
        <w:rPr>
          <w:rFonts w:hint="eastAsia"/>
          <w:color w:val="000000"/>
        </w:rPr>
      </w:pPr>
    </w:p>
    <w:p w14:paraId="2C056B39" w14:textId="77777777" w:rsidR="00515DD6" w:rsidRPr="00AE2925" w:rsidRDefault="00515DD6" w:rsidP="00515DD6">
      <w:pPr>
        <w:rPr>
          <w:rFonts w:hint="eastAsia"/>
          <w:color w:val="000000"/>
        </w:rPr>
      </w:pPr>
    </w:p>
    <w:p w14:paraId="66EF3B14" w14:textId="09D9E798"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27712" behindDoc="0" locked="0" layoutInCell="1" allowOverlap="1" wp14:anchorId="49DA7DFB" wp14:editId="2B4825AB">
                <wp:simplePos x="0" y="0"/>
                <wp:positionH relativeFrom="column">
                  <wp:posOffset>530225</wp:posOffset>
                </wp:positionH>
                <wp:positionV relativeFrom="paragraph">
                  <wp:posOffset>12065</wp:posOffset>
                </wp:positionV>
                <wp:extent cx="4922520" cy="635"/>
                <wp:effectExtent l="12065" t="71120" r="18415" b="80645"/>
                <wp:wrapNone/>
                <wp:docPr id="114"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2252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5DE98F" id="直線矢印コネクタ 97" o:spid="_x0000_s1026" type="#_x0000_t34" style="position:absolute;margin-left:41.75pt;margin-top:.95pt;width:387.6pt;height:.0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" strokecolor="#4a7ebb">
                <v:stroke endarrow="open"/>
              </v:shape>
            </w:pict>
          </mc:Fallback>
        </mc:AlternateContent>
      </w:r>
    </w:p>
    <w:p w14:paraId="02BA5226" w14:textId="12DF85AC" w:rsidR="00515DD6" w:rsidRPr="00AE2925" w:rsidRDefault="00FB37A0" w:rsidP="00515DD6">
      <w:pPr>
        <w:rPr>
          <w:rFonts w:hint="eastAsia"/>
          <w:color w:val="000000"/>
        </w:rPr>
      </w:pPr>
      <w:r w:rsidRPr="00AE2925">
        <w:rPr>
          <w:noProof/>
          <w:color w:val="000000"/>
        </w:rPr>
        <mc:AlternateContent>
          <mc:Choice Requires="wps">
            <w:drawing>
              <wp:anchor distT="0" distB="0" distL="114300" distR="114300" simplePos="0" relativeHeight="251863552" behindDoc="0" locked="0" layoutInCell="1" allowOverlap="1" wp14:anchorId="5E1FD2C2" wp14:editId="51B47453">
                <wp:simplePos x="0" y="0"/>
                <wp:positionH relativeFrom="column">
                  <wp:posOffset>549910</wp:posOffset>
                </wp:positionH>
                <wp:positionV relativeFrom="paragraph">
                  <wp:posOffset>162560</wp:posOffset>
                </wp:positionV>
                <wp:extent cx="4880610" cy="635"/>
                <wp:effectExtent l="12700" t="73025" r="21590" b="78740"/>
                <wp:wrapNone/>
                <wp:docPr id="113" name="直線矢印コネクタ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0610" cy="635"/>
                        </a:xfrm>
                        <a:prstGeom prst="bentConnector3">
                          <a:avLst>
                            <a:gd name="adj1" fmla="val 50000"/>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84534" id="直線矢印コネクタ 97" o:spid="_x0000_s1026" type="#_x0000_t34" style="position:absolute;margin-left:43.3pt;margin-top:12.8pt;width:384.3pt;height:.05pt;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" strokecolor="#4a7ebb">
                <v:stroke endarrow="open"/>
              </v:shape>
            </w:pict>
          </mc:Fallback>
        </mc:AlternateContent>
      </w:r>
    </w:p>
    <w:p w14:paraId="40EE3427" w14:textId="77777777" w:rsidR="00515DD6" w:rsidRPr="00AE2925" w:rsidRDefault="00515DD6" w:rsidP="00515DD6">
      <w:pPr>
        <w:rPr>
          <w:rFonts w:hint="eastAsia"/>
          <w:color w:val="000000"/>
        </w:rPr>
      </w:pPr>
    </w:p>
    <w:p w14:paraId="0D53866D" w14:textId="77777777" w:rsidR="00515DD6" w:rsidRPr="00AE2925" w:rsidRDefault="00515DD6" w:rsidP="00515DD6">
      <w:pPr>
        <w:rPr>
          <w:rFonts w:hint="eastAsia"/>
          <w:color w:val="000000"/>
        </w:rPr>
      </w:pPr>
    </w:p>
    <w:p w14:paraId="5858CE4D" w14:textId="77777777" w:rsidR="00515DD6" w:rsidRPr="00AE2925" w:rsidRDefault="00515DD6" w:rsidP="00515DD6">
      <w:pPr>
        <w:rPr>
          <w:rFonts w:hint="eastAsia"/>
          <w:color w:val="000000"/>
        </w:rPr>
      </w:pPr>
    </w:p>
    <w:p w14:paraId="61EF3D7B" w14:textId="77777777" w:rsidR="00515DD6" w:rsidRPr="00AE2925" w:rsidRDefault="00515DD6" w:rsidP="00515DD6">
      <w:pPr>
        <w:rPr>
          <w:rFonts w:hint="eastAsia"/>
          <w:color w:val="000000"/>
        </w:rPr>
      </w:pPr>
    </w:p>
    <w:p w14:paraId="32168BE6" w14:textId="77777777" w:rsidR="00515DD6" w:rsidRPr="00AE2925" w:rsidRDefault="00515DD6" w:rsidP="00515DD6">
      <w:pPr>
        <w:rPr>
          <w:rFonts w:hint="eastAsia"/>
          <w:color w:val="000000"/>
        </w:rPr>
      </w:pPr>
    </w:p>
    <w:p w14:paraId="2601C5D5" w14:textId="77777777" w:rsidR="00515DD6" w:rsidRPr="000D218D" w:rsidRDefault="00515DD6" w:rsidP="00515DD6">
      <w:pPr>
        <w:rPr>
          <w:rFonts w:hint="eastAsia"/>
          <w:color w:val="00B0F0"/>
          <w:kern w:val="24"/>
          <w:sz w:val="20"/>
          <w:szCs w:val="20"/>
        </w:rPr>
      </w:pPr>
    </w:p>
    <w:p w14:paraId="2D0F369A" w14:textId="77777777" w:rsidR="00C15B8F" w:rsidRPr="00D10F75" w:rsidRDefault="00515DD6" w:rsidP="00515DD6">
      <w:pPr>
        <w:ind w:left="420"/>
      </w:pPr>
      <w:r w:rsidRPr="00C44E73">
        <w:rPr>
          <w:sz w:val="20"/>
          <w:szCs w:val="22"/>
        </w:rPr>
        <w:br w:type="page"/>
      </w:r>
    </w:p>
    <w:p w14:paraId="3BAE6A97" w14:textId="77777777" w:rsidR="001202C7" w:rsidRPr="00B1066E" w:rsidRDefault="001202C7" w:rsidP="00CC17EE">
      <w:pPr>
        <w:pStyle w:val="Heading3"/>
        <w:rPr>
          <w:rFonts w:hint="eastAsia"/>
        </w:rPr>
      </w:pPr>
      <w:bookmarkStart w:id="197" w:name="_Toc166749010"/>
      <w:bookmarkStart w:id="198" w:name="_Toc207119755"/>
      <w:r w:rsidRPr="00B1066E">
        <w:rPr>
          <w:rFonts w:hint="eastAsia"/>
        </w:rPr>
        <w:t>正常系（ソフトスイッチ</w:t>
      </w:r>
      <w:r w:rsidR="00C15B8F" w:rsidRPr="000D218D">
        <w:rPr>
          <w:rFonts w:hint="eastAsia"/>
        </w:rPr>
        <w:t xml:space="preserve"> </w:t>
      </w:r>
      <w:r w:rsidR="00D63AE9" w:rsidRPr="000D218D">
        <w:t>19ePFv2</w:t>
      </w:r>
      <w:r w:rsidRPr="00B1066E">
        <w:rPr>
          <w:rFonts w:hint="eastAsia"/>
        </w:rPr>
        <w:t>）</w:t>
      </w:r>
      <w:bookmarkEnd w:id="197"/>
      <w:r w:rsidR="0024787A" w:rsidRPr="0024787A">
        <w:rPr>
          <w:rFonts w:hint="eastAsia"/>
          <w:noProof/>
          <w:color w:val="00B0F0"/>
        </w:rPr>
        <w:t>/</w:t>
      </w:r>
      <w:r w:rsidR="0024787A">
        <w:rPr>
          <w:noProof/>
        </w:rPr>
        <w:t xml:space="preserve"> </w:t>
      </w:r>
      <w:r w:rsidR="0024787A" w:rsidRPr="001A1C0B">
        <w:rPr>
          <w:noProof/>
          <w:color w:val="00B0F0"/>
        </w:rPr>
        <w:t>Signal sequence of DMS software switch</w:t>
      </w:r>
      <w:r w:rsidR="0024787A">
        <w:rPr>
          <w:noProof/>
          <w:color w:val="00B0F0"/>
        </w:rPr>
        <w:t xml:space="preserve"> for 19ePFv2</w:t>
      </w:r>
      <w:bookmarkEnd w:id="198"/>
    </w:p>
    <w:p w14:paraId="2D3C08FC" w14:textId="77777777" w:rsidR="001202C7" w:rsidRPr="00B1066E" w:rsidRDefault="001202C7" w:rsidP="00245056"/>
    <w:p w14:paraId="73317520" w14:textId="47AC9292" w:rsidR="00C72BC4" w:rsidRPr="00CB630C" w:rsidRDefault="00C8510B" w:rsidP="00245056">
      <w:pPr>
        <w:rPr>
          <w:rFonts w:hint="eastAsia"/>
        </w:rPr>
      </w:pPr>
      <w:r w:rsidRPr="00B1066E">
        <w:rPr>
          <w:rFonts w:hint="eastAsia"/>
        </w:rPr>
        <w:t>例として、</w:t>
      </w:r>
      <w:r w:rsidR="00C72BC4" w:rsidRPr="00B1066E">
        <w:rPr>
          <w:rFonts w:hint="eastAsia"/>
        </w:rPr>
        <w:t>3</w:t>
      </w:r>
      <w:r w:rsidR="00C72BC4" w:rsidRPr="00B1066E">
        <w:rPr>
          <w:rFonts w:hint="eastAsia"/>
        </w:rPr>
        <w:t>モード＋</w:t>
      </w:r>
      <w:r w:rsidR="00C72BC4" w:rsidRPr="00B1066E">
        <w:rPr>
          <w:rFonts w:hint="eastAsia"/>
        </w:rPr>
        <w:t>Custom</w:t>
      </w:r>
      <w:r w:rsidR="00C72BC4" w:rsidRPr="00B1066E">
        <w:rPr>
          <w:rFonts w:hint="eastAsia"/>
        </w:rPr>
        <w:t>設定の車両において、</w:t>
      </w:r>
      <w:r w:rsidRPr="00B1066E">
        <w:rPr>
          <w:rFonts w:hint="eastAsia"/>
        </w:rPr>
        <w:t>MM</w:t>
      </w:r>
      <w:r w:rsidRPr="00B1066E">
        <w:rPr>
          <w:rFonts w:hint="eastAsia"/>
        </w:rPr>
        <w:t>のソフトスイッチ画面にて</w:t>
      </w:r>
      <w:r w:rsidRPr="00B1066E">
        <w:rPr>
          <w:rFonts w:hint="eastAsia"/>
        </w:rPr>
        <w:t>Normal</w:t>
      </w:r>
      <w:r w:rsidRPr="00B1066E">
        <w:rPr>
          <w:rFonts w:hint="eastAsia"/>
        </w:rPr>
        <w:t>から</w:t>
      </w:r>
      <w:r w:rsidRPr="00B1066E">
        <w:rPr>
          <w:rFonts w:hint="eastAsia"/>
        </w:rPr>
        <w:t>Sport</w:t>
      </w:r>
      <w:r w:rsidRPr="00B1066E">
        <w:rPr>
          <w:rFonts w:hint="eastAsia"/>
        </w:rPr>
        <w:t>に変更する場合を示す。</w:t>
      </w:r>
      <w:r w:rsidR="00FB37A0" w:rsidRPr="00B1066E">
        <w:rPr>
          <w:rFonts w:hint="eastAsia"/>
          <w:noProof/>
        </w:rPr>
        <mc:AlternateContent>
          <mc:Choice Requires="wps">
            <w:drawing>
              <wp:anchor distT="0" distB="0" distL="114300" distR="114300" simplePos="0" relativeHeight="251528704" behindDoc="0" locked="0" layoutInCell="1" allowOverlap="1" wp14:anchorId="05E54EBF" wp14:editId="0934BFBE">
                <wp:simplePos x="0" y="0"/>
                <wp:positionH relativeFrom="column">
                  <wp:posOffset>2480310</wp:posOffset>
                </wp:positionH>
                <wp:positionV relativeFrom="paragraph">
                  <wp:posOffset>189230</wp:posOffset>
                </wp:positionV>
                <wp:extent cx="1008380" cy="431800"/>
                <wp:effectExtent l="9525" t="6350" r="10795" b="9525"/>
                <wp:wrapNone/>
                <wp:docPr id="112"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7CFE636D" w14:textId="77777777" w:rsidR="00784C2F" w:rsidRPr="00136B41" w:rsidRDefault="00011710" w:rsidP="00C72BC4">
                            <w:pPr>
                              <w:pStyle w:val="NormalWeb"/>
                              <w:spacing w:before="0" w:beforeAutospacing="0" w:after="0" w:afterAutospacing="0"/>
                              <w:jc w:val="center"/>
                              <w:rPr>
                                <w:sz w:val="21"/>
                              </w:rPr>
                            </w:pPr>
                            <w:r>
                              <w:rPr>
                                <w:rFonts w:ascii="Arial" w:eastAsia="MS Mincho" w:hAnsi="Arial" w:cs="Arial"/>
                                <w:color w:val="4F81BD"/>
                                <w:kern w:val="24"/>
                                <w:sz w:val="20"/>
                                <w:szCs w:val="22"/>
                              </w:rPr>
                              <w:t>MET</w:t>
                            </w:r>
                          </w:p>
                          <w:p w14:paraId="46394BD3"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E54EBF" id="_x0000_s1197" type="#_x0000_t202" style="position:absolute;left:0;text-align:left;margin-left:195.3pt;margin-top:14.9pt;width:79.4pt;height:34pt;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" filled="f" strokecolor="#4f81bd">
                <v:textbox>
                  <w:txbxContent>
                    <w:p w14:paraId="7CFE636D" w14:textId="77777777" w:rsidR="00784C2F" w:rsidRPr="00136B41" w:rsidRDefault="00011710" w:rsidP="00C72BC4">
                      <w:pPr>
                        <w:pStyle w:val="NormalWeb"/>
                        <w:spacing w:before="0" w:beforeAutospacing="0" w:after="0" w:afterAutospacing="0"/>
                        <w:jc w:val="center"/>
                        <w:rPr>
                          <w:sz w:val="21"/>
                        </w:rPr>
                      </w:pPr>
                      <w:r>
                        <w:rPr>
                          <w:rFonts w:ascii="Arial" w:eastAsia="MS Mincho" w:hAnsi="Arial" w:cs="Arial"/>
                          <w:color w:val="4F81BD"/>
                          <w:kern w:val="24"/>
                          <w:sz w:val="20"/>
                          <w:szCs w:val="22"/>
                        </w:rPr>
                        <w:t>MET</w:t>
                      </w:r>
                    </w:p>
                    <w:p w14:paraId="46394BD3"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v:textbox>
              </v:shape>
            </w:pict>
          </mc:Fallback>
        </mc:AlternateContent>
      </w:r>
    </w:p>
    <w:p w14:paraId="4B6734B3" w14:textId="3F5C22DE" w:rsidR="00AE334A" w:rsidRPr="00C44E73" w:rsidRDefault="00FB37A0" w:rsidP="008F5FB1">
      <w:pPr>
        <w:pStyle w:val="Heading3"/>
        <w:numPr>
          <w:ilvl w:val="0"/>
          <w:numId w:val="0"/>
        </w:numPr>
        <w:ind w:left="-142" w:hanging="851"/>
        <w:rPr>
          <w:rFonts w:hint="eastAsia"/>
          <w:color w:val="00B0F0"/>
        </w:rPr>
      </w:pPr>
      <w:bookmarkStart w:id="199" w:name="_Toc166749011"/>
      <w:bookmarkStart w:id="200" w:name="_Toc207119756"/>
      <w:r w:rsidRPr="00A56D3F">
        <w:rPr>
          <w:rFonts w:hint="eastAsia"/>
          <w:noProof/>
          <w:color w:val="5B9BD5"/>
        </w:rPr>
        <mc:AlternateContent>
          <mc:Choice Requires="wps">
            <w:drawing>
              <wp:anchor distT="0" distB="0" distL="114300" distR="114300" simplePos="0" relativeHeight="251550208" behindDoc="0" locked="0" layoutInCell="1" allowOverlap="1" wp14:anchorId="490AA8F0" wp14:editId="71EA2A0D">
                <wp:simplePos x="0" y="0"/>
                <wp:positionH relativeFrom="column">
                  <wp:posOffset>5914390</wp:posOffset>
                </wp:positionH>
                <wp:positionV relativeFrom="paragraph">
                  <wp:posOffset>4451985</wp:posOffset>
                </wp:positionV>
                <wp:extent cx="1684655" cy="830580"/>
                <wp:effectExtent l="0" t="0" r="0" b="0"/>
                <wp:wrapNone/>
                <wp:docPr id="111"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830580"/>
                        </a:xfrm>
                        <a:prstGeom prst="rect">
                          <a:avLst/>
                        </a:prstGeom>
                        <a:noFill/>
                      </wps:spPr>
                      <wps:txbx>
                        <w:txbxContent>
                          <w:p w14:paraId="7AEA91FE" w14:textId="77777777" w:rsidR="00A03DB5" w:rsidRPr="000D218D" w:rsidRDefault="00A03DB5" w:rsidP="00D54007">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イベント</w:t>
                            </w:r>
                          </w:p>
                          <w:p w14:paraId="13EFA4C1" w14:textId="77777777" w:rsidR="00A03DB5" w:rsidRPr="000D218D" w:rsidRDefault="00A03DB5" w:rsidP="00D54007">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通信周期の</w:t>
                            </w:r>
                          </w:p>
                          <w:p w14:paraId="6B902DBE" w14:textId="77777777" w:rsidR="00A03DB5" w:rsidRPr="000D218D" w:rsidRDefault="00A03DB5" w:rsidP="00D54007">
                            <w:pPr>
                              <w:pStyle w:val="NormalWeb"/>
                              <w:spacing w:before="0" w:beforeAutospacing="0" w:after="0" w:afterAutospacing="0"/>
                              <w:rPr>
                                <w:rFonts w:ascii="Century" w:eastAsia="MS Mincho" w:hAnsi="MS Mincho" w:cs="Times New Roman" w:hint="eastAsia"/>
                                <w:kern w:val="24"/>
                                <w:sz w:val="20"/>
                                <w:szCs w:val="20"/>
                              </w:rPr>
                            </w:pPr>
                            <w:r w:rsidRPr="000D218D">
                              <w:rPr>
                                <w:rFonts w:ascii="MS Mincho" w:eastAsia="MS Mincho" w:hAnsi="MS Mincho" w:hint="eastAsia"/>
                                <w:sz w:val="21"/>
                                <w:szCs w:val="21"/>
                              </w:rPr>
                              <w:t>最小間隔</w:t>
                            </w:r>
                          </w:p>
                          <w:p w14:paraId="1537C39E" w14:textId="77777777" w:rsidR="00784C2F" w:rsidRDefault="00784C2F" w:rsidP="00D54007">
                            <w:pPr>
                              <w:pStyle w:val="NormalWeb"/>
                              <w:spacing w:before="0" w:beforeAutospacing="0" w:after="0" w:afterAutospacing="0"/>
                            </w:pPr>
                            <w:r>
                              <w:rPr>
                                <w:rFonts w:ascii="Century" w:eastAsia="MS Mincho" w:hAnsi="MS Mincho" w:cs="Times New Roman" w:hint="eastAsia"/>
                                <w:color w:val="000000"/>
                                <w:kern w:val="24"/>
                                <w:sz w:val="20"/>
                                <w:szCs w:val="20"/>
                              </w:rPr>
                              <w:t>以上</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90AA8F0" id="_x0000_s1198" type="#_x0000_t202" style="position:absolute;left:0;text-align:left;margin-left:465.7pt;margin-top:350.55pt;width:132.65pt;height:65.4pt;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" filled="f" stroked="f">
                <v:textbox style="mso-fit-shape-to-text:t">
                  <w:txbxContent>
                    <w:p w14:paraId="7AEA91FE" w14:textId="77777777" w:rsidR="00A03DB5" w:rsidRPr="000D218D" w:rsidRDefault="00A03DB5" w:rsidP="00D54007">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イベント</w:t>
                      </w:r>
                    </w:p>
                    <w:p w14:paraId="13EFA4C1" w14:textId="77777777" w:rsidR="00A03DB5" w:rsidRPr="000D218D" w:rsidRDefault="00A03DB5" w:rsidP="00D54007">
                      <w:pPr>
                        <w:pStyle w:val="NormalWeb"/>
                        <w:spacing w:before="0" w:beforeAutospacing="0" w:after="0" w:afterAutospacing="0"/>
                        <w:rPr>
                          <w:rFonts w:ascii="MS Mincho" w:eastAsia="MS Mincho" w:hAnsi="MS Mincho"/>
                          <w:sz w:val="21"/>
                          <w:szCs w:val="21"/>
                        </w:rPr>
                      </w:pPr>
                      <w:r w:rsidRPr="000D218D">
                        <w:rPr>
                          <w:rFonts w:ascii="MS Mincho" w:eastAsia="MS Mincho" w:hAnsi="MS Mincho" w:hint="eastAsia"/>
                          <w:sz w:val="21"/>
                          <w:szCs w:val="21"/>
                        </w:rPr>
                        <w:t>通信周期の</w:t>
                      </w:r>
                    </w:p>
                    <w:p w14:paraId="6B902DBE" w14:textId="77777777" w:rsidR="00A03DB5" w:rsidRPr="000D218D" w:rsidRDefault="00A03DB5" w:rsidP="00D54007">
                      <w:pPr>
                        <w:pStyle w:val="NormalWeb"/>
                        <w:spacing w:before="0" w:beforeAutospacing="0" w:after="0" w:afterAutospacing="0"/>
                        <w:rPr>
                          <w:rFonts w:ascii="Century" w:eastAsia="MS Mincho" w:hAnsi="MS Mincho" w:cs="Times New Roman" w:hint="eastAsia"/>
                          <w:kern w:val="24"/>
                          <w:sz w:val="20"/>
                          <w:szCs w:val="20"/>
                        </w:rPr>
                      </w:pPr>
                      <w:r w:rsidRPr="000D218D">
                        <w:rPr>
                          <w:rFonts w:ascii="MS Mincho" w:eastAsia="MS Mincho" w:hAnsi="MS Mincho" w:hint="eastAsia"/>
                          <w:sz w:val="21"/>
                          <w:szCs w:val="21"/>
                        </w:rPr>
                        <w:t>最小間隔</w:t>
                      </w:r>
                    </w:p>
                    <w:p w14:paraId="1537C39E" w14:textId="77777777" w:rsidR="00784C2F" w:rsidRDefault="00784C2F" w:rsidP="00D54007">
                      <w:pPr>
                        <w:pStyle w:val="NormalWeb"/>
                        <w:spacing w:before="0" w:beforeAutospacing="0" w:after="0" w:afterAutospacing="0"/>
                      </w:pPr>
                      <w:r>
                        <w:rPr>
                          <w:rFonts w:ascii="Century" w:eastAsia="MS Mincho" w:hAnsi="MS Mincho" w:cs="Times New Roman" w:hint="eastAsia"/>
                          <w:color w:val="000000"/>
                          <w:kern w:val="24"/>
                          <w:sz w:val="20"/>
                          <w:szCs w:val="20"/>
                        </w:rPr>
                        <w:t>以上</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49184" behindDoc="0" locked="0" layoutInCell="1" allowOverlap="1" wp14:anchorId="38FFD7D4" wp14:editId="67B8D68A">
                <wp:simplePos x="0" y="0"/>
                <wp:positionH relativeFrom="column">
                  <wp:posOffset>5979160</wp:posOffset>
                </wp:positionH>
                <wp:positionV relativeFrom="paragraph">
                  <wp:posOffset>4157345</wp:posOffset>
                </wp:positionV>
                <wp:extent cx="3810" cy="1019810"/>
                <wp:effectExtent l="60325" t="19685" r="59690" b="17780"/>
                <wp:wrapNone/>
                <wp:docPr id="110" name="AutoShape 7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10" cy="1019810"/>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0C6479" id="AutoShape 7416" o:spid="_x0000_s1026" type="#_x0000_t32" style="position:absolute;margin-left:470.8pt;margin-top:327.35pt;width:.3pt;height:80.3pt;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">
                <v:stroke startarrow="block" endarrow="block"/>
              </v:shape>
            </w:pict>
          </mc:Fallback>
        </mc:AlternateContent>
      </w:r>
      <w:r w:rsidRPr="00A56D3F">
        <w:rPr>
          <w:rFonts w:hint="eastAsia"/>
          <w:noProof/>
          <w:color w:val="5B9BD5"/>
        </w:rPr>
        <mc:AlternateContent>
          <mc:Choice Requires="wps">
            <w:drawing>
              <wp:anchor distT="0" distB="0" distL="114300" distR="114300" simplePos="0" relativeHeight="251546112" behindDoc="0" locked="0" layoutInCell="1" allowOverlap="1" wp14:anchorId="4A07B549" wp14:editId="2038293E">
                <wp:simplePos x="0" y="0"/>
                <wp:positionH relativeFrom="column">
                  <wp:posOffset>4949825</wp:posOffset>
                </wp:positionH>
                <wp:positionV relativeFrom="paragraph">
                  <wp:posOffset>4199255</wp:posOffset>
                </wp:positionV>
                <wp:extent cx="956945" cy="215265"/>
                <wp:effectExtent l="12065" t="13970" r="12065" b="8890"/>
                <wp:wrapNone/>
                <wp:docPr id="109"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945" cy="215265"/>
                        </a:xfrm>
                        <a:prstGeom prst="flowChartAlternateProcess">
                          <a:avLst/>
                        </a:prstGeom>
                        <a:solidFill>
                          <a:srgbClr val="FFFFFF"/>
                        </a:solidFill>
                        <a:ln w="12700" algn="ctr">
                          <a:solidFill>
                            <a:srgbClr val="000000"/>
                          </a:solidFill>
                          <a:miter lim="800000"/>
                          <a:headEnd/>
                          <a:tailEnd/>
                        </a:ln>
                      </wps:spPr>
                      <wps:txbx>
                        <w:txbxContent>
                          <w:p w14:paraId="3080C5BC" w14:textId="77777777" w:rsidR="00784C2F" w:rsidRPr="00136B41" w:rsidRDefault="00784C2F" w:rsidP="00D54007">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sidRPr="00136B41">
                              <w:rPr>
                                <w:rFonts w:ascii="Century" w:eastAsia="MS Mincho" w:hAnsi="MS Mincho" w:cs="Times New Roman" w:hint="eastAsia"/>
                                <w:color w:val="000000"/>
                                <w:kern w:val="24"/>
                                <w:sz w:val="18"/>
                                <w:szCs w:val="20"/>
                                <w:eastAsianLayout w:id="1690115843"/>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A07B549" id="_x0000_s1199" type="#_x0000_t176" style="position:absolute;left:0;text-align:left;margin-left:389.75pt;margin-top:330.65pt;width:75.35pt;height:16.95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" strokeweight="1pt">
                <v:textbox inset="0,0,0,0">
                  <w:txbxContent>
                    <w:p w14:paraId="3080C5BC" w14:textId="77777777" w:rsidR="00784C2F" w:rsidRPr="00136B41" w:rsidRDefault="00784C2F" w:rsidP="00D54007">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sidRPr="00136B41">
                        <w:rPr>
                          <w:rFonts w:ascii="Century" w:eastAsia="MS Mincho" w:hAnsi="MS Mincho" w:cs="Times New Roman" w:hint="eastAsia"/>
                          <w:color w:val="000000"/>
                          <w:kern w:val="24"/>
                          <w:sz w:val="18"/>
                          <w:szCs w:val="20"/>
                          <w:eastAsianLayout w:id="1690115843"/>
                        </w:rPr>
                        <w:t>送信部</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9840" behindDoc="0" locked="0" layoutInCell="1" allowOverlap="1" wp14:anchorId="24C2801F" wp14:editId="4EDDF304">
                <wp:simplePos x="0" y="0"/>
                <wp:positionH relativeFrom="column">
                  <wp:posOffset>531495</wp:posOffset>
                </wp:positionH>
                <wp:positionV relativeFrom="paragraph">
                  <wp:posOffset>6238240</wp:posOffset>
                </wp:positionV>
                <wp:extent cx="4954905" cy="3810"/>
                <wp:effectExtent l="13335" t="71755" r="22860" b="76835"/>
                <wp:wrapNone/>
                <wp:docPr id="108"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531A81" id="直線矢印コネクタ 62" o:spid="_x0000_s1026" type="#_x0000_t34" style="position:absolute;margin-left:41.85pt;margin-top:491.2pt;width:390.15pt;height:.3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620864" behindDoc="0" locked="0" layoutInCell="1" allowOverlap="1" wp14:anchorId="54B9ED7E" wp14:editId="2425F481">
                <wp:simplePos x="0" y="0"/>
                <wp:positionH relativeFrom="column">
                  <wp:posOffset>2301240</wp:posOffset>
                </wp:positionH>
                <wp:positionV relativeFrom="paragraph">
                  <wp:posOffset>6000115</wp:posOffset>
                </wp:positionV>
                <wp:extent cx="2148840" cy="276225"/>
                <wp:effectExtent l="0" t="0" r="0" b="0"/>
                <wp:wrapNone/>
                <wp:docPr id="107"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276225"/>
                        </a:xfrm>
                        <a:prstGeom prst="rect">
                          <a:avLst/>
                        </a:prstGeom>
                        <a:noFill/>
                      </wps:spPr>
                      <wps:txbx>
                        <w:txbxContent>
                          <w:p w14:paraId="30383919" w14:textId="77777777" w:rsidR="00784C2F" w:rsidRPr="00245056" w:rsidRDefault="00784C2F" w:rsidP="008C7F52">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54B9ED7E" id="_x0000_s1200" type="#_x0000_t202" style="position:absolute;left:0;text-align:left;margin-left:181.2pt;margin-top:472.45pt;width:169.2pt;height:21.75pt;z-index:2516208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" filled="f" stroked="f">
                <v:textbox style="mso-fit-shape-to-text:t">
                  <w:txbxContent>
                    <w:p w14:paraId="30383919" w14:textId="77777777" w:rsidR="00784C2F" w:rsidRPr="00245056" w:rsidRDefault="00784C2F" w:rsidP="008C7F52">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0624" behindDoc="0" locked="0" layoutInCell="1" allowOverlap="1" wp14:anchorId="7BD8D881" wp14:editId="6426052E">
                <wp:simplePos x="0" y="0"/>
                <wp:positionH relativeFrom="column">
                  <wp:posOffset>4777105</wp:posOffset>
                </wp:positionH>
                <wp:positionV relativeFrom="paragraph">
                  <wp:posOffset>6600825</wp:posOffset>
                </wp:positionV>
                <wp:extent cx="1350010" cy="423545"/>
                <wp:effectExtent l="10795" t="15240" r="10795" b="8890"/>
                <wp:wrapNone/>
                <wp:docPr id="106"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010" cy="423545"/>
                        </a:xfrm>
                        <a:prstGeom prst="flowChartAlternateProcess">
                          <a:avLst/>
                        </a:prstGeom>
                        <a:solidFill>
                          <a:srgbClr val="FFFFFF"/>
                        </a:solidFill>
                        <a:ln w="12700" algn="ctr">
                          <a:solidFill>
                            <a:srgbClr val="000000"/>
                          </a:solidFill>
                          <a:miter lim="800000"/>
                          <a:headEnd/>
                          <a:tailEnd/>
                        </a:ln>
                      </wps:spPr>
                      <wps:txbx>
                        <w:txbxContent>
                          <w:p w14:paraId="486951CA" w14:textId="77777777" w:rsidR="00784C2F" w:rsidRDefault="00784C2F" w:rsidP="00B61B64">
                            <w:pPr>
                              <w:pStyle w:val="NormalWeb"/>
                              <w:spacing w:before="0" w:beforeAutospacing="0" w:after="0" w:afterAutospacing="0"/>
                              <w:jc w:val="center"/>
                            </w:pPr>
                            <w:r>
                              <w:rPr>
                                <w:rFonts w:ascii="Century" w:eastAsia="MS Mincho" w:hAnsi="MS Mincho" w:cs="Times New Roman" w:hint="eastAsia"/>
                                <w:color w:val="000000"/>
                                <w:kern w:val="24"/>
                                <w:sz w:val="18"/>
                                <w:szCs w:val="18"/>
                              </w:rPr>
                              <w:t>モード設定</w:t>
                            </w:r>
                          </w:p>
                          <w:p w14:paraId="0B739A50" w14:textId="77777777" w:rsidR="00784C2F" w:rsidRDefault="00784C2F" w:rsidP="00B61B64">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6"/>
                              </w:rPr>
                              <w:t>表示</w:t>
                            </w:r>
                            <w:r>
                              <w:rPr>
                                <w:rFonts w:ascii="Century" w:eastAsia="MS Mincho" w:hAnsi="MS Mincho" w:cs="Times New Roman" w:hint="eastAsia"/>
                                <w:color w:val="000000"/>
                                <w:kern w:val="24"/>
                                <w:sz w:val="18"/>
                                <w:szCs w:val="18"/>
                              </w:rPr>
                              <w:t>[</w:t>
                            </w:r>
                            <w:r w:rsidRPr="00117637">
                              <w:rPr>
                                <w:rFonts w:ascii="Century" w:eastAsia="MS Mincho" w:hAnsi="Century" w:cs="Times New Roman"/>
                                <w:color w:val="000000"/>
                                <w:kern w:val="24"/>
                                <w:sz w:val="18"/>
                                <w:szCs w:val="18"/>
                                <w:eastAsianLayout w:id="1690115848"/>
                              </w:rPr>
                              <w:t>Sport</w:t>
                            </w:r>
                            <w:r>
                              <w:rPr>
                                <w:rFonts w:ascii="Century" w:eastAsia="MS Mincho" w:hAnsi="MS Mincho" w:cs="Times New Roman" w:hint="eastAsia"/>
                                <w:color w:val="000000"/>
                                <w:kern w:val="24"/>
                                <w:sz w:val="18"/>
                                <w:szCs w:val="18"/>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D8D881" id="_x0000_s1201" type="#_x0000_t176" style="position:absolute;left:0;text-align:left;margin-left:376.15pt;margin-top:519.75pt;width:106.3pt;height:33.3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" strokeweight="1pt">
                <v:textbox inset="0,0,0,0">
                  <w:txbxContent>
                    <w:p w14:paraId="486951CA" w14:textId="77777777" w:rsidR="00784C2F" w:rsidRDefault="00784C2F" w:rsidP="00B61B64">
                      <w:pPr>
                        <w:pStyle w:val="NormalWeb"/>
                        <w:spacing w:before="0" w:beforeAutospacing="0" w:after="0" w:afterAutospacing="0"/>
                        <w:jc w:val="center"/>
                      </w:pPr>
                      <w:r>
                        <w:rPr>
                          <w:rFonts w:ascii="Century" w:eastAsia="MS Mincho" w:hAnsi="MS Mincho" w:cs="Times New Roman" w:hint="eastAsia"/>
                          <w:color w:val="000000"/>
                          <w:kern w:val="24"/>
                          <w:sz w:val="18"/>
                          <w:szCs w:val="18"/>
                        </w:rPr>
                        <w:t>モード設定</w:t>
                      </w:r>
                    </w:p>
                    <w:p w14:paraId="0B739A50" w14:textId="77777777" w:rsidR="00784C2F" w:rsidRDefault="00784C2F" w:rsidP="00B61B64">
                      <w:pPr>
                        <w:pStyle w:val="NormalWeb"/>
                        <w:spacing w:before="0" w:beforeAutospacing="0" w:after="0" w:afterAutospacing="0"/>
                        <w:jc w:val="center"/>
                      </w:pPr>
                      <w:r w:rsidRPr="00117637">
                        <w:rPr>
                          <w:rFonts w:ascii="Century" w:eastAsia="MS Mincho" w:hAnsi="MS Mincho" w:cs="Times New Roman" w:hint="eastAsia"/>
                          <w:color w:val="000000"/>
                          <w:kern w:val="24"/>
                          <w:sz w:val="18"/>
                          <w:szCs w:val="18"/>
                          <w:eastAsianLayout w:id="1690115846"/>
                        </w:rPr>
                        <w:t>表示</w:t>
                      </w:r>
                      <w:r>
                        <w:rPr>
                          <w:rFonts w:ascii="Century" w:eastAsia="MS Mincho" w:hAnsi="MS Mincho" w:cs="Times New Roman" w:hint="eastAsia"/>
                          <w:color w:val="000000"/>
                          <w:kern w:val="24"/>
                          <w:sz w:val="18"/>
                          <w:szCs w:val="18"/>
                        </w:rPr>
                        <w:t>[</w:t>
                      </w:r>
                      <w:r w:rsidRPr="00117637">
                        <w:rPr>
                          <w:rFonts w:ascii="Century" w:eastAsia="MS Mincho" w:hAnsi="Century" w:cs="Times New Roman"/>
                          <w:color w:val="000000"/>
                          <w:kern w:val="24"/>
                          <w:sz w:val="18"/>
                          <w:szCs w:val="18"/>
                          <w:eastAsianLayout w:id="1690115848"/>
                        </w:rPr>
                        <w:t>Sport</w:t>
                      </w:r>
                      <w:r>
                        <w:rPr>
                          <w:rFonts w:ascii="Century" w:eastAsia="MS Mincho" w:hAnsi="MS Mincho" w:cs="Times New Roman" w:hint="eastAsia"/>
                          <w:color w:val="000000"/>
                          <w:kern w:val="24"/>
                          <w:sz w:val="18"/>
                          <w:szCs w:val="18"/>
                        </w:rPr>
                        <w: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1648" behindDoc="0" locked="0" layoutInCell="1" allowOverlap="1" wp14:anchorId="48F6D5FB" wp14:editId="4F8B8FE8">
                <wp:simplePos x="0" y="0"/>
                <wp:positionH relativeFrom="column">
                  <wp:posOffset>4862195</wp:posOffset>
                </wp:positionH>
                <wp:positionV relativeFrom="paragraph">
                  <wp:posOffset>6352540</wp:posOffset>
                </wp:positionV>
                <wp:extent cx="1264920" cy="221615"/>
                <wp:effectExtent l="10160" t="14605" r="10795" b="11430"/>
                <wp:wrapNone/>
                <wp:docPr id="105" name="フローチャート : 代替処理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221615"/>
                        </a:xfrm>
                        <a:prstGeom prst="flowChartAlternateProcess">
                          <a:avLst/>
                        </a:prstGeom>
                        <a:solidFill>
                          <a:srgbClr val="FFFFFF"/>
                        </a:solidFill>
                        <a:ln w="12700" algn="ctr">
                          <a:solidFill>
                            <a:srgbClr val="000000"/>
                          </a:solidFill>
                          <a:miter lim="800000"/>
                          <a:headEnd/>
                          <a:tailEnd/>
                        </a:ln>
                      </wps:spPr>
                      <wps:txbx>
                        <w:txbxContent>
                          <w:p w14:paraId="59507E12" w14:textId="77777777" w:rsidR="00784C2F" w:rsidRDefault="00784C2F" w:rsidP="00B61B64">
                            <w:pPr>
                              <w:pStyle w:val="NormalWeb"/>
                              <w:spacing w:before="0" w:beforeAutospacing="0" w:after="0" w:afterAutospacing="0"/>
                              <w:jc w:val="cente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F6D5FB" id="_x0000_s1202" type="#_x0000_t176" style="position:absolute;left:0;text-align:left;margin-left:382.85pt;margin-top:500.2pt;width:99.6pt;height:17.45pt;z-index:25161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" strokeweight="1pt">
                <v:textbox inset="0,0,0,0">
                  <w:txbxContent>
                    <w:p w14:paraId="59507E12" w14:textId="77777777" w:rsidR="00784C2F" w:rsidRDefault="00784C2F" w:rsidP="00B61B64">
                      <w:pPr>
                        <w:pStyle w:val="NormalWeb"/>
                        <w:spacing w:before="0" w:beforeAutospacing="0" w:after="0" w:afterAutospacing="0"/>
                        <w:jc w:val="center"/>
                      </w:pPr>
                      <w:r w:rsidRPr="00117637">
                        <w:rPr>
                          <w:rFonts w:ascii="Century" w:eastAsia="MS Mincho" w:hAnsi="Century" w:cs="Times New Roman"/>
                          <w:color w:val="000000"/>
                          <w:kern w:val="24"/>
                          <w:sz w:val="20"/>
                          <w:szCs w:val="20"/>
                          <w:eastAsianLayout w:id="1690115853"/>
                        </w:rPr>
                        <w:t>CAN</w:t>
                      </w:r>
                      <w:r w:rsidRPr="00117637">
                        <w:rPr>
                          <w:rFonts w:ascii="Century" w:eastAsia="MS Mincho" w:hAnsi="MS Mincho" w:cs="Times New Roman" w:hint="eastAsia"/>
                          <w:color w:val="000000"/>
                          <w:kern w:val="24"/>
                          <w:sz w:val="20"/>
                          <w:szCs w:val="20"/>
                          <w:eastAsianLayout w:id="1690115854"/>
                        </w:rPr>
                        <w:t>受信部</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61472" behindDoc="0" locked="0" layoutInCell="1" allowOverlap="1" wp14:anchorId="407BE79C" wp14:editId="465C7007">
                <wp:simplePos x="0" y="0"/>
                <wp:positionH relativeFrom="column">
                  <wp:posOffset>2947035</wp:posOffset>
                </wp:positionH>
                <wp:positionV relativeFrom="paragraph">
                  <wp:posOffset>7205980</wp:posOffset>
                </wp:positionV>
                <wp:extent cx="2540635" cy="8890"/>
                <wp:effectExtent l="19050" t="67945" r="12065" b="75565"/>
                <wp:wrapNone/>
                <wp:docPr id="104"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5406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60EDF" id="直線矢印コネクタ 89" o:spid="_x0000_s1026" type="#_x0000_t34" style="position:absolute;margin-left:232.05pt;margin-top:567.4pt;width:200.05pt;height:.7pt;rotation:180;flip:y;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60448" behindDoc="0" locked="0" layoutInCell="1" allowOverlap="1" wp14:anchorId="6C7114F3" wp14:editId="5E651C26">
                <wp:simplePos x="0" y="0"/>
                <wp:positionH relativeFrom="column">
                  <wp:posOffset>3243580</wp:posOffset>
                </wp:positionH>
                <wp:positionV relativeFrom="paragraph">
                  <wp:posOffset>6997065</wp:posOffset>
                </wp:positionV>
                <wp:extent cx="2874645" cy="276225"/>
                <wp:effectExtent l="0" t="0" r="0" b="0"/>
                <wp:wrapNone/>
                <wp:docPr id="10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50D5C179" w14:textId="77777777" w:rsidR="00784C2F" w:rsidRPr="00136B41" w:rsidRDefault="00784C2F" w:rsidP="002566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SW</w:t>
                            </w:r>
                            <w:r>
                              <w:rPr>
                                <w:rFonts w:ascii="Century" w:eastAsia="MS Mincho" w:hAnsi="Century" w:cs="Times New Roman" w:hint="eastAsia"/>
                                <w:color w:val="000000"/>
                                <w:kern w:val="24"/>
                                <w:sz w:val="18"/>
                                <w:szCs w:val="22"/>
                              </w:rPr>
                              <w:t>未操作</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6C7114F3" id="_x0000_s1203" type="#_x0000_t202" style="position:absolute;left:0;text-align:left;margin-left:255.4pt;margin-top:550.95pt;width:226.35pt;height:21.75pt;z-index:25156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" filled="f" stroked="f">
                <v:textbox style="mso-fit-shape-to-text:t">
                  <w:txbxContent>
                    <w:p w14:paraId="50D5C179" w14:textId="77777777" w:rsidR="00784C2F" w:rsidRPr="00136B41" w:rsidRDefault="00784C2F" w:rsidP="002566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SW</w:t>
                      </w:r>
                      <w:r>
                        <w:rPr>
                          <w:rFonts w:ascii="Century" w:eastAsia="MS Mincho" w:hAnsi="Century" w:cs="Times New Roman" w:hint="eastAsia"/>
                          <w:color w:val="000000"/>
                          <w:kern w:val="24"/>
                          <w:sz w:val="18"/>
                          <w:szCs w:val="22"/>
                        </w:rPr>
                        <w:t>未操作</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63520" behindDoc="0" locked="0" layoutInCell="1" allowOverlap="1" wp14:anchorId="493DA0D8" wp14:editId="0BDE7697">
                <wp:simplePos x="0" y="0"/>
                <wp:positionH relativeFrom="column">
                  <wp:posOffset>567055</wp:posOffset>
                </wp:positionH>
                <wp:positionV relativeFrom="paragraph">
                  <wp:posOffset>7123430</wp:posOffset>
                </wp:positionV>
                <wp:extent cx="2258060" cy="276225"/>
                <wp:effectExtent l="0" t="0" r="0" b="0"/>
                <wp:wrapNone/>
                <wp:docPr id="102"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060" cy="276225"/>
                        </a:xfrm>
                        <a:prstGeom prst="rect">
                          <a:avLst/>
                        </a:prstGeom>
                        <a:noFill/>
                      </wps:spPr>
                      <wps:txbx>
                        <w:txbxContent>
                          <w:p w14:paraId="583084EA" w14:textId="77777777" w:rsidR="00784C2F" w:rsidRPr="00136B41" w:rsidRDefault="00784C2F" w:rsidP="002566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 xml:space="preserve">未操作　</w:t>
                            </w:r>
                            <w:r>
                              <w:rPr>
                                <w:rFonts w:ascii="Century" w:eastAsia="MS Mincho" w:hAnsi="Century" w:cs="Times New Roman" w:hint="eastAsia"/>
                                <w:color w:val="000000"/>
                                <w:kern w:val="24"/>
                                <w:sz w:val="18"/>
                                <w:szCs w:val="22"/>
                                <w:eastAsianLayout w:id="1690115842"/>
                              </w:rPr>
                              <w:t>1s</w:t>
                            </w:r>
                            <w:r>
                              <w:rPr>
                                <w:rFonts w:ascii="Century" w:eastAsia="MS Mincho" w:hAnsi="Century" w:cs="Times New Roman" w:hint="eastAsia"/>
                                <w:color w:val="000000"/>
                                <w:kern w:val="24"/>
                                <w:sz w:val="18"/>
                                <w:szCs w:val="22"/>
                                <w:eastAsianLayout w:id="1690115842"/>
                              </w:rPr>
                              <w:t>定期</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93DA0D8" id="_x0000_s1204" type="#_x0000_t202" style="position:absolute;left:0;text-align:left;margin-left:44.65pt;margin-top:560.9pt;width:177.8pt;height:21.75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" filled="f" stroked="f">
                <v:textbox style="mso-fit-shape-to-text:t">
                  <w:txbxContent>
                    <w:p w14:paraId="583084EA" w14:textId="77777777" w:rsidR="00784C2F" w:rsidRPr="00136B41" w:rsidRDefault="00784C2F" w:rsidP="002566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 xml:space="preserve">未操作　</w:t>
                      </w:r>
                      <w:r>
                        <w:rPr>
                          <w:rFonts w:ascii="Century" w:eastAsia="MS Mincho" w:hAnsi="Century" w:cs="Times New Roman" w:hint="eastAsia"/>
                          <w:color w:val="000000"/>
                          <w:kern w:val="24"/>
                          <w:sz w:val="18"/>
                          <w:szCs w:val="22"/>
                          <w:eastAsianLayout w:id="1690115842"/>
                        </w:rPr>
                        <w:t>1s</w:t>
                      </w:r>
                      <w:r>
                        <w:rPr>
                          <w:rFonts w:ascii="Century" w:eastAsia="MS Mincho" w:hAnsi="Century" w:cs="Times New Roman" w:hint="eastAsia"/>
                          <w:color w:val="000000"/>
                          <w:kern w:val="24"/>
                          <w:sz w:val="18"/>
                          <w:szCs w:val="22"/>
                          <w:eastAsianLayout w:id="1690115842"/>
                        </w:rPr>
                        <w:t>定期</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62496" behindDoc="0" locked="0" layoutInCell="1" allowOverlap="1" wp14:anchorId="5C504DF7" wp14:editId="562F930C">
                <wp:simplePos x="0" y="0"/>
                <wp:positionH relativeFrom="column">
                  <wp:posOffset>491490</wp:posOffset>
                </wp:positionH>
                <wp:positionV relativeFrom="paragraph">
                  <wp:posOffset>7356475</wp:posOffset>
                </wp:positionV>
                <wp:extent cx="2477135" cy="8890"/>
                <wp:effectExtent l="20955" t="66040" r="6985" b="77470"/>
                <wp:wrapNone/>
                <wp:docPr id="101"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2FD9B" id="直線矢印コネクタ 89" o:spid="_x0000_s1026" type="#_x0000_t34" style="position:absolute;margin-left:38.7pt;margin-top:579.25pt;width:195.05pt;height:.7pt;rotation:180;flip:y;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64544" behindDoc="0" locked="0" layoutInCell="1" allowOverlap="1" wp14:anchorId="0FCBF239" wp14:editId="3F2C3654">
                <wp:simplePos x="0" y="0"/>
                <wp:positionH relativeFrom="column">
                  <wp:posOffset>515620</wp:posOffset>
                </wp:positionH>
                <wp:positionV relativeFrom="paragraph">
                  <wp:posOffset>7594600</wp:posOffset>
                </wp:positionV>
                <wp:extent cx="4954905" cy="3810"/>
                <wp:effectExtent l="6985" t="75565" r="19685" b="73025"/>
                <wp:wrapNone/>
                <wp:docPr id="100"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39210A" id="直線矢印コネクタ 62" o:spid="_x0000_s1026" type="#_x0000_t34" style="position:absolute;margin-left:40.6pt;margin-top:598pt;width:390.15pt;height:.3pt;z-index:25156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65568" behindDoc="0" locked="0" layoutInCell="1" allowOverlap="1" wp14:anchorId="1E1820FE" wp14:editId="190C46C6">
                <wp:simplePos x="0" y="0"/>
                <wp:positionH relativeFrom="column">
                  <wp:posOffset>2285365</wp:posOffset>
                </wp:positionH>
                <wp:positionV relativeFrom="paragraph">
                  <wp:posOffset>7356475</wp:posOffset>
                </wp:positionV>
                <wp:extent cx="1470660" cy="276225"/>
                <wp:effectExtent l="0" t="0" r="0" b="0"/>
                <wp:wrapNone/>
                <wp:docPr id="99"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0660" cy="276225"/>
                        </a:xfrm>
                        <a:prstGeom prst="rect">
                          <a:avLst/>
                        </a:prstGeom>
                        <a:noFill/>
                      </wps:spPr>
                      <wps:txbx>
                        <w:txbxContent>
                          <w:p w14:paraId="245896F2" w14:textId="77777777" w:rsidR="00784C2F" w:rsidRPr="00245056" w:rsidRDefault="00784C2F" w:rsidP="00B76484">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1E1820FE" id="_x0000_s1205" type="#_x0000_t202" style="position:absolute;left:0;text-align:left;margin-left:179.95pt;margin-top:579.25pt;width:115.8pt;height:21.75pt;z-index:2515655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" filled="f" stroked="f">
                <v:textbox style="mso-fit-shape-to-text:t">
                  <w:txbxContent>
                    <w:p w14:paraId="245896F2" w14:textId="77777777" w:rsidR="00784C2F" w:rsidRPr="00245056" w:rsidRDefault="00784C2F" w:rsidP="00B76484">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2672" behindDoc="0" locked="0" layoutInCell="1" allowOverlap="1" wp14:anchorId="1EB6712A" wp14:editId="2BD71B52">
                <wp:simplePos x="0" y="0"/>
                <wp:positionH relativeFrom="column">
                  <wp:posOffset>5620385</wp:posOffset>
                </wp:positionH>
                <wp:positionV relativeFrom="paragraph">
                  <wp:posOffset>4157345</wp:posOffset>
                </wp:positionV>
                <wp:extent cx="1137920" cy="0"/>
                <wp:effectExtent l="6350" t="10160" r="8255" b="8890"/>
                <wp:wrapNone/>
                <wp:docPr id="98" name="AutoShape 74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E4EF30" id="AutoShape 7490" o:spid="_x0000_s1026" type="#_x0000_t32" style="position:absolute;margin-left:442.55pt;margin-top:327.35pt;width:89.6pt;height:0;z-index:25161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">
                <v:stroke dashstyle="1 1"/>
              </v:shape>
            </w:pict>
          </mc:Fallback>
        </mc:AlternateContent>
      </w:r>
      <w:r w:rsidRPr="00A56D3F">
        <w:rPr>
          <w:rFonts w:hint="eastAsia"/>
          <w:noProof/>
          <w:color w:val="5B9BD5"/>
        </w:rPr>
        <mc:AlternateContent>
          <mc:Choice Requires="wps">
            <w:drawing>
              <wp:anchor distT="0" distB="0" distL="114300" distR="114300" simplePos="0" relativeHeight="251613696" behindDoc="0" locked="0" layoutInCell="1" allowOverlap="1" wp14:anchorId="58201745" wp14:editId="1C22FF02">
                <wp:simplePos x="0" y="0"/>
                <wp:positionH relativeFrom="column">
                  <wp:posOffset>5501640</wp:posOffset>
                </wp:positionH>
                <wp:positionV relativeFrom="paragraph">
                  <wp:posOffset>5171440</wp:posOffset>
                </wp:positionV>
                <wp:extent cx="946785" cy="0"/>
                <wp:effectExtent l="11430" t="5080" r="13335" b="13970"/>
                <wp:wrapNone/>
                <wp:docPr id="97" name="AutoShape 74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78B501" id="AutoShape 7491" o:spid="_x0000_s1026" type="#_x0000_t32" style="position:absolute;margin-left:433.2pt;margin-top:407.2pt;width:74.55pt;height:0;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">
                <v:stroke dashstyle="1 1"/>
              </v:shape>
            </w:pict>
          </mc:Fallback>
        </mc:AlternateContent>
      </w:r>
      <w:r w:rsidRPr="00A56D3F">
        <w:rPr>
          <w:rFonts w:hint="eastAsia"/>
          <w:noProof/>
          <w:color w:val="5B9BD5"/>
        </w:rPr>
        <mc:AlternateContent>
          <mc:Choice Requires="wps">
            <w:drawing>
              <wp:anchor distT="0" distB="0" distL="114300" distR="114300" simplePos="0" relativeHeight="251558400" behindDoc="0" locked="0" layoutInCell="1" allowOverlap="1" wp14:anchorId="6229A90D" wp14:editId="2928980D">
                <wp:simplePos x="0" y="0"/>
                <wp:positionH relativeFrom="column">
                  <wp:posOffset>2302510</wp:posOffset>
                </wp:positionH>
                <wp:positionV relativeFrom="paragraph">
                  <wp:posOffset>5799455</wp:posOffset>
                </wp:positionV>
                <wp:extent cx="2148840" cy="276225"/>
                <wp:effectExtent l="0" t="0" r="0" b="0"/>
                <wp:wrapNone/>
                <wp:docPr id="96"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8840" cy="276225"/>
                        </a:xfrm>
                        <a:prstGeom prst="rect">
                          <a:avLst/>
                        </a:prstGeom>
                        <a:noFill/>
                      </wps:spPr>
                      <wps:txbx>
                        <w:txbxContent>
                          <w:p w14:paraId="1CFA968F" w14:textId="77777777" w:rsidR="00784C2F" w:rsidRPr="00245056" w:rsidRDefault="00784C2F" w:rsidP="00B81E1C">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229A90D" id="_x0000_s1206" type="#_x0000_t202" style="position:absolute;left:0;text-align:left;margin-left:181.3pt;margin-top:456.65pt;width:169.2pt;height:21.75pt;z-index:2515584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" filled="f" stroked="f">
                <v:textbox style="mso-fit-shape-to-text:t">
                  <w:txbxContent>
                    <w:p w14:paraId="1CFA968F" w14:textId="77777777" w:rsidR="00784C2F" w:rsidRPr="00245056" w:rsidRDefault="00784C2F" w:rsidP="00B81E1C">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7376" behindDoc="0" locked="0" layoutInCell="1" allowOverlap="1" wp14:anchorId="734742A4" wp14:editId="07C9A375">
                <wp:simplePos x="0" y="0"/>
                <wp:positionH relativeFrom="column">
                  <wp:posOffset>532765</wp:posOffset>
                </wp:positionH>
                <wp:positionV relativeFrom="paragraph">
                  <wp:posOffset>6037580</wp:posOffset>
                </wp:positionV>
                <wp:extent cx="4954905" cy="3810"/>
                <wp:effectExtent l="5080" t="71120" r="21590" b="77470"/>
                <wp:wrapNone/>
                <wp:docPr id="95"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3F63CB" id="直線矢印コネクタ 62" o:spid="_x0000_s1026" type="#_x0000_t34" style="position:absolute;margin-left:41.95pt;margin-top:475.4pt;width:390.15pt;height:.3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48160" behindDoc="0" locked="0" layoutInCell="1" allowOverlap="1" wp14:anchorId="0FD49580" wp14:editId="45C3E6CF">
                <wp:simplePos x="0" y="0"/>
                <wp:positionH relativeFrom="column">
                  <wp:posOffset>3021965</wp:posOffset>
                </wp:positionH>
                <wp:positionV relativeFrom="paragraph">
                  <wp:posOffset>4946650</wp:posOffset>
                </wp:positionV>
                <wp:extent cx="2364105" cy="276225"/>
                <wp:effectExtent l="0" t="0" r="0" b="0"/>
                <wp:wrapNone/>
                <wp:docPr id="94"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64105" cy="276225"/>
                        </a:xfrm>
                        <a:prstGeom prst="rect">
                          <a:avLst/>
                        </a:prstGeom>
                        <a:noFill/>
                      </wps:spPr>
                      <wps:txbx>
                        <w:txbxContent>
                          <w:p w14:paraId="36DABCBF"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rPr>
                              <w:t>L_SP_MD_SW</w:t>
                            </w:r>
                            <w:r>
                              <w:rPr>
                                <w:rFonts w:ascii="Century" w:eastAsia="MS Mincho" w:hAnsi="MS Mincho" w:cs="Times New Roman" w:hint="eastAsia"/>
                                <w:color w:val="000000"/>
                                <w:kern w:val="24"/>
                                <w:sz w:val="18"/>
                                <w:szCs w:val="22"/>
                              </w:rPr>
                              <w:t xml:space="preserve">　</w:t>
                            </w:r>
                            <w:r>
                              <w:rPr>
                                <w:rFonts w:ascii="Century" w:eastAsia="MS Mincho" w:hAnsi="MS Mincho" w:cs="Times New Roman" w:hint="eastAsia"/>
                                <w:color w:val="000000"/>
                                <w:kern w:val="24"/>
                                <w:sz w:val="18"/>
                                <w:szCs w:val="22"/>
                              </w:rPr>
                              <w:t>S</w:t>
                            </w:r>
                            <w:r>
                              <w:rPr>
                                <w:rFonts w:ascii="Century" w:eastAsia="MS Mincho" w:hAnsi="MS Mincho" w:cs="Times New Roman"/>
                                <w:color w:val="000000"/>
                                <w:kern w:val="24"/>
                                <w:sz w:val="18"/>
                                <w:szCs w:val="22"/>
                              </w:rPr>
                              <w:t>W</w:t>
                            </w:r>
                            <w:r>
                              <w:rPr>
                                <w:rFonts w:ascii="Century" w:eastAsia="MS Mincho" w:hAnsi="MS Mincho" w:cs="Times New Roman" w:hint="eastAsia"/>
                                <w:color w:val="000000"/>
                                <w:kern w:val="24"/>
                                <w:sz w:val="18"/>
                                <w:szCs w:val="22"/>
                              </w:rPr>
                              <w:t>未操作　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FD49580" id="_x0000_s1207" type="#_x0000_t202" style="position:absolute;left:0;text-align:left;margin-left:237.95pt;margin-top:389.5pt;width:186.15pt;height:21.75pt;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" filled="f" stroked="f">
                <v:textbox style="mso-fit-shape-to-text:t">
                  <w:txbxContent>
                    <w:p w14:paraId="36DABCBF"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rPr>
                        <w:t>L_SP_MD_SW</w:t>
                      </w:r>
                      <w:r>
                        <w:rPr>
                          <w:rFonts w:ascii="Century" w:eastAsia="MS Mincho" w:hAnsi="MS Mincho" w:cs="Times New Roman" w:hint="eastAsia"/>
                          <w:color w:val="000000"/>
                          <w:kern w:val="24"/>
                          <w:sz w:val="18"/>
                          <w:szCs w:val="22"/>
                        </w:rPr>
                        <w:t xml:space="preserve">　</w:t>
                      </w:r>
                      <w:r>
                        <w:rPr>
                          <w:rFonts w:ascii="Century" w:eastAsia="MS Mincho" w:hAnsi="MS Mincho" w:cs="Times New Roman" w:hint="eastAsia"/>
                          <w:color w:val="000000"/>
                          <w:kern w:val="24"/>
                          <w:sz w:val="18"/>
                          <w:szCs w:val="22"/>
                        </w:rPr>
                        <w:t>S</w:t>
                      </w:r>
                      <w:r>
                        <w:rPr>
                          <w:rFonts w:ascii="Century" w:eastAsia="MS Mincho" w:hAnsi="MS Mincho" w:cs="Times New Roman"/>
                          <w:color w:val="000000"/>
                          <w:kern w:val="24"/>
                          <w:sz w:val="18"/>
                          <w:szCs w:val="22"/>
                        </w:rPr>
                        <w:t>W</w:t>
                      </w:r>
                      <w:r>
                        <w:rPr>
                          <w:rFonts w:ascii="Century" w:eastAsia="MS Mincho" w:hAnsi="MS Mincho" w:cs="Times New Roman" w:hint="eastAsia"/>
                          <w:color w:val="000000"/>
                          <w:kern w:val="24"/>
                          <w:sz w:val="18"/>
                          <w:szCs w:val="22"/>
                        </w:rPr>
                        <w:t>未操作　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6352" behindDoc="0" locked="0" layoutInCell="1" allowOverlap="1" wp14:anchorId="69781628" wp14:editId="31029479">
                <wp:simplePos x="0" y="0"/>
                <wp:positionH relativeFrom="column">
                  <wp:posOffset>2962910</wp:posOffset>
                </wp:positionH>
                <wp:positionV relativeFrom="paragraph">
                  <wp:posOffset>5171440</wp:posOffset>
                </wp:positionV>
                <wp:extent cx="2520315" cy="1270"/>
                <wp:effectExtent l="15875" t="71755" r="6985" b="79375"/>
                <wp:wrapNone/>
                <wp:docPr id="93"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20315" cy="127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38ACC6" id="直線矢印コネクタ 89" o:spid="_x0000_s1026" type="#_x0000_t34" style="position:absolute;margin-left:233.3pt;margin-top:407.2pt;width:198.45pt;height:.1pt;rotation:180;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54304" behindDoc="0" locked="0" layoutInCell="1" allowOverlap="1" wp14:anchorId="3EF6E163" wp14:editId="6EFAC403">
                <wp:simplePos x="0" y="0"/>
                <wp:positionH relativeFrom="column">
                  <wp:posOffset>52705</wp:posOffset>
                </wp:positionH>
                <wp:positionV relativeFrom="paragraph">
                  <wp:posOffset>5011420</wp:posOffset>
                </wp:positionV>
                <wp:extent cx="939165" cy="174625"/>
                <wp:effectExtent l="10795" t="6985" r="12065" b="8890"/>
                <wp:wrapNone/>
                <wp:docPr id="92" name="フローチャート : 代替処理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74A8C81A" w14:textId="77777777" w:rsidR="00784C2F" w:rsidRPr="00136B41" w:rsidRDefault="00784C2F" w:rsidP="00D54007">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sidRPr="00136B41">
                              <w:rPr>
                                <w:rFonts w:ascii="Century" w:eastAsia="MS Mincho" w:hAnsi="MS Mincho" w:cs="Times New Roman" w:hint="eastAsia"/>
                                <w:color w:val="000000"/>
                                <w:kern w:val="24"/>
                                <w:sz w:val="18"/>
                                <w:szCs w:val="20"/>
                                <w:eastAsianLayout w:id="1690115840"/>
                              </w:rPr>
                              <w:t>受信部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EF6E163" id="_x0000_s1208" type="#_x0000_t176" style="position:absolute;left:0;text-align:left;margin-left:4.15pt;margin-top:394.6pt;width:73.95pt;height:13.75pt;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" strokeweight="1pt">
                <v:textbox inset="0,0,0,0">
                  <w:txbxContent>
                    <w:p w14:paraId="74A8C81A" w14:textId="77777777" w:rsidR="00784C2F" w:rsidRPr="00136B41" w:rsidRDefault="00784C2F" w:rsidP="00D54007">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sidRPr="00136B41">
                        <w:rPr>
                          <w:rFonts w:ascii="Century" w:eastAsia="MS Mincho" w:hAnsi="MS Mincho" w:cs="Times New Roman" w:hint="eastAsia"/>
                          <w:color w:val="000000"/>
                          <w:kern w:val="24"/>
                          <w:sz w:val="18"/>
                          <w:szCs w:val="20"/>
                          <w:eastAsianLayout w:id="1690115840"/>
                        </w:rPr>
                        <w:t>受信部</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5328" behindDoc="0" locked="0" layoutInCell="1" allowOverlap="1" wp14:anchorId="2031592D" wp14:editId="3CBD2B5A">
                <wp:simplePos x="0" y="0"/>
                <wp:positionH relativeFrom="column">
                  <wp:posOffset>53975</wp:posOffset>
                </wp:positionH>
                <wp:positionV relativeFrom="paragraph">
                  <wp:posOffset>5770880</wp:posOffset>
                </wp:positionV>
                <wp:extent cx="939165" cy="189865"/>
                <wp:effectExtent l="12065" t="13970" r="10795" b="15240"/>
                <wp:wrapNone/>
                <wp:docPr id="91" name="フローチャート : 代替処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5A8BA398" w14:textId="77777777" w:rsidR="00784C2F" w:rsidRPr="00136B41" w:rsidRDefault="00784C2F" w:rsidP="00D54007">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sidRPr="00136B41">
                              <w:rPr>
                                <w:rFonts w:ascii="Century" w:eastAsia="MS Mincho" w:hAnsi="MS Mincho" w:cs="Times New Roman" w:hint="eastAsia"/>
                                <w:color w:val="000000"/>
                                <w:kern w:val="24"/>
                                <w:sz w:val="18"/>
                                <w:szCs w:val="18"/>
                                <w:eastAsianLayout w:id="1690115842"/>
                              </w:rPr>
                              <w:t>送信部</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31592D" id="_x0000_s1209" type="#_x0000_t176" style="position:absolute;left:0;text-align:left;margin-left:4.25pt;margin-top:454.4pt;width:73.95pt;height:14.95pt;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" strokeweight="1pt">
                <v:textbox inset="0,0,0,0">
                  <w:txbxContent>
                    <w:p w14:paraId="5A8BA398" w14:textId="77777777" w:rsidR="00784C2F" w:rsidRPr="00136B41" w:rsidRDefault="00784C2F" w:rsidP="00D54007">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sidRPr="00136B41">
                        <w:rPr>
                          <w:rFonts w:ascii="Century" w:eastAsia="MS Mincho" w:hAnsi="MS Mincho" w:cs="Times New Roman" w:hint="eastAsia"/>
                          <w:color w:val="000000"/>
                          <w:kern w:val="24"/>
                          <w:sz w:val="18"/>
                          <w:szCs w:val="18"/>
                          <w:eastAsianLayout w:id="1690115842"/>
                        </w:rPr>
                        <w:t>送信部</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3280" behindDoc="0" locked="0" layoutInCell="1" allowOverlap="1" wp14:anchorId="2036CE65" wp14:editId="419B1B24">
                <wp:simplePos x="0" y="0"/>
                <wp:positionH relativeFrom="column">
                  <wp:posOffset>73660</wp:posOffset>
                </wp:positionH>
                <wp:positionV relativeFrom="paragraph">
                  <wp:posOffset>5287645</wp:posOffset>
                </wp:positionV>
                <wp:extent cx="939165" cy="411480"/>
                <wp:effectExtent l="12700" t="6985" r="10160" b="10160"/>
                <wp:wrapNone/>
                <wp:docPr id="90"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411480"/>
                        </a:xfrm>
                        <a:prstGeom prst="flowChartAlternateProcess">
                          <a:avLst/>
                        </a:prstGeom>
                        <a:solidFill>
                          <a:srgbClr val="FFFFFF"/>
                        </a:solidFill>
                        <a:ln w="12700" algn="ctr">
                          <a:solidFill>
                            <a:srgbClr val="000000"/>
                          </a:solidFill>
                          <a:miter lim="800000"/>
                          <a:headEnd/>
                          <a:tailEnd/>
                        </a:ln>
                      </wps:spPr>
                      <wps:txbx>
                        <w:txbxContent>
                          <w:p w14:paraId="0FE5C656" w14:textId="77777777" w:rsidR="00784C2F" w:rsidRDefault="00784C2F" w:rsidP="00D54007">
                            <w:pPr>
                              <w:pStyle w:val="NormalWeb"/>
                              <w:spacing w:before="0" w:beforeAutospacing="0" w:after="0" w:afterAutospacing="0"/>
                              <w:jc w:val="center"/>
                            </w:pPr>
                            <w:r>
                              <w:rPr>
                                <w:rFonts w:ascii="Century" w:eastAsia="MS Mincho" w:hAnsi="MS Mincho" w:cs="Times New Roman" w:hint="eastAsia"/>
                                <w:color w:val="000000"/>
                                <w:kern w:val="24"/>
                                <w:sz w:val="18"/>
                                <w:szCs w:val="18"/>
                              </w:rPr>
                              <w:t>DM</w:t>
                            </w:r>
                            <w:r>
                              <w:rPr>
                                <w:rFonts w:ascii="Century" w:eastAsia="MS Mincho" w:hAnsi="MS Mincho" w:cs="Times New Roman"/>
                                <w:color w:val="000000"/>
                                <w:kern w:val="24"/>
                                <w:sz w:val="18"/>
                                <w:szCs w:val="18"/>
                              </w:rPr>
                              <w:t>S</w:t>
                            </w:r>
                            <w:r>
                              <w:rPr>
                                <w:rFonts w:ascii="Century" w:eastAsia="MS Mincho" w:hAnsi="MS Mincho" w:cs="Times New Roman" w:hint="eastAsia"/>
                                <w:color w:val="000000"/>
                                <w:kern w:val="24"/>
                                <w:sz w:val="18"/>
                                <w:szCs w:val="18"/>
                              </w:rPr>
                              <w:t>モード</w:t>
                            </w:r>
                          </w:p>
                          <w:p w14:paraId="7CF6883C" w14:textId="77777777" w:rsidR="00784C2F" w:rsidRDefault="00784C2F" w:rsidP="00D54007">
                            <w:pPr>
                              <w:pStyle w:val="NormalWeb"/>
                              <w:spacing w:before="0" w:beforeAutospacing="0" w:after="0" w:afterAutospacing="0"/>
                              <w:jc w:val="center"/>
                            </w:pPr>
                            <w:r>
                              <w:rPr>
                                <w:rFonts w:ascii="Century" w:eastAsia="MS Mincho" w:hAnsi="MS Mincho" w:cs="Times New Roman" w:hint="eastAsia"/>
                                <w:color w:val="000000"/>
                                <w:kern w:val="24"/>
                                <w:sz w:val="18"/>
                                <w:szCs w:val="18"/>
                              </w:rPr>
                              <w:t>判定</w:t>
                            </w:r>
                            <w:r w:rsidRPr="00117637">
                              <w:rPr>
                                <w:rFonts w:ascii="Century" w:eastAsia="MS Mincho" w:hAnsi="MS Mincho" w:cs="Times New Roman" w:hint="eastAsia"/>
                                <w:color w:val="000000"/>
                                <w:kern w:val="24"/>
                                <w:sz w:val="18"/>
                                <w:szCs w:val="18"/>
                                <w:eastAsianLayout w:id="1690115853"/>
                              </w:rPr>
                              <w:t>「</w:t>
                            </w:r>
                            <w:r>
                              <w:rPr>
                                <w:rFonts w:ascii="Century" w:eastAsia="MS Mincho" w:hAnsi="Century" w:cs="Times New Roman"/>
                                <w:color w:val="000000"/>
                                <w:kern w:val="24"/>
                                <w:sz w:val="18"/>
                                <w:szCs w:val="18"/>
                              </w:rPr>
                              <w:t>Sport</w:t>
                            </w:r>
                            <w:r w:rsidRPr="00117637">
                              <w:rPr>
                                <w:rFonts w:ascii="Century" w:eastAsia="MS Mincho" w:hAnsi="MS Mincho" w:cs="Times New Roman" w:hint="eastAsia"/>
                                <w:color w:val="000000"/>
                                <w:kern w:val="24"/>
                                <w:sz w:val="18"/>
                                <w:szCs w:val="18"/>
                                <w:eastAsianLayout w:id="1690115855"/>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036CE65" id="_x0000_s1210" type="#_x0000_t176" style="position:absolute;left:0;text-align:left;margin-left:5.8pt;margin-top:416.35pt;width:73.95pt;height:32.4pt;z-index:25155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" strokeweight="1pt">
                <v:textbox inset="0,0,0,0">
                  <w:txbxContent>
                    <w:p w14:paraId="0FE5C656" w14:textId="77777777" w:rsidR="00784C2F" w:rsidRDefault="00784C2F" w:rsidP="00D54007">
                      <w:pPr>
                        <w:pStyle w:val="NormalWeb"/>
                        <w:spacing w:before="0" w:beforeAutospacing="0" w:after="0" w:afterAutospacing="0"/>
                        <w:jc w:val="center"/>
                      </w:pPr>
                      <w:r>
                        <w:rPr>
                          <w:rFonts w:ascii="Century" w:eastAsia="MS Mincho" w:hAnsi="MS Mincho" w:cs="Times New Roman" w:hint="eastAsia"/>
                          <w:color w:val="000000"/>
                          <w:kern w:val="24"/>
                          <w:sz w:val="18"/>
                          <w:szCs w:val="18"/>
                        </w:rPr>
                        <w:t>DM</w:t>
                      </w:r>
                      <w:r>
                        <w:rPr>
                          <w:rFonts w:ascii="Century" w:eastAsia="MS Mincho" w:hAnsi="MS Mincho" w:cs="Times New Roman"/>
                          <w:color w:val="000000"/>
                          <w:kern w:val="24"/>
                          <w:sz w:val="18"/>
                          <w:szCs w:val="18"/>
                        </w:rPr>
                        <w:t>S</w:t>
                      </w:r>
                      <w:r>
                        <w:rPr>
                          <w:rFonts w:ascii="Century" w:eastAsia="MS Mincho" w:hAnsi="MS Mincho" w:cs="Times New Roman" w:hint="eastAsia"/>
                          <w:color w:val="000000"/>
                          <w:kern w:val="24"/>
                          <w:sz w:val="18"/>
                          <w:szCs w:val="18"/>
                        </w:rPr>
                        <w:t>モード</w:t>
                      </w:r>
                    </w:p>
                    <w:p w14:paraId="7CF6883C" w14:textId="77777777" w:rsidR="00784C2F" w:rsidRDefault="00784C2F" w:rsidP="00D54007">
                      <w:pPr>
                        <w:pStyle w:val="NormalWeb"/>
                        <w:spacing w:before="0" w:beforeAutospacing="0" w:after="0" w:afterAutospacing="0"/>
                        <w:jc w:val="center"/>
                      </w:pPr>
                      <w:r>
                        <w:rPr>
                          <w:rFonts w:ascii="Century" w:eastAsia="MS Mincho" w:hAnsi="MS Mincho" w:cs="Times New Roman" w:hint="eastAsia"/>
                          <w:color w:val="000000"/>
                          <w:kern w:val="24"/>
                          <w:sz w:val="18"/>
                          <w:szCs w:val="18"/>
                        </w:rPr>
                        <w:t>判定</w:t>
                      </w:r>
                      <w:r w:rsidRPr="00117637">
                        <w:rPr>
                          <w:rFonts w:ascii="Century" w:eastAsia="MS Mincho" w:hAnsi="MS Mincho" w:cs="Times New Roman" w:hint="eastAsia"/>
                          <w:color w:val="000000"/>
                          <w:kern w:val="24"/>
                          <w:sz w:val="18"/>
                          <w:szCs w:val="18"/>
                          <w:eastAsianLayout w:id="1690115853"/>
                        </w:rPr>
                        <w:t>「</w:t>
                      </w:r>
                      <w:r>
                        <w:rPr>
                          <w:rFonts w:ascii="Century" w:eastAsia="MS Mincho" w:hAnsi="Century" w:cs="Times New Roman"/>
                          <w:color w:val="000000"/>
                          <w:kern w:val="24"/>
                          <w:sz w:val="18"/>
                          <w:szCs w:val="18"/>
                        </w:rPr>
                        <w:t>Sport</w:t>
                      </w:r>
                      <w:r w:rsidRPr="00117637">
                        <w:rPr>
                          <w:rFonts w:ascii="Century" w:eastAsia="MS Mincho" w:hAnsi="MS Mincho" w:cs="Times New Roman" w:hint="eastAsia"/>
                          <w:color w:val="000000"/>
                          <w:kern w:val="24"/>
                          <w:sz w:val="18"/>
                          <w:szCs w:val="18"/>
                          <w:eastAsianLayout w:id="1690115855"/>
                        </w:rPr>
                        <w: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1232" behindDoc="0" locked="0" layoutInCell="1" allowOverlap="1" wp14:anchorId="7198B142" wp14:editId="3B978231">
                <wp:simplePos x="0" y="0"/>
                <wp:positionH relativeFrom="column">
                  <wp:posOffset>507365</wp:posOffset>
                </wp:positionH>
                <wp:positionV relativeFrom="paragraph">
                  <wp:posOffset>4869815</wp:posOffset>
                </wp:positionV>
                <wp:extent cx="2477135" cy="8890"/>
                <wp:effectExtent l="17780" t="65405" r="10160" b="78105"/>
                <wp:wrapNone/>
                <wp:docPr id="89"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9084FE" id="直線矢印コネクタ 89" o:spid="_x0000_s1026" type="#_x0000_t34" style="position:absolute;margin-left:39.95pt;margin-top:383.45pt;width:195.05pt;height:.7pt;rotation:180;flip:y;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52256" behindDoc="0" locked="0" layoutInCell="1" allowOverlap="1" wp14:anchorId="09D53681" wp14:editId="7B5372C0">
                <wp:simplePos x="0" y="0"/>
                <wp:positionH relativeFrom="column">
                  <wp:posOffset>417830</wp:posOffset>
                </wp:positionH>
                <wp:positionV relativeFrom="paragraph">
                  <wp:posOffset>4636770</wp:posOffset>
                </wp:positionV>
                <wp:extent cx="2637790" cy="276225"/>
                <wp:effectExtent l="0" t="0" r="0" b="0"/>
                <wp:wrapNone/>
                <wp:docPr id="88"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7790" cy="276225"/>
                        </a:xfrm>
                        <a:prstGeom prst="rect">
                          <a:avLst/>
                        </a:prstGeom>
                        <a:noFill/>
                      </wps:spPr>
                      <wps:txbx>
                        <w:txbxContent>
                          <w:p w14:paraId="4F940A47"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SP_MD_SW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操作</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9D53681" id="_x0000_s1211" type="#_x0000_t202" style="position:absolute;left:0;text-align:left;margin-left:32.9pt;margin-top:365.1pt;width:207.7pt;height:21.75pt;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" filled="f" stroked="f">
                <v:textbox style="mso-fit-shape-to-text:t">
                  <w:txbxContent>
                    <w:p w14:paraId="4F940A47"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SP_MD_SW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操作</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45088" behindDoc="0" locked="0" layoutInCell="1" allowOverlap="1" wp14:anchorId="53989A5A" wp14:editId="3741140D">
                <wp:simplePos x="0" y="0"/>
                <wp:positionH relativeFrom="column">
                  <wp:posOffset>2962910</wp:posOffset>
                </wp:positionH>
                <wp:positionV relativeFrom="paragraph">
                  <wp:posOffset>4682490</wp:posOffset>
                </wp:positionV>
                <wp:extent cx="2520315" cy="1270"/>
                <wp:effectExtent l="15875" t="78105" r="6985" b="73025"/>
                <wp:wrapNone/>
                <wp:docPr id="8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20315" cy="127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D9610D" id="直線矢印コネクタ 89" o:spid="_x0000_s1026" type="#_x0000_t34" style="position:absolute;margin-left:233.3pt;margin-top:368.7pt;width:198.45pt;height:.1pt;rotation:180;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44064" behindDoc="0" locked="0" layoutInCell="1" allowOverlap="1" wp14:anchorId="20663DF9" wp14:editId="4D4909F6">
                <wp:simplePos x="0" y="0"/>
                <wp:positionH relativeFrom="column">
                  <wp:posOffset>3073400</wp:posOffset>
                </wp:positionH>
                <wp:positionV relativeFrom="paragraph">
                  <wp:posOffset>4445000</wp:posOffset>
                </wp:positionV>
                <wp:extent cx="2615565" cy="276225"/>
                <wp:effectExtent l="0" t="0" r="0" b="0"/>
                <wp:wrapNone/>
                <wp:docPr id="85"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5565" cy="276225"/>
                        </a:xfrm>
                        <a:prstGeom prst="rect">
                          <a:avLst/>
                        </a:prstGeom>
                        <a:noFill/>
                      </wps:spPr>
                      <wps:txbx>
                        <w:txbxContent>
                          <w:p w14:paraId="2DCAA527"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L_SP_MD_SW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0663DF9" id="_x0000_s1212" type="#_x0000_t202" style="position:absolute;left:0;text-align:left;margin-left:242pt;margin-top:350pt;width:205.95pt;height:21.75pt;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" filled="f" stroked="f">
                <v:textbox style="mso-fit-shape-to-text:t">
                  <w:txbxContent>
                    <w:p w14:paraId="2DCAA527" w14:textId="77777777" w:rsidR="00784C2F" w:rsidRPr="00136B41" w:rsidRDefault="00784C2F" w:rsidP="00D54007">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L_SP_MD_SW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47136" behindDoc="0" locked="0" layoutInCell="1" allowOverlap="1" wp14:anchorId="0D6433AE" wp14:editId="23FBFD68">
                <wp:simplePos x="0" y="0"/>
                <wp:positionH relativeFrom="column">
                  <wp:posOffset>5147945</wp:posOffset>
                </wp:positionH>
                <wp:positionV relativeFrom="paragraph">
                  <wp:posOffset>3709670</wp:posOffset>
                </wp:positionV>
                <wp:extent cx="673735" cy="430530"/>
                <wp:effectExtent l="10160" t="10160" r="11430" b="6985"/>
                <wp:wrapNone/>
                <wp:docPr id="84"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735" cy="430530"/>
                        </a:xfrm>
                        <a:prstGeom prst="flowChartAlternateProcess">
                          <a:avLst/>
                        </a:prstGeom>
                        <a:solidFill>
                          <a:srgbClr val="FFFFFF"/>
                        </a:solidFill>
                        <a:ln w="12700" algn="ctr">
                          <a:solidFill>
                            <a:srgbClr val="000000"/>
                          </a:solidFill>
                          <a:miter lim="800000"/>
                          <a:headEnd/>
                          <a:tailEnd/>
                        </a:ln>
                      </wps:spPr>
                      <wps:txbx>
                        <w:txbxContent>
                          <w:p w14:paraId="5EC67CB6" w14:textId="77777777" w:rsidR="00784C2F" w:rsidRDefault="00784C2F" w:rsidP="00D54007">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離し</w:t>
                            </w:r>
                          </w:p>
                          <w:p w14:paraId="7FAB44AE" w14:textId="77777777" w:rsidR="00784C2F" w:rsidRPr="00136B41" w:rsidRDefault="00784C2F" w:rsidP="00D54007">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無押下</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D6433AE" id="_x0000_s1213" type="#_x0000_t176" style="position:absolute;left:0;text-align:left;margin-left:405.35pt;margin-top:292.1pt;width:53.05pt;height:33.9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" strokeweight="1pt">
                <v:textbox inset="0,0,0,0">
                  <w:txbxContent>
                    <w:p w14:paraId="5EC67CB6" w14:textId="77777777" w:rsidR="00784C2F" w:rsidRDefault="00784C2F" w:rsidP="00D54007">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離し</w:t>
                      </w:r>
                    </w:p>
                    <w:p w14:paraId="7FAB44AE" w14:textId="77777777" w:rsidR="00784C2F" w:rsidRPr="00136B41" w:rsidRDefault="00784C2F" w:rsidP="00D54007">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無押下</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59424" behindDoc="0" locked="0" layoutInCell="1" allowOverlap="1" wp14:anchorId="581F52DB" wp14:editId="440245F0">
                <wp:simplePos x="0" y="0"/>
                <wp:positionH relativeFrom="column">
                  <wp:posOffset>4969510</wp:posOffset>
                </wp:positionH>
                <wp:positionV relativeFrom="paragraph">
                  <wp:posOffset>3030220</wp:posOffset>
                </wp:positionV>
                <wp:extent cx="1022350" cy="384175"/>
                <wp:effectExtent l="12700" t="6985" r="12700" b="8890"/>
                <wp:wrapNone/>
                <wp:docPr id="83"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384175"/>
                        </a:xfrm>
                        <a:prstGeom prst="flowChartAlternateProcess">
                          <a:avLst/>
                        </a:prstGeom>
                        <a:solidFill>
                          <a:srgbClr val="FFFFFF"/>
                        </a:solidFill>
                        <a:ln w="12700" algn="ctr">
                          <a:solidFill>
                            <a:srgbClr val="000000"/>
                          </a:solidFill>
                          <a:miter lim="800000"/>
                          <a:headEnd/>
                          <a:tailEnd/>
                        </a:ln>
                      </wps:spPr>
                      <wps:txbx>
                        <w:txbxContent>
                          <w:p w14:paraId="2E3D7128" w14:textId="77777777" w:rsidR="00784C2F" w:rsidRDefault="00784C2F" w:rsidP="00B81E1C">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MS</w:t>
                            </w:r>
                            <w:r>
                              <w:rPr>
                                <w:rFonts w:ascii="Century" w:eastAsia="MS Mincho" w:hAnsi="MS Mincho" w:cs="Times New Roman" w:hint="eastAsia"/>
                                <w:color w:val="000000"/>
                                <w:kern w:val="24"/>
                                <w:sz w:val="18"/>
                                <w:szCs w:val="18"/>
                              </w:rPr>
                              <w:t>モード</w:t>
                            </w:r>
                            <w:r>
                              <w:rPr>
                                <w:rFonts w:ascii="Century" w:eastAsia="MS Mincho" w:hAnsi="MS Mincho" w:cs="Times New Roman" w:hint="eastAsia"/>
                                <w:color w:val="000000"/>
                                <w:kern w:val="24"/>
                                <w:sz w:val="18"/>
                                <w:szCs w:val="18"/>
                              </w:rPr>
                              <w:t>[sport]</w:t>
                            </w:r>
                          </w:p>
                          <w:p w14:paraId="062AE24D" w14:textId="77777777" w:rsidR="00784C2F" w:rsidRDefault="00784C2F" w:rsidP="00B81E1C">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3638647D" w14:textId="77777777" w:rsidR="00784C2F" w:rsidRPr="00136B41" w:rsidRDefault="00784C2F" w:rsidP="00B81E1C">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81F52DB" id="_x0000_s1214" type="#_x0000_t176" style="position:absolute;left:0;text-align:left;margin-left:391.3pt;margin-top:238.6pt;width:80.5pt;height:30.2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" strokeweight="1pt">
                <v:textbox inset="0,0,0,0">
                  <w:txbxContent>
                    <w:p w14:paraId="2E3D7128" w14:textId="77777777" w:rsidR="00784C2F" w:rsidRDefault="00784C2F" w:rsidP="00B81E1C">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MS</w:t>
                      </w:r>
                      <w:r>
                        <w:rPr>
                          <w:rFonts w:ascii="Century" w:eastAsia="MS Mincho" w:hAnsi="MS Mincho" w:cs="Times New Roman" w:hint="eastAsia"/>
                          <w:color w:val="000000"/>
                          <w:kern w:val="24"/>
                          <w:sz w:val="18"/>
                          <w:szCs w:val="18"/>
                        </w:rPr>
                        <w:t>モード</w:t>
                      </w:r>
                      <w:r>
                        <w:rPr>
                          <w:rFonts w:ascii="Century" w:eastAsia="MS Mincho" w:hAnsi="MS Mincho" w:cs="Times New Roman" w:hint="eastAsia"/>
                          <w:color w:val="000000"/>
                          <w:kern w:val="24"/>
                          <w:sz w:val="18"/>
                          <w:szCs w:val="18"/>
                        </w:rPr>
                        <w:t>[sport]</w:t>
                      </w:r>
                    </w:p>
                    <w:p w14:paraId="062AE24D" w14:textId="77777777" w:rsidR="00784C2F" w:rsidRDefault="00784C2F" w:rsidP="00B81E1C">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3638647D" w14:textId="77777777" w:rsidR="00784C2F" w:rsidRPr="00136B41" w:rsidRDefault="00784C2F" w:rsidP="00B81E1C">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609600" behindDoc="0" locked="0" layoutInCell="1" allowOverlap="1" wp14:anchorId="44BA81B0" wp14:editId="7611AEEB">
                <wp:simplePos x="0" y="0"/>
                <wp:positionH relativeFrom="column">
                  <wp:posOffset>4969510</wp:posOffset>
                </wp:positionH>
                <wp:positionV relativeFrom="paragraph">
                  <wp:posOffset>3462020</wp:posOffset>
                </wp:positionV>
                <wp:extent cx="1022350" cy="192405"/>
                <wp:effectExtent l="12700" t="10160" r="12700" b="6985"/>
                <wp:wrapNone/>
                <wp:docPr id="82"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0" cy="192405"/>
                        </a:xfrm>
                        <a:prstGeom prst="flowChartAlternateProcess">
                          <a:avLst/>
                        </a:prstGeom>
                        <a:solidFill>
                          <a:srgbClr val="FFFFFF"/>
                        </a:solidFill>
                        <a:ln w="12700" algn="ctr">
                          <a:solidFill>
                            <a:srgbClr val="000000"/>
                          </a:solidFill>
                          <a:miter lim="800000"/>
                          <a:headEnd/>
                          <a:tailEnd/>
                        </a:ln>
                      </wps:spPr>
                      <wps:txbx>
                        <w:txbxContent>
                          <w:p w14:paraId="724A1624" w14:textId="77777777" w:rsidR="00784C2F" w:rsidRPr="00136B41" w:rsidRDefault="00784C2F" w:rsidP="008A1636">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トーンダウン表示</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4BA81B0" id="_x0000_s1215" type="#_x0000_t176" style="position:absolute;left:0;text-align:left;margin-left:391.3pt;margin-top:272.6pt;width:80.5pt;height:15.1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" strokeweight="1pt">
                <v:textbox inset="0,0,0,0">
                  <w:txbxContent>
                    <w:p w14:paraId="724A1624" w14:textId="77777777" w:rsidR="00784C2F" w:rsidRPr="00136B41" w:rsidRDefault="00784C2F" w:rsidP="008A1636">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トーンダウン表示</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43040" behindDoc="0" locked="0" layoutInCell="1" allowOverlap="1" wp14:anchorId="420E0684" wp14:editId="0702E873">
                <wp:simplePos x="0" y="0"/>
                <wp:positionH relativeFrom="column">
                  <wp:posOffset>4752340</wp:posOffset>
                </wp:positionH>
                <wp:positionV relativeFrom="paragraph">
                  <wp:posOffset>2668905</wp:posOffset>
                </wp:positionV>
                <wp:extent cx="1419225" cy="310515"/>
                <wp:effectExtent l="14605" t="7620" r="13970" b="15240"/>
                <wp:wrapNone/>
                <wp:docPr id="81"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310515"/>
                        </a:xfrm>
                        <a:prstGeom prst="flowChartAlternateProcess">
                          <a:avLst/>
                        </a:prstGeom>
                        <a:solidFill>
                          <a:srgbClr val="FFFFFF"/>
                        </a:solidFill>
                        <a:ln w="12700" algn="ctr">
                          <a:solidFill>
                            <a:srgbClr val="000000"/>
                          </a:solidFill>
                          <a:miter lim="800000"/>
                          <a:headEnd/>
                          <a:tailEnd/>
                        </a:ln>
                      </wps:spPr>
                      <wps:txbx>
                        <w:txbxContent>
                          <w:p w14:paraId="00B55AF2"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486E97EE"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選択</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0E0684" id="_x0000_s1216" type="#_x0000_t176" style="position:absolute;left:0;text-align:left;margin-left:374.2pt;margin-top:210.15pt;width:111.75pt;height:24.4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" strokeweight="1pt">
                <v:textbox inset="0,0,0,0">
                  <w:txbxContent>
                    <w:p w14:paraId="00B55AF2"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486E97EE"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[Sport]</w:t>
                      </w:r>
                      <w:r>
                        <w:rPr>
                          <w:rFonts w:ascii="Century" w:eastAsia="MS Mincho" w:hAnsi="MS Mincho" w:cs="Times New Roman" w:hint="eastAsia"/>
                          <w:color w:val="000000"/>
                          <w:kern w:val="24"/>
                          <w:sz w:val="18"/>
                          <w:szCs w:val="18"/>
                        </w:rPr>
                        <w:t>選択</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42016" behindDoc="0" locked="0" layoutInCell="1" allowOverlap="1" wp14:anchorId="2F1CDE08" wp14:editId="5E7F1E77">
                <wp:simplePos x="0" y="0"/>
                <wp:positionH relativeFrom="column">
                  <wp:posOffset>4743450</wp:posOffset>
                </wp:positionH>
                <wp:positionV relativeFrom="paragraph">
                  <wp:posOffset>2384425</wp:posOffset>
                </wp:positionV>
                <wp:extent cx="1419225" cy="189230"/>
                <wp:effectExtent l="15240" t="8890" r="13335" b="11430"/>
                <wp:wrapNone/>
                <wp:docPr id="80"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189230"/>
                        </a:xfrm>
                        <a:prstGeom prst="flowChartAlternateProcess">
                          <a:avLst/>
                        </a:prstGeom>
                        <a:solidFill>
                          <a:srgbClr val="FFFFFF"/>
                        </a:solidFill>
                        <a:ln w="12700" algn="ctr">
                          <a:solidFill>
                            <a:srgbClr val="000000"/>
                          </a:solidFill>
                          <a:miter lim="800000"/>
                          <a:headEnd/>
                          <a:tailEnd/>
                        </a:ln>
                      </wps:spPr>
                      <wps:txbx>
                        <w:txbxContent>
                          <w:p w14:paraId="5F4C0B54"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ソフトスイッチ画面表示</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F1CDE08" id="_x0000_s1217" type="#_x0000_t176" style="position:absolute;left:0;text-align:left;margin-left:373.5pt;margin-top:187.75pt;width:111.75pt;height:14.9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" strokeweight="1pt">
                <v:textbox inset="0,0,0,0">
                  <w:txbxContent>
                    <w:p w14:paraId="5F4C0B54"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ソフトスイッチ画面表示</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24608" behindDoc="0" locked="0" layoutInCell="1" allowOverlap="1" wp14:anchorId="017E97DA" wp14:editId="459BB53B">
                <wp:simplePos x="0" y="0"/>
                <wp:positionH relativeFrom="column">
                  <wp:posOffset>5479415</wp:posOffset>
                </wp:positionH>
                <wp:positionV relativeFrom="paragraph">
                  <wp:posOffset>452120</wp:posOffset>
                </wp:positionV>
                <wp:extent cx="3810" cy="7203440"/>
                <wp:effectExtent l="8255" t="10160" r="6985" b="6350"/>
                <wp:wrapNone/>
                <wp:docPr id="79"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810" cy="7203440"/>
                        </a:xfrm>
                        <a:prstGeom prst="line">
                          <a:avLst/>
                        </a:prstGeom>
                        <a:noFill/>
                        <a:ln w="9525" algn="ctr">
                          <a:solidFill>
                            <a:srgbClr val="4A7EBB"/>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59853F" id="直線コネクタ 55" o:spid="_x0000_s1026" style="position:absolute;flip:x;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45pt,35.6pt" to="431.75pt,60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" strokecolor="#4a7ebb"/>
            </w:pict>
          </mc:Fallback>
        </mc:AlternateContent>
      </w:r>
      <w:r w:rsidRPr="00A56D3F">
        <w:rPr>
          <w:rFonts w:hint="eastAsia"/>
          <w:noProof/>
          <w:color w:val="5B9BD5"/>
        </w:rPr>
        <mc:AlternateContent>
          <mc:Choice Requires="wps">
            <w:drawing>
              <wp:anchor distT="0" distB="0" distL="114299" distR="114299" simplePos="0" relativeHeight="251527680" behindDoc="0" locked="0" layoutInCell="1" allowOverlap="1" wp14:anchorId="7094297C" wp14:editId="439F529B">
                <wp:simplePos x="0" y="0"/>
                <wp:positionH relativeFrom="column">
                  <wp:posOffset>2984499</wp:posOffset>
                </wp:positionH>
                <wp:positionV relativeFrom="paragraph">
                  <wp:posOffset>452120</wp:posOffset>
                </wp:positionV>
                <wp:extent cx="0" cy="7248525"/>
                <wp:effectExtent l="0" t="0" r="19050" b="9525"/>
                <wp:wrapNone/>
                <wp:docPr id="78"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24852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44A0C14" id="直線コネクタ 60" o:spid="_x0000_s1026" style="position:absolute;z-index:251527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5pt,35.6pt" to="235pt,60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" strokecolor="#4a7ebb">
                <o:lock v:ext="edit" shapetype="f"/>
              </v:line>
            </w:pict>
          </mc:Fallback>
        </mc:AlternateContent>
      </w:r>
      <w:r w:rsidRPr="00A56D3F">
        <w:rPr>
          <w:rFonts w:hint="eastAsia"/>
          <w:noProof/>
          <w:color w:val="5B9BD5"/>
        </w:rPr>
        <mc:AlternateContent>
          <mc:Choice Requires="wps">
            <w:drawing>
              <wp:anchor distT="0" distB="0" distL="114299" distR="114299" simplePos="0" relativeHeight="251525632" behindDoc="0" locked="0" layoutInCell="1" allowOverlap="1" wp14:anchorId="7F086917" wp14:editId="19BA374C">
                <wp:simplePos x="0" y="0"/>
                <wp:positionH relativeFrom="column">
                  <wp:posOffset>526414</wp:posOffset>
                </wp:positionH>
                <wp:positionV relativeFrom="paragraph">
                  <wp:posOffset>467995</wp:posOffset>
                </wp:positionV>
                <wp:extent cx="0" cy="7145020"/>
                <wp:effectExtent l="0" t="0" r="19050" b="17780"/>
                <wp:wrapNone/>
                <wp:docPr id="77"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14502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7AACBB17" id="直線コネクタ 60" o:spid="_x0000_s1026" style="position:absolute;z-index:251525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45pt,36.85pt" to="41.45pt,5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" strokecolor="#4a7ebb">
                <o:lock v:ext="edit" shapetype="f"/>
              </v:line>
            </w:pict>
          </mc:Fallback>
        </mc:AlternateContent>
      </w:r>
      <w:r w:rsidRPr="00A56D3F">
        <w:rPr>
          <w:rFonts w:hint="eastAsia"/>
          <w:noProof/>
          <w:color w:val="5B9BD5"/>
        </w:rPr>
        <mc:AlternateContent>
          <mc:Choice Requires="wps">
            <w:drawing>
              <wp:anchor distT="0" distB="0" distL="114300" distR="114300" simplePos="0" relativeHeight="251540992" behindDoc="0" locked="0" layoutInCell="1" allowOverlap="1" wp14:anchorId="00B48415" wp14:editId="76A50641">
                <wp:simplePos x="0" y="0"/>
                <wp:positionH relativeFrom="column">
                  <wp:posOffset>4770120</wp:posOffset>
                </wp:positionH>
                <wp:positionV relativeFrom="paragraph">
                  <wp:posOffset>1849755</wp:posOffset>
                </wp:positionV>
                <wp:extent cx="1419225" cy="456565"/>
                <wp:effectExtent l="13335" t="7620" r="15240" b="12065"/>
                <wp:wrapNone/>
                <wp:docPr id="76"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456565"/>
                        </a:xfrm>
                        <a:prstGeom prst="flowChartAlternateProcess">
                          <a:avLst/>
                        </a:prstGeom>
                        <a:solidFill>
                          <a:srgbClr val="FFFFFF"/>
                        </a:solidFill>
                        <a:ln w="12700" algn="ctr">
                          <a:solidFill>
                            <a:srgbClr val="000000"/>
                          </a:solidFill>
                          <a:miter lim="800000"/>
                          <a:headEnd/>
                          <a:tailEnd/>
                        </a:ln>
                      </wps:spPr>
                      <wps:txbx>
                        <w:txbxContent>
                          <w:p w14:paraId="670519A2"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49B54068"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ショートカット</w:t>
                            </w:r>
                          </w:p>
                          <w:p w14:paraId="4974A67B"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スイッチ押下</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0B48415" id="_x0000_s1218" type="#_x0000_t176" style="position:absolute;left:0;text-align:left;margin-left:375.6pt;margin-top:145.65pt;width:111.75pt;height:35.9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" strokeweight="1pt">
                <v:textbox inset="0,0,0,0">
                  <w:txbxContent>
                    <w:p w14:paraId="670519A2"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画面操作</w:t>
                      </w:r>
                    </w:p>
                    <w:p w14:paraId="49B54068" w14:textId="77777777" w:rsidR="00784C2F"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ショートカット</w:t>
                      </w:r>
                    </w:p>
                    <w:p w14:paraId="4974A67B" w14:textId="77777777" w:rsidR="00784C2F" w:rsidRPr="00136B41" w:rsidRDefault="00784C2F" w:rsidP="00245056">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スイッチ押下</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39968" behindDoc="0" locked="0" layoutInCell="1" allowOverlap="1" wp14:anchorId="283BBC53" wp14:editId="6C22A409">
                <wp:simplePos x="0" y="0"/>
                <wp:positionH relativeFrom="column">
                  <wp:posOffset>374650</wp:posOffset>
                </wp:positionH>
                <wp:positionV relativeFrom="paragraph">
                  <wp:posOffset>1616710</wp:posOffset>
                </wp:positionV>
                <wp:extent cx="2637790" cy="276225"/>
                <wp:effectExtent l="0" t="0" r="0" b="0"/>
                <wp:wrapNone/>
                <wp:docPr id="75"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7790" cy="276225"/>
                        </a:xfrm>
                        <a:prstGeom prst="rect">
                          <a:avLst/>
                        </a:prstGeom>
                        <a:noFill/>
                      </wps:spPr>
                      <wps:txbx>
                        <w:txbxContent>
                          <w:p w14:paraId="3D2D5D0E" w14:textId="77777777" w:rsidR="00784C2F" w:rsidRPr="00136B41" w:rsidRDefault="00784C2F" w:rsidP="00FF4D31">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 xml:space="preserve">未操作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83BBC53" id="_x0000_s1219" type="#_x0000_t202" style="position:absolute;left:0;text-align:left;margin-left:29.5pt;margin-top:127.3pt;width:207.7pt;height:21.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" filled="f" stroked="f">
                <v:textbox style="mso-fit-shape-to-text:t">
                  <w:txbxContent>
                    <w:p w14:paraId="3D2D5D0E" w14:textId="77777777" w:rsidR="00784C2F" w:rsidRPr="00136B41" w:rsidRDefault="00784C2F" w:rsidP="00FF4D31">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hint="eastAsia"/>
                          <w:color w:val="000000"/>
                          <w:kern w:val="24"/>
                          <w:sz w:val="18"/>
                          <w:szCs w:val="22"/>
                          <w:eastAsianLayout w:id="1690115842"/>
                        </w:rPr>
                        <w:t xml:space="preserve">未操作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36896" behindDoc="0" locked="0" layoutInCell="1" allowOverlap="1" wp14:anchorId="16B47374" wp14:editId="5F551545">
                <wp:simplePos x="0" y="0"/>
                <wp:positionH relativeFrom="column">
                  <wp:posOffset>3277235</wp:posOffset>
                </wp:positionH>
                <wp:positionV relativeFrom="paragraph">
                  <wp:posOffset>1419225</wp:posOffset>
                </wp:positionV>
                <wp:extent cx="2874645" cy="276225"/>
                <wp:effectExtent l="0" t="0" r="0" b="0"/>
                <wp:wrapNone/>
                <wp:docPr id="74"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0DFA057E" w14:textId="77777777" w:rsidR="00784C2F" w:rsidRPr="00136B41" w:rsidRDefault="00784C2F" w:rsidP="00FF4D31">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6B47374" id="_x0000_s1220" type="#_x0000_t202" style="position:absolute;left:0;text-align:left;margin-left:258.05pt;margin-top:111.75pt;width:226.35pt;height:21.75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" filled="f" stroked="f">
                <v:textbox style="mso-fit-shape-to-text:t">
                  <w:txbxContent>
                    <w:p w14:paraId="0DFA057E" w14:textId="77777777" w:rsidR="00784C2F" w:rsidRPr="00136B41" w:rsidRDefault="00784C2F" w:rsidP="00FF4D31">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sidRPr="00136B41">
                        <w:rPr>
                          <w:rFonts w:ascii="Century" w:eastAsia="MS Mincho" w:hAnsi="MS Mincho" w:cs="Times New Roman" w:hint="eastAsia"/>
                          <w:color w:val="000000"/>
                          <w:kern w:val="24"/>
                          <w:sz w:val="18"/>
                          <w:szCs w:val="22"/>
                          <w:eastAsianLayout w:id="1690115845"/>
                        </w:rPr>
                        <w:t>定期</w:t>
                      </w:r>
                      <w:r w:rsidRPr="00136B41">
                        <w:rPr>
                          <w:rFonts w:ascii="Century" w:eastAsia="MS Mincho" w:hAnsi="Century" w:cs="Times New Roman"/>
                          <w:color w:val="000000"/>
                          <w:kern w:val="24"/>
                          <w:sz w:val="18"/>
                          <w:szCs w:val="22"/>
                          <w:eastAsianLayout w:id="1690115846"/>
                        </w:rPr>
                        <w:t>+</w:t>
                      </w:r>
                      <w:r w:rsidRPr="00136B41">
                        <w:rPr>
                          <w:rFonts w:ascii="Century" w:eastAsia="MS Mincho" w:hAnsi="MS Mincho" w:cs="Times New Roman" w:hint="eastAsia"/>
                          <w:color w:val="000000"/>
                          <w:kern w:val="24"/>
                          <w:sz w:val="18"/>
                          <w:szCs w:val="22"/>
                          <w:eastAsianLayout w:id="1690115847"/>
                        </w:rPr>
                        <w:t>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37920" behindDoc="0" locked="0" layoutInCell="1" allowOverlap="1" wp14:anchorId="23BDEA11" wp14:editId="41CB34CD">
                <wp:simplePos x="0" y="0"/>
                <wp:positionH relativeFrom="column">
                  <wp:posOffset>2962910</wp:posOffset>
                </wp:positionH>
                <wp:positionV relativeFrom="paragraph">
                  <wp:posOffset>1628140</wp:posOffset>
                </wp:positionV>
                <wp:extent cx="2540635" cy="8890"/>
                <wp:effectExtent l="15875" t="71755" r="5715" b="71755"/>
                <wp:wrapNone/>
                <wp:docPr id="73"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5406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D96D2" id="直線矢印コネクタ 89" o:spid="_x0000_s1026" type="#_x0000_t34" style="position:absolute;margin-left:233.3pt;margin-top:128.2pt;width:200.05pt;height:.7pt;rotation:180;flip:y;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38944" behindDoc="0" locked="0" layoutInCell="1" allowOverlap="1" wp14:anchorId="47C963DB" wp14:editId="5583157D">
                <wp:simplePos x="0" y="0"/>
                <wp:positionH relativeFrom="column">
                  <wp:posOffset>525145</wp:posOffset>
                </wp:positionH>
                <wp:positionV relativeFrom="paragraph">
                  <wp:posOffset>1849755</wp:posOffset>
                </wp:positionV>
                <wp:extent cx="2477135" cy="8890"/>
                <wp:effectExtent l="16510" t="64770" r="11430" b="78740"/>
                <wp:wrapNone/>
                <wp:docPr id="72"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F84EFA" id="直線矢印コネクタ 89" o:spid="_x0000_s1026" type="#_x0000_t34" style="position:absolute;margin-left:41.35pt;margin-top:145.65pt;width:195.05pt;height:.7pt;rotation:180;flip:y;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31776" behindDoc="0" locked="0" layoutInCell="1" allowOverlap="1" wp14:anchorId="1408AA4E" wp14:editId="17FA79FB">
                <wp:simplePos x="0" y="0"/>
                <wp:positionH relativeFrom="column">
                  <wp:posOffset>5569585</wp:posOffset>
                </wp:positionH>
                <wp:positionV relativeFrom="paragraph">
                  <wp:posOffset>1005840</wp:posOffset>
                </wp:positionV>
                <wp:extent cx="1684655" cy="276225"/>
                <wp:effectExtent l="0" t="0" r="0" b="0"/>
                <wp:wrapNone/>
                <wp:docPr id="71"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276225"/>
                        </a:xfrm>
                        <a:prstGeom prst="rect">
                          <a:avLst/>
                        </a:prstGeom>
                        <a:noFill/>
                      </wps:spPr>
                      <wps:txbx>
                        <w:txbxContent>
                          <w:p w14:paraId="70A0CBED" w14:textId="77777777" w:rsidR="00784C2F" w:rsidRPr="00245056" w:rsidRDefault="00784C2F" w:rsidP="00C72BC4">
                            <w:pPr>
                              <w:pStyle w:val="NormalWeb"/>
                              <w:spacing w:before="0" w:beforeAutospacing="0" w:after="0" w:afterAutospacing="0"/>
                              <w:rPr>
                                <w:sz w:val="22"/>
                              </w:rPr>
                            </w:pPr>
                            <w:r w:rsidRPr="00245056">
                              <w:rPr>
                                <w:rFonts w:ascii="Century" w:eastAsia="MS Mincho" w:hAnsi="Century" w:cs="Times New Roman"/>
                                <w:color w:val="000000"/>
                                <w:kern w:val="24"/>
                                <w:sz w:val="18"/>
                                <w:szCs w:val="20"/>
                                <w:eastAsianLayout w:id="1690115843"/>
                              </w:rPr>
                              <w:t>1s</w:t>
                            </w:r>
                            <w:r w:rsidRPr="00245056">
                              <w:rPr>
                                <w:rFonts w:ascii="Century" w:eastAsia="MS Mincho" w:hAnsi="MS Mincho" w:cs="Times New Roman" w:hint="eastAsia"/>
                                <w:color w:val="000000"/>
                                <w:kern w:val="24"/>
                                <w:sz w:val="18"/>
                                <w:szCs w:val="20"/>
                                <w:eastAsianLayout w:id="1690115844"/>
                              </w:rPr>
                              <w:t>定期＋イベント送信</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1408AA4E" id="_x0000_s1221" type="#_x0000_t202" style="position:absolute;left:0;text-align:left;margin-left:438.55pt;margin-top:79.2pt;width:132.65pt;height:21.7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" filled="f" stroked="f">
                <v:textbox style="mso-fit-shape-to-text:t">
                  <w:txbxContent>
                    <w:p w14:paraId="70A0CBED" w14:textId="77777777" w:rsidR="00784C2F" w:rsidRPr="00245056" w:rsidRDefault="00784C2F" w:rsidP="00C72BC4">
                      <w:pPr>
                        <w:pStyle w:val="NormalWeb"/>
                        <w:spacing w:before="0" w:beforeAutospacing="0" w:after="0" w:afterAutospacing="0"/>
                        <w:rPr>
                          <w:sz w:val="22"/>
                        </w:rPr>
                      </w:pPr>
                      <w:r w:rsidRPr="00245056">
                        <w:rPr>
                          <w:rFonts w:ascii="Century" w:eastAsia="MS Mincho" w:hAnsi="Century" w:cs="Times New Roman"/>
                          <w:color w:val="000000"/>
                          <w:kern w:val="24"/>
                          <w:sz w:val="18"/>
                          <w:szCs w:val="20"/>
                          <w:eastAsianLayout w:id="1690115843"/>
                        </w:rPr>
                        <w:t>1s</w:t>
                      </w:r>
                      <w:r w:rsidRPr="00245056">
                        <w:rPr>
                          <w:rFonts w:ascii="Century" w:eastAsia="MS Mincho" w:hAnsi="MS Mincho" w:cs="Times New Roman" w:hint="eastAsia"/>
                          <w:color w:val="000000"/>
                          <w:kern w:val="24"/>
                          <w:sz w:val="18"/>
                          <w:szCs w:val="20"/>
                          <w:eastAsianLayout w:id="1690115844"/>
                        </w:rPr>
                        <w:t>定期＋イベント送信</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35872" behindDoc="0" locked="0" layoutInCell="1" allowOverlap="1" wp14:anchorId="2B7A371F" wp14:editId="0E8380D0">
                <wp:simplePos x="0" y="0"/>
                <wp:positionH relativeFrom="column">
                  <wp:posOffset>5501640</wp:posOffset>
                </wp:positionH>
                <wp:positionV relativeFrom="paragraph">
                  <wp:posOffset>838835</wp:posOffset>
                </wp:positionV>
                <wp:extent cx="137795" cy="580390"/>
                <wp:effectExtent l="0" t="0" r="0" b="0"/>
                <wp:wrapNone/>
                <wp:docPr id="70" name="右大かっこ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58039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015C68E6" id="右大かっこ 131" o:spid="_x0000_s1026" type="#_x0000_t86" style="position:absolute;margin-left:433.2pt;margin-top:66.05pt;width:10.85pt;height:45.7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" adj="5874" strokecolor="#4a7ebb"/>
            </w:pict>
          </mc:Fallback>
        </mc:AlternateContent>
      </w:r>
      <w:r w:rsidRPr="00A56D3F">
        <w:rPr>
          <w:rFonts w:hint="eastAsia"/>
          <w:noProof/>
          <w:color w:val="5B9BD5"/>
        </w:rPr>
        <mc:AlternateContent>
          <mc:Choice Requires="wps">
            <w:drawing>
              <wp:anchor distT="0" distB="0" distL="114300" distR="114300" simplePos="0" relativeHeight="251532800" behindDoc="0" locked="0" layoutInCell="1" allowOverlap="1" wp14:anchorId="0AA1705D" wp14:editId="161DDDE5">
                <wp:simplePos x="0" y="0"/>
                <wp:positionH relativeFrom="column">
                  <wp:posOffset>878205</wp:posOffset>
                </wp:positionH>
                <wp:positionV relativeFrom="paragraph">
                  <wp:posOffset>671830</wp:posOffset>
                </wp:positionV>
                <wp:extent cx="2394585" cy="461010"/>
                <wp:effectExtent l="0" t="0" r="0" b="0"/>
                <wp:wrapNone/>
                <wp:docPr id="69"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4585" cy="461010"/>
                        </a:xfrm>
                        <a:prstGeom prst="rect">
                          <a:avLst/>
                        </a:prstGeom>
                        <a:noFill/>
                      </wps:spPr>
                      <wps:txbx>
                        <w:txbxContent>
                          <w:p w14:paraId="479CDC3C" w14:textId="77777777" w:rsidR="00784C2F" w:rsidRPr="00245056" w:rsidRDefault="00784C2F" w:rsidP="00C72BC4">
                            <w:pPr>
                              <w:pStyle w:val="NormalWeb"/>
                              <w:spacing w:before="0" w:beforeAutospacing="0" w:after="0" w:afterAutospacing="0"/>
                              <w:rPr>
                                <w:rFonts w:ascii="Century" w:eastAsia="MS Mincho" w:hAnsi="Century" w:cs="Times New Roman"/>
                                <w:color w:val="000000"/>
                                <w:kern w:val="24"/>
                                <w:sz w:val="18"/>
                                <w:szCs w:val="22"/>
                              </w:rPr>
                            </w:pPr>
                            <w:r w:rsidRPr="00245056">
                              <w:rPr>
                                <w:rFonts w:ascii="Century" w:eastAsia="MS Mincho" w:hAnsi="Century" w:cs="Times New Roman"/>
                                <w:color w:val="000000"/>
                                <w:kern w:val="24"/>
                                <w:sz w:val="18"/>
                                <w:szCs w:val="22"/>
                              </w:rPr>
                              <w:t>B_DMINF2 : DMS</w:t>
                            </w:r>
                            <w:r w:rsidRPr="00245056">
                              <w:rPr>
                                <w:rFonts w:ascii="Century" w:eastAsia="MS Mincho" w:hAnsi="Century" w:cs="Times New Roman" w:hint="eastAsia"/>
                                <w:color w:val="000000"/>
                                <w:kern w:val="24"/>
                                <w:sz w:val="18"/>
                                <w:szCs w:val="22"/>
                              </w:rPr>
                              <w:t>有り</w:t>
                            </w:r>
                            <w:r w:rsidRPr="00245056">
                              <w:rPr>
                                <w:rFonts w:ascii="Century" w:eastAsia="MS Mincho" w:hAnsi="Century" w:cs="Times New Roman" w:hint="eastAsia"/>
                                <w:color w:val="000000"/>
                                <w:kern w:val="24"/>
                                <w:sz w:val="18"/>
                                <w:szCs w:val="22"/>
                              </w:rPr>
                              <w:t>/Custom</w:t>
                            </w:r>
                            <w:r w:rsidRPr="00245056">
                              <w:rPr>
                                <w:rFonts w:ascii="Century" w:eastAsia="MS Mincho" w:hAnsi="Century" w:cs="Times New Roman" w:hint="eastAsia"/>
                                <w:color w:val="000000"/>
                                <w:kern w:val="24"/>
                                <w:sz w:val="18"/>
                                <w:szCs w:val="22"/>
                              </w:rPr>
                              <w:t>有り</w:t>
                            </w:r>
                            <w:r w:rsidRPr="00245056">
                              <w:rPr>
                                <w:rFonts w:ascii="Century" w:eastAsia="MS Mincho" w:hAnsi="Century" w:cs="Times New Roman" w:hint="eastAsia"/>
                                <w:color w:val="000000"/>
                                <w:kern w:val="24"/>
                                <w:sz w:val="18"/>
                                <w:szCs w:val="22"/>
                              </w:rPr>
                              <w:t>,</w:t>
                            </w:r>
                            <w:r w:rsidRPr="00245056">
                              <w:rPr>
                                <w:rFonts w:ascii="Century" w:eastAsia="MS Mincho" w:hAnsi="Century" w:cs="Times New Roman"/>
                                <w:color w:val="000000"/>
                                <w:kern w:val="24"/>
                                <w:sz w:val="18"/>
                                <w:szCs w:val="22"/>
                              </w:rPr>
                              <w:t xml:space="preserve"> </w:t>
                            </w:r>
                          </w:p>
                          <w:p w14:paraId="67B9CB0D" w14:textId="77777777" w:rsidR="00784C2F" w:rsidRPr="00245056" w:rsidRDefault="00784C2F" w:rsidP="00C72BC4">
                            <w:pPr>
                              <w:pStyle w:val="NormalWeb"/>
                              <w:spacing w:before="0" w:beforeAutospacing="0" w:after="0" w:afterAutospacing="0"/>
                              <w:rPr>
                                <w:rFonts w:hint="eastAsia"/>
                                <w:sz w:val="20"/>
                              </w:rPr>
                            </w:pPr>
                            <w:r w:rsidRPr="00245056">
                              <w:rPr>
                                <w:rFonts w:ascii="Century" w:eastAsia="MS Mincho" w:hAnsi="Century" w:cs="Times New Roman"/>
                                <w:color w:val="000000"/>
                                <w:kern w:val="24"/>
                                <w:sz w:val="18"/>
                                <w:szCs w:val="22"/>
                              </w:rPr>
                              <w:t xml:space="preserve">B_DMSSFT : </w:t>
                            </w:r>
                            <w:r w:rsidRPr="00245056">
                              <w:rPr>
                                <w:rFonts w:ascii="Century" w:eastAsia="MS Mincho" w:hAnsi="Century" w:cs="Times New Roman" w:hint="eastAsia"/>
                                <w:color w:val="000000"/>
                                <w:kern w:val="24"/>
                                <w:sz w:val="18"/>
                                <w:szCs w:val="22"/>
                              </w:rPr>
                              <w:t>DMS</w:t>
                            </w:r>
                            <w:r w:rsidRPr="00245056">
                              <w:rPr>
                                <w:rFonts w:ascii="Century" w:eastAsia="MS Mincho" w:hAnsi="Century" w:cs="Times New Roman" w:hint="eastAsia"/>
                                <w:color w:val="000000"/>
                                <w:kern w:val="24"/>
                                <w:sz w:val="18"/>
                                <w:szCs w:val="22"/>
                              </w:rPr>
                              <w:t>ソフトスイッチ画面表示有り</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0AA1705D" id="_x0000_s1222" type="#_x0000_t202" style="position:absolute;left:0;text-align:left;margin-left:69.15pt;margin-top:52.9pt;width:188.55pt;height:36.3pt;z-index:251532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" filled="f" stroked="f">
                <v:textbox style="mso-fit-shape-to-text:t">
                  <w:txbxContent>
                    <w:p w14:paraId="479CDC3C" w14:textId="77777777" w:rsidR="00784C2F" w:rsidRPr="00245056" w:rsidRDefault="00784C2F" w:rsidP="00C72BC4">
                      <w:pPr>
                        <w:pStyle w:val="NormalWeb"/>
                        <w:spacing w:before="0" w:beforeAutospacing="0" w:after="0" w:afterAutospacing="0"/>
                        <w:rPr>
                          <w:rFonts w:ascii="Century" w:eastAsia="MS Mincho" w:hAnsi="Century" w:cs="Times New Roman"/>
                          <w:color w:val="000000"/>
                          <w:kern w:val="24"/>
                          <w:sz w:val="18"/>
                          <w:szCs w:val="22"/>
                        </w:rPr>
                      </w:pPr>
                      <w:r w:rsidRPr="00245056">
                        <w:rPr>
                          <w:rFonts w:ascii="Century" w:eastAsia="MS Mincho" w:hAnsi="Century" w:cs="Times New Roman"/>
                          <w:color w:val="000000"/>
                          <w:kern w:val="24"/>
                          <w:sz w:val="18"/>
                          <w:szCs w:val="22"/>
                        </w:rPr>
                        <w:t>B_DMINF2 : DMS</w:t>
                      </w:r>
                      <w:r w:rsidRPr="00245056">
                        <w:rPr>
                          <w:rFonts w:ascii="Century" w:eastAsia="MS Mincho" w:hAnsi="Century" w:cs="Times New Roman" w:hint="eastAsia"/>
                          <w:color w:val="000000"/>
                          <w:kern w:val="24"/>
                          <w:sz w:val="18"/>
                          <w:szCs w:val="22"/>
                        </w:rPr>
                        <w:t>有り</w:t>
                      </w:r>
                      <w:r w:rsidRPr="00245056">
                        <w:rPr>
                          <w:rFonts w:ascii="Century" w:eastAsia="MS Mincho" w:hAnsi="Century" w:cs="Times New Roman" w:hint="eastAsia"/>
                          <w:color w:val="000000"/>
                          <w:kern w:val="24"/>
                          <w:sz w:val="18"/>
                          <w:szCs w:val="22"/>
                        </w:rPr>
                        <w:t>/Custom</w:t>
                      </w:r>
                      <w:r w:rsidRPr="00245056">
                        <w:rPr>
                          <w:rFonts w:ascii="Century" w:eastAsia="MS Mincho" w:hAnsi="Century" w:cs="Times New Roman" w:hint="eastAsia"/>
                          <w:color w:val="000000"/>
                          <w:kern w:val="24"/>
                          <w:sz w:val="18"/>
                          <w:szCs w:val="22"/>
                        </w:rPr>
                        <w:t>有り</w:t>
                      </w:r>
                      <w:r w:rsidRPr="00245056">
                        <w:rPr>
                          <w:rFonts w:ascii="Century" w:eastAsia="MS Mincho" w:hAnsi="Century" w:cs="Times New Roman" w:hint="eastAsia"/>
                          <w:color w:val="000000"/>
                          <w:kern w:val="24"/>
                          <w:sz w:val="18"/>
                          <w:szCs w:val="22"/>
                        </w:rPr>
                        <w:t>,</w:t>
                      </w:r>
                      <w:r w:rsidRPr="00245056">
                        <w:rPr>
                          <w:rFonts w:ascii="Century" w:eastAsia="MS Mincho" w:hAnsi="Century" w:cs="Times New Roman"/>
                          <w:color w:val="000000"/>
                          <w:kern w:val="24"/>
                          <w:sz w:val="18"/>
                          <w:szCs w:val="22"/>
                        </w:rPr>
                        <w:t xml:space="preserve"> </w:t>
                      </w:r>
                    </w:p>
                    <w:p w14:paraId="67B9CB0D" w14:textId="77777777" w:rsidR="00784C2F" w:rsidRPr="00245056" w:rsidRDefault="00784C2F" w:rsidP="00C72BC4">
                      <w:pPr>
                        <w:pStyle w:val="NormalWeb"/>
                        <w:spacing w:before="0" w:beforeAutospacing="0" w:after="0" w:afterAutospacing="0"/>
                        <w:rPr>
                          <w:rFonts w:hint="eastAsia"/>
                          <w:sz w:val="20"/>
                        </w:rPr>
                      </w:pPr>
                      <w:r w:rsidRPr="00245056">
                        <w:rPr>
                          <w:rFonts w:ascii="Century" w:eastAsia="MS Mincho" w:hAnsi="Century" w:cs="Times New Roman"/>
                          <w:color w:val="000000"/>
                          <w:kern w:val="24"/>
                          <w:sz w:val="18"/>
                          <w:szCs w:val="22"/>
                        </w:rPr>
                        <w:t xml:space="preserve">B_DMSSFT : </w:t>
                      </w:r>
                      <w:r w:rsidRPr="00245056">
                        <w:rPr>
                          <w:rFonts w:ascii="Century" w:eastAsia="MS Mincho" w:hAnsi="Century" w:cs="Times New Roman" w:hint="eastAsia"/>
                          <w:color w:val="000000"/>
                          <w:kern w:val="24"/>
                          <w:sz w:val="18"/>
                          <w:szCs w:val="22"/>
                        </w:rPr>
                        <w:t>DMS</w:t>
                      </w:r>
                      <w:r w:rsidRPr="00245056">
                        <w:rPr>
                          <w:rFonts w:ascii="Century" w:eastAsia="MS Mincho" w:hAnsi="Century" w:cs="Times New Roman" w:hint="eastAsia"/>
                          <w:color w:val="000000"/>
                          <w:kern w:val="24"/>
                          <w:sz w:val="18"/>
                          <w:szCs w:val="22"/>
                        </w:rPr>
                        <w:t>ソフトスイッチ画面表示有り</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33824" behindDoc="0" locked="0" layoutInCell="1" allowOverlap="1" wp14:anchorId="6E6059ED" wp14:editId="1FF73D30">
                <wp:simplePos x="0" y="0"/>
                <wp:positionH relativeFrom="column">
                  <wp:posOffset>524510</wp:posOffset>
                </wp:positionH>
                <wp:positionV relativeFrom="paragraph">
                  <wp:posOffset>1354455</wp:posOffset>
                </wp:positionV>
                <wp:extent cx="4954905" cy="3810"/>
                <wp:effectExtent l="6350" t="74295" r="20320" b="74295"/>
                <wp:wrapNone/>
                <wp:docPr id="68"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E0DD5" id="直線矢印コネクタ 62" o:spid="_x0000_s1026" type="#_x0000_t34" style="position:absolute;margin-left:41.3pt;margin-top:106.65pt;width:390.15pt;height:.3pt;z-index:25153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30752" behindDoc="0" locked="0" layoutInCell="1" allowOverlap="1" wp14:anchorId="0166D781" wp14:editId="44E71F58">
                <wp:simplePos x="0" y="0"/>
                <wp:positionH relativeFrom="column">
                  <wp:posOffset>515620</wp:posOffset>
                </wp:positionH>
                <wp:positionV relativeFrom="paragraph">
                  <wp:posOffset>1085850</wp:posOffset>
                </wp:positionV>
                <wp:extent cx="4954905" cy="3810"/>
                <wp:effectExtent l="6985" t="72390" r="19685" b="76200"/>
                <wp:wrapNone/>
                <wp:docPr id="65"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5E16D6" id="直線矢印コネクタ 62" o:spid="_x0000_s1026" type="#_x0000_t34" style="position:absolute;margin-left:40.6pt;margin-top:85.5pt;width:390.15pt;height:.3pt;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34848" behindDoc="0" locked="0" layoutInCell="1" allowOverlap="1" wp14:anchorId="616633D2" wp14:editId="768C400D">
                <wp:simplePos x="0" y="0"/>
                <wp:positionH relativeFrom="column">
                  <wp:posOffset>2492375</wp:posOffset>
                </wp:positionH>
                <wp:positionV relativeFrom="paragraph">
                  <wp:posOffset>1116330</wp:posOffset>
                </wp:positionV>
                <wp:extent cx="1143000" cy="276225"/>
                <wp:effectExtent l="0" t="0" r="0" b="0"/>
                <wp:wrapNone/>
                <wp:docPr id="6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276225"/>
                        </a:xfrm>
                        <a:prstGeom prst="rect">
                          <a:avLst/>
                        </a:prstGeom>
                        <a:noFill/>
                      </wps:spPr>
                      <wps:txbx>
                        <w:txbxContent>
                          <w:p w14:paraId="36F67208" w14:textId="77777777" w:rsidR="00784C2F" w:rsidRPr="00245056" w:rsidRDefault="00784C2F" w:rsidP="00C72BC4">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sidRPr="00245056">
                              <w:rPr>
                                <w:rFonts w:ascii="Century" w:eastAsia="MS Mincho" w:hAnsi="Century" w:cs="Times New Roman"/>
                                <w:color w:val="000000"/>
                                <w:kern w:val="24"/>
                                <w:sz w:val="18"/>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616633D2" id="_x0000_s1223" type="#_x0000_t202" style="position:absolute;left:0;text-align:left;margin-left:196.25pt;margin-top:87.9pt;width:90pt;height:21.75pt;z-index:2515348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" filled="f" stroked="f">
                <v:textbox style="mso-fit-shape-to-text:t">
                  <w:txbxContent>
                    <w:p w14:paraId="36F67208" w14:textId="77777777" w:rsidR="00784C2F" w:rsidRPr="00245056" w:rsidRDefault="00784C2F" w:rsidP="00C72BC4">
                      <w:pPr>
                        <w:pStyle w:val="NormalWeb"/>
                        <w:spacing w:before="0" w:beforeAutospacing="0" w:after="0" w:afterAutospacing="0"/>
                        <w:rPr>
                          <w:sz w:val="20"/>
                        </w:rPr>
                      </w:pPr>
                      <w:r w:rsidRPr="00245056">
                        <w:rPr>
                          <w:rFonts w:ascii="Century" w:eastAsia="MS Mincho" w:hAnsi="Century" w:cs="Times New Roman"/>
                          <w:color w:val="000000"/>
                          <w:kern w:val="24"/>
                          <w:sz w:val="18"/>
                          <w:szCs w:val="22"/>
                        </w:rPr>
                        <w:t>B</w:t>
                      </w:r>
                      <w:r w:rsidRPr="00245056">
                        <w:rPr>
                          <w:rFonts w:ascii="Century" w:eastAsia="MS Mincho" w:hAnsi="Century" w:cs="Times New Roman"/>
                          <w:color w:val="000000"/>
                          <w:kern w:val="24"/>
                          <w:sz w:val="18"/>
                          <w:szCs w:val="22"/>
                          <w:eastAsianLayout w:id="1690115846"/>
                        </w:rPr>
                        <w:t>_D</w:t>
                      </w:r>
                      <w:r w:rsidRPr="00245056">
                        <w:rPr>
                          <w:rFonts w:ascii="Century" w:eastAsia="MS Mincho" w:hAnsi="Century" w:cs="Times New Roman"/>
                          <w:color w:val="000000"/>
                          <w:kern w:val="24"/>
                          <w:sz w:val="18"/>
                          <w:szCs w:val="22"/>
                        </w:rPr>
                        <w:t>MODE</w:t>
                      </w:r>
                      <w:r w:rsidRPr="00245056">
                        <w:rPr>
                          <w:rFonts w:ascii="Century" w:eastAsia="MS Mincho" w:hAnsi="Century" w:cs="Times New Roman" w:hint="eastAsia"/>
                          <w:color w:val="000000"/>
                          <w:kern w:val="24"/>
                          <w:sz w:val="18"/>
                          <w:szCs w:val="22"/>
                        </w:rPr>
                        <w:t xml:space="preserve">　</w:t>
                      </w:r>
                      <w:r w:rsidRPr="00245056">
                        <w:rPr>
                          <w:rFonts w:ascii="Century" w:eastAsia="MS Mincho" w:hAnsi="Century" w:cs="Times New Roman"/>
                          <w:color w:val="000000"/>
                          <w:kern w:val="24"/>
                          <w:sz w:val="18"/>
                          <w:szCs w:val="22"/>
                          <w:eastAsianLayout w:id="1690115849"/>
                        </w:rPr>
                        <w:t>Normal</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29728" behindDoc="0" locked="0" layoutInCell="1" allowOverlap="1" wp14:anchorId="28DEF5D4" wp14:editId="34D31B87">
                <wp:simplePos x="0" y="0"/>
                <wp:positionH relativeFrom="column">
                  <wp:posOffset>185420</wp:posOffset>
                </wp:positionH>
                <wp:positionV relativeFrom="paragraph">
                  <wp:posOffset>521335</wp:posOffset>
                </wp:positionV>
                <wp:extent cx="5688330" cy="167640"/>
                <wp:effectExtent l="10160" t="12700" r="6985" b="10160"/>
                <wp:wrapNone/>
                <wp:docPr id="7935"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2AC6E54E" w14:textId="77777777" w:rsidR="00784C2F" w:rsidRPr="00136B41" w:rsidRDefault="00784C2F" w:rsidP="00C72BC4">
                            <w:pPr>
                              <w:pStyle w:val="NormalWeb"/>
                              <w:spacing w:before="0" w:beforeAutospacing="0" w:after="0" w:afterAutospacing="0"/>
                              <w:jc w:val="center"/>
                              <w:rPr>
                                <w:sz w:val="22"/>
                              </w:rPr>
                            </w:pPr>
                            <w:r w:rsidRPr="00136B41">
                              <w:rPr>
                                <w:rFonts w:ascii="Century" w:eastAsia="MS Mincho" w:hAnsi="Century" w:cs="Times New Roman"/>
                                <w:color w:val="000000"/>
                                <w:kern w:val="24"/>
                                <w:sz w:val="20"/>
                                <w:szCs w:val="21"/>
                                <w:eastAsianLayout w:id="1690115840"/>
                              </w:rPr>
                              <w:t>IG-ON</w:t>
                            </w:r>
                            <w:r>
                              <w:rPr>
                                <w:rFonts w:ascii="Century" w:eastAsia="MS Mincho" w:hAnsi="Century" w:cs="Times New Roman" w:hint="eastAsia"/>
                                <w:color w:val="000000"/>
                                <w:kern w:val="24"/>
                                <w:sz w:val="20"/>
                                <w:szCs w:val="21"/>
                              </w:rPr>
                              <w:t>中</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8DEF5D4" id="_x0000_s1224" type="#_x0000_t176" style="position:absolute;left:0;text-align:left;margin-left:14.6pt;margin-top:41.05pt;width:447.9pt;height:13.2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" strokeweight="1pt">
                <v:textbox inset="0,0,0,0">
                  <w:txbxContent>
                    <w:p w14:paraId="2AC6E54E" w14:textId="77777777" w:rsidR="00784C2F" w:rsidRPr="00136B41" w:rsidRDefault="00784C2F" w:rsidP="00C72BC4">
                      <w:pPr>
                        <w:pStyle w:val="NormalWeb"/>
                        <w:spacing w:before="0" w:beforeAutospacing="0" w:after="0" w:afterAutospacing="0"/>
                        <w:jc w:val="center"/>
                        <w:rPr>
                          <w:sz w:val="22"/>
                        </w:rPr>
                      </w:pPr>
                      <w:r w:rsidRPr="00136B41">
                        <w:rPr>
                          <w:rFonts w:ascii="Century" w:eastAsia="MS Mincho" w:hAnsi="Century" w:cs="Times New Roman"/>
                          <w:color w:val="000000"/>
                          <w:kern w:val="24"/>
                          <w:sz w:val="20"/>
                          <w:szCs w:val="21"/>
                          <w:eastAsianLayout w:id="1690115840"/>
                        </w:rPr>
                        <w:t>IG-ON</w:t>
                      </w:r>
                      <w:r>
                        <w:rPr>
                          <w:rFonts w:ascii="Century" w:eastAsia="MS Mincho" w:hAnsi="Century" w:cs="Times New Roman" w:hint="eastAsia"/>
                          <w:color w:val="000000"/>
                          <w:kern w:val="24"/>
                          <w:sz w:val="20"/>
                          <w:szCs w:val="21"/>
                        </w:rPr>
                        <w:t>中</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23584" behindDoc="0" locked="0" layoutInCell="1" allowOverlap="1" wp14:anchorId="0C899299" wp14:editId="26752362">
                <wp:simplePos x="0" y="0"/>
                <wp:positionH relativeFrom="column">
                  <wp:posOffset>4907280</wp:posOffset>
                </wp:positionH>
                <wp:positionV relativeFrom="paragraph">
                  <wp:posOffset>20320</wp:posOffset>
                </wp:positionV>
                <wp:extent cx="1151890" cy="431800"/>
                <wp:effectExtent l="7620" t="6985" r="12065" b="8890"/>
                <wp:wrapNone/>
                <wp:docPr id="7934"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5CA0E274"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231C662B"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99299" id="_x0000_s1225" type="#_x0000_t202" style="position:absolute;left:0;text-align:left;margin-left:386.4pt;margin-top:1.6pt;width:90.7pt;height:34pt;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" filled="f" strokecolor="#4f81bd">
                <v:textbox>
                  <w:txbxContent>
                    <w:p w14:paraId="5CA0E274"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231C662B"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26656" behindDoc="0" locked="0" layoutInCell="1" allowOverlap="1" wp14:anchorId="14C99D20" wp14:editId="63E85554">
                <wp:simplePos x="0" y="0"/>
                <wp:positionH relativeFrom="column">
                  <wp:posOffset>22225</wp:posOffset>
                </wp:positionH>
                <wp:positionV relativeFrom="paragraph">
                  <wp:posOffset>20320</wp:posOffset>
                </wp:positionV>
                <wp:extent cx="1008380" cy="431800"/>
                <wp:effectExtent l="8890" t="6985" r="11430" b="8890"/>
                <wp:wrapNone/>
                <wp:docPr id="7933"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6B3CB654"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132BAD4E"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99D20" id="_x0000_s1226" type="#_x0000_t202" style="position:absolute;left:0;text-align:left;margin-left:1.75pt;margin-top:1.6pt;width:79.4pt;height:34pt;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" filled="f" strokecolor="#4f81bd">
                <v:textbox>
                  <w:txbxContent>
                    <w:p w14:paraId="6B3CB654"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132BAD4E" w14:textId="77777777" w:rsidR="00784C2F" w:rsidRPr="00136B41" w:rsidRDefault="00784C2F" w:rsidP="00C72BC4">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v:textbox>
              </v:shape>
            </w:pict>
          </mc:Fallback>
        </mc:AlternateContent>
      </w:r>
      <w:r w:rsidR="001202C7" w:rsidRPr="00A56D3F">
        <w:rPr>
          <w:color w:val="5B9BD5"/>
        </w:rPr>
        <w:br w:type="page"/>
      </w:r>
      <w:r w:rsidR="008F5FB1" w:rsidRPr="00C44E73">
        <w:rPr>
          <w:rFonts w:hint="eastAsia"/>
          <w:color w:val="00B0F0"/>
        </w:rPr>
        <w:lastRenderedPageBreak/>
        <w:t>・</w:t>
      </w:r>
      <w:r w:rsidR="00AE334A" w:rsidRPr="00C44E73">
        <w:rPr>
          <w:rFonts w:hint="eastAsia"/>
          <w:color w:val="00B0F0"/>
        </w:rPr>
        <w:t xml:space="preserve">Signal sequence of DMS </w:t>
      </w:r>
      <w:r w:rsidR="00AE334A" w:rsidRPr="00C44E73">
        <w:rPr>
          <w:color w:val="00B0F0"/>
        </w:rPr>
        <w:t>software switch</w:t>
      </w:r>
      <w:bookmarkEnd w:id="199"/>
      <w:bookmarkEnd w:id="200"/>
    </w:p>
    <w:p w14:paraId="515D9C68" w14:textId="2E685D5A" w:rsidR="00D76C03" w:rsidRPr="00A56D3F" w:rsidRDefault="00FB37A0" w:rsidP="00D76C03">
      <w:pPr>
        <w:rPr>
          <w:rFonts w:hint="eastAsia"/>
          <w:color w:val="5B9BD5"/>
        </w:rPr>
      </w:pPr>
      <w:r w:rsidRPr="00A56D3F">
        <w:rPr>
          <w:rFonts w:hint="eastAsia"/>
          <w:noProof/>
          <w:color w:val="5B9BD5"/>
        </w:rPr>
        <mc:AlternateContent>
          <mc:Choice Requires="wps">
            <w:drawing>
              <wp:anchor distT="0" distB="0" distL="114300" distR="114300" simplePos="0" relativeHeight="251571712" behindDoc="0" locked="0" layoutInCell="1" allowOverlap="1" wp14:anchorId="159D882E" wp14:editId="09C6E5BE">
                <wp:simplePos x="0" y="0"/>
                <wp:positionH relativeFrom="column">
                  <wp:posOffset>2480310</wp:posOffset>
                </wp:positionH>
                <wp:positionV relativeFrom="paragraph">
                  <wp:posOffset>189230</wp:posOffset>
                </wp:positionV>
                <wp:extent cx="1008380" cy="431800"/>
                <wp:effectExtent l="9525" t="8255" r="10795" b="7620"/>
                <wp:wrapNone/>
                <wp:docPr id="7932"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6F9E562A" w14:textId="77777777" w:rsidR="00784C2F" w:rsidRPr="00136B41" w:rsidRDefault="00011710" w:rsidP="00D76C03">
                            <w:pPr>
                              <w:pStyle w:val="NormalWeb"/>
                              <w:spacing w:before="0" w:beforeAutospacing="0" w:after="0" w:afterAutospacing="0"/>
                              <w:jc w:val="center"/>
                              <w:rPr>
                                <w:sz w:val="21"/>
                              </w:rPr>
                            </w:pPr>
                            <w:r>
                              <w:rPr>
                                <w:rFonts w:ascii="Arial" w:eastAsia="MS Mincho" w:hAnsi="Arial" w:cs="Arial"/>
                                <w:color w:val="4F81BD"/>
                                <w:kern w:val="24"/>
                                <w:sz w:val="20"/>
                                <w:szCs w:val="22"/>
                              </w:rPr>
                              <w:t>MET</w:t>
                            </w:r>
                          </w:p>
                          <w:p w14:paraId="285C7F1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9D882E" id="_x0000_s1227" type="#_x0000_t202" style="position:absolute;left:0;text-align:left;margin-left:195.3pt;margin-top:14.9pt;width:79.4pt;height:34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" filled="f" strokecolor="#4f81bd">
                <v:textbox>
                  <w:txbxContent>
                    <w:p w14:paraId="6F9E562A" w14:textId="77777777" w:rsidR="00784C2F" w:rsidRPr="00136B41" w:rsidRDefault="00011710" w:rsidP="00D76C03">
                      <w:pPr>
                        <w:pStyle w:val="NormalWeb"/>
                        <w:spacing w:before="0" w:beforeAutospacing="0" w:after="0" w:afterAutospacing="0"/>
                        <w:jc w:val="center"/>
                        <w:rPr>
                          <w:sz w:val="21"/>
                        </w:rPr>
                      </w:pPr>
                      <w:r>
                        <w:rPr>
                          <w:rFonts w:ascii="Arial" w:eastAsia="MS Mincho" w:hAnsi="Arial" w:cs="Arial"/>
                          <w:color w:val="4F81BD"/>
                          <w:kern w:val="24"/>
                          <w:sz w:val="20"/>
                          <w:szCs w:val="22"/>
                        </w:rPr>
                        <w:t>MET</w:t>
                      </w:r>
                    </w:p>
                    <w:p w14:paraId="285C7F1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v:textbox>
              </v:shape>
            </w:pict>
          </mc:Fallback>
        </mc:AlternateContent>
      </w:r>
    </w:p>
    <w:p w14:paraId="0F461268" w14:textId="4FB3C26F" w:rsidR="00AE334A" w:rsidRPr="00A56D3F" w:rsidRDefault="00FB37A0" w:rsidP="00D76C03">
      <w:pPr>
        <w:rPr>
          <w:color w:val="5B9BD5"/>
        </w:rPr>
      </w:pPr>
      <w:r w:rsidRPr="00A56D3F">
        <w:rPr>
          <w:rFonts w:hint="eastAsia"/>
          <w:noProof/>
          <w:color w:val="5B9BD5"/>
        </w:rPr>
        <mc:AlternateContent>
          <mc:Choice Requires="wps">
            <w:drawing>
              <wp:anchor distT="0" distB="0" distL="114300" distR="114300" simplePos="0" relativeHeight="251582976" behindDoc="0" locked="0" layoutInCell="1" allowOverlap="1" wp14:anchorId="577DFEFD" wp14:editId="26456801">
                <wp:simplePos x="0" y="0"/>
                <wp:positionH relativeFrom="column">
                  <wp:posOffset>374650</wp:posOffset>
                </wp:positionH>
                <wp:positionV relativeFrom="paragraph">
                  <wp:posOffset>1616710</wp:posOffset>
                </wp:positionV>
                <wp:extent cx="2637790" cy="461010"/>
                <wp:effectExtent l="0" t="0" r="0" b="0"/>
                <wp:wrapNone/>
                <wp:docPr id="7931"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7790" cy="461010"/>
                        </a:xfrm>
                        <a:prstGeom prst="rect">
                          <a:avLst/>
                        </a:prstGeom>
                        <a:noFill/>
                      </wps:spPr>
                      <wps:txbx>
                        <w:txbxContent>
                          <w:p w14:paraId="4310637B"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No SW</w:t>
                            </w:r>
                            <w:r>
                              <w:rPr>
                                <w:rFonts w:ascii="Century" w:eastAsia="MS Mincho" w:hAnsi="Century" w:cs="Times New Roman"/>
                                <w:color w:val="000000"/>
                                <w:kern w:val="24"/>
                                <w:sz w:val="18"/>
                                <w:szCs w:val="22"/>
                                <w:eastAsianLayout w:id="1690115842"/>
                              </w:rPr>
                              <w:t xml:space="preserve"> operation</w:t>
                            </w:r>
                            <w:r>
                              <w:rPr>
                                <w:rFonts w:ascii="Century" w:eastAsia="MS Mincho" w:hAnsi="Century" w:cs="Times New Roman" w:hint="eastAsia"/>
                                <w:color w:val="000000"/>
                                <w:kern w:val="24"/>
                                <w:sz w:val="18"/>
                                <w:szCs w:val="22"/>
                                <w:eastAsianLayout w:id="1690115842"/>
                              </w:rPr>
                              <w:t xml:space="preserve">　</w:t>
                            </w:r>
                            <w:r w:rsidRPr="00D666A2">
                              <w:rPr>
                                <w:rFonts w:ascii="Century" w:eastAsia="MS Mincho" w:hAnsi="MS Mincho" w:cs="Times New Roman" w:hint="eastAsia"/>
                                <w:color w:val="000000"/>
                                <w:kern w:val="24"/>
                                <w:sz w:val="20"/>
                                <w:szCs w:val="20"/>
                                <w:eastAsianLayout w:id="1690115844"/>
                              </w:rPr>
                              <w:t xml:space="preserve"> </w:t>
                            </w:r>
                            <w:r>
                              <w:rPr>
                                <w:rFonts w:ascii="Century" w:eastAsia="MS Mincho" w:hAnsi="MS Mincho" w:cs="Times New Roman" w:hint="eastAsia"/>
                                <w:color w:val="000000"/>
                                <w:kern w:val="24"/>
                                <w:sz w:val="20"/>
                                <w:szCs w:val="20"/>
                                <w:eastAsianLayout w:id="1690115844"/>
                              </w:rPr>
                              <w:t>every 1sec and 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77DFEFD" id="_x0000_s1228" type="#_x0000_t202" style="position:absolute;left:0;text-align:left;margin-left:29.5pt;margin-top:127.3pt;width:207.7pt;height:36.3pt;z-index:25158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" filled="f" stroked="f">
                <v:textbox style="mso-fit-shape-to-text:t">
                  <w:txbxContent>
                    <w:p w14:paraId="4310637B"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No SW</w:t>
                      </w:r>
                      <w:r>
                        <w:rPr>
                          <w:rFonts w:ascii="Century" w:eastAsia="MS Mincho" w:hAnsi="Century" w:cs="Times New Roman"/>
                          <w:color w:val="000000"/>
                          <w:kern w:val="24"/>
                          <w:sz w:val="18"/>
                          <w:szCs w:val="22"/>
                          <w:eastAsianLayout w:id="1690115842"/>
                        </w:rPr>
                        <w:t xml:space="preserve"> operation</w:t>
                      </w:r>
                      <w:r>
                        <w:rPr>
                          <w:rFonts w:ascii="Century" w:eastAsia="MS Mincho" w:hAnsi="Century" w:cs="Times New Roman" w:hint="eastAsia"/>
                          <w:color w:val="000000"/>
                          <w:kern w:val="24"/>
                          <w:sz w:val="18"/>
                          <w:szCs w:val="22"/>
                          <w:eastAsianLayout w:id="1690115842"/>
                        </w:rPr>
                        <w:t xml:space="preserve">　</w:t>
                      </w:r>
                      <w:r w:rsidRPr="00D666A2">
                        <w:rPr>
                          <w:rFonts w:ascii="Century" w:eastAsia="MS Mincho" w:hAnsi="MS Mincho" w:cs="Times New Roman" w:hint="eastAsia"/>
                          <w:color w:val="000000"/>
                          <w:kern w:val="24"/>
                          <w:sz w:val="20"/>
                          <w:szCs w:val="20"/>
                          <w:eastAsianLayout w:id="1690115844"/>
                        </w:rPr>
                        <w:t xml:space="preserve"> </w:t>
                      </w:r>
                      <w:r>
                        <w:rPr>
                          <w:rFonts w:ascii="Century" w:eastAsia="MS Mincho" w:hAnsi="MS Mincho" w:cs="Times New Roman" w:hint="eastAsia"/>
                          <w:color w:val="000000"/>
                          <w:kern w:val="24"/>
                          <w:sz w:val="20"/>
                          <w:szCs w:val="20"/>
                          <w:eastAsianLayout w:id="1690115844"/>
                        </w:rPr>
                        <w:t>every 1sec and event condition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80928" behindDoc="0" locked="0" layoutInCell="1" allowOverlap="1" wp14:anchorId="17AC052E" wp14:editId="03897B34">
                <wp:simplePos x="0" y="0"/>
                <wp:positionH relativeFrom="column">
                  <wp:posOffset>2962910</wp:posOffset>
                </wp:positionH>
                <wp:positionV relativeFrom="paragraph">
                  <wp:posOffset>1628140</wp:posOffset>
                </wp:positionV>
                <wp:extent cx="2540635" cy="8890"/>
                <wp:effectExtent l="15875" t="69850" r="5715" b="73660"/>
                <wp:wrapNone/>
                <wp:docPr id="7930"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5406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850E6" id="直線矢印コネクタ 89" o:spid="_x0000_s1026" type="#_x0000_t34" style="position:absolute;margin-left:233.3pt;margin-top:128.2pt;width:200.05pt;height:.7pt;rotation:180;flip:y;z-index:25158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81952" behindDoc="0" locked="0" layoutInCell="1" allowOverlap="1" wp14:anchorId="3D4F8450" wp14:editId="6B9F64E6">
                <wp:simplePos x="0" y="0"/>
                <wp:positionH relativeFrom="column">
                  <wp:posOffset>525145</wp:posOffset>
                </wp:positionH>
                <wp:positionV relativeFrom="paragraph">
                  <wp:posOffset>1849755</wp:posOffset>
                </wp:positionV>
                <wp:extent cx="2477135" cy="8890"/>
                <wp:effectExtent l="16510" t="62865" r="11430" b="80645"/>
                <wp:wrapNone/>
                <wp:docPr id="7929"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AA1F43" id="直線矢印コネクタ 89" o:spid="_x0000_s1026" type="#_x0000_t34" style="position:absolute;margin-left:41.35pt;margin-top:145.65pt;width:195.05pt;height:.7pt;rotation:180;flip:y;z-index:25158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74784" behindDoc="0" locked="0" layoutInCell="1" allowOverlap="1" wp14:anchorId="2E93B94B" wp14:editId="0EA89734">
                <wp:simplePos x="0" y="0"/>
                <wp:positionH relativeFrom="column">
                  <wp:posOffset>5569585</wp:posOffset>
                </wp:positionH>
                <wp:positionV relativeFrom="paragraph">
                  <wp:posOffset>1005840</wp:posOffset>
                </wp:positionV>
                <wp:extent cx="1684655" cy="276225"/>
                <wp:effectExtent l="0" t="0" r="0" b="0"/>
                <wp:wrapNone/>
                <wp:docPr id="7928"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276225"/>
                        </a:xfrm>
                        <a:prstGeom prst="rect">
                          <a:avLst/>
                        </a:prstGeom>
                        <a:noFill/>
                      </wps:spPr>
                      <wps:txbx>
                        <w:txbxContent>
                          <w:p w14:paraId="39873951"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Pr>
                                <w:rFonts w:ascii="Century" w:eastAsia="MS Mincho" w:hAnsi="MS Mincho" w:cs="Times New Roman" w:hint="eastAsia"/>
                                <w:color w:val="000000"/>
                                <w:kern w:val="24"/>
                                <w:sz w:val="20"/>
                                <w:szCs w:val="20"/>
                                <w:eastAsianLayout w:id="1690115844"/>
                              </w:rPr>
                              <w:t>every 1sec and 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E93B94B" id="_x0000_s1229" type="#_x0000_t202" style="position:absolute;left:0;text-align:left;margin-left:438.55pt;margin-top:79.2pt;width:132.65pt;height:21.75pt;z-index:25157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" filled="f" stroked="f">
                <v:textbox style="mso-fit-shape-to-text:t">
                  <w:txbxContent>
                    <w:p w14:paraId="39873951"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Pr>
                          <w:rFonts w:ascii="Century" w:eastAsia="MS Mincho" w:hAnsi="MS Mincho" w:cs="Times New Roman" w:hint="eastAsia"/>
                          <w:color w:val="000000"/>
                          <w:kern w:val="24"/>
                          <w:sz w:val="20"/>
                          <w:szCs w:val="20"/>
                          <w:eastAsianLayout w:id="1690115844"/>
                        </w:rPr>
                        <w:t>every 1sec and event condition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78880" behindDoc="0" locked="0" layoutInCell="1" allowOverlap="1" wp14:anchorId="74384FFB" wp14:editId="2D347B84">
                <wp:simplePos x="0" y="0"/>
                <wp:positionH relativeFrom="column">
                  <wp:posOffset>5501640</wp:posOffset>
                </wp:positionH>
                <wp:positionV relativeFrom="paragraph">
                  <wp:posOffset>838835</wp:posOffset>
                </wp:positionV>
                <wp:extent cx="137795" cy="580390"/>
                <wp:effectExtent l="0" t="0" r="0" b="0"/>
                <wp:wrapNone/>
                <wp:docPr id="132" name="右大かっこ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795" cy="580390"/>
                        </a:xfrm>
                        <a:prstGeom prst="rightBracket">
                          <a:avLst>
                            <a:gd name="adj" fmla="val 114552"/>
                          </a:avLst>
                        </a:prstGeom>
                        <a:noFill/>
                        <a:ln w="9525" cap="flat" cmpd="sng" algn="ctr">
                          <a:solidFill>
                            <a:srgbClr val="4F81BD">
                              <a:shade val="95000"/>
                              <a:satMod val="105000"/>
                            </a:srgbClr>
                          </a:solidFill>
                          <a:prstDash val="solid"/>
                        </a:ln>
                        <a:effectLst/>
                      </wps:spPr>
                      <wps:bodyPr rtlCol="0" anchor="ctr"/>
                    </wps:wsp>
                  </a:graphicData>
                </a:graphic>
                <wp14:sizeRelH relativeFrom="page">
                  <wp14:pctWidth>0</wp14:pctWidth>
                </wp14:sizeRelH>
                <wp14:sizeRelV relativeFrom="page">
                  <wp14:pctHeight>0</wp14:pctHeight>
                </wp14:sizeRelV>
              </wp:anchor>
            </w:drawing>
          </mc:Choice>
          <mc:Fallback>
            <w:pict>
              <v:shape w14:anchorId="40ABCDC5" id="右大かっこ 131" o:spid="_x0000_s1026" type="#_x0000_t86" style="position:absolute;margin-left:433.2pt;margin-top:66.05pt;width:10.85pt;height:45.7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" adj="5874" strokecolor="#4a7ebb"/>
            </w:pict>
          </mc:Fallback>
        </mc:AlternateContent>
      </w:r>
      <w:r w:rsidRPr="00A56D3F">
        <w:rPr>
          <w:rFonts w:hint="eastAsia"/>
          <w:noProof/>
          <w:color w:val="5B9BD5"/>
        </w:rPr>
        <mc:AlternateContent>
          <mc:Choice Requires="wps">
            <w:drawing>
              <wp:anchor distT="0" distB="0" distL="114300" distR="114300" simplePos="0" relativeHeight="251575808" behindDoc="0" locked="0" layoutInCell="1" allowOverlap="1" wp14:anchorId="2F6132F1" wp14:editId="5EED0877">
                <wp:simplePos x="0" y="0"/>
                <wp:positionH relativeFrom="column">
                  <wp:posOffset>878205</wp:posOffset>
                </wp:positionH>
                <wp:positionV relativeFrom="paragraph">
                  <wp:posOffset>671830</wp:posOffset>
                </wp:positionV>
                <wp:extent cx="2252345" cy="461010"/>
                <wp:effectExtent l="0" t="0" r="0" b="0"/>
                <wp:wrapNone/>
                <wp:docPr id="7927"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2345" cy="461010"/>
                        </a:xfrm>
                        <a:prstGeom prst="rect">
                          <a:avLst/>
                        </a:prstGeom>
                        <a:noFill/>
                      </wps:spPr>
                      <wps:txbx>
                        <w:txbxContent>
                          <w:p w14:paraId="2E11025D" w14:textId="77777777" w:rsidR="00784C2F" w:rsidRPr="00660352" w:rsidRDefault="00784C2F" w:rsidP="00D76C03">
                            <w:pPr>
                              <w:pStyle w:val="NormalWeb"/>
                              <w:spacing w:before="0" w:beforeAutospacing="0" w:after="0" w:afterAutospacing="0"/>
                              <w:rPr>
                                <w:rFonts w:ascii="Century" w:eastAsia="MS Mincho" w:hAnsi="Century" w:cs="Times New Roman"/>
                                <w:color w:val="000000"/>
                                <w:kern w:val="24"/>
                                <w:sz w:val="18"/>
                                <w:szCs w:val="22"/>
                              </w:rPr>
                            </w:pPr>
                            <w:r w:rsidRPr="00660352">
                              <w:rPr>
                                <w:rFonts w:ascii="Century" w:eastAsia="MS Mincho" w:hAnsi="Century" w:cs="Times New Roman"/>
                                <w:color w:val="000000"/>
                                <w:kern w:val="24"/>
                                <w:sz w:val="18"/>
                                <w:szCs w:val="22"/>
                              </w:rPr>
                              <w:t>B_DMINF2 : with DMS</w:t>
                            </w:r>
                            <w:r w:rsidRPr="00660352" w:rsidDel="00D666A2">
                              <w:rPr>
                                <w:rFonts w:ascii="Century" w:eastAsia="MS Mincho" w:hAnsi="Century" w:cs="Times New Roman" w:hint="eastAsia"/>
                                <w:color w:val="000000"/>
                                <w:kern w:val="24"/>
                                <w:sz w:val="18"/>
                                <w:szCs w:val="22"/>
                              </w:rPr>
                              <w:t xml:space="preserve"> </w:t>
                            </w:r>
                            <w:r w:rsidRPr="00660352">
                              <w:rPr>
                                <w:rFonts w:ascii="Century" w:eastAsia="MS Mincho" w:hAnsi="Century" w:cs="Times New Roman" w:hint="eastAsia"/>
                                <w:color w:val="000000"/>
                                <w:kern w:val="24"/>
                                <w:sz w:val="18"/>
                                <w:szCs w:val="22"/>
                              </w:rPr>
                              <w:t>/</w:t>
                            </w:r>
                            <w:r w:rsidRPr="00660352">
                              <w:rPr>
                                <w:rFonts w:ascii="Century" w:eastAsia="MS Mincho" w:hAnsi="Century" w:cs="Times New Roman"/>
                                <w:color w:val="000000"/>
                                <w:kern w:val="24"/>
                                <w:sz w:val="18"/>
                                <w:szCs w:val="22"/>
                              </w:rPr>
                              <w:t xml:space="preserve"> with </w:t>
                            </w:r>
                            <w:r w:rsidRPr="00660352">
                              <w:rPr>
                                <w:rFonts w:ascii="Century" w:eastAsia="MS Mincho" w:hAnsi="Century" w:cs="Times New Roman" w:hint="eastAsia"/>
                                <w:color w:val="000000"/>
                                <w:kern w:val="24"/>
                                <w:sz w:val="18"/>
                                <w:szCs w:val="22"/>
                              </w:rPr>
                              <w:t>Custom,</w:t>
                            </w:r>
                            <w:r w:rsidRPr="00660352">
                              <w:rPr>
                                <w:rFonts w:ascii="Century" w:eastAsia="MS Mincho" w:hAnsi="Century" w:cs="Times New Roman"/>
                                <w:color w:val="000000"/>
                                <w:kern w:val="24"/>
                                <w:sz w:val="18"/>
                                <w:szCs w:val="22"/>
                              </w:rPr>
                              <w:t xml:space="preserve"> </w:t>
                            </w:r>
                          </w:p>
                          <w:p w14:paraId="5D9466DA" w14:textId="77777777" w:rsidR="00784C2F" w:rsidRPr="00245056" w:rsidRDefault="00784C2F" w:rsidP="00D76C03">
                            <w:pPr>
                              <w:pStyle w:val="NormalWeb"/>
                              <w:spacing w:before="0" w:beforeAutospacing="0" w:after="0" w:afterAutospacing="0"/>
                              <w:rPr>
                                <w:rFonts w:ascii="Century" w:hAnsi="Century"/>
                                <w:sz w:val="18"/>
                                <w:szCs w:val="18"/>
                              </w:rPr>
                            </w:pPr>
                            <w:r w:rsidRPr="00660352">
                              <w:rPr>
                                <w:rFonts w:ascii="Century" w:eastAsia="MS Mincho" w:hAnsi="Century" w:cs="Times New Roman"/>
                                <w:color w:val="000000"/>
                                <w:kern w:val="24"/>
                                <w:sz w:val="18"/>
                                <w:szCs w:val="22"/>
                              </w:rPr>
                              <w:t xml:space="preserve">B_DMSSFT : </w:t>
                            </w:r>
                            <w:r w:rsidRPr="00245056">
                              <w:rPr>
                                <w:rFonts w:ascii="Century" w:hAnsi="Century"/>
                                <w:sz w:val="18"/>
                                <w:szCs w:val="18"/>
                              </w:rPr>
                              <w:t>with DMS software switch display</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2F6132F1" id="_x0000_s1230" type="#_x0000_t202" style="position:absolute;left:0;text-align:left;margin-left:69.15pt;margin-top:52.9pt;width:177.35pt;height:36.3pt;z-index:2515758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" filled="f" stroked="f">
                <v:textbox style="mso-fit-shape-to-text:t">
                  <w:txbxContent>
                    <w:p w14:paraId="2E11025D" w14:textId="77777777" w:rsidR="00784C2F" w:rsidRPr="00660352" w:rsidRDefault="00784C2F" w:rsidP="00D76C03">
                      <w:pPr>
                        <w:pStyle w:val="NormalWeb"/>
                        <w:spacing w:before="0" w:beforeAutospacing="0" w:after="0" w:afterAutospacing="0"/>
                        <w:rPr>
                          <w:rFonts w:ascii="Century" w:eastAsia="MS Mincho" w:hAnsi="Century" w:cs="Times New Roman"/>
                          <w:color w:val="000000"/>
                          <w:kern w:val="24"/>
                          <w:sz w:val="18"/>
                          <w:szCs w:val="22"/>
                        </w:rPr>
                      </w:pPr>
                      <w:r w:rsidRPr="00660352">
                        <w:rPr>
                          <w:rFonts w:ascii="Century" w:eastAsia="MS Mincho" w:hAnsi="Century" w:cs="Times New Roman"/>
                          <w:color w:val="000000"/>
                          <w:kern w:val="24"/>
                          <w:sz w:val="18"/>
                          <w:szCs w:val="22"/>
                        </w:rPr>
                        <w:t>B_DMINF2 : with DMS</w:t>
                      </w:r>
                      <w:r w:rsidRPr="00660352" w:rsidDel="00D666A2">
                        <w:rPr>
                          <w:rFonts w:ascii="Century" w:eastAsia="MS Mincho" w:hAnsi="Century" w:cs="Times New Roman" w:hint="eastAsia"/>
                          <w:color w:val="000000"/>
                          <w:kern w:val="24"/>
                          <w:sz w:val="18"/>
                          <w:szCs w:val="22"/>
                        </w:rPr>
                        <w:t xml:space="preserve"> </w:t>
                      </w:r>
                      <w:r w:rsidRPr="00660352">
                        <w:rPr>
                          <w:rFonts w:ascii="Century" w:eastAsia="MS Mincho" w:hAnsi="Century" w:cs="Times New Roman" w:hint="eastAsia"/>
                          <w:color w:val="000000"/>
                          <w:kern w:val="24"/>
                          <w:sz w:val="18"/>
                          <w:szCs w:val="22"/>
                        </w:rPr>
                        <w:t>/</w:t>
                      </w:r>
                      <w:r w:rsidRPr="00660352">
                        <w:rPr>
                          <w:rFonts w:ascii="Century" w:eastAsia="MS Mincho" w:hAnsi="Century" w:cs="Times New Roman"/>
                          <w:color w:val="000000"/>
                          <w:kern w:val="24"/>
                          <w:sz w:val="18"/>
                          <w:szCs w:val="22"/>
                        </w:rPr>
                        <w:t xml:space="preserve"> with </w:t>
                      </w:r>
                      <w:r w:rsidRPr="00660352">
                        <w:rPr>
                          <w:rFonts w:ascii="Century" w:eastAsia="MS Mincho" w:hAnsi="Century" w:cs="Times New Roman" w:hint="eastAsia"/>
                          <w:color w:val="000000"/>
                          <w:kern w:val="24"/>
                          <w:sz w:val="18"/>
                          <w:szCs w:val="22"/>
                        </w:rPr>
                        <w:t>Custom,</w:t>
                      </w:r>
                      <w:r w:rsidRPr="00660352">
                        <w:rPr>
                          <w:rFonts w:ascii="Century" w:eastAsia="MS Mincho" w:hAnsi="Century" w:cs="Times New Roman"/>
                          <w:color w:val="000000"/>
                          <w:kern w:val="24"/>
                          <w:sz w:val="18"/>
                          <w:szCs w:val="22"/>
                        </w:rPr>
                        <w:t xml:space="preserve"> </w:t>
                      </w:r>
                    </w:p>
                    <w:p w14:paraId="5D9466DA" w14:textId="77777777" w:rsidR="00784C2F" w:rsidRPr="00245056" w:rsidRDefault="00784C2F" w:rsidP="00D76C03">
                      <w:pPr>
                        <w:pStyle w:val="NormalWeb"/>
                        <w:spacing w:before="0" w:beforeAutospacing="0" w:after="0" w:afterAutospacing="0"/>
                        <w:rPr>
                          <w:rFonts w:ascii="Century" w:hAnsi="Century"/>
                          <w:sz w:val="18"/>
                          <w:szCs w:val="18"/>
                        </w:rPr>
                      </w:pPr>
                      <w:r w:rsidRPr="00660352">
                        <w:rPr>
                          <w:rFonts w:ascii="Century" w:eastAsia="MS Mincho" w:hAnsi="Century" w:cs="Times New Roman"/>
                          <w:color w:val="000000"/>
                          <w:kern w:val="24"/>
                          <w:sz w:val="18"/>
                          <w:szCs w:val="22"/>
                        </w:rPr>
                        <w:t xml:space="preserve">B_DMSSFT : </w:t>
                      </w:r>
                      <w:r w:rsidRPr="00245056">
                        <w:rPr>
                          <w:rFonts w:ascii="Century" w:hAnsi="Century"/>
                          <w:sz w:val="18"/>
                          <w:szCs w:val="18"/>
                        </w:rPr>
                        <w:t>with DMS software switch display</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76832" behindDoc="0" locked="0" layoutInCell="1" allowOverlap="1" wp14:anchorId="3EEC0A9D" wp14:editId="302A538C">
                <wp:simplePos x="0" y="0"/>
                <wp:positionH relativeFrom="column">
                  <wp:posOffset>524510</wp:posOffset>
                </wp:positionH>
                <wp:positionV relativeFrom="paragraph">
                  <wp:posOffset>1354455</wp:posOffset>
                </wp:positionV>
                <wp:extent cx="4954905" cy="3810"/>
                <wp:effectExtent l="6350" t="72390" r="20320" b="76200"/>
                <wp:wrapNone/>
                <wp:docPr id="7926"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7E93AB" id="直線矢印コネクタ 62" o:spid="_x0000_s1026" type="#_x0000_t34" style="position:absolute;margin-left:41.3pt;margin-top:106.65pt;width:390.15pt;height:.3pt;z-index:25157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73760" behindDoc="0" locked="0" layoutInCell="1" allowOverlap="1" wp14:anchorId="005FF252" wp14:editId="3E6C9172">
                <wp:simplePos x="0" y="0"/>
                <wp:positionH relativeFrom="column">
                  <wp:posOffset>515620</wp:posOffset>
                </wp:positionH>
                <wp:positionV relativeFrom="paragraph">
                  <wp:posOffset>1085850</wp:posOffset>
                </wp:positionV>
                <wp:extent cx="4954905" cy="3810"/>
                <wp:effectExtent l="6985" t="70485" r="19685" b="78105"/>
                <wp:wrapNone/>
                <wp:docPr id="7925"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FD031E" id="直線矢印コネクタ 62" o:spid="_x0000_s1026" type="#_x0000_t34" style="position:absolute;margin-left:40.6pt;margin-top:85.5pt;width:390.15pt;height:.3pt;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77856" behindDoc="0" locked="0" layoutInCell="1" allowOverlap="1" wp14:anchorId="7BDFD9A0" wp14:editId="23D13D3B">
                <wp:simplePos x="0" y="0"/>
                <wp:positionH relativeFrom="column">
                  <wp:posOffset>2492375</wp:posOffset>
                </wp:positionH>
                <wp:positionV relativeFrom="paragraph">
                  <wp:posOffset>1116330</wp:posOffset>
                </wp:positionV>
                <wp:extent cx="1143000" cy="276225"/>
                <wp:effectExtent l="0" t="0" r="0" b="0"/>
                <wp:wrapNone/>
                <wp:docPr id="7924"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0" cy="276225"/>
                        </a:xfrm>
                        <a:prstGeom prst="rect">
                          <a:avLst/>
                        </a:prstGeom>
                        <a:noFill/>
                      </wps:spPr>
                      <wps:txbx>
                        <w:txbxContent>
                          <w:p w14:paraId="5F5E2F7C"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sidRPr="00F93255">
                              <w:rPr>
                                <w:rFonts w:ascii="Century" w:eastAsia="MS Mincho" w:hAnsi="Century" w:cs="Times New Roman"/>
                                <w:color w:val="000000"/>
                                <w:kern w:val="24"/>
                                <w:sz w:val="18"/>
                                <w:szCs w:val="22"/>
                                <w:eastAsianLayout w:id="1690115849"/>
                              </w:rPr>
                              <w:t>Normal</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7BDFD9A0" id="_x0000_s1231" type="#_x0000_t202" style="position:absolute;left:0;text-align:left;margin-left:196.25pt;margin-top:87.9pt;width:90pt;height:21.75pt;z-index:2515778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" filled="f" stroked="f">
                <v:textbox style="mso-fit-shape-to-text:t">
                  <w:txbxContent>
                    <w:p w14:paraId="5F5E2F7C"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sidRPr="00F93255">
                        <w:rPr>
                          <w:rFonts w:ascii="Century" w:eastAsia="MS Mincho" w:hAnsi="Century" w:cs="Times New Roman"/>
                          <w:color w:val="000000"/>
                          <w:kern w:val="24"/>
                          <w:sz w:val="18"/>
                          <w:szCs w:val="22"/>
                          <w:eastAsianLayout w:id="1690115849"/>
                        </w:rPr>
                        <w:t>Normal</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72736" behindDoc="0" locked="0" layoutInCell="1" allowOverlap="1" wp14:anchorId="55ACC4EA" wp14:editId="6DC864E1">
                <wp:simplePos x="0" y="0"/>
                <wp:positionH relativeFrom="column">
                  <wp:posOffset>185420</wp:posOffset>
                </wp:positionH>
                <wp:positionV relativeFrom="paragraph">
                  <wp:posOffset>521335</wp:posOffset>
                </wp:positionV>
                <wp:extent cx="5688330" cy="167640"/>
                <wp:effectExtent l="10160" t="10795" r="6985" b="12065"/>
                <wp:wrapNone/>
                <wp:docPr id="7923" name="フローチャート : 代替処理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8330" cy="167640"/>
                        </a:xfrm>
                        <a:prstGeom prst="flowChartAlternateProcess">
                          <a:avLst/>
                        </a:prstGeom>
                        <a:solidFill>
                          <a:srgbClr val="FFFFFF"/>
                        </a:solidFill>
                        <a:ln w="12700" algn="ctr">
                          <a:solidFill>
                            <a:srgbClr val="000000"/>
                          </a:solidFill>
                          <a:miter lim="800000"/>
                          <a:headEnd/>
                          <a:tailEnd/>
                        </a:ln>
                      </wps:spPr>
                      <wps:txbx>
                        <w:txbxContent>
                          <w:p w14:paraId="1A4616A2" w14:textId="77777777" w:rsidR="00784C2F" w:rsidRPr="00136B41" w:rsidRDefault="00784C2F" w:rsidP="00D76C03">
                            <w:pPr>
                              <w:pStyle w:val="NormalWeb"/>
                              <w:spacing w:before="0" w:beforeAutospacing="0" w:after="0" w:afterAutospacing="0"/>
                              <w:jc w:val="center"/>
                              <w:rPr>
                                <w:sz w:val="22"/>
                              </w:rPr>
                            </w:pPr>
                            <w:r>
                              <w:rPr>
                                <w:rFonts w:ascii="Century" w:eastAsia="MS Mincho" w:hAnsi="Century" w:cs="Times New Roman"/>
                                <w:color w:val="000000"/>
                                <w:kern w:val="24"/>
                                <w:sz w:val="20"/>
                                <w:szCs w:val="21"/>
                              </w:rPr>
                              <w:t xml:space="preserve">During </w:t>
                            </w:r>
                            <w:r w:rsidRPr="00136B41">
                              <w:rPr>
                                <w:rFonts w:ascii="Century" w:eastAsia="MS Mincho" w:hAnsi="Century" w:cs="Times New Roman"/>
                                <w:color w:val="000000"/>
                                <w:kern w:val="24"/>
                                <w:sz w:val="20"/>
                                <w:szCs w:val="21"/>
                                <w:eastAsianLayout w:id="1690115840"/>
                              </w:rPr>
                              <w:t>IG-ON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ACC4EA" id="_x0000_s1232" type="#_x0000_t176" style="position:absolute;left:0;text-align:left;margin-left:14.6pt;margin-top:41.05pt;width:447.9pt;height:13.2pt;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" strokeweight="1pt">
                <v:textbox inset="0,0,0,0">
                  <w:txbxContent>
                    <w:p w14:paraId="1A4616A2" w14:textId="77777777" w:rsidR="00784C2F" w:rsidRPr="00136B41" w:rsidRDefault="00784C2F" w:rsidP="00D76C03">
                      <w:pPr>
                        <w:pStyle w:val="NormalWeb"/>
                        <w:spacing w:before="0" w:beforeAutospacing="0" w:after="0" w:afterAutospacing="0"/>
                        <w:jc w:val="center"/>
                        <w:rPr>
                          <w:sz w:val="22"/>
                        </w:rPr>
                      </w:pPr>
                      <w:r>
                        <w:rPr>
                          <w:rFonts w:ascii="Century" w:eastAsia="MS Mincho" w:hAnsi="Century" w:cs="Times New Roman"/>
                          <w:color w:val="000000"/>
                          <w:kern w:val="24"/>
                          <w:sz w:val="20"/>
                          <w:szCs w:val="21"/>
                        </w:rPr>
                        <w:t xml:space="preserve">During </w:t>
                      </w:r>
                      <w:r w:rsidRPr="00136B41">
                        <w:rPr>
                          <w:rFonts w:ascii="Century" w:eastAsia="MS Mincho" w:hAnsi="Century" w:cs="Times New Roman"/>
                          <w:color w:val="000000"/>
                          <w:kern w:val="24"/>
                          <w:sz w:val="20"/>
                          <w:szCs w:val="21"/>
                          <w:eastAsianLayout w:id="1690115840"/>
                        </w:rPr>
                        <w:t>IG-ON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66592" behindDoc="0" locked="0" layoutInCell="1" allowOverlap="1" wp14:anchorId="600B1B8C" wp14:editId="43915A33">
                <wp:simplePos x="0" y="0"/>
                <wp:positionH relativeFrom="column">
                  <wp:posOffset>4907280</wp:posOffset>
                </wp:positionH>
                <wp:positionV relativeFrom="paragraph">
                  <wp:posOffset>20320</wp:posOffset>
                </wp:positionV>
                <wp:extent cx="1151890" cy="431800"/>
                <wp:effectExtent l="7620" t="5080" r="12065" b="10795"/>
                <wp:wrapNone/>
                <wp:docPr id="7922" name="テキスト ボックス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189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3D45A78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3439F70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B1B8C" id="_x0000_s1233" type="#_x0000_t202" style="position:absolute;left:0;text-align:left;margin-left:386.4pt;margin-top:1.6pt;width:90.7pt;height:34pt;z-index:25156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" filled="f" strokecolor="#4f81bd">
                <v:textbox>
                  <w:txbxContent>
                    <w:p w14:paraId="3D45A78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5"/>
                        </w:rPr>
                        <w:t xml:space="preserve">MM </w:t>
                      </w:r>
                    </w:p>
                    <w:p w14:paraId="3439F70F"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18"/>
                          <w:szCs w:val="21"/>
                          <w:eastAsianLayout w:id="1690115586"/>
                        </w:rPr>
                        <w:t>(</w:t>
                      </w:r>
                      <w:r>
                        <w:rPr>
                          <w:rFonts w:ascii="Arial" w:eastAsia="MS Mincho" w:hAnsi="Arial" w:cs="Arial"/>
                          <w:color w:val="4F81BD"/>
                          <w:kern w:val="24"/>
                          <w:sz w:val="18"/>
                          <w:szCs w:val="21"/>
                          <w:eastAsianLayout w:id="1690115586"/>
                        </w:rPr>
                        <w:t>AVN</w:t>
                      </w:r>
                      <w:r w:rsidRPr="00136B41">
                        <w:rPr>
                          <w:rFonts w:ascii="Arial" w:eastAsia="MS Mincho" w:hAnsi="Arial" w:cs="Arial"/>
                          <w:color w:val="4F81BD"/>
                          <w:kern w:val="24"/>
                          <w:sz w:val="18"/>
                          <w:szCs w:val="21"/>
                          <w:eastAsianLayout w:id="1690115586"/>
                        </w:rPr>
                        <w: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69664" behindDoc="0" locked="0" layoutInCell="1" allowOverlap="1" wp14:anchorId="252CC232" wp14:editId="01A75A65">
                <wp:simplePos x="0" y="0"/>
                <wp:positionH relativeFrom="column">
                  <wp:posOffset>22225</wp:posOffset>
                </wp:positionH>
                <wp:positionV relativeFrom="paragraph">
                  <wp:posOffset>20320</wp:posOffset>
                </wp:positionV>
                <wp:extent cx="1008380" cy="431800"/>
                <wp:effectExtent l="8890" t="5080" r="11430" b="10795"/>
                <wp:wrapNone/>
                <wp:docPr id="7921" name="テキスト ボックス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8380" cy="431800"/>
                        </a:xfrm>
                        <a:prstGeom prst="rect">
                          <a:avLst/>
                        </a:prstGeom>
                        <a:noFill/>
                        <a:ln w="9525">
                          <a:solidFill>
                            <a:srgbClr val="4F81BD"/>
                          </a:solidFill>
                          <a:miter lim="800000"/>
                          <a:headEnd/>
                          <a:tailEnd/>
                        </a:ln>
                        <a:extLst>
                          <a:ext uri="{909E8E84-426E-40DD-AFC4-6F175D3DCCD1}">
                            <a14:hiddenFill xmlns:a14="http://schemas.microsoft.com/office/drawing/2010/main">
                              <a:solidFill>
                                <a:srgbClr val="FFFFFF"/>
                              </a:solidFill>
                            </a14:hiddenFill>
                          </a:ext>
                        </a:extLst>
                      </wps:spPr>
                      <wps:txbx>
                        <w:txbxContent>
                          <w:p w14:paraId="43F6E33E"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7178A51A"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CC232" id="_x0000_s1234" type="#_x0000_t202" style="position:absolute;left:0;text-align:left;margin-left:1.75pt;margin-top:1.6pt;width:79.4pt;height:34pt;z-index:25156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" filled="f" strokecolor="#4f81bd">
                <v:textbox>
                  <w:txbxContent>
                    <w:p w14:paraId="43F6E33E"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2"/>
                        </w:rPr>
                        <w:t>EFI/HV</w:t>
                      </w:r>
                    </w:p>
                    <w:p w14:paraId="7178A51A" w14:textId="77777777" w:rsidR="00784C2F" w:rsidRPr="00136B41" w:rsidRDefault="00784C2F" w:rsidP="00D76C03">
                      <w:pPr>
                        <w:pStyle w:val="NormalWeb"/>
                        <w:spacing w:before="0" w:beforeAutospacing="0" w:after="0" w:afterAutospacing="0"/>
                        <w:jc w:val="center"/>
                        <w:rPr>
                          <w:sz w:val="21"/>
                        </w:rPr>
                      </w:pPr>
                      <w:r w:rsidRPr="00136B41">
                        <w:rPr>
                          <w:rFonts w:ascii="Arial" w:eastAsia="MS Mincho" w:hAnsi="Arial" w:cs="Arial"/>
                          <w:color w:val="4F81BD"/>
                          <w:kern w:val="24"/>
                          <w:sz w:val="20"/>
                          <w:szCs w:val="22"/>
                          <w:eastAsianLayout w:id="1690115593"/>
                        </w:rPr>
                        <w:t>ECU</w:t>
                      </w:r>
                    </w:p>
                  </w:txbxContent>
                </v:textbox>
              </v:shape>
            </w:pict>
          </mc:Fallback>
        </mc:AlternateContent>
      </w:r>
    </w:p>
    <w:p w14:paraId="0E3CE458" w14:textId="77777777" w:rsidR="00D76C03" w:rsidRPr="00A56D3F" w:rsidRDefault="00D76C03" w:rsidP="008A1636">
      <w:pPr>
        <w:rPr>
          <w:rFonts w:hint="eastAsia"/>
          <w:color w:val="5B9BD5"/>
        </w:rPr>
      </w:pPr>
    </w:p>
    <w:p w14:paraId="5110BF29" w14:textId="44DCE06B" w:rsidR="00C15B8F" w:rsidRPr="00CB630C" w:rsidRDefault="00FB37A0" w:rsidP="00C15B8F">
      <w:pPr>
        <w:ind w:left="420"/>
      </w:pPr>
      <w:r w:rsidRPr="00A56D3F">
        <w:rPr>
          <w:rFonts w:hint="eastAsia"/>
          <w:noProof/>
          <w:color w:val="5B9BD5"/>
        </w:rPr>
        <mc:AlternateContent>
          <mc:Choice Requires="wps">
            <w:drawing>
              <wp:anchor distT="0" distB="0" distL="114300" distR="114300" simplePos="0" relativeHeight="251589120" behindDoc="0" locked="0" layoutInCell="1" allowOverlap="1" wp14:anchorId="4122C710" wp14:editId="03A0A4BF">
                <wp:simplePos x="0" y="0"/>
                <wp:positionH relativeFrom="column">
                  <wp:posOffset>4938395</wp:posOffset>
                </wp:positionH>
                <wp:positionV relativeFrom="paragraph">
                  <wp:posOffset>4036060</wp:posOffset>
                </wp:positionV>
                <wp:extent cx="1014730" cy="215265"/>
                <wp:effectExtent l="10160" t="8890" r="13335" b="13970"/>
                <wp:wrapNone/>
                <wp:docPr id="7920" name="フローチャート : 代替処理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14730" cy="215265"/>
                        </a:xfrm>
                        <a:prstGeom prst="flowChartAlternateProcess">
                          <a:avLst/>
                        </a:prstGeom>
                        <a:solidFill>
                          <a:srgbClr val="FFFFFF"/>
                        </a:solidFill>
                        <a:ln w="12700" algn="ctr">
                          <a:solidFill>
                            <a:srgbClr val="000000"/>
                          </a:solidFill>
                          <a:miter lim="800000"/>
                          <a:headEnd/>
                          <a:tailEnd/>
                        </a:ln>
                      </wps:spPr>
                      <wps:txbx>
                        <w:txbxContent>
                          <w:p w14:paraId="335EF7AE" w14:textId="77777777" w:rsidR="00784C2F" w:rsidRPr="00136B41" w:rsidRDefault="00784C2F" w:rsidP="00D76C03">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Pr>
                                <w:rFonts w:ascii="Century" w:eastAsia="MS Mincho" w:hAnsi="Century" w:cs="Times New Roman"/>
                                <w:color w:val="000000"/>
                                <w:kern w:val="24"/>
                                <w:sz w:val="18"/>
                                <w:szCs w:val="20"/>
                              </w:rPr>
                              <w:t xml:space="preserve">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122C710" id="_x0000_s1235" type="#_x0000_t176" style="position:absolute;left:0;text-align:left;margin-left:388.85pt;margin-top:317.8pt;width:79.9pt;height:16.95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" strokeweight="1pt">
                <v:textbox inset="0,0,0,0">
                  <w:txbxContent>
                    <w:p w14:paraId="335EF7AE" w14:textId="77777777" w:rsidR="00784C2F" w:rsidRPr="00136B41" w:rsidRDefault="00784C2F" w:rsidP="00D76C03">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42"/>
                        </w:rPr>
                        <w:t>CAN</w:t>
                      </w:r>
                      <w:r>
                        <w:rPr>
                          <w:rFonts w:ascii="Century" w:eastAsia="MS Mincho" w:hAnsi="Century" w:cs="Times New Roman"/>
                          <w:color w:val="000000"/>
                          <w:kern w:val="24"/>
                          <w:sz w:val="18"/>
                          <w:szCs w:val="20"/>
                        </w:rPr>
                        <w:t xml:space="preserve">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21888" behindDoc="0" locked="0" layoutInCell="1" allowOverlap="1" wp14:anchorId="6E3B94EA" wp14:editId="1A1E30DF">
                <wp:simplePos x="0" y="0"/>
                <wp:positionH relativeFrom="column">
                  <wp:posOffset>532130</wp:posOffset>
                </wp:positionH>
                <wp:positionV relativeFrom="paragraph">
                  <wp:posOffset>6178550</wp:posOffset>
                </wp:positionV>
                <wp:extent cx="4954905" cy="3810"/>
                <wp:effectExtent l="13970" t="74930" r="22225" b="73660"/>
                <wp:wrapNone/>
                <wp:docPr id="7918"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49A4BC" id="直線矢印コネクタ 62" o:spid="_x0000_s1026" type="#_x0000_t34" style="position:absolute;margin-left:41.9pt;margin-top:486.5pt;width:390.15pt;height:.3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622912" behindDoc="0" locked="0" layoutInCell="1" allowOverlap="1" wp14:anchorId="7ECCC89E" wp14:editId="4E15EF98">
                <wp:simplePos x="0" y="0"/>
                <wp:positionH relativeFrom="column">
                  <wp:posOffset>2301875</wp:posOffset>
                </wp:positionH>
                <wp:positionV relativeFrom="paragraph">
                  <wp:posOffset>5940425</wp:posOffset>
                </wp:positionV>
                <wp:extent cx="2070100" cy="276225"/>
                <wp:effectExtent l="0" t="0" r="0" b="0"/>
                <wp:wrapNone/>
                <wp:docPr id="7917"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0" cy="276225"/>
                        </a:xfrm>
                        <a:prstGeom prst="rect">
                          <a:avLst/>
                        </a:prstGeom>
                        <a:noFill/>
                      </wps:spPr>
                      <wps:txbx>
                        <w:txbxContent>
                          <w:p w14:paraId="7A1AEE97" w14:textId="77777777" w:rsidR="00784C2F" w:rsidRPr="00F93255" w:rsidRDefault="00784C2F" w:rsidP="001559F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1sec + event condition</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7ECCC89E" id="_x0000_s1236" type="#_x0000_t202" style="position:absolute;left:0;text-align:left;margin-left:181.25pt;margin-top:467.75pt;width:163pt;height:21.75pt;z-index:251622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" filled="f" stroked="f">
                <v:textbox style="mso-fit-shape-to-text:t">
                  <w:txbxContent>
                    <w:p w14:paraId="7A1AEE97" w14:textId="77777777" w:rsidR="00784C2F" w:rsidRPr="00F93255" w:rsidRDefault="00784C2F" w:rsidP="001559F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1sec + event condition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2432" behindDoc="0" locked="0" layoutInCell="1" allowOverlap="1" wp14:anchorId="11396018" wp14:editId="0E3F7727">
                <wp:simplePos x="0" y="0"/>
                <wp:positionH relativeFrom="column">
                  <wp:posOffset>4911725</wp:posOffset>
                </wp:positionH>
                <wp:positionV relativeFrom="paragraph">
                  <wp:posOffset>6515735</wp:posOffset>
                </wp:positionV>
                <wp:extent cx="1147445" cy="384175"/>
                <wp:effectExtent l="12065" t="12065" r="12065" b="13335"/>
                <wp:wrapNone/>
                <wp:docPr id="7916"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7445" cy="384175"/>
                        </a:xfrm>
                        <a:prstGeom prst="flowChartAlternateProcess">
                          <a:avLst/>
                        </a:prstGeom>
                        <a:solidFill>
                          <a:srgbClr val="FFFFFF"/>
                        </a:solidFill>
                        <a:ln w="12700" algn="ctr">
                          <a:solidFill>
                            <a:srgbClr val="000000"/>
                          </a:solidFill>
                          <a:miter lim="800000"/>
                          <a:headEnd/>
                          <a:tailEnd/>
                        </a:ln>
                      </wps:spPr>
                      <wps:txbx>
                        <w:txbxContent>
                          <w:p w14:paraId="12B05869"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 xml:space="preserve">Indicates </w:t>
                            </w: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MS mode</w:t>
                            </w:r>
                            <w:r w:rsidDel="006F54A9">
                              <w:rPr>
                                <w:rFonts w:ascii="Century" w:eastAsia="MS Mincho" w:hAnsi="MS Mincho" w:cs="Times New Roman" w:hint="eastAsia"/>
                                <w:color w:val="000000"/>
                                <w:kern w:val="24"/>
                                <w:sz w:val="18"/>
                                <w:szCs w:val="18"/>
                              </w:rPr>
                              <w:t xml:space="preserve"> </w:t>
                            </w: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w:t>
                            </w:r>
                            <w:r>
                              <w:rPr>
                                <w:rFonts w:ascii="Century" w:eastAsia="MS Mincho" w:hAnsi="MS Mincho" w:cs="Times New Roman" w:hint="eastAsia"/>
                                <w:color w:val="000000"/>
                                <w:kern w:val="24"/>
                                <w:sz w:val="18"/>
                                <w:szCs w:val="18"/>
                              </w:rPr>
                              <w:t>port</w:t>
                            </w: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 xml:space="preserve"> selected</w:t>
                            </w:r>
                          </w:p>
                          <w:p w14:paraId="123C6F1E"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337F8381" w14:textId="77777777" w:rsidR="00784C2F" w:rsidRPr="00136B41" w:rsidRDefault="00784C2F" w:rsidP="00D76C03">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396018" id="_x0000_s1237" type="#_x0000_t176" style="position:absolute;left:0;text-align:left;margin-left:386.75pt;margin-top:513.05pt;width:90.35pt;height:30.2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" strokeweight="1pt">
                <v:textbox inset="0,0,0,0">
                  <w:txbxContent>
                    <w:p w14:paraId="12B05869"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 xml:space="preserve">Indicates </w:t>
                      </w: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MS mode</w:t>
                      </w:r>
                      <w:r w:rsidDel="006F54A9">
                        <w:rPr>
                          <w:rFonts w:ascii="Century" w:eastAsia="MS Mincho" w:hAnsi="MS Mincho" w:cs="Times New Roman" w:hint="eastAsia"/>
                          <w:color w:val="000000"/>
                          <w:kern w:val="24"/>
                          <w:sz w:val="18"/>
                          <w:szCs w:val="18"/>
                        </w:rPr>
                        <w:t xml:space="preserve"> </w:t>
                      </w: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w:t>
                      </w:r>
                      <w:r>
                        <w:rPr>
                          <w:rFonts w:ascii="Century" w:eastAsia="MS Mincho" w:hAnsi="MS Mincho" w:cs="Times New Roman" w:hint="eastAsia"/>
                          <w:color w:val="000000"/>
                          <w:kern w:val="24"/>
                          <w:sz w:val="18"/>
                          <w:szCs w:val="18"/>
                        </w:rPr>
                        <w:t>port</w:t>
                      </w: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 xml:space="preserve"> selected</w:t>
                      </w:r>
                    </w:p>
                    <w:p w14:paraId="123C6F1E"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反応色表示</w:t>
                      </w:r>
                    </w:p>
                    <w:p w14:paraId="337F8381" w14:textId="77777777" w:rsidR="00784C2F" w:rsidRPr="00136B41" w:rsidRDefault="00784C2F" w:rsidP="00D76C03">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618816" behindDoc="0" locked="0" layoutInCell="1" allowOverlap="1" wp14:anchorId="61283496" wp14:editId="3C0E7DDA">
                <wp:simplePos x="0" y="0"/>
                <wp:positionH relativeFrom="column">
                  <wp:posOffset>4956175</wp:posOffset>
                </wp:positionH>
                <wp:positionV relativeFrom="paragraph">
                  <wp:posOffset>6216650</wp:posOffset>
                </wp:positionV>
                <wp:extent cx="935990" cy="205105"/>
                <wp:effectExtent l="8890" t="8255" r="7620" b="15240"/>
                <wp:wrapNone/>
                <wp:docPr id="7915"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5990" cy="205105"/>
                        </a:xfrm>
                        <a:prstGeom prst="flowChartAlternateProcess">
                          <a:avLst/>
                        </a:prstGeom>
                        <a:solidFill>
                          <a:srgbClr val="FFFFFF"/>
                        </a:solidFill>
                        <a:ln w="12700" algn="ctr">
                          <a:solidFill>
                            <a:srgbClr val="000000"/>
                          </a:solidFill>
                          <a:miter lim="800000"/>
                          <a:headEnd/>
                          <a:tailEnd/>
                        </a:ln>
                      </wps:spPr>
                      <wps:txbx>
                        <w:txbxContent>
                          <w:p w14:paraId="082BCDFC" w14:textId="77777777" w:rsidR="00784C2F" w:rsidRPr="00136B41" w:rsidRDefault="00784C2F" w:rsidP="00683E4B">
                            <w:pPr>
                              <w:pStyle w:val="NormalWeb"/>
                              <w:spacing w:before="0" w:beforeAutospacing="0" w:after="0" w:afterAutospacing="0"/>
                              <w:jc w:val="center"/>
                              <w:rPr>
                                <w:sz w:val="21"/>
                              </w:rPr>
                            </w:pPr>
                            <w:r>
                              <w:rPr>
                                <w:rFonts w:ascii="Century" w:eastAsia="MS Mincho" w:hAnsi="MS Mincho" w:cs="Times New Roman" w:hint="eastAsia"/>
                                <w:color w:val="000000"/>
                                <w:kern w:val="24"/>
                                <w:sz w:val="18"/>
                                <w:szCs w:val="21"/>
                              </w:rPr>
                              <w:t>C</w:t>
                            </w:r>
                            <w:r w:rsidRPr="00136B41">
                              <w:rPr>
                                <w:rFonts w:ascii="Century" w:eastAsia="MS Mincho" w:hAnsi="MS Mincho" w:cs="Times New Roman" w:hint="eastAsia"/>
                                <w:color w:val="000000"/>
                                <w:kern w:val="24"/>
                                <w:sz w:val="18"/>
                                <w:szCs w:val="21"/>
                              </w:rPr>
                              <w:t>AN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1283496" id="_x0000_s1238" type="#_x0000_t176" style="position:absolute;left:0;text-align:left;margin-left:390.25pt;margin-top:489.5pt;width:73.7pt;height:16.1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" strokeweight="1pt">
                <v:textbox inset="0,0,0,0">
                  <w:txbxContent>
                    <w:p w14:paraId="082BCDFC" w14:textId="77777777" w:rsidR="00784C2F" w:rsidRPr="00136B41" w:rsidRDefault="00784C2F" w:rsidP="00683E4B">
                      <w:pPr>
                        <w:pStyle w:val="NormalWeb"/>
                        <w:spacing w:before="0" w:beforeAutospacing="0" w:after="0" w:afterAutospacing="0"/>
                        <w:jc w:val="center"/>
                        <w:rPr>
                          <w:sz w:val="21"/>
                        </w:rPr>
                      </w:pPr>
                      <w:r>
                        <w:rPr>
                          <w:rFonts w:ascii="Century" w:eastAsia="MS Mincho" w:hAnsi="MS Mincho" w:cs="Times New Roman" w:hint="eastAsia"/>
                          <w:color w:val="000000"/>
                          <w:kern w:val="24"/>
                          <w:sz w:val="18"/>
                          <w:szCs w:val="21"/>
                        </w:rPr>
                        <w:t>C</w:t>
                      </w:r>
                      <w:r w:rsidRPr="00136B41">
                        <w:rPr>
                          <w:rFonts w:ascii="Century" w:eastAsia="MS Mincho" w:hAnsi="MS Mincho" w:cs="Times New Roman" w:hint="eastAsia"/>
                          <w:color w:val="000000"/>
                          <w:kern w:val="24"/>
                          <w:sz w:val="18"/>
                          <w:szCs w:val="21"/>
                        </w:rPr>
                        <w:t>AN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0384" behindDoc="0" locked="0" layoutInCell="1" allowOverlap="1" wp14:anchorId="5E763D5A" wp14:editId="73B742A0">
                <wp:simplePos x="0" y="0"/>
                <wp:positionH relativeFrom="column">
                  <wp:posOffset>527685</wp:posOffset>
                </wp:positionH>
                <wp:positionV relativeFrom="paragraph">
                  <wp:posOffset>5993765</wp:posOffset>
                </wp:positionV>
                <wp:extent cx="4954905" cy="3810"/>
                <wp:effectExtent l="9525" t="71120" r="17145" b="77470"/>
                <wp:wrapNone/>
                <wp:docPr id="7914"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96C02" id="直線矢印コネクタ 62" o:spid="_x0000_s1026" type="#_x0000_t34" style="position:absolute;margin-left:41.55pt;margin-top:471.95pt;width:390.15pt;height:.3pt;z-index:25160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98336" behindDoc="0" locked="0" layoutInCell="1" allowOverlap="1" wp14:anchorId="791C7DE2" wp14:editId="2253D8F8">
                <wp:simplePos x="0" y="0"/>
                <wp:positionH relativeFrom="column">
                  <wp:posOffset>74930</wp:posOffset>
                </wp:positionH>
                <wp:positionV relativeFrom="paragraph">
                  <wp:posOffset>5709285</wp:posOffset>
                </wp:positionV>
                <wp:extent cx="939165" cy="189865"/>
                <wp:effectExtent l="13970" t="15240" r="8890" b="13970"/>
                <wp:wrapNone/>
                <wp:docPr id="7913" name="フローチャート : 代替処理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89865"/>
                        </a:xfrm>
                        <a:prstGeom prst="flowChartAlternateProcess">
                          <a:avLst/>
                        </a:prstGeom>
                        <a:solidFill>
                          <a:srgbClr val="FFFFFF"/>
                        </a:solidFill>
                        <a:ln w="12700" algn="ctr">
                          <a:solidFill>
                            <a:srgbClr val="000000"/>
                          </a:solidFill>
                          <a:miter lim="800000"/>
                          <a:headEnd/>
                          <a:tailEnd/>
                        </a:ln>
                      </wps:spPr>
                      <wps:txbx>
                        <w:txbxContent>
                          <w:p w14:paraId="3064C9D9" w14:textId="77777777" w:rsidR="00784C2F" w:rsidRPr="00136B41" w:rsidRDefault="00784C2F" w:rsidP="00D76C03">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Pr>
                                <w:rFonts w:ascii="Century" w:eastAsia="MS Mincho" w:hAnsi="Century" w:cs="Times New Roman"/>
                                <w:color w:val="000000"/>
                                <w:kern w:val="24"/>
                                <w:sz w:val="18"/>
                                <w:szCs w:val="18"/>
                              </w:rPr>
                              <w:t xml:space="preserve"> 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1C7DE2" id="_x0000_s1239" type="#_x0000_t176" style="position:absolute;left:0;text-align:left;margin-left:5.9pt;margin-top:449.55pt;width:73.95pt;height:14.95pt;z-index:25159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" strokeweight="1pt">
                <v:textbox inset="0,0,0,0">
                  <w:txbxContent>
                    <w:p w14:paraId="3064C9D9" w14:textId="77777777" w:rsidR="00784C2F" w:rsidRPr="00136B41" w:rsidRDefault="00784C2F" w:rsidP="00D76C03">
                      <w:pPr>
                        <w:pStyle w:val="NormalWeb"/>
                        <w:spacing w:before="0" w:beforeAutospacing="0" w:after="0" w:afterAutospacing="0"/>
                        <w:jc w:val="center"/>
                        <w:rPr>
                          <w:sz w:val="18"/>
                          <w:szCs w:val="18"/>
                        </w:rPr>
                      </w:pPr>
                      <w:r w:rsidRPr="00136B41">
                        <w:rPr>
                          <w:rFonts w:ascii="Century" w:eastAsia="MS Mincho" w:hAnsi="Century" w:cs="Times New Roman"/>
                          <w:color w:val="000000"/>
                          <w:kern w:val="24"/>
                          <w:sz w:val="18"/>
                          <w:szCs w:val="18"/>
                          <w:eastAsianLayout w:id="1690115841"/>
                        </w:rPr>
                        <w:t>CAN</w:t>
                      </w:r>
                      <w:r>
                        <w:rPr>
                          <w:rFonts w:ascii="Century" w:eastAsia="MS Mincho" w:hAnsi="Century" w:cs="Times New Roman"/>
                          <w:color w:val="000000"/>
                          <w:kern w:val="24"/>
                          <w:sz w:val="18"/>
                          <w:szCs w:val="18"/>
                        </w:rPr>
                        <w:t xml:space="preserve"> 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96288" behindDoc="0" locked="0" layoutInCell="1" allowOverlap="1" wp14:anchorId="55163F49" wp14:editId="5A3F5545">
                <wp:simplePos x="0" y="0"/>
                <wp:positionH relativeFrom="column">
                  <wp:posOffset>94615</wp:posOffset>
                </wp:positionH>
                <wp:positionV relativeFrom="paragraph">
                  <wp:posOffset>5226050</wp:posOffset>
                </wp:positionV>
                <wp:extent cx="939165" cy="411480"/>
                <wp:effectExtent l="14605" t="8255" r="8255" b="8890"/>
                <wp:wrapNone/>
                <wp:docPr id="7912" name="フローチャート : 代替処理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411480"/>
                        </a:xfrm>
                        <a:prstGeom prst="flowChartAlternateProcess">
                          <a:avLst/>
                        </a:prstGeom>
                        <a:solidFill>
                          <a:srgbClr val="FFFFFF"/>
                        </a:solidFill>
                        <a:ln w="12700" algn="ctr">
                          <a:solidFill>
                            <a:srgbClr val="000000"/>
                          </a:solidFill>
                          <a:miter lim="800000"/>
                          <a:headEnd/>
                          <a:tailEnd/>
                        </a:ln>
                      </wps:spPr>
                      <wps:txbx>
                        <w:txbxContent>
                          <w:p w14:paraId="157E4AC3" w14:textId="77777777" w:rsidR="00784C2F" w:rsidRDefault="00784C2F" w:rsidP="008A1636">
                            <w:pPr>
                              <w:pStyle w:val="NormalWeb"/>
                              <w:spacing w:before="0" w:beforeAutospacing="0" w:after="0" w:afterAutospacing="0"/>
                              <w:jc w:val="center"/>
                            </w:pPr>
                            <w:r>
                              <w:rPr>
                                <w:rFonts w:ascii="Century" w:eastAsia="MS Mincho" w:hAnsi="MS Mincho" w:cs="Times New Roman"/>
                                <w:color w:val="000000"/>
                                <w:kern w:val="24"/>
                                <w:sz w:val="18"/>
                                <w:szCs w:val="18"/>
                              </w:rPr>
                              <w:t xml:space="preserve">Judge </w:t>
                            </w:r>
                            <w:r>
                              <w:rPr>
                                <w:rFonts w:ascii="Century" w:eastAsia="MS Mincho" w:hAnsi="MS Mincho" w:cs="Times New Roman" w:hint="eastAsia"/>
                                <w:color w:val="000000"/>
                                <w:kern w:val="24"/>
                                <w:sz w:val="18"/>
                                <w:szCs w:val="18"/>
                              </w:rPr>
                              <w:t>DM</w:t>
                            </w:r>
                            <w:r>
                              <w:rPr>
                                <w:rFonts w:ascii="Century" w:eastAsia="MS Mincho" w:hAnsi="MS Mincho" w:cs="Times New Roman"/>
                                <w:color w:val="000000"/>
                                <w:kern w:val="24"/>
                                <w:sz w:val="18"/>
                                <w:szCs w:val="18"/>
                              </w:rPr>
                              <w:t xml:space="preserve">S </w:t>
                            </w:r>
                            <w:r>
                              <w:rPr>
                                <w:rFonts w:ascii="Century" w:eastAsia="MS Mincho" w:hAnsi="MS Mincho" w:cs="Times New Roman" w:hint="eastAsia"/>
                                <w:color w:val="000000"/>
                                <w:kern w:val="24"/>
                                <w:sz w:val="18"/>
                                <w:szCs w:val="18"/>
                              </w:rPr>
                              <w:t>m</w:t>
                            </w:r>
                            <w:r>
                              <w:rPr>
                                <w:rFonts w:ascii="Century" w:eastAsia="MS Mincho" w:hAnsi="MS Mincho" w:cs="Times New Roman"/>
                                <w:color w:val="000000"/>
                                <w:kern w:val="24"/>
                                <w:sz w:val="18"/>
                                <w:szCs w:val="18"/>
                              </w:rPr>
                              <w:t>ode</w:t>
                            </w:r>
                            <w:r w:rsidRPr="00117637">
                              <w:rPr>
                                <w:rFonts w:ascii="Century" w:eastAsia="MS Mincho" w:hAnsi="MS Mincho" w:cs="Times New Roman" w:hint="eastAsia"/>
                                <w:color w:val="000000"/>
                                <w:kern w:val="24"/>
                                <w:sz w:val="18"/>
                                <w:szCs w:val="18"/>
                                <w:eastAsianLayout w:id="1690115853"/>
                              </w:rPr>
                              <w:t>「</w:t>
                            </w:r>
                            <w:r>
                              <w:rPr>
                                <w:rFonts w:ascii="Century" w:eastAsia="MS Mincho" w:hAnsi="Century" w:cs="Times New Roman"/>
                                <w:color w:val="000000"/>
                                <w:kern w:val="24"/>
                                <w:sz w:val="18"/>
                                <w:szCs w:val="18"/>
                              </w:rPr>
                              <w:t>Sport</w:t>
                            </w:r>
                            <w:r w:rsidRPr="00117637">
                              <w:rPr>
                                <w:rFonts w:ascii="Century" w:eastAsia="MS Mincho" w:hAnsi="MS Mincho" w:cs="Times New Roman" w:hint="eastAsia"/>
                                <w:color w:val="000000"/>
                                <w:kern w:val="24"/>
                                <w:sz w:val="18"/>
                                <w:szCs w:val="18"/>
                                <w:eastAsianLayout w:id="1690115855"/>
                              </w:rPr>
                              <w: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163F49" id="_x0000_s1240" type="#_x0000_t176" style="position:absolute;left:0;text-align:left;margin-left:7.45pt;margin-top:411.5pt;width:73.95pt;height:32.4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" strokeweight="1pt">
                <v:textbox inset="0,0,0,0">
                  <w:txbxContent>
                    <w:p w14:paraId="157E4AC3" w14:textId="77777777" w:rsidR="00784C2F" w:rsidRDefault="00784C2F" w:rsidP="008A1636">
                      <w:pPr>
                        <w:pStyle w:val="NormalWeb"/>
                        <w:spacing w:before="0" w:beforeAutospacing="0" w:after="0" w:afterAutospacing="0"/>
                        <w:jc w:val="center"/>
                      </w:pPr>
                      <w:r>
                        <w:rPr>
                          <w:rFonts w:ascii="Century" w:eastAsia="MS Mincho" w:hAnsi="MS Mincho" w:cs="Times New Roman"/>
                          <w:color w:val="000000"/>
                          <w:kern w:val="24"/>
                          <w:sz w:val="18"/>
                          <w:szCs w:val="18"/>
                        </w:rPr>
                        <w:t xml:space="preserve">Judge </w:t>
                      </w:r>
                      <w:r>
                        <w:rPr>
                          <w:rFonts w:ascii="Century" w:eastAsia="MS Mincho" w:hAnsi="MS Mincho" w:cs="Times New Roman" w:hint="eastAsia"/>
                          <w:color w:val="000000"/>
                          <w:kern w:val="24"/>
                          <w:sz w:val="18"/>
                          <w:szCs w:val="18"/>
                        </w:rPr>
                        <w:t>DM</w:t>
                      </w:r>
                      <w:r>
                        <w:rPr>
                          <w:rFonts w:ascii="Century" w:eastAsia="MS Mincho" w:hAnsi="MS Mincho" w:cs="Times New Roman"/>
                          <w:color w:val="000000"/>
                          <w:kern w:val="24"/>
                          <w:sz w:val="18"/>
                          <w:szCs w:val="18"/>
                        </w:rPr>
                        <w:t xml:space="preserve">S </w:t>
                      </w:r>
                      <w:r>
                        <w:rPr>
                          <w:rFonts w:ascii="Century" w:eastAsia="MS Mincho" w:hAnsi="MS Mincho" w:cs="Times New Roman" w:hint="eastAsia"/>
                          <w:color w:val="000000"/>
                          <w:kern w:val="24"/>
                          <w:sz w:val="18"/>
                          <w:szCs w:val="18"/>
                        </w:rPr>
                        <w:t>m</w:t>
                      </w:r>
                      <w:r>
                        <w:rPr>
                          <w:rFonts w:ascii="Century" w:eastAsia="MS Mincho" w:hAnsi="MS Mincho" w:cs="Times New Roman"/>
                          <w:color w:val="000000"/>
                          <w:kern w:val="24"/>
                          <w:sz w:val="18"/>
                          <w:szCs w:val="18"/>
                        </w:rPr>
                        <w:t>ode</w:t>
                      </w:r>
                      <w:r w:rsidRPr="00117637">
                        <w:rPr>
                          <w:rFonts w:ascii="Century" w:eastAsia="MS Mincho" w:hAnsi="MS Mincho" w:cs="Times New Roman" w:hint="eastAsia"/>
                          <w:color w:val="000000"/>
                          <w:kern w:val="24"/>
                          <w:sz w:val="18"/>
                          <w:szCs w:val="18"/>
                          <w:eastAsianLayout w:id="1690115853"/>
                        </w:rPr>
                        <w:t>「</w:t>
                      </w:r>
                      <w:r>
                        <w:rPr>
                          <w:rFonts w:ascii="Century" w:eastAsia="MS Mincho" w:hAnsi="Century" w:cs="Times New Roman"/>
                          <w:color w:val="000000"/>
                          <w:kern w:val="24"/>
                          <w:sz w:val="18"/>
                          <w:szCs w:val="18"/>
                        </w:rPr>
                        <w:t>Sport</w:t>
                      </w:r>
                      <w:r w:rsidRPr="00117637">
                        <w:rPr>
                          <w:rFonts w:ascii="Century" w:eastAsia="MS Mincho" w:hAnsi="MS Mincho" w:cs="Times New Roman" w:hint="eastAsia"/>
                          <w:color w:val="000000"/>
                          <w:kern w:val="24"/>
                          <w:sz w:val="18"/>
                          <w:szCs w:val="18"/>
                          <w:eastAsianLayout w:id="1690115855"/>
                        </w:rPr>
                        <w:t>」</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97312" behindDoc="0" locked="0" layoutInCell="1" allowOverlap="1" wp14:anchorId="5186BAD8" wp14:editId="040A3488">
                <wp:simplePos x="0" y="0"/>
                <wp:positionH relativeFrom="column">
                  <wp:posOffset>73660</wp:posOffset>
                </wp:positionH>
                <wp:positionV relativeFrom="paragraph">
                  <wp:posOffset>4949825</wp:posOffset>
                </wp:positionV>
                <wp:extent cx="939165" cy="174625"/>
                <wp:effectExtent l="12700" t="8255" r="10160" b="7620"/>
                <wp:wrapNone/>
                <wp:docPr id="7911" name="フローチャート : 代替処理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9165" cy="174625"/>
                        </a:xfrm>
                        <a:prstGeom prst="flowChartAlternateProcess">
                          <a:avLst/>
                        </a:prstGeom>
                        <a:solidFill>
                          <a:srgbClr val="FFFFFF"/>
                        </a:solidFill>
                        <a:ln w="12700" algn="ctr">
                          <a:solidFill>
                            <a:srgbClr val="000000"/>
                          </a:solidFill>
                          <a:miter lim="800000"/>
                          <a:headEnd/>
                          <a:tailEnd/>
                        </a:ln>
                      </wps:spPr>
                      <wps:txbx>
                        <w:txbxContent>
                          <w:p w14:paraId="071434DB" w14:textId="77777777" w:rsidR="00784C2F" w:rsidRPr="00136B41" w:rsidRDefault="00784C2F" w:rsidP="00D76C03">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Pr>
                                <w:rFonts w:ascii="Century" w:eastAsia="MS Mincho" w:hAnsi="MS Mincho" w:cs="Times New Roman" w:hint="eastAsia"/>
                                <w:color w:val="000000"/>
                                <w:kern w:val="24"/>
                                <w:sz w:val="18"/>
                                <w:szCs w:val="20"/>
                              </w:rPr>
                              <w:t xml:space="preserve"> </w:t>
                            </w:r>
                            <w:r>
                              <w:rPr>
                                <w:rFonts w:ascii="Century" w:eastAsia="MS Mincho" w:hAnsi="MS Mincho" w:cs="Times New Roman"/>
                                <w:color w:val="000000"/>
                                <w:kern w:val="24"/>
                                <w:sz w:val="18"/>
                                <w:szCs w:val="20"/>
                              </w:rPr>
                              <w:t>transceiver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186BAD8" id="_x0000_s1241" type="#_x0000_t176" style="position:absolute;left:0;text-align:left;margin-left:5.8pt;margin-top:389.75pt;width:73.95pt;height:13.75pt;z-index:25159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" strokeweight="1pt">
                <v:textbox inset="0,0,0,0">
                  <w:txbxContent>
                    <w:p w14:paraId="071434DB" w14:textId="77777777" w:rsidR="00784C2F" w:rsidRPr="00136B41" w:rsidRDefault="00784C2F" w:rsidP="00D76C03">
                      <w:pPr>
                        <w:pStyle w:val="NormalWeb"/>
                        <w:spacing w:before="0" w:beforeAutospacing="0" w:after="0" w:afterAutospacing="0"/>
                        <w:jc w:val="center"/>
                        <w:rPr>
                          <w:sz w:val="22"/>
                        </w:rPr>
                      </w:pPr>
                      <w:r w:rsidRPr="00136B41">
                        <w:rPr>
                          <w:rFonts w:ascii="Century" w:eastAsia="MS Mincho" w:hAnsi="Century" w:cs="Times New Roman"/>
                          <w:color w:val="000000"/>
                          <w:kern w:val="24"/>
                          <w:sz w:val="18"/>
                          <w:szCs w:val="20"/>
                          <w:eastAsianLayout w:id="1690115856"/>
                        </w:rPr>
                        <w:t>CAN</w:t>
                      </w:r>
                      <w:r>
                        <w:rPr>
                          <w:rFonts w:ascii="Century" w:eastAsia="MS Mincho" w:hAnsi="MS Mincho" w:cs="Times New Roman" w:hint="eastAsia"/>
                          <w:color w:val="000000"/>
                          <w:kern w:val="24"/>
                          <w:sz w:val="18"/>
                          <w:szCs w:val="20"/>
                        </w:rPr>
                        <w:t xml:space="preserve"> </w:t>
                      </w:r>
                      <w:r>
                        <w:rPr>
                          <w:rFonts w:ascii="Century" w:eastAsia="MS Mincho" w:hAnsi="MS Mincho" w:cs="Times New Roman"/>
                          <w:color w:val="000000"/>
                          <w:kern w:val="24"/>
                          <w:sz w:val="18"/>
                          <w:szCs w:val="20"/>
                        </w:rPr>
                        <w:t>transceiver</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1408" behindDoc="0" locked="0" layoutInCell="1" allowOverlap="1" wp14:anchorId="38BADCD1" wp14:editId="70FE33F7">
                <wp:simplePos x="0" y="0"/>
                <wp:positionH relativeFrom="column">
                  <wp:posOffset>2297430</wp:posOffset>
                </wp:positionH>
                <wp:positionV relativeFrom="paragraph">
                  <wp:posOffset>5755640</wp:posOffset>
                </wp:positionV>
                <wp:extent cx="2070100" cy="276225"/>
                <wp:effectExtent l="0" t="0" r="0" b="0"/>
                <wp:wrapNone/>
                <wp:docPr id="7910"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0" cy="276225"/>
                        </a:xfrm>
                        <a:prstGeom prst="rect">
                          <a:avLst/>
                        </a:prstGeom>
                        <a:noFill/>
                      </wps:spPr>
                      <wps:txbx>
                        <w:txbxContent>
                          <w:p w14:paraId="04876E10"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1sec + event condition</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38BADCD1" id="_x0000_s1242" type="#_x0000_t202" style="position:absolute;left:0;text-align:left;margin-left:180.9pt;margin-top:453.2pt;width:163pt;height:21.75pt;z-index:251601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" filled="f" stroked="f">
                <v:textbox style="mso-fit-shape-to-text:t">
                  <w:txbxContent>
                    <w:p w14:paraId="04876E10"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1sec + event condition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92192" behindDoc="0" locked="0" layoutInCell="1" allowOverlap="1" wp14:anchorId="73B60A6D" wp14:editId="2D68CC91">
                <wp:simplePos x="0" y="0"/>
                <wp:positionH relativeFrom="column">
                  <wp:posOffset>6153785</wp:posOffset>
                </wp:positionH>
                <wp:positionV relativeFrom="paragraph">
                  <wp:posOffset>4015740</wp:posOffset>
                </wp:positionV>
                <wp:extent cx="8890" cy="989965"/>
                <wp:effectExtent l="53975" t="17145" r="60960" b="21590"/>
                <wp:wrapNone/>
                <wp:docPr id="7909" name="AutoShape 74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989965"/>
                        </a:xfrm>
                        <a:prstGeom prst="straightConnector1">
                          <a:avLst/>
                        </a:prstGeom>
                        <a:noFill/>
                        <a:ln w="9525">
                          <a:solidFill>
                            <a:srgbClr val="000000"/>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F64C52" id="AutoShape 7458" o:spid="_x0000_s1026" type="#_x0000_t32" style="position:absolute;margin-left:484.55pt;margin-top:316.2pt;width:.7pt;height:77.95pt;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">
                <v:stroke startarrow="block" endarrow="block"/>
              </v:shape>
            </w:pict>
          </mc:Fallback>
        </mc:AlternateContent>
      </w:r>
      <w:r w:rsidRPr="00A56D3F">
        <w:rPr>
          <w:rFonts w:hint="eastAsia"/>
          <w:noProof/>
          <w:color w:val="5B9BD5"/>
        </w:rPr>
        <mc:AlternateContent>
          <mc:Choice Requires="wps">
            <w:drawing>
              <wp:anchor distT="0" distB="0" distL="114300" distR="114300" simplePos="0" relativeHeight="251593216" behindDoc="0" locked="0" layoutInCell="1" allowOverlap="1" wp14:anchorId="29BAE2E6" wp14:editId="523FB423">
                <wp:simplePos x="0" y="0"/>
                <wp:positionH relativeFrom="column">
                  <wp:posOffset>6106160</wp:posOffset>
                </wp:positionH>
                <wp:positionV relativeFrom="paragraph">
                  <wp:posOffset>4178935</wp:posOffset>
                </wp:positionV>
                <wp:extent cx="1684655" cy="830580"/>
                <wp:effectExtent l="0" t="0" r="0" b="0"/>
                <wp:wrapNone/>
                <wp:docPr id="66"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4655" cy="830580"/>
                        </a:xfrm>
                        <a:prstGeom prst="rect">
                          <a:avLst/>
                        </a:prstGeom>
                        <a:noFill/>
                      </wps:spPr>
                      <wps:txbx>
                        <w:txbxContent>
                          <w:p w14:paraId="48EF65E7" w14:textId="77777777" w:rsidR="00784C2F"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Pr>
                                <w:rFonts w:ascii="Century" w:eastAsia="MS Mincho" w:hAnsi="MS Mincho" w:cs="Times New Roman"/>
                                <w:color w:val="000000"/>
                                <w:kern w:val="24"/>
                                <w:sz w:val="20"/>
                                <w:szCs w:val="20"/>
                              </w:rPr>
                              <w:t>More than</w:t>
                            </w:r>
                          </w:p>
                          <w:p w14:paraId="232518B9" w14:textId="77777777" w:rsidR="00A03DB5" w:rsidRPr="000D218D" w:rsidRDefault="00A03DB5" w:rsidP="00D76C03">
                            <w:pPr>
                              <w:pStyle w:val="NormalWeb"/>
                              <w:spacing w:before="0" w:beforeAutospacing="0" w:after="0" w:afterAutospacing="0"/>
                              <w:rPr>
                                <w:rFonts w:ascii="Century" w:eastAsia="Yu Gothic" w:hAnsi="Century"/>
                                <w:sz w:val="20"/>
                                <w:szCs w:val="20"/>
                              </w:rPr>
                            </w:pPr>
                            <w:r w:rsidRPr="000D218D">
                              <w:rPr>
                                <w:rFonts w:ascii="Century" w:eastAsia="Yu Gothic" w:hAnsi="Century"/>
                                <w:sz w:val="20"/>
                                <w:szCs w:val="20"/>
                              </w:rPr>
                              <w:t xml:space="preserve">minimum </w:t>
                            </w:r>
                          </w:p>
                          <w:p w14:paraId="613247D3" w14:textId="77777777" w:rsidR="00A03DB5" w:rsidRPr="000D218D" w:rsidRDefault="00A03DB5" w:rsidP="00A03DB5">
                            <w:pPr>
                              <w:pStyle w:val="NormalWeb"/>
                              <w:spacing w:before="0" w:beforeAutospacing="0" w:after="0" w:afterAutospacing="0"/>
                              <w:ind w:firstLineChars="100" w:firstLine="183"/>
                              <w:rPr>
                                <w:rFonts w:ascii="Century" w:eastAsia="Yu Gothic" w:hAnsi="Century"/>
                                <w:sz w:val="20"/>
                                <w:szCs w:val="20"/>
                              </w:rPr>
                            </w:pPr>
                            <w:r w:rsidRPr="000D218D">
                              <w:rPr>
                                <w:rFonts w:ascii="Century" w:eastAsia="Yu Gothic" w:hAnsi="Century"/>
                                <w:sz w:val="20"/>
                                <w:szCs w:val="20"/>
                              </w:rPr>
                              <w:t xml:space="preserve">event </w:t>
                            </w:r>
                          </w:p>
                          <w:p w14:paraId="60FA4297" w14:textId="77777777" w:rsidR="00A03DB5" w:rsidRPr="000D218D" w:rsidRDefault="00A03DB5" w:rsidP="00A03DB5">
                            <w:pPr>
                              <w:pStyle w:val="NormalWeb"/>
                              <w:spacing w:before="0" w:beforeAutospacing="0" w:after="0" w:afterAutospacing="0"/>
                              <w:ind w:firstLineChars="100" w:firstLine="183"/>
                            </w:pPr>
                            <w:r w:rsidRPr="000D218D">
                              <w:rPr>
                                <w:rFonts w:ascii="Century" w:eastAsia="Yu Gothic" w:hAnsi="Century"/>
                                <w:sz w:val="20"/>
                                <w:szCs w:val="20"/>
                              </w:rPr>
                              <w:t>cycle</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9BAE2E6" id="_x0000_s1243" type="#_x0000_t202" style="position:absolute;left:0;text-align:left;margin-left:480.8pt;margin-top:329.05pt;width:132.65pt;height:65.4pt;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" filled="f" stroked="f">
                <v:textbox style="mso-fit-shape-to-text:t">
                  <w:txbxContent>
                    <w:p w14:paraId="48EF65E7" w14:textId="77777777" w:rsidR="00784C2F"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Pr>
                          <w:rFonts w:ascii="Century" w:eastAsia="MS Mincho" w:hAnsi="MS Mincho" w:cs="Times New Roman"/>
                          <w:color w:val="000000"/>
                          <w:kern w:val="24"/>
                          <w:sz w:val="20"/>
                          <w:szCs w:val="20"/>
                        </w:rPr>
                        <w:t>More than</w:t>
                      </w:r>
                    </w:p>
                    <w:p w14:paraId="232518B9" w14:textId="77777777" w:rsidR="00A03DB5" w:rsidRPr="000D218D" w:rsidRDefault="00A03DB5" w:rsidP="00D76C03">
                      <w:pPr>
                        <w:pStyle w:val="NormalWeb"/>
                        <w:spacing w:before="0" w:beforeAutospacing="0" w:after="0" w:afterAutospacing="0"/>
                        <w:rPr>
                          <w:rFonts w:ascii="Century" w:eastAsia="Yu Gothic" w:hAnsi="Century"/>
                          <w:sz w:val="20"/>
                          <w:szCs w:val="20"/>
                        </w:rPr>
                      </w:pPr>
                      <w:r w:rsidRPr="000D218D">
                        <w:rPr>
                          <w:rFonts w:ascii="Century" w:eastAsia="Yu Gothic" w:hAnsi="Century"/>
                          <w:sz w:val="20"/>
                          <w:szCs w:val="20"/>
                        </w:rPr>
                        <w:t xml:space="preserve">minimum </w:t>
                      </w:r>
                    </w:p>
                    <w:p w14:paraId="613247D3" w14:textId="77777777" w:rsidR="00A03DB5" w:rsidRPr="000D218D" w:rsidRDefault="00A03DB5" w:rsidP="00A03DB5">
                      <w:pPr>
                        <w:pStyle w:val="NormalWeb"/>
                        <w:spacing w:before="0" w:beforeAutospacing="0" w:after="0" w:afterAutospacing="0"/>
                        <w:ind w:firstLineChars="100" w:firstLine="183"/>
                        <w:rPr>
                          <w:rFonts w:ascii="Century" w:eastAsia="Yu Gothic" w:hAnsi="Century"/>
                          <w:sz w:val="20"/>
                          <w:szCs w:val="20"/>
                        </w:rPr>
                      </w:pPr>
                      <w:r w:rsidRPr="000D218D">
                        <w:rPr>
                          <w:rFonts w:ascii="Century" w:eastAsia="Yu Gothic" w:hAnsi="Century"/>
                          <w:sz w:val="20"/>
                          <w:szCs w:val="20"/>
                        </w:rPr>
                        <w:t xml:space="preserve">event </w:t>
                      </w:r>
                    </w:p>
                    <w:p w14:paraId="60FA4297" w14:textId="77777777" w:rsidR="00A03DB5" w:rsidRPr="000D218D" w:rsidRDefault="00A03DB5" w:rsidP="00A03DB5">
                      <w:pPr>
                        <w:pStyle w:val="NormalWeb"/>
                        <w:spacing w:before="0" w:beforeAutospacing="0" w:after="0" w:afterAutospacing="0"/>
                        <w:ind w:firstLineChars="100" w:firstLine="183"/>
                      </w:pPr>
                      <w:r w:rsidRPr="000D218D">
                        <w:rPr>
                          <w:rFonts w:ascii="Century" w:eastAsia="Yu Gothic" w:hAnsi="Century"/>
                          <w:sz w:val="20"/>
                          <w:szCs w:val="20"/>
                        </w:rPr>
                        <w:t>cycle</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99360" behindDoc="0" locked="0" layoutInCell="1" allowOverlap="1" wp14:anchorId="019F493B" wp14:editId="613A0835">
                <wp:simplePos x="0" y="0"/>
                <wp:positionH relativeFrom="column">
                  <wp:posOffset>2950210</wp:posOffset>
                </wp:positionH>
                <wp:positionV relativeFrom="paragraph">
                  <wp:posOffset>5005705</wp:posOffset>
                </wp:positionV>
                <wp:extent cx="2520315" cy="1270"/>
                <wp:effectExtent l="22225" t="73660" r="10160" b="77470"/>
                <wp:wrapNone/>
                <wp:docPr id="7908"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20315" cy="127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A08401" id="直線矢印コネクタ 89" o:spid="_x0000_s1026" type="#_x0000_t34" style="position:absolute;margin-left:232.3pt;margin-top:394.15pt;width:198.45pt;height:.1pt;rotation:180;z-index:25159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91168" behindDoc="0" locked="0" layoutInCell="1" allowOverlap="1" wp14:anchorId="56C90E56" wp14:editId="1DDEDBEB">
                <wp:simplePos x="0" y="0"/>
                <wp:positionH relativeFrom="column">
                  <wp:posOffset>2832100</wp:posOffset>
                </wp:positionH>
                <wp:positionV relativeFrom="paragraph">
                  <wp:posOffset>4690110</wp:posOffset>
                </wp:positionV>
                <wp:extent cx="2893695" cy="276225"/>
                <wp:effectExtent l="0" t="0" r="0" b="0"/>
                <wp:wrapNone/>
                <wp:docPr id="7907"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3695" cy="276225"/>
                        </a:xfrm>
                        <a:prstGeom prst="rect">
                          <a:avLst/>
                        </a:prstGeom>
                        <a:noFill/>
                      </wps:spPr>
                      <wps:txbx>
                        <w:txbxContent>
                          <w:p w14:paraId="63DC9A1D"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rPr>
                              <w:t>L_SP_MD_SW</w:t>
                            </w:r>
                            <w:r>
                              <w:rPr>
                                <w:rFonts w:ascii="Century" w:eastAsia="MS Mincho" w:hAnsi="MS Mincho" w:cs="Times New Roman" w:hint="eastAsia"/>
                                <w:color w:val="000000"/>
                                <w:kern w:val="24"/>
                                <w:sz w:val="18"/>
                                <w:szCs w:val="22"/>
                              </w:rPr>
                              <w:t xml:space="preserve">　</w:t>
                            </w:r>
                            <w:r>
                              <w:rPr>
                                <w:rFonts w:ascii="Century" w:eastAsia="MS Mincho" w:hAnsi="MS Mincho" w:cs="Times New Roman" w:hint="eastAsia"/>
                                <w:color w:val="000000"/>
                                <w:kern w:val="24"/>
                                <w:sz w:val="18"/>
                                <w:szCs w:val="22"/>
                              </w:rPr>
                              <w:t>No S</w:t>
                            </w:r>
                            <w:r>
                              <w:rPr>
                                <w:rFonts w:ascii="Century" w:eastAsia="MS Mincho" w:hAnsi="MS Mincho" w:cs="Times New Roman"/>
                                <w:color w:val="000000"/>
                                <w:kern w:val="24"/>
                                <w:sz w:val="18"/>
                                <w:szCs w:val="22"/>
                              </w:rPr>
                              <w:t>W operation</w:t>
                            </w:r>
                            <w:r>
                              <w:rPr>
                                <w:rFonts w:ascii="Century" w:eastAsia="MS Mincho" w:hAnsi="MS Mincho" w:cs="Times New Roman" w:hint="eastAsia"/>
                                <w:color w:val="000000"/>
                                <w:kern w:val="24"/>
                                <w:sz w:val="18"/>
                                <w:szCs w:val="22"/>
                              </w:rPr>
                              <w:t xml:space="preserve">　</w:t>
                            </w:r>
                            <w:r>
                              <w:rPr>
                                <w:rFonts w:ascii="Century" w:eastAsia="MS Mincho" w:hAnsi="Century" w:cs="Times New Roman" w:hint="eastAsia"/>
                                <w:color w:val="000000"/>
                                <w:kern w:val="24"/>
                                <w:sz w:val="18"/>
                                <w:szCs w:val="22"/>
                              </w:rPr>
                              <w:t>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C90E56" id="_x0000_s1244" type="#_x0000_t202" style="position:absolute;left:0;text-align:left;margin-left:223pt;margin-top:369.3pt;width:227.85pt;height:21.75pt;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" filled="f" stroked="f">
                <v:textbox style="mso-fit-shape-to-text:t">
                  <w:txbxContent>
                    <w:p w14:paraId="63DC9A1D"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rPr>
                        <w:t>L_SP_MD_SW</w:t>
                      </w:r>
                      <w:r>
                        <w:rPr>
                          <w:rFonts w:ascii="Century" w:eastAsia="MS Mincho" w:hAnsi="MS Mincho" w:cs="Times New Roman" w:hint="eastAsia"/>
                          <w:color w:val="000000"/>
                          <w:kern w:val="24"/>
                          <w:sz w:val="18"/>
                          <w:szCs w:val="22"/>
                        </w:rPr>
                        <w:t xml:space="preserve">　</w:t>
                      </w:r>
                      <w:r>
                        <w:rPr>
                          <w:rFonts w:ascii="Century" w:eastAsia="MS Mincho" w:hAnsi="MS Mincho" w:cs="Times New Roman" w:hint="eastAsia"/>
                          <w:color w:val="000000"/>
                          <w:kern w:val="24"/>
                          <w:sz w:val="18"/>
                          <w:szCs w:val="22"/>
                        </w:rPr>
                        <w:t>No S</w:t>
                      </w:r>
                      <w:r>
                        <w:rPr>
                          <w:rFonts w:ascii="Century" w:eastAsia="MS Mincho" w:hAnsi="MS Mincho" w:cs="Times New Roman"/>
                          <w:color w:val="000000"/>
                          <w:kern w:val="24"/>
                          <w:sz w:val="18"/>
                          <w:szCs w:val="22"/>
                        </w:rPr>
                        <w:t>W operation</w:t>
                      </w:r>
                      <w:r>
                        <w:rPr>
                          <w:rFonts w:ascii="Century" w:eastAsia="MS Mincho" w:hAnsi="MS Mincho" w:cs="Times New Roman" w:hint="eastAsia"/>
                          <w:color w:val="000000"/>
                          <w:kern w:val="24"/>
                          <w:sz w:val="18"/>
                          <w:szCs w:val="22"/>
                        </w:rPr>
                        <w:t xml:space="preserve">　</w:t>
                      </w:r>
                      <w:r>
                        <w:rPr>
                          <w:rFonts w:ascii="Century" w:eastAsia="MS Mincho" w:hAnsi="Century" w:cs="Times New Roman" w:hint="eastAsia"/>
                          <w:color w:val="000000"/>
                          <w:kern w:val="24"/>
                          <w:sz w:val="18"/>
                          <w:szCs w:val="22"/>
                        </w:rPr>
                        <w:t>event condition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94240" behindDoc="0" locked="0" layoutInCell="1" allowOverlap="1" wp14:anchorId="7A37D208" wp14:editId="54AD79B1">
                <wp:simplePos x="0" y="0"/>
                <wp:positionH relativeFrom="column">
                  <wp:posOffset>485775</wp:posOffset>
                </wp:positionH>
                <wp:positionV relativeFrom="paragraph">
                  <wp:posOffset>4789805</wp:posOffset>
                </wp:positionV>
                <wp:extent cx="2477135" cy="8890"/>
                <wp:effectExtent l="15240" t="67310" r="12700" b="76200"/>
                <wp:wrapNone/>
                <wp:docPr id="790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E2279B" id="直線矢印コネクタ 89" o:spid="_x0000_s1026" type="#_x0000_t34" style="position:absolute;margin-left:38.25pt;margin-top:377.15pt;width:195.05pt;height:.7pt;rotation:180;flip:y;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95264" behindDoc="0" locked="0" layoutInCell="1" allowOverlap="1" wp14:anchorId="4A816B93" wp14:editId="32337D0A">
                <wp:simplePos x="0" y="0"/>
                <wp:positionH relativeFrom="column">
                  <wp:posOffset>244475</wp:posOffset>
                </wp:positionH>
                <wp:positionV relativeFrom="paragraph">
                  <wp:posOffset>4559935</wp:posOffset>
                </wp:positionV>
                <wp:extent cx="3002915" cy="276225"/>
                <wp:effectExtent l="0" t="0" r="0" b="0"/>
                <wp:wrapNone/>
                <wp:docPr id="7905"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2915" cy="276225"/>
                        </a:xfrm>
                        <a:prstGeom prst="rect">
                          <a:avLst/>
                        </a:prstGeom>
                        <a:noFill/>
                      </wps:spPr>
                      <wps:txbx>
                        <w:txbxContent>
                          <w:p w14:paraId="2D05E202"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SP_MD_SW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color w:val="000000"/>
                                <w:kern w:val="24"/>
                                <w:sz w:val="18"/>
                                <w:szCs w:val="22"/>
                                <w:eastAsianLayout w:id="1690115842"/>
                              </w:rPr>
                              <w:t xml:space="preserve"> operation</w:t>
                            </w:r>
                            <w:r w:rsidRPr="00136B41">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1sec + event condition</w:t>
                            </w:r>
                            <w:r w:rsidRPr="000E2F5A">
                              <w:rPr>
                                <w:rFonts w:ascii="Century" w:eastAsia="MS Mincho" w:hAnsi="MS Mincho" w:cs="Times New Roman" w:hint="eastAsia"/>
                                <w:color w:val="000000"/>
                                <w:kern w:val="24"/>
                                <w:sz w:val="18"/>
                                <w:szCs w:val="22"/>
                                <w:eastAsianLayout w:id="1690115843"/>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4A816B93" id="_x0000_s1245" type="#_x0000_t202" style="position:absolute;left:0;text-align:left;margin-left:19.25pt;margin-top:359.05pt;width:236.45pt;height:21.75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" filled="f" stroked="f">
                <v:textbox style="mso-fit-shape-to-text:t">
                  <w:txbxContent>
                    <w:p w14:paraId="2D05E202"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SP_MD_SW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SW</w:t>
                      </w:r>
                      <w:r>
                        <w:rPr>
                          <w:rFonts w:ascii="Century" w:eastAsia="MS Mincho" w:hAnsi="Century" w:cs="Times New Roman"/>
                          <w:color w:val="000000"/>
                          <w:kern w:val="24"/>
                          <w:sz w:val="18"/>
                          <w:szCs w:val="22"/>
                          <w:eastAsianLayout w:id="1690115842"/>
                        </w:rPr>
                        <w:t xml:space="preserve"> operation</w:t>
                      </w:r>
                      <w:r w:rsidRPr="00136B41">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1sec + event condition</w:t>
                      </w:r>
                      <w:r w:rsidRPr="000E2F5A">
                        <w:rPr>
                          <w:rFonts w:ascii="Century" w:eastAsia="MS Mincho" w:hAnsi="MS Mincho" w:cs="Times New Roman" w:hint="eastAsia"/>
                          <w:color w:val="000000"/>
                          <w:kern w:val="24"/>
                          <w:sz w:val="18"/>
                          <w:szCs w:val="22"/>
                          <w:eastAsianLayout w:id="1690115843"/>
                        </w:rPr>
                        <w:t xml:space="preserve">　</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88096" behindDoc="0" locked="0" layoutInCell="1" allowOverlap="1" wp14:anchorId="6208CB2E" wp14:editId="63B2E528">
                <wp:simplePos x="0" y="0"/>
                <wp:positionH relativeFrom="column">
                  <wp:posOffset>2967990</wp:posOffset>
                </wp:positionH>
                <wp:positionV relativeFrom="paragraph">
                  <wp:posOffset>4559935</wp:posOffset>
                </wp:positionV>
                <wp:extent cx="2520315" cy="1270"/>
                <wp:effectExtent l="20955" t="75565" r="11430" b="75565"/>
                <wp:wrapNone/>
                <wp:docPr id="7904"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520315" cy="127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941BAD" id="直線矢印コネクタ 89" o:spid="_x0000_s1026" type="#_x0000_t34" style="position:absolute;margin-left:233.7pt;margin-top:359.05pt;width:198.45pt;height:.1pt;rotation:180;z-index:25158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587072" behindDoc="0" locked="0" layoutInCell="1" allowOverlap="1" wp14:anchorId="06678951" wp14:editId="47230542">
                <wp:simplePos x="0" y="0"/>
                <wp:positionH relativeFrom="column">
                  <wp:posOffset>3094355</wp:posOffset>
                </wp:positionH>
                <wp:positionV relativeFrom="paragraph">
                  <wp:posOffset>4305300</wp:posOffset>
                </wp:positionV>
                <wp:extent cx="2615565" cy="276225"/>
                <wp:effectExtent l="0" t="0" r="0" b="0"/>
                <wp:wrapNone/>
                <wp:docPr id="7903"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5565" cy="276225"/>
                        </a:xfrm>
                        <a:prstGeom prst="rect">
                          <a:avLst/>
                        </a:prstGeom>
                        <a:noFill/>
                      </wps:spPr>
                      <wps:txbx>
                        <w:txbxContent>
                          <w:p w14:paraId="31E34DE7"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L_SP_MD_SW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1sec + event condition</w:t>
                            </w:r>
                            <w:r w:rsidRPr="000E2F5A">
                              <w:rPr>
                                <w:rFonts w:ascii="Century" w:eastAsia="MS Mincho" w:hAnsi="MS Mincho" w:cs="Times New Roman" w:hint="eastAsia"/>
                                <w:color w:val="000000"/>
                                <w:kern w:val="24"/>
                                <w:sz w:val="18"/>
                                <w:szCs w:val="22"/>
                                <w:eastAsianLayout w:id="1690115843"/>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6678951" id="_x0000_s1246" type="#_x0000_t202" style="position:absolute;left:0;text-align:left;margin-left:243.65pt;margin-top:339pt;width:205.95pt;height:21.75pt;z-index:25158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" filled="f" stroked="f">
                <v:textbox style="mso-fit-shape-to-text:t">
                  <w:txbxContent>
                    <w:p w14:paraId="31E34DE7"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L_SP_MD_SW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Pr>
                          <w:rFonts w:ascii="Century" w:eastAsia="MS Mincho" w:hAnsi="Century" w:cs="Times New Roman" w:hint="eastAsia"/>
                          <w:color w:val="000000"/>
                          <w:kern w:val="24"/>
                          <w:sz w:val="18"/>
                          <w:szCs w:val="22"/>
                        </w:rPr>
                        <w:t>1sec + event condition</w:t>
                      </w:r>
                      <w:r w:rsidRPr="000E2F5A">
                        <w:rPr>
                          <w:rFonts w:ascii="Century" w:eastAsia="MS Mincho" w:hAnsi="MS Mincho" w:cs="Times New Roman" w:hint="eastAsia"/>
                          <w:color w:val="000000"/>
                          <w:kern w:val="24"/>
                          <w:sz w:val="18"/>
                          <w:szCs w:val="22"/>
                          <w:eastAsianLayout w:id="1690115843"/>
                        </w:rPr>
                        <w:t xml:space="preserve">　</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6768" behindDoc="0" locked="0" layoutInCell="1" allowOverlap="1" wp14:anchorId="4D0BA797" wp14:editId="516F9021">
                <wp:simplePos x="0" y="0"/>
                <wp:positionH relativeFrom="column">
                  <wp:posOffset>5624195</wp:posOffset>
                </wp:positionH>
                <wp:positionV relativeFrom="paragraph">
                  <wp:posOffset>3992880</wp:posOffset>
                </wp:positionV>
                <wp:extent cx="1137920" cy="0"/>
                <wp:effectExtent l="10160" t="13335" r="13970" b="5715"/>
                <wp:wrapNone/>
                <wp:docPr id="7902" name="AutoShape 74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7920"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211AC02" id="AutoShape 7494" o:spid="_x0000_s1026" type="#_x0000_t32" style="position:absolute;margin-left:442.85pt;margin-top:314.4pt;width:89.6pt;height:0;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">
                <v:stroke dashstyle="1 1"/>
              </v:shape>
            </w:pict>
          </mc:Fallback>
        </mc:AlternateContent>
      </w:r>
      <w:r w:rsidRPr="00A56D3F">
        <w:rPr>
          <w:rFonts w:hint="eastAsia"/>
          <w:noProof/>
          <w:color w:val="5B9BD5"/>
        </w:rPr>
        <mc:AlternateContent>
          <mc:Choice Requires="wps">
            <w:drawing>
              <wp:anchor distT="0" distB="0" distL="114300" distR="114300" simplePos="0" relativeHeight="251617792" behindDoc="0" locked="0" layoutInCell="1" allowOverlap="1" wp14:anchorId="53292A6A" wp14:editId="2B52BF70">
                <wp:simplePos x="0" y="0"/>
                <wp:positionH relativeFrom="column">
                  <wp:posOffset>5505450</wp:posOffset>
                </wp:positionH>
                <wp:positionV relativeFrom="paragraph">
                  <wp:posOffset>5006975</wp:posOffset>
                </wp:positionV>
                <wp:extent cx="946785" cy="0"/>
                <wp:effectExtent l="5715" t="8255" r="9525" b="10795"/>
                <wp:wrapNone/>
                <wp:docPr id="7901" name="AutoShape 7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785" cy="0"/>
                        </a:xfrm>
                        <a:prstGeom prst="straightConnector1">
                          <a:avLst/>
                        </a:prstGeom>
                        <a:noFill/>
                        <a:ln w="9525">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9489146" id="AutoShape 7495" o:spid="_x0000_s1026" type="#_x0000_t32" style="position:absolute;margin-left:433.5pt;margin-top:394.25pt;width:74.55pt;height:0;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">
                <v:stroke dashstyle="1 1"/>
              </v:shape>
            </w:pict>
          </mc:Fallback>
        </mc:AlternateContent>
      </w:r>
      <w:r w:rsidRPr="00A56D3F">
        <w:rPr>
          <w:rFonts w:hint="eastAsia"/>
          <w:noProof/>
          <w:color w:val="5B9BD5"/>
        </w:rPr>
        <mc:AlternateContent>
          <mc:Choice Requires="wps">
            <w:drawing>
              <wp:anchor distT="0" distB="0" distL="114300" distR="114300" simplePos="0" relativeHeight="251590144" behindDoc="0" locked="0" layoutInCell="1" allowOverlap="1" wp14:anchorId="6D4D0730" wp14:editId="24FD49BD">
                <wp:simplePos x="0" y="0"/>
                <wp:positionH relativeFrom="column">
                  <wp:posOffset>5144135</wp:posOffset>
                </wp:positionH>
                <wp:positionV relativeFrom="paragraph">
                  <wp:posOffset>3524885</wp:posOffset>
                </wp:positionV>
                <wp:extent cx="673735" cy="430530"/>
                <wp:effectExtent l="6350" t="12065" r="15240" b="14605"/>
                <wp:wrapNone/>
                <wp:docPr id="7900"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735" cy="430530"/>
                        </a:xfrm>
                        <a:prstGeom prst="flowChartAlternateProcess">
                          <a:avLst/>
                        </a:prstGeom>
                        <a:solidFill>
                          <a:srgbClr val="FFFFFF"/>
                        </a:solidFill>
                        <a:ln w="12700" algn="ctr">
                          <a:solidFill>
                            <a:srgbClr val="000000"/>
                          </a:solidFill>
                          <a:miter lim="800000"/>
                          <a:headEnd/>
                          <a:tailEnd/>
                        </a:ln>
                      </wps:spPr>
                      <wps:txbx>
                        <w:txbxContent>
                          <w:p w14:paraId="713B03FF"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Release or</w:t>
                            </w:r>
                          </w:p>
                          <w:p w14:paraId="001543A7" w14:textId="77777777" w:rsidR="00784C2F" w:rsidRPr="00136B41" w:rsidRDefault="00784C2F" w:rsidP="00D76C03">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No operation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4D0730" id="_x0000_s1247" type="#_x0000_t176" style="position:absolute;left:0;text-align:left;margin-left:405.05pt;margin-top:277.55pt;width:53.05pt;height:33.9pt;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" strokeweight="1pt">
                <v:textbox inset="0,0,0,0">
                  <w:txbxContent>
                    <w:p w14:paraId="713B03FF" w14:textId="77777777" w:rsidR="00784C2F" w:rsidRDefault="00784C2F" w:rsidP="00D76C03">
                      <w:pPr>
                        <w:pStyle w:val="NormalWeb"/>
                        <w:spacing w:before="0" w:beforeAutospacing="0" w:after="0" w:afterAutospacing="0"/>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Release or</w:t>
                      </w:r>
                    </w:p>
                    <w:p w14:paraId="001543A7" w14:textId="77777777" w:rsidR="00784C2F" w:rsidRPr="00136B41" w:rsidRDefault="00784C2F" w:rsidP="00D76C03">
                      <w:pPr>
                        <w:pStyle w:val="NormalWeb"/>
                        <w:spacing w:before="0" w:beforeAutospacing="0" w:after="0" w:afterAutospacing="0"/>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No operation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15744" behindDoc="0" locked="0" layoutInCell="1" allowOverlap="1" wp14:anchorId="3F199EBE" wp14:editId="33FCFF74">
                <wp:simplePos x="0" y="0"/>
                <wp:positionH relativeFrom="column">
                  <wp:posOffset>4905375</wp:posOffset>
                </wp:positionH>
                <wp:positionV relativeFrom="paragraph">
                  <wp:posOffset>3228975</wp:posOffset>
                </wp:positionV>
                <wp:extent cx="1168400" cy="202565"/>
                <wp:effectExtent l="15240" t="11430" r="6985" b="14605"/>
                <wp:wrapNone/>
                <wp:docPr id="789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202565"/>
                        </a:xfrm>
                        <a:prstGeom prst="flowChartAlternateProcess">
                          <a:avLst/>
                        </a:prstGeom>
                        <a:solidFill>
                          <a:srgbClr val="FFFFFF"/>
                        </a:solidFill>
                        <a:ln w="12700" algn="ctr">
                          <a:solidFill>
                            <a:srgbClr val="000000"/>
                          </a:solidFill>
                          <a:miter lim="800000"/>
                          <a:headEnd/>
                          <a:tailEnd/>
                        </a:ln>
                      </wps:spPr>
                      <wps:txbx>
                        <w:txbxContent>
                          <w:p w14:paraId="520A046C" w14:textId="77777777" w:rsidR="00784C2F" w:rsidRDefault="00784C2F" w:rsidP="00245056">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Tone down</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655894C0"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p>
                          <w:p w14:paraId="124F6AB6" w14:textId="77777777" w:rsidR="00784C2F" w:rsidRPr="000E2F5A" w:rsidRDefault="00784C2F" w:rsidP="00683E4B">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F199EBE" id="_x0000_s1248" type="#_x0000_t176" style="position:absolute;left:0;text-align:left;margin-left:386.25pt;margin-top:254.25pt;width:92pt;height:15.95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" strokeweight="1pt">
                <v:textbox inset="0,0,0,0">
                  <w:txbxContent>
                    <w:p w14:paraId="520A046C" w14:textId="77777777" w:rsidR="00784C2F" w:rsidRDefault="00784C2F" w:rsidP="00245056">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Tone down</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Sport</w:t>
                      </w:r>
                      <w:r>
                        <w:rPr>
                          <w:rFonts w:ascii="Century" w:eastAsia="MS Mincho" w:hAnsi="MS Mincho" w:cs="Times New Roman"/>
                          <w:color w:val="000000"/>
                          <w:kern w:val="24"/>
                          <w:sz w:val="18"/>
                          <w:szCs w:val="18"/>
                        </w:rPr>
                        <w:t>”</w:t>
                      </w:r>
                    </w:p>
                    <w:p w14:paraId="655894C0"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p>
                    <w:p w14:paraId="124F6AB6" w14:textId="77777777" w:rsidR="00784C2F" w:rsidRPr="000E2F5A" w:rsidRDefault="00784C2F" w:rsidP="00683E4B">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614720" behindDoc="0" locked="0" layoutInCell="1" allowOverlap="1" wp14:anchorId="54EBC4DA" wp14:editId="3E435DDE">
                <wp:simplePos x="0" y="0"/>
                <wp:positionH relativeFrom="column">
                  <wp:posOffset>4905375</wp:posOffset>
                </wp:positionH>
                <wp:positionV relativeFrom="paragraph">
                  <wp:posOffset>2750185</wp:posOffset>
                </wp:positionV>
                <wp:extent cx="1168400" cy="405130"/>
                <wp:effectExtent l="15240" t="8890" r="6985" b="14605"/>
                <wp:wrapNone/>
                <wp:docPr id="7898"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8400" cy="405130"/>
                        </a:xfrm>
                        <a:prstGeom prst="flowChartAlternateProcess">
                          <a:avLst/>
                        </a:prstGeom>
                        <a:solidFill>
                          <a:srgbClr val="FFFFFF"/>
                        </a:solidFill>
                        <a:ln w="12700" algn="ctr">
                          <a:solidFill>
                            <a:srgbClr val="000000"/>
                          </a:solidFill>
                          <a:miter lim="800000"/>
                          <a:headEnd/>
                          <a:tailEnd/>
                        </a:ln>
                      </wps:spPr>
                      <wps:txbx>
                        <w:txbxContent>
                          <w:p w14:paraId="7F7A850B"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w:t>
                            </w:r>
                          </w:p>
                          <w:p w14:paraId="1A4EE8D1"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0464A1A"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p>
                          <w:p w14:paraId="0395BFC9" w14:textId="77777777" w:rsidR="00784C2F" w:rsidRPr="000E2F5A" w:rsidRDefault="00784C2F" w:rsidP="00683E4B">
                            <w:pPr>
                              <w:pStyle w:val="NormalWeb"/>
                              <w:spacing w:before="0" w:beforeAutospacing="0" w:after="0" w:afterAutospacing="0"/>
                              <w:jc w:val="center"/>
                              <w:rPr>
                                <w:rFonts w:ascii="Century" w:eastAsia="MS Mincho" w:hAnsi="MS Mincho" w:cs="Times New Roman"/>
                                <w:color w:val="000000"/>
                                <w:kern w:val="24"/>
                                <w:sz w:val="18"/>
                                <w:szCs w:val="18"/>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4EBC4DA" id="_x0000_s1249" type="#_x0000_t176" style="position:absolute;left:0;text-align:left;margin-left:386.25pt;margin-top:216.55pt;width:92pt;height:31.9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" strokeweight="1pt">
                <v:textbox inset="0,0,0,0">
                  <w:txbxContent>
                    <w:p w14:paraId="7F7A850B"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 xml:space="preserve">Indicates </w:t>
                      </w:r>
                    </w:p>
                    <w:p w14:paraId="1A4EE8D1"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r>
                        <w:rPr>
                          <w:rFonts w:ascii="Century" w:eastAsia="MS Mincho" w:hAnsi="MS Mincho" w:cs="Times New Roman"/>
                          <w:color w:val="000000"/>
                          <w:kern w:val="24"/>
                          <w:sz w:val="18"/>
                          <w:szCs w:val="18"/>
                        </w:rPr>
                        <w:t>“</w:t>
                      </w:r>
                      <w:r>
                        <w:rPr>
                          <w:rFonts w:ascii="Century" w:eastAsia="MS Mincho" w:hAnsi="MS Mincho" w:cs="Times New Roman"/>
                          <w:color w:val="000000"/>
                          <w:kern w:val="24"/>
                          <w:sz w:val="18"/>
                          <w:szCs w:val="18"/>
                        </w:rPr>
                        <w:t>Sport</w:t>
                      </w:r>
                      <w:r>
                        <w:rPr>
                          <w:rFonts w:ascii="Century" w:eastAsia="MS Mincho" w:hAnsi="MS Mincho" w:cs="Times New Roman"/>
                          <w:color w:val="000000"/>
                          <w:kern w:val="24"/>
                          <w:sz w:val="18"/>
                          <w:szCs w:val="18"/>
                        </w:rPr>
                        <w:t>”</w:t>
                      </w:r>
                      <w:r>
                        <w:rPr>
                          <w:rFonts w:ascii="Century" w:eastAsia="MS Mincho" w:hAnsi="MS Mincho" w:cs="Times New Roman" w:hint="eastAsia"/>
                          <w:color w:val="000000"/>
                          <w:kern w:val="24"/>
                          <w:sz w:val="18"/>
                          <w:szCs w:val="18"/>
                        </w:rPr>
                        <w:t xml:space="preserve"> selected</w:t>
                      </w:r>
                    </w:p>
                    <w:p w14:paraId="60464A1A" w14:textId="77777777" w:rsidR="00784C2F" w:rsidRDefault="00784C2F" w:rsidP="00683E4B">
                      <w:pPr>
                        <w:pStyle w:val="NormalWeb"/>
                        <w:spacing w:before="0" w:beforeAutospacing="0" w:after="0" w:afterAutospacing="0"/>
                        <w:rPr>
                          <w:rFonts w:ascii="Century" w:eastAsia="MS Mincho" w:hAnsi="MS Mincho" w:cs="Times New Roman" w:hint="eastAsia"/>
                          <w:color w:val="000000"/>
                          <w:kern w:val="24"/>
                          <w:sz w:val="18"/>
                          <w:szCs w:val="18"/>
                        </w:rPr>
                      </w:pPr>
                    </w:p>
                    <w:p w14:paraId="0395BFC9" w14:textId="77777777" w:rsidR="00784C2F" w:rsidRPr="000E2F5A" w:rsidRDefault="00784C2F" w:rsidP="00683E4B">
                      <w:pPr>
                        <w:pStyle w:val="NormalWeb"/>
                        <w:spacing w:before="0" w:beforeAutospacing="0" w:after="0" w:afterAutospacing="0"/>
                        <w:jc w:val="center"/>
                        <w:rPr>
                          <w:rFonts w:ascii="Century" w:eastAsia="MS Mincho" w:hAnsi="MS Mincho" w:cs="Times New Roman"/>
                          <w:color w:val="000000"/>
                          <w:kern w:val="24"/>
                          <w:sz w:val="18"/>
                          <w:szCs w:val="18"/>
                        </w:rPr>
                      </w:pPr>
                    </w:p>
                  </w:txbxContent>
                </v:textbox>
              </v:shape>
            </w:pict>
          </mc:Fallback>
        </mc:AlternateContent>
      </w:r>
      <w:r w:rsidRPr="00A56D3F">
        <w:rPr>
          <w:rFonts w:hint="eastAsia"/>
          <w:noProof/>
          <w:color w:val="5B9BD5"/>
        </w:rPr>
        <mc:AlternateContent>
          <mc:Choice Requires="wps">
            <w:drawing>
              <wp:anchor distT="0" distB="0" distL="114300" distR="114300" simplePos="0" relativeHeight="251607552" behindDoc="0" locked="0" layoutInCell="1" allowOverlap="1" wp14:anchorId="73EBB343" wp14:editId="0F0A051B">
                <wp:simplePos x="0" y="0"/>
                <wp:positionH relativeFrom="column">
                  <wp:posOffset>536575</wp:posOffset>
                </wp:positionH>
                <wp:positionV relativeFrom="paragraph">
                  <wp:posOffset>7689215</wp:posOffset>
                </wp:positionV>
                <wp:extent cx="4954905" cy="3810"/>
                <wp:effectExtent l="8890" t="71120" r="17780" b="77470"/>
                <wp:wrapNone/>
                <wp:docPr id="7897" name="直線矢印コネクタ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4905" cy="3810"/>
                        </a:xfrm>
                        <a:prstGeom prst="bentConnector3">
                          <a:avLst>
                            <a:gd name="adj1" fmla="val 49995"/>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C0D912" id="直線矢印コネクタ 62" o:spid="_x0000_s1026" type="#_x0000_t34" style="position:absolute;margin-left:42.25pt;margin-top:605.45pt;width:390.15pt;height:.3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" adj="10799"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608576" behindDoc="0" locked="0" layoutInCell="1" allowOverlap="1" wp14:anchorId="344909E7" wp14:editId="0E0ECB27">
                <wp:simplePos x="0" y="0"/>
                <wp:positionH relativeFrom="column">
                  <wp:posOffset>2306320</wp:posOffset>
                </wp:positionH>
                <wp:positionV relativeFrom="paragraph">
                  <wp:posOffset>7451090</wp:posOffset>
                </wp:positionV>
                <wp:extent cx="1325880" cy="276225"/>
                <wp:effectExtent l="0" t="0" r="0" b="0"/>
                <wp:wrapNone/>
                <wp:docPr id="67" name="テキスト ボックス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5880" cy="276225"/>
                        </a:xfrm>
                        <a:prstGeom prst="rect">
                          <a:avLst/>
                        </a:prstGeom>
                        <a:noFill/>
                      </wps:spPr>
                      <wps:txbx>
                        <w:txbxContent>
                          <w:p w14:paraId="32CC6DB1"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Pr>
                                <w:rFonts w:ascii="Century" w:eastAsia="MS Mincho" w:hAnsi="MS Mincho" w:cs="Times New Roman" w:hint="eastAsia"/>
                                <w:color w:val="000000"/>
                                <w:kern w:val="24"/>
                                <w:sz w:val="18"/>
                                <w:szCs w:val="22"/>
                              </w:rPr>
                              <w:t>e</w:t>
                            </w:r>
                            <w:r>
                              <w:rPr>
                                <w:rFonts w:ascii="Century" w:eastAsia="MS Mincho" w:hAnsi="MS Mincho" w:cs="Times New Roman"/>
                                <w:color w:val="000000"/>
                                <w:kern w:val="24"/>
                                <w:sz w:val="18"/>
                                <w:szCs w:val="22"/>
                              </w:rPr>
                              <w:t>c</w:t>
                            </w:r>
                          </w:p>
                        </w:txbxContent>
                      </wps:txbx>
                      <wps:bodyPr wrap="none" rtlCol="0">
                        <a:spAutoFit/>
                      </wps:bodyPr>
                    </wps:wsp>
                  </a:graphicData>
                </a:graphic>
                <wp14:sizeRelH relativeFrom="page">
                  <wp14:pctWidth>0</wp14:pctWidth>
                </wp14:sizeRelH>
                <wp14:sizeRelV relativeFrom="page">
                  <wp14:pctHeight>0</wp14:pctHeight>
                </wp14:sizeRelV>
              </wp:anchor>
            </w:drawing>
          </mc:Choice>
          <mc:Fallback>
            <w:pict>
              <v:shape w14:anchorId="344909E7" id="_x0000_s1250" type="#_x0000_t202" style="position:absolute;left:0;text-align:left;margin-left:181.6pt;margin-top:586.7pt;width:104.4pt;height:21.75pt;z-index:251608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" filled="f" stroked="f">
                <v:textbox style="mso-fit-shape-to-text:t">
                  <w:txbxContent>
                    <w:p w14:paraId="32CC6DB1" w14:textId="77777777" w:rsidR="00784C2F" w:rsidRPr="00F93255" w:rsidRDefault="00784C2F" w:rsidP="00D76C03">
                      <w:pPr>
                        <w:pStyle w:val="NormalWeb"/>
                        <w:spacing w:before="0" w:beforeAutospacing="0" w:after="0" w:afterAutospacing="0"/>
                        <w:rPr>
                          <w:sz w:val="20"/>
                        </w:rPr>
                      </w:pPr>
                      <w:r w:rsidRPr="00F93255">
                        <w:rPr>
                          <w:rFonts w:ascii="Century" w:eastAsia="MS Mincho" w:hAnsi="Century" w:cs="Times New Roman"/>
                          <w:color w:val="000000"/>
                          <w:kern w:val="24"/>
                          <w:sz w:val="18"/>
                          <w:szCs w:val="22"/>
                        </w:rPr>
                        <w:t>B</w:t>
                      </w:r>
                      <w:r w:rsidRPr="00F93255">
                        <w:rPr>
                          <w:rFonts w:ascii="Century" w:eastAsia="MS Mincho" w:hAnsi="Century" w:cs="Times New Roman"/>
                          <w:color w:val="000000"/>
                          <w:kern w:val="24"/>
                          <w:sz w:val="18"/>
                          <w:szCs w:val="22"/>
                          <w:eastAsianLayout w:id="1690115846"/>
                        </w:rPr>
                        <w:t>_D</w:t>
                      </w:r>
                      <w:r w:rsidRPr="00F93255">
                        <w:rPr>
                          <w:rFonts w:ascii="Century" w:eastAsia="MS Mincho" w:hAnsi="Century" w:cs="Times New Roman"/>
                          <w:color w:val="000000"/>
                          <w:kern w:val="24"/>
                          <w:sz w:val="18"/>
                          <w:szCs w:val="22"/>
                        </w:rPr>
                        <w:t>MODE</w:t>
                      </w:r>
                      <w:r w:rsidRPr="00F93255">
                        <w:rPr>
                          <w:rFonts w:ascii="Century" w:eastAsia="MS Mincho" w:hAnsi="Century" w:cs="Times New Roman" w:hint="eastAsia"/>
                          <w:color w:val="000000"/>
                          <w:kern w:val="24"/>
                          <w:sz w:val="18"/>
                          <w:szCs w:val="22"/>
                        </w:rPr>
                        <w:t xml:space="preserve">　</w:t>
                      </w:r>
                      <w:r>
                        <w:rPr>
                          <w:rFonts w:ascii="Century" w:eastAsia="MS Mincho" w:hAnsi="Century" w:cs="Times New Roman"/>
                          <w:color w:val="000000"/>
                          <w:kern w:val="24"/>
                          <w:sz w:val="18"/>
                          <w:szCs w:val="22"/>
                        </w:rPr>
                        <w:t>Sport</w:t>
                      </w:r>
                      <w:r>
                        <w:rPr>
                          <w:rFonts w:ascii="Century" w:eastAsia="MS Mincho" w:hAnsi="Century" w:cs="Times New Roman" w:hint="eastAsia"/>
                          <w:color w:val="000000"/>
                          <w:kern w:val="24"/>
                          <w:sz w:val="18"/>
                          <w:szCs w:val="22"/>
                        </w:rPr>
                        <w:t xml:space="preserve">　</w:t>
                      </w:r>
                      <w:r w:rsidRPr="00136B41">
                        <w:rPr>
                          <w:rFonts w:ascii="Century" w:eastAsia="MS Mincho" w:hAnsi="Century" w:cs="Times New Roman"/>
                          <w:color w:val="000000"/>
                          <w:kern w:val="24"/>
                          <w:sz w:val="18"/>
                          <w:szCs w:val="22"/>
                          <w:eastAsianLayout w:id="1690115844"/>
                        </w:rPr>
                        <w:t>1s</w:t>
                      </w:r>
                      <w:r>
                        <w:rPr>
                          <w:rFonts w:ascii="Century" w:eastAsia="MS Mincho" w:hAnsi="MS Mincho" w:cs="Times New Roman" w:hint="eastAsia"/>
                          <w:color w:val="000000"/>
                          <w:kern w:val="24"/>
                          <w:sz w:val="18"/>
                          <w:szCs w:val="22"/>
                        </w:rPr>
                        <w:t>e</w:t>
                      </w:r>
                      <w:r>
                        <w:rPr>
                          <w:rFonts w:ascii="Century" w:eastAsia="MS Mincho" w:hAnsi="MS Mincho" w:cs="Times New Roman"/>
                          <w:color w:val="000000"/>
                          <w:kern w:val="24"/>
                          <w:sz w:val="18"/>
                          <w:szCs w:val="22"/>
                        </w:rPr>
                        <w:t>c</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4480" behindDoc="0" locked="0" layoutInCell="1" allowOverlap="1" wp14:anchorId="710DA06E" wp14:editId="34E697F5">
                <wp:simplePos x="0" y="0"/>
                <wp:positionH relativeFrom="column">
                  <wp:posOffset>2967990</wp:posOffset>
                </wp:positionH>
                <wp:positionV relativeFrom="paragraph">
                  <wp:posOffset>7122795</wp:posOffset>
                </wp:positionV>
                <wp:extent cx="2540635" cy="8890"/>
                <wp:effectExtent l="20955" t="66675" r="10160" b="76835"/>
                <wp:wrapNone/>
                <wp:docPr id="7896"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5406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F8BE55" id="直線矢印コネクタ 89" o:spid="_x0000_s1026" type="#_x0000_t34" style="position:absolute;margin-left:233.7pt;margin-top:560.85pt;width:200.05pt;height:.7pt;rotation:180;flip:y;z-index:25160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" adj="10797" strokecolor="#4a7ebb">
                <v:stroke endarrow="open"/>
              </v:shape>
            </w:pict>
          </mc:Fallback>
        </mc:AlternateContent>
      </w:r>
      <w:r w:rsidRPr="00A56D3F">
        <w:rPr>
          <w:rFonts w:hint="eastAsia"/>
          <w:noProof/>
          <w:color w:val="5B9BD5"/>
        </w:rPr>
        <mc:AlternateContent>
          <mc:Choice Requires="wps">
            <w:drawing>
              <wp:anchor distT="0" distB="0" distL="114300" distR="114300" simplePos="0" relativeHeight="251603456" behindDoc="0" locked="0" layoutInCell="1" allowOverlap="1" wp14:anchorId="32D0A109" wp14:editId="3055FC4A">
                <wp:simplePos x="0" y="0"/>
                <wp:positionH relativeFrom="column">
                  <wp:posOffset>3264535</wp:posOffset>
                </wp:positionH>
                <wp:positionV relativeFrom="paragraph">
                  <wp:posOffset>6913880</wp:posOffset>
                </wp:positionV>
                <wp:extent cx="2874645" cy="276225"/>
                <wp:effectExtent l="0" t="0" r="0" b="0"/>
                <wp:wrapNone/>
                <wp:docPr id="7895"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70B7C179"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N</w:t>
                            </w:r>
                            <w:r>
                              <w:rPr>
                                <w:rFonts w:ascii="Century" w:eastAsia="MS Mincho" w:hAnsi="Century" w:cs="Times New Roman"/>
                                <w:color w:val="000000"/>
                                <w:kern w:val="24"/>
                                <w:sz w:val="18"/>
                                <w:szCs w:val="22"/>
                              </w:rPr>
                              <w:t>o SW operation</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Pr>
                                <w:rFonts w:ascii="Century" w:eastAsia="MS Mincho" w:hAnsi="MS Mincho" w:cs="Times New Roman" w:hint="eastAsia"/>
                                <w:color w:val="000000"/>
                                <w:kern w:val="24"/>
                                <w:sz w:val="18"/>
                                <w:szCs w:val="22"/>
                              </w:rPr>
                              <w:t>e</w:t>
                            </w:r>
                            <w:r>
                              <w:rPr>
                                <w:rFonts w:ascii="Century" w:eastAsia="MS Mincho" w:hAnsi="MS Mincho" w:cs="Times New Roman"/>
                                <w:color w:val="000000"/>
                                <w:kern w:val="24"/>
                                <w:sz w:val="18"/>
                                <w:szCs w:val="22"/>
                              </w:rPr>
                              <w:t>c</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2D0A109" id="_x0000_s1251" type="#_x0000_t202" style="position:absolute;left:0;text-align:left;margin-left:257.05pt;margin-top:544.4pt;width:226.35pt;height:21.75pt;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" filled="f" stroked="f">
                <v:textbox style="mso-fit-shape-to-text:t">
                  <w:txbxContent>
                    <w:p w14:paraId="70B7C179"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Pr>
                          <w:rFonts w:ascii="Century" w:eastAsia="MS Mincho" w:hAnsi="Century" w:cs="Times New Roman" w:hint="eastAsia"/>
                          <w:color w:val="000000"/>
                          <w:kern w:val="24"/>
                          <w:sz w:val="18"/>
                          <w:szCs w:val="22"/>
                        </w:rPr>
                        <w:t xml:space="preserve">　</w:t>
                      </w:r>
                      <w:r>
                        <w:rPr>
                          <w:rFonts w:ascii="Century" w:eastAsia="MS Mincho" w:hAnsi="Century" w:cs="Times New Roman" w:hint="eastAsia"/>
                          <w:color w:val="000000"/>
                          <w:kern w:val="24"/>
                          <w:sz w:val="18"/>
                          <w:szCs w:val="22"/>
                        </w:rPr>
                        <w:t>N</w:t>
                      </w:r>
                      <w:r>
                        <w:rPr>
                          <w:rFonts w:ascii="Century" w:eastAsia="MS Mincho" w:hAnsi="Century" w:cs="Times New Roman"/>
                          <w:color w:val="000000"/>
                          <w:kern w:val="24"/>
                          <w:sz w:val="18"/>
                          <w:szCs w:val="22"/>
                        </w:rPr>
                        <w:t>o SW operation</w:t>
                      </w:r>
                      <w:r w:rsidRPr="00136B41">
                        <w:rPr>
                          <w:rFonts w:ascii="Century" w:eastAsia="MS Mincho" w:hAnsi="MS Mincho" w:cs="Times New Roman" w:hint="eastAsia"/>
                          <w:color w:val="000000"/>
                          <w:kern w:val="24"/>
                          <w:sz w:val="18"/>
                          <w:szCs w:val="22"/>
                          <w:eastAsianLayout w:id="1690115843"/>
                        </w:rPr>
                        <w:t xml:space="preserve">　</w:t>
                      </w:r>
                      <w:r w:rsidRPr="00136B41">
                        <w:rPr>
                          <w:rFonts w:ascii="Century" w:eastAsia="MS Mincho" w:hAnsi="Century" w:cs="Times New Roman"/>
                          <w:color w:val="000000"/>
                          <w:kern w:val="24"/>
                          <w:sz w:val="18"/>
                          <w:szCs w:val="22"/>
                          <w:eastAsianLayout w:id="1690115844"/>
                        </w:rPr>
                        <w:t>1s</w:t>
                      </w:r>
                      <w:r>
                        <w:rPr>
                          <w:rFonts w:ascii="Century" w:eastAsia="MS Mincho" w:hAnsi="MS Mincho" w:cs="Times New Roman" w:hint="eastAsia"/>
                          <w:color w:val="000000"/>
                          <w:kern w:val="24"/>
                          <w:sz w:val="18"/>
                          <w:szCs w:val="22"/>
                        </w:rPr>
                        <w:t>e</w:t>
                      </w:r>
                      <w:r>
                        <w:rPr>
                          <w:rFonts w:ascii="Century" w:eastAsia="MS Mincho" w:hAnsi="MS Mincho" w:cs="Times New Roman"/>
                          <w:color w:val="000000"/>
                          <w:kern w:val="24"/>
                          <w:sz w:val="18"/>
                          <w:szCs w:val="22"/>
                        </w:rPr>
                        <w:t>c</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6528" behindDoc="0" locked="0" layoutInCell="1" allowOverlap="1" wp14:anchorId="08BEA087" wp14:editId="0C3753F6">
                <wp:simplePos x="0" y="0"/>
                <wp:positionH relativeFrom="column">
                  <wp:posOffset>588010</wp:posOffset>
                </wp:positionH>
                <wp:positionV relativeFrom="paragraph">
                  <wp:posOffset>7111365</wp:posOffset>
                </wp:positionV>
                <wp:extent cx="2258060" cy="276225"/>
                <wp:effectExtent l="0" t="0" r="0" b="0"/>
                <wp:wrapNone/>
                <wp:docPr id="7894"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8060" cy="276225"/>
                        </a:xfrm>
                        <a:prstGeom prst="rect">
                          <a:avLst/>
                        </a:prstGeom>
                        <a:noFill/>
                      </wps:spPr>
                      <wps:txbx>
                        <w:txbxContent>
                          <w:p w14:paraId="3D659750"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No SW</w:t>
                            </w:r>
                            <w:r>
                              <w:rPr>
                                <w:rFonts w:ascii="Century" w:eastAsia="MS Mincho" w:hAnsi="Century" w:cs="Times New Roman"/>
                                <w:color w:val="000000"/>
                                <w:kern w:val="24"/>
                                <w:sz w:val="18"/>
                                <w:szCs w:val="22"/>
                                <w:eastAsianLayout w:id="1690115842"/>
                              </w:rPr>
                              <w:t xml:space="preserve"> operation</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1s</w:t>
                            </w:r>
                            <w:r>
                              <w:rPr>
                                <w:rFonts w:ascii="Century" w:eastAsia="MS Mincho" w:hAnsi="Century" w:cs="Times New Roman" w:hint="eastAsia"/>
                                <w:color w:val="000000"/>
                                <w:kern w:val="24"/>
                                <w:sz w:val="18"/>
                                <w:szCs w:val="22"/>
                              </w:rPr>
                              <w:t>e</w:t>
                            </w:r>
                            <w:r>
                              <w:rPr>
                                <w:rFonts w:ascii="Century" w:eastAsia="MS Mincho" w:hAnsi="Century" w:cs="Times New Roman"/>
                                <w:color w:val="000000"/>
                                <w:kern w:val="24"/>
                                <w:sz w:val="18"/>
                                <w:szCs w:val="22"/>
                              </w:rPr>
                              <w:t>c</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08BEA087" id="_x0000_s1252" type="#_x0000_t202" style="position:absolute;left:0;text-align:left;margin-left:46.3pt;margin-top:559.95pt;width:177.8pt;height:21.75pt;z-index:25160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" filled="f" stroked="f">
                <v:textbox style="mso-fit-shape-to-text:t">
                  <w:txbxContent>
                    <w:p w14:paraId="3D659750" w14:textId="77777777" w:rsidR="00784C2F" w:rsidRPr="00136B41" w:rsidRDefault="00784C2F" w:rsidP="00D76C03">
                      <w:pPr>
                        <w:pStyle w:val="NormalWeb"/>
                        <w:spacing w:before="0" w:beforeAutospacing="0" w:after="0" w:afterAutospacing="0"/>
                        <w:rPr>
                          <w:sz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color w:val="000000"/>
                          <w:kern w:val="24"/>
                          <w:sz w:val="18"/>
                          <w:szCs w:val="22"/>
                          <w:eastAsianLayout w:id="1690115842"/>
                        </w:rPr>
                        <w:t>**_MD_SW</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No SW</w:t>
                      </w:r>
                      <w:r>
                        <w:rPr>
                          <w:rFonts w:ascii="Century" w:eastAsia="MS Mincho" w:hAnsi="Century" w:cs="Times New Roman"/>
                          <w:color w:val="000000"/>
                          <w:kern w:val="24"/>
                          <w:sz w:val="18"/>
                          <w:szCs w:val="22"/>
                          <w:eastAsianLayout w:id="1690115842"/>
                        </w:rPr>
                        <w:t xml:space="preserve"> operation</w:t>
                      </w:r>
                      <w:r>
                        <w:rPr>
                          <w:rFonts w:ascii="Century" w:eastAsia="MS Mincho" w:hAnsi="Century" w:cs="Times New Roman" w:hint="eastAsia"/>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1s</w:t>
                      </w:r>
                      <w:r>
                        <w:rPr>
                          <w:rFonts w:ascii="Century" w:eastAsia="MS Mincho" w:hAnsi="Century" w:cs="Times New Roman" w:hint="eastAsia"/>
                          <w:color w:val="000000"/>
                          <w:kern w:val="24"/>
                          <w:sz w:val="18"/>
                          <w:szCs w:val="22"/>
                        </w:rPr>
                        <w:t>e</w:t>
                      </w:r>
                      <w:r>
                        <w:rPr>
                          <w:rFonts w:ascii="Century" w:eastAsia="MS Mincho" w:hAnsi="Century" w:cs="Times New Roman"/>
                          <w:color w:val="000000"/>
                          <w:kern w:val="24"/>
                          <w:sz w:val="18"/>
                          <w:szCs w:val="22"/>
                        </w:rPr>
                        <w:t>c</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605504" behindDoc="0" locked="0" layoutInCell="1" allowOverlap="1" wp14:anchorId="14210EBF" wp14:editId="1B97BEE3">
                <wp:simplePos x="0" y="0"/>
                <wp:positionH relativeFrom="column">
                  <wp:posOffset>512445</wp:posOffset>
                </wp:positionH>
                <wp:positionV relativeFrom="paragraph">
                  <wp:posOffset>7344410</wp:posOffset>
                </wp:positionV>
                <wp:extent cx="2477135" cy="8890"/>
                <wp:effectExtent l="22860" t="69215" r="5080" b="74295"/>
                <wp:wrapNone/>
                <wp:docPr id="7893" name="直線矢印コネクタ 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flipV="1">
                          <a:off x="0" y="0"/>
                          <a:ext cx="2477135" cy="8890"/>
                        </a:xfrm>
                        <a:prstGeom prst="bentConnector3">
                          <a:avLst>
                            <a:gd name="adj1" fmla="val 49986"/>
                          </a:avLst>
                        </a:prstGeom>
                        <a:noFill/>
                        <a:ln w="9525" algn="ctr">
                          <a:solidFill>
                            <a:srgbClr val="4A7EBB"/>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09E933" id="直線矢印コネクタ 89" o:spid="_x0000_s1026" type="#_x0000_t34" style="position:absolute;margin-left:40.35pt;margin-top:578.3pt;width:195.05pt;height:.7pt;rotation:180;flip:y;z-index:25160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" adj="10797" strokecolor="#4a7ebb">
                <v:stroke endarrow="open"/>
              </v:shape>
            </w:pict>
          </mc:Fallback>
        </mc:AlternateContent>
      </w:r>
      <w:r w:rsidRPr="00A56D3F">
        <w:rPr>
          <w:rFonts w:hint="eastAsia"/>
          <w:noProof/>
          <w:color w:val="5B9BD5"/>
        </w:rPr>
        <mc:AlternateContent>
          <mc:Choice Requires="wps">
            <w:drawing>
              <wp:anchor distT="0" distB="0" distL="114299" distR="114299" simplePos="0" relativeHeight="251567616" behindDoc="0" locked="0" layoutInCell="1" allowOverlap="1" wp14:anchorId="533F7599" wp14:editId="40486B51">
                <wp:simplePos x="0" y="0"/>
                <wp:positionH relativeFrom="column">
                  <wp:posOffset>5483224</wp:posOffset>
                </wp:positionH>
                <wp:positionV relativeFrom="paragraph">
                  <wp:posOffset>82550</wp:posOffset>
                </wp:positionV>
                <wp:extent cx="0" cy="7766050"/>
                <wp:effectExtent l="0" t="0" r="19050" b="6350"/>
                <wp:wrapNone/>
                <wp:docPr id="7892" name="直線コネクタ 5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76605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1F194E3" id="直線コネクタ 55" o:spid="_x0000_s1026" style="position:absolute;z-index:2515676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31.75pt,6.5pt" to="431.7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" strokecolor="#4a7ebb">
                <o:lock v:ext="edit" shapetype="f"/>
              </v:line>
            </w:pict>
          </mc:Fallback>
        </mc:AlternateContent>
      </w:r>
      <w:r w:rsidRPr="00A56D3F">
        <w:rPr>
          <w:rFonts w:hint="eastAsia"/>
          <w:noProof/>
          <w:color w:val="5B9BD5"/>
        </w:rPr>
        <mc:AlternateContent>
          <mc:Choice Requires="wps">
            <w:drawing>
              <wp:anchor distT="0" distB="0" distL="114299" distR="114299" simplePos="0" relativeHeight="251570688" behindDoc="0" locked="0" layoutInCell="1" allowOverlap="1" wp14:anchorId="448F61F9" wp14:editId="75405C0A">
                <wp:simplePos x="0" y="0"/>
                <wp:positionH relativeFrom="column">
                  <wp:posOffset>2984499</wp:posOffset>
                </wp:positionH>
                <wp:positionV relativeFrom="paragraph">
                  <wp:posOffset>82550</wp:posOffset>
                </wp:positionV>
                <wp:extent cx="0" cy="7766050"/>
                <wp:effectExtent l="0" t="0" r="19050" b="6350"/>
                <wp:wrapNone/>
                <wp:docPr id="7891"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76605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3AD38CF4" id="直線コネクタ 60" o:spid="_x0000_s1026" style="position:absolute;z-index:2515706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5pt,6.5pt" to="23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" strokecolor="#4a7ebb">
                <o:lock v:ext="edit" shapetype="f"/>
              </v:line>
            </w:pict>
          </mc:Fallback>
        </mc:AlternateContent>
      </w:r>
      <w:r w:rsidRPr="00A56D3F">
        <w:rPr>
          <w:rFonts w:hint="eastAsia"/>
          <w:noProof/>
          <w:color w:val="5B9BD5"/>
        </w:rPr>
        <mc:AlternateContent>
          <mc:Choice Requires="wps">
            <w:drawing>
              <wp:anchor distT="0" distB="0" distL="114299" distR="114299" simplePos="0" relativeHeight="251568640" behindDoc="0" locked="0" layoutInCell="1" allowOverlap="1" wp14:anchorId="4BAE5CCE" wp14:editId="69463AD5">
                <wp:simplePos x="0" y="0"/>
                <wp:positionH relativeFrom="column">
                  <wp:posOffset>526414</wp:posOffset>
                </wp:positionH>
                <wp:positionV relativeFrom="paragraph">
                  <wp:posOffset>98425</wp:posOffset>
                </wp:positionV>
                <wp:extent cx="0" cy="7750175"/>
                <wp:effectExtent l="0" t="0" r="19050" b="3175"/>
                <wp:wrapNone/>
                <wp:docPr id="7890" name="直線コネクタ 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750175"/>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8FF2388" id="直線コネクタ 60" o:spid="_x0000_s1026" style="position:absolute;z-index:2515686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1.45pt,7.75pt" to="41.45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" strokecolor="#4a7ebb">
                <o:lock v:ext="edit" shapetype="f"/>
              </v:line>
            </w:pict>
          </mc:Fallback>
        </mc:AlternateContent>
      </w:r>
      <w:r w:rsidRPr="00A56D3F">
        <w:rPr>
          <w:rFonts w:hint="eastAsia"/>
          <w:noProof/>
          <w:color w:val="5B9BD5"/>
        </w:rPr>
        <mc:AlternateContent>
          <mc:Choice Requires="wps">
            <w:drawing>
              <wp:anchor distT="0" distB="0" distL="114300" distR="114300" simplePos="0" relativeHeight="251586048" behindDoc="0" locked="0" layoutInCell="1" allowOverlap="1" wp14:anchorId="7B2B3262" wp14:editId="2592654A">
                <wp:simplePos x="0" y="0"/>
                <wp:positionH relativeFrom="column">
                  <wp:posOffset>4784090</wp:posOffset>
                </wp:positionH>
                <wp:positionV relativeFrom="paragraph">
                  <wp:posOffset>2327910</wp:posOffset>
                </wp:positionV>
                <wp:extent cx="1419225" cy="370205"/>
                <wp:effectExtent l="8255" t="15240" r="10795" b="14605"/>
                <wp:wrapNone/>
                <wp:docPr id="7889"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370205"/>
                        </a:xfrm>
                        <a:prstGeom prst="flowChartAlternateProcess">
                          <a:avLst/>
                        </a:prstGeom>
                        <a:solidFill>
                          <a:srgbClr val="FFFFFF"/>
                        </a:solidFill>
                        <a:ln w="12700" algn="ctr">
                          <a:solidFill>
                            <a:srgbClr val="000000"/>
                          </a:solidFill>
                          <a:miter lim="800000"/>
                          <a:headEnd/>
                          <a:tailEnd/>
                        </a:ln>
                      </wps:spPr>
                      <wps:txbx>
                        <w:txbxContent>
                          <w:p w14:paraId="02938CF2" w14:textId="77777777" w:rsidR="00784C2F" w:rsidRDefault="00784C2F" w:rsidP="00D76C03">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User pushes DMS mode</w:t>
                            </w:r>
                            <w:r w:rsidDel="00D666A2">
                              <w:rPr>
                                <w:rFonts w:ascii="Century" w:eastAsia="MS Mincho" w:hAnsi="MS Mincho" w:cs="Times New Roman" w:hint="eastAsia"/>
                                <w:color w:val="000000"/>
                                <w:kern w:val="24"/>
                                <w:sz w:val="18"/>
                                <w:szCs w:val="18"/>
                              </w:rPr>
                              <w:t xml:space="preserve"> </w:t>
                            </w:r>
                          </w:p>
                          <w:p w14:paraId="7192D316" w14:textId="77777777" w:rsidR="00784C2F" w:rsidRPr="00136B41" w:rsidRDefault="00784C2F" w:rsidP="00D76C03">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[Sport] on screen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2B3262" id="_x0000_s1253" type="#_x0000_t176" style="position:absolute;left:0;text-align:left;margin-left:376.7pt;margin-top:183.3pt;width:111.75pt;height:29.15pt;z-index:25158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" strokeweight="1pt">
                <v:textbox inset="0,0,0,0">
                  <w:txbxContent>
                    <w:p w14:paraId="02938CF2" w14:textId="77777777" w:rsidR="00784C2F" w:rsidRDefault="00784C2F" w:rsidP="00D76C03">
                      <w:pPr>
                        <w:pStyle w:val="NormalWeb"/>
                        <w:spacing w:before="0" w:beforeAutospacing="0" w:after="0" w:afterAutospacing="0" w:line="200" w:lineRule="exact"/>
                        <w:jc w:val="center"/>
                        <w:rPr>
                          <w:rFonts w:ascii="Century" w:eastAsia="MS Mincho" w:hAnsi="MS Mincho" w:cs="Times New Roman" w:hint="eastAsia"/>
                          <w:color w:val="000000"/>
                          <w:kern w:val="24"/>
                          <w:sz w:val="18"/>
                          <w:szCs w:val="18"/>
                        </w:rPr>
                      </w:pPr>
                      <w:r>
                        <w:rPr>
                          <w:rFonts w:ascii="Century" w:eastAsia="MS Mincho" w:hAnsi="MS Mincho" w:cs="Times New Roman" w:hint="eastAsia"/>
                          <w:color w:val="000000"/>
                          <w:kern w:val="24"/>
                          <w:sz w:val="18"/>
                          <w:szCs w:val="18"/>
                        </w:rPr>
                        <w:t>User pushes DMS mode</w:t>
                      </w:r>
                      <w:r w:rsidDel="00D666A2">
                        <w:rPr>
                          <w:rFonts w:ascii="Century" w:eastAsia="MS Mincho" w:hAnsi="MS Mincho" w:cs="Times New Roman" w:hint="eastAsia"/>
                          <w:color w:val="000000"/>
                          <w:kern w:val="24"/>
                          <w:sz w:val="18"/>
                          <w:szCs w:val="18"/>
                        </w:rPr>
                        <w:t xml:space="preserve"> </w:t>
                      </w:r>
                    </w:p>
                    <w:p w14:paraId="7192D316" w14:textId="77777777" w:rsidR="00784C2F" w:rsidRPr="00136B41" w:rsidRDefault="00784C2F" w:rsidP="00D76C03">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[Sport] on screen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85024" behindDoc="0" locked="0" layoutInCell="1" allowOverlap="1" wp14:anchorId="4338DADA" wp14:editId="45126176">
                <wp:simplePos x="0" y="0"/>
                <wp:positionH relativeFrom="column">
                  <wp:posOffset>4761230</wp:posOffset>
                </wp:positionH>
                <wp:positionV relativeFrom="paragraph">
                  <wp:posOffset>1989455</wp:posOffset>
                </wp:positionV>
                <wp:extent cx="1419225" cy="274955"/>
                <wp:effectExtent l="13970" t="10160" r="14605" b="10160"/>
                <wp:wrapNone/>
                <wp:docPr id="7888"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274955"/>
                        </a:xfrm>
                        <a:prstGeom prst="flowChartAlternateProcess">
                          <a:avLst/>
                        </a:prstGeom>
                        <a:solidFill>
                          <a:srgbClr val="FFFFFF"/>
                        </a:solidFill>
                        <a:ln w="12700" algn="ctr">
                          <a:solidFill>
                            <a:srgbClr val="000000"/>
                          </a:solidFill>
                          <a:miter lim="800000"/>
                          <a:headEnd/>
                          <a:tailEnd/>
                        </a:ln>
                      </wps:spPr>
                      <wps:txbx>
                        <w:txbxContent>
                          <w:p w14:paraId="5AAFC9E7" w14:textId="77777777" w:rsidR="00784C2F" w:rsidRPr="00136B41" w:rsidRDefault="00784C2F" w:rsidP="00D76C03">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isplay software switch screen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38DADA" id="_x0000_s1254" type="#_x0000_t176" style="position:absolute;left:0;text-align:left;margin-left:374.9pt;margin-top:156.65pt;width:111.75pt;height:21.65pt;z-index:25158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" strokeweight="1pt">
                <v:textbox inset="0,0,0,0">
                  <w:txbxContent>
                    <w:p w14:paraId="5AAFC9E7" w14:textId="77777777" w:rsidR="00784C2F" w:rsidRPr="00136B41" w:rsidRDefault="00784C2F" w:rsidP="00D76C03">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hint="eastAsia"/>
                          <w:color w:val="000000"/>
                          <w:kern w:val="24"/>
                          <w:sz w:val="18"/>
                          <w:szCs w:val="18"/>
                        </w:rPr>
                        <w:t>D</w:t>
                      </w:r>
                      <w:r>
                        <w:rPr>
                          <w:rFonts w:ascii="Century" w:eastAsia="MS Mincho" w:hAnsi="MS Mincho" w:cs="Times New Roman"/>
                          <w:color w:val="000000"/>
                          <w:kern w:val="24"/>
                          <w:sz w:val="18"/>
                          <w:szCs w:val="18"/>
                        </w:rPr>
                        <w:t>isplay software switch screen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84000" behindDoc="0" locked="0" layoutInCell="1" allowOverlap="1" wp14:anchorId="7730C3C5" wp14:editId="1D2E629E">
                <wp:simplePos x="0" y="0"/>
                <wp:positionH relativeFrom="column">
                  <wp:posOffset>4761230</wp:posOffset>
                </wp:positionH>
                <wp:positionV relativeFrom="paragraph">
                  <wp:posOffset>1550035</wp:posOffset>
                </wp:positionV>
                <wp:extent cx="1419225" cy="361950"/>
                <wp:effectExtent l="13970" t="8890" r="14605" b="10160"/>
                <wp:wrapNone/>
                <wp:docPr id="7887" name="フローチャート : 代替処理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361950"/>
                        </a:xfrm>
                        <a:prstGeom prst="flowChartAlternateProcess">
                          <a:avLst/>
                        </a:prstGeom>
                        <a:solidFill>
                          <a:srgbClr val="FFFFFF"/>
                        </a:solidFill>
                        <a:ln w="12700" algn="ctr">
                          <a:solidFill>
                            <a:srgbClr val="000000"/>
                          </a:solidFill>
                          <a:miter lim="800000"/>
                          <a:headEnd/>
                          <a:tailEnd/>
                        </a:ln>
                      </wps:spPr>
                      <wps:txbx>
                        <w:txbxContent>
                          <w:p w14:paraId="7CF4282F" w14:textId="77777777" w:rsidR="00784C2F" w:rsidRPr="00136B41" w:rsidRDefault="00784C2F" w:rsidP="00187771">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color w:val="000000"/>
                                <w:kern w:val="24"/>
                                <w:sz w:val="18"/>
                                <w:szCs w:val="18"/>
                              </w:rPr>
                              <w:t>User pushes shortcut switch on Ais screen</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730C3C5" id="_x0000_s1255" type="#_x0000_t176" style="position:absolute;left:0;text-align:left;margin-left:374.9pt;margin-top:122.05pt;width:111.75pt;height:28.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" strokeweight="1pt">
                <v:textbox inset="0,0,0,0">
                  <w:txbxContent>
                    <w:p w14:paraId="7CF4282F" w14:textId="77777777" w:rsidR="00784C2F" w:rsidRPr="00136B41" w:rsidRDefault="00784C2F" w:rsidP="00187771">
                      <w:pPr>
                        <w:pStyle w:val="NormalWeb"/>
                        <w:spacing w:before="0" w:beforeAutospacing="0" w:after="0" w:afterAutospacing="0" w:line="200" w:lineRule="exact"/>
                        <w:jc w:val="center"/>
                        <w:rPr>
                          <w:rFonts w:ascii="Century" w:eastAsia="MS Mincho" w:hAnsi="MS Mincho" w:cs="Times New Roman"/>
                          <w:color w:val="000000"/>
                          <w:kern w:val="24"/>
                          <w:sz w:val="18"/>
                          <w:szCs w:val="18"/>
                        </w:rPr>
                      </w:pPr>
                      <w:r>
                        <w:rPr>
                          <w:rFonts w:ascii="Century" w:eastAsia="MS Mincho" w:hAnsi="MS Mincho" w:cs="Times New Roman"/>
                          <w:color w:val="000000"/>
                          <w:kern w:val="24"/>
                          <w:sz w:val="18"/>
                          <w:szCs w:val="18"/>
                        </w:rPr>
                        <w:t>User pushes shortcut switch on Ais screen</w:t>
                      </w:r>
                    </w:p>
                  </w:txbxContent>
                </v:textbox>
              </v:shape>
            </w:pict>
          </mc:Fallback>
        </mc:AlternateContent>
      </w:r>
      <w:r w:rsidRPr="00A56D3F">
        <w:rPr>
          <w:rFonts w:hint="eastAsia"/>
          <w:noProof/>
          <w:color w:val="5B9BD5"/>
        </w:rPr>
        <mc:AlternateContent>
          <mc:Choice Requires="wps">
            <w:drawing>
              <wp:anchor distT="0" distB="0" distL="114300" distR="114300" simplePos="0" relativeHeight="251579904" behindDoc="0" locked="0" layoutInCell="1" allowOverlap="1" wp14:anchorId="24D34FF5" wp14:editId="36328CFF">
                <wp:simplePos x="0" y="0"/>
                <wp:positionH relativeFrom="column">
                  <wp:posOffset>2932430</wp:posOffset>
                </wp:positionH>
                <wp:positionV relativeFrom="paragraph">
                  <wp:posOffset>1032510</wp:posOffset>
                </wp:positionV>
                <wp:extent cx="2874645" cy="276225"/>
                <wp:effectExtent l="0" t="0" r="0" b="0"/>
                <wp:wrapNone/>
                <wp:docPr id="87" name="テキスト ボックス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4645" cy="276225"/>
                        </a:xfrm>
                        <a:prstGeom prst="rect">
                          <a:avLst/>
                        </a:prstGeom>
                        <a:noFill/>
                      </wps:spPr>
                      <wps:txbx>
                        <w:txbxContent>
                          <w:p w14:paraId="1F0F0A32"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D666A2">
                              <w:rPr>
                                <w:rFonts w:ascii="Century" w:eastAsia="MS Mincho" w:hAnsi="MS Mincho" w:cs="Times New Roman" w:hint="eastAsia"/>
                                <w:color w:val="000000"/>
                                <w:kern w:val="24"/>
                                <w:sz w:val="20"/>
                                <w:szCs w:val="20"/>
                                <w:eastAsianLayout w:id="1690115844"/>
                              </w:rPr>
                              <w:t xml:space="preserve"> </w:t>
                            </w:r>
                            <w:r>
                              <w:rPr>
                                <w:rFonts w:ascii="Century" w:eastAsia="MS Mincho" w:hAnsi="MS Mincho" w:cs="Times New Roman" w:hint="eastAsia"/>
                                <w:color w:val="000000"/>
                                <w:kern w:val="24"/>
                                <w:sz w:val="20"/>
                                <w:szCs w:val="20"/>
                                <w:eastAsianLayout w:id="1690115844"/>
                              </w:rPr>
                              <w:t>every 1sec and event condition</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24D34FF5" id="_x0000_s1256" type="#_x0000_t202" style="position:absolute;left:0;text-align:left;margin-left:230.9pt;margin-top:81.3pt;width:226.35pt;height:21.75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" filled="f" stroked="f">
                <v:textbox style="mso-fit-shape-to-text:t">
                  <w:txbxContent>
                    <w:p w14:paraId="1F0F0A32" w14:textId="77777777" w:rsidR="00784C2F" w:rsidRPr="00245056" w:rsidRDefault="00784C2F" w:rsidP="00D76C03">
                      <w:pPr>
                        <w:pStyle w:val="NormalWeb"/>
                        <w:spacing w:before="0" w:beforeAutospacing="0" w:after="0" w:afterAutospacing="0"/>
                        <w:rPr>
                          <w:rFonts w:ascii="Century" w:eastAsia="MS Mincho" w:hAnsi="MS Mincho" w:cs="Times New Roman"/>
                          <w:color w:val="000000"/>
                          <w:kern w:val="24"/>
                          <w:sz w:val="20"/>
                          <w:szCs w:val="20"/>
                        </w:rPr>
                      </w:pPr>
                      <w:r w:rsidRPr="00136B41">
                        <w:rPr>
                          <w:rFonts w:ascii="Century" w:eastAsia="MS Mincho" w:hAnsi="Century" w:cs="Times New Roman"/>
                          <w:color w:val="000000"/>
                          <w:kern w:val="24"/>
                          <w:sz w:val="18"/>
                          <w:szCs w:val="22"/>
                          <w:eastAsianLayout w:id="1690115842"/>
                        </w:rPr>
                        <w:t xml:space="preserve">  </w:t>
                      </w:r>
                      <w:r>
                        <w:rPr>
                          <w:rFonts w:ascii="Century" w:eastAsia="MS Mincho" w:hAnsi="Century" w:cs="Times New Roman" w:hint="eastAsia"/>
                          <w:color w:val="000000"/>
                          <w:kern w:val="24"/>
                          <w:sz w:val="18"/>
                          <w:szCs w:val="22"/>
                          <w:eastAsianLayout w:id="1690115842"/>
                        </w:rPr>
                        <w:t>L</w:t>
                      </w:r>
                      <w:r>
                        <w:rPr>
                          <w:rFonts w:ascii="Century" w:eastAsia="MS Mincho" w:hAnsi="Century" w:cs="Times New Roman"/>
                          <w:color w:val="000000"/>
                          <w:kern w:val="24"/>
                          <w:sz w:val="18"/>
                          <w:szCs w:val="22"/>
                          <w:eastAsianLayout w:id="1690115842"/>
                        </w:rPr>
                        <w:t>_**_MD_SW</w:t>
                      </w:r>
                      <w:r w:rsidRPr="00136B41">
                        <w:rPr>
                          <w:rFonts w:ascii="Century" w:eastAsia="MS Mincho" w:hAnsi="Century" w:cs="Times New Roman"/>
                          <w:color w:val="000000"/>
                          <w:kern w:val="24"/>
                          <w:sz w:val="18"/>
                          <w:szCs w:val="22"/>
                          <w:eastAsianLayout w:id="1690115842"/>
                        </w:rPr>
                        <w:t xml:space="preserve"> </w:t>
                      </w:r>
                      <w:r w:rsidRPr="00136B41">
                        <w:rPr>
                          <w:rFonts w:ascii="Century" w:eastAsia="MS Mincho" w:hAnsi="MS Mincho" w:cs="Times New Roman" w:hint="eastAsia"/>
                          <w:color w:val="000000"/>
                          <w:kern w:val="24"/>
                          <w:sz w:val="18"/>
                          <w:szCs w:val="22"/>
                          <w:eastAsianLayout w:id="1690115843"/>
                        </w:rPr>
                        <w:t xml:space="preserve">　</w:t>
                      </w:r>
                      <w:r w:rsidRPr="00D666A2">
                        <w:rPr>
                          <w:rFonts w:ascii="Century" w:eastAsia="MS Mincho" w:hAnsi="MS Mincho" w:cs="Times New Roman" w:hint="eastAsia"/>
                          <w:color w:val="000000"/>
                          <w:kern w:val="24"/>
                          <w:sz w:val="20"/>
                          <w:szCs w:val="20"/>
                          <w:eastAsianLayout w:id="1690115844"/>
                        </w:rPr>
                        <w:t xml:space="preserve"> </w:t>
                      </w:r>
                      <w:r>
                        <w:rPr>
                          <w:rFonts w:ascii="Century" w:eastAsia="MS Mincho" w:hAnsi="MS Mincho" w:cs="Times New Roman" w:hint="eastAsia"/>
                          <w:color w:val="000000"/>
                          <w:kern w:val="24"/>
                          <w:sz w:val="20"/>
                          <w:szCs w:val="20"/>
                          <w:eastAsianLayout w:id="1690115844"/>
                        </w:rPr>
                        <w:t>every 1sec and event condition</w:t>
                      </w:r>
                    </w:p>
                  </w:txbxContent>
                </v:textbox>
              </v:shape>
            </w:pict>
          </mc:Fallback>
        </mc:AlternateContent>
      </w:r>
      <w:r w:rsidR="001202C7" w:rsidRPr="00A56D3F">
        <w:rPr>
          <w:color w:val="5B9BD5"/>
        </w:rPr>
        <w:br w:type="page"/>
      </w:r>
    </w:p>
    <w:p w14:paraId="0A8274C5" w14:textId="77777777" w:rsidR="00C15B8F" w:rsidRPr="000D218D" w:rsidRDefault="00C15B8F" w:rsidP="00CC17EE">
      <w:pPr>
        <w:pStyle w:val="Heading3"/>
        <w:rPr>
          <w:rFonts w:hint="eastAsia"/>
        </w:rPr>
      </w:pPr>
      <w:bookmarkStart w:id="201" w:name="_Toc166749012"/>
      <w:bookmarkStart w:id="202" w:name="_Toc207119757"/>
      <w:r w:rsidRPr="00CB630C">
        <w:rPr>
          <w:rFonts w:hint="eastAsia"/>
        </w:rPr>
        <w:t>正常系（ソフトスイッチ</w:t>
      </w:r>
      <w:r w:rsidRPr="000D218D">
        <w:rPr>
          <w:rFonts w:hint="eastAsia"/>
        </w:rPr>
        <w:t xml:space="preserve"> </w:t>
      </w:r>
      <w:r w:rsidR="005B07F6" w:rsidRPr="000D218D">
        <w:t>19ePFv3</w:t>
      </w:r>
      <w:r w:rsidRPr="000D218D">
        <w:rPr>
          <w:rFonts w:hint="eastAsia"/>
        </w:rPr>
        <w:t>）</w:t>
      </w:r>
      <w:bookmarkEnd w:id="201"/>
      <w:r w:rsidR="00CB4635" w:rsidRPr="0024787A">
        <w:rPr>
          <w:rFonts w:hint="eastAsia"/>
          <w:noProof/>
          <w:color w:val="00B0F0"/>
        </w:rPr>
        <w:t>/</w:t>
      </w:r>
      <w:r w:rsidR="00CB4635">
        <w:rPr>
          <w:noProof/>
        </w:rPr>
        <w:t xml:space="preserve"> </w:t>
      </w:r>
      <w:r w:rsidR="00CB4635" w:rsidRPr="001A1C0B">
        <w:rPr>
          <w:noProof/>
          <w:color w:val="00B0F0"/>
        </w:rPr>
        <w:t>Signal sequence of DMS software switch</w:t>
      </w:r>
      <w:r w:rsidR="00CB4635">
        <w:rPr>
          <w:noProof/>
          <w:color w:val="00B0F0"/>
        </w:rPr>
        <w:t xml:space="preserve"> for 19ePFv3</w:t>
      </w:r>
      <w:bookmarkEnd w:id="202"/>
    </w:p>
    <w:p w14:paraId="49C65A1F" w14:textId="77777777" w:rsidR="00C15B8F" w:rsidRPr="00CB630C" w:rsidRDefault="00C15B8F" w:rsidP="00C15B8F"/>
    <w:p w14:paraId="597C25B6" w14:textId="77777777" w:rsidR="00713B74" w:rsidRDefault="002925CC" w:rsidP="00713B74">
      <w:r w:rsidRPr="00CB630C">
        <w:rPr>
          <w:rFonts w:hint="eastAsia"/>
        </w:rPr>
        <w:t>例として、</w:t>
      </w:r>
      <w:r w:rsidRPr="00CB630C">
        <w:rPr>
          <w:rFonts w:hint="eastAsia"/>
        </w:rPr>
        <w:t>3</w:t>
      </w:r>
      <w:r w:rsidRPr="00CB630C">
        <w:rPr>
          <w:rFonts w:hint="eastAsia"/>
        </w:rPr>
        <w:t>モード＋</w:t>
      </w:r>
      <w:r w:rsidRPr="00CB630C">
        <w:rPr>
          <w:rFonts w:hint="eastAsia"/>
        </w:rPr>
        <w:t>Custom</w:t>
      </w:r>
      <w:r w:rsidRPr="00CB630C">
        <w:rPr>
          <w:rFonts w:hint="eastAsia"/>
        </w:rPr>
        <w:t>設定の車両において、</w:t>
      </w:r>
      <w:r w:rsidRPr="00CB630C">
        <w:rPr>
          <w:rFonts w:hint="eastAsia"/>
        </w:rPr>
        <w:t>MM</w:t>
      </w:r>
      <w:r w:rsidRPr="00CB630C">
        <w:rPr>
          <w:rFonts w:hint="eastAsia"/>
        </w:rPr>
        <w:t>のソフトスイッチ画面にて</w:t>
      </w:r>
      <w:r w:rsidRPr="00CB630C">
        <w:rPr>
          <w:rFonts w:hint="eastAsia"/>
        </w:rPr>
        <w:t>Normal</w:t>
      </w:r>
      <w:r w:rsidRPr="00CB630C">
        <w:rPr>
          <w:rFonts w:hint="eastAsia"/>
        </w:rPr>
        <w:t>から</w:t>
      </w:r>
      <w:r w:rsidRPr="00CB630C">
        <w:rPr>
          <w:rFonts w:hint="eastAsia"/>
        </w:rPr>
        <w:t>Sport</w:t>
      </w:r>
      <w:r w:rsidRPr="00CB630C">
        <w:rPr>
          <w:rFonts w:hint="eastAsia"/>
        </w:rPr>
        <w:t>に変更する場合を示す。</w:t>
      </w:r>
    </w:p>
    <w:p w14:paraId="0ABF97C7" w14:textId="77777777" w:rsidR="00E20D5B" w:rsidRPr="000D218D" w:rsidRDefault="00713B74" w:rsidP="00713B74">
      <w:pPr>
        <w:rPr>
          <w:color w:val="00B0F0"/>
        </w:rPr>
      </w:pPr>
      <w:r w:rsidRPr="000D218D">
        <w:rPr>
          <w:rFonts w:hint="eastAsia"/>
          <w:color w:val="00B0F0"/>
        </w:rPr>
        <w:t xml:space="preserve">The following diagram shows an example when user changes </w:t>
      </w:r>
      <w:r w:rsidR="00E20D5B" w:rsidRPr="000D218D">
        <w:rPr>
          <w:color w:val="00B0F0"/>
        </w:rPr>
        <w:t>driving mode</w:t>
      </w:r>
      <w:r w:rsidRPr="000D218D">
        <w:rPr>
          <w:rFonts w:hint="eastAsia"/>
          <w:color w:val="00B0F0"/>
        </w:rPr>
        <w:t xml:space="preserve"> from </w:t>
      </w:r>
      <w:r w:rsidRPr="000D218D">
        <w:rPr>
          <w:color w:val="00B0F0"/>
        </w:rPr>
        <w:t>”</w:t>
      </w:r>
      <w:r w:rsidRPr="000D218D">
        <w:rPr>
          <w:rFonts w:hint="eastAsia"/>
          <w:color w:val="00B0F0"/>
        </w:rPr>
        <w:t>Normal</w:t>
      </w:r>
      <w:r w:rsidRPr="000D218D">
        <w:rPr>
          <w:color w:val="00B0F0"/>
        </w:rPr>
        <w:t>”</w:t>
      </w:r>
      <w:r w:rsidRPr="000D218D">
        <w:rPr>
          <w:rFonts w:hint="eastAsia"/>
          <w:color w:val="00B0F0"/>
        </w:rPr>
        <w:t xml:space="preserve"> to </w:t>
      </w:r>
      <w:r w:rsidRPr="000D218D">
        <w:rPr>
          <w:color w:val="00B0F0"/>
        </w:rPr>
        <w:t>“</w:t>
      </w:r>
      <w:r w:rsidRPr="000D218D">
        <w:rPr>
          <w:rFonts w:hint="eastAsia"/>
          <w:color w:val="00B0F0"/>
        </w:rPr>
        <w:t>Sport</w:t>
      </w:r>
      <w:r w:rsidRPr="000D218D">
        <w:rPr>
          <w:color w:val="00B0F0"/>
        </w:rPr>
        <w:t>”</w:t>
      </w:r>
      <w:r w:rsidR="00E20D5B" w:rsidRPr="000D218D">
        <w:rPr>
          <w:color w:val="00B0F0"/>
        </w:rPr>
        <w:t xml:space="preserve"> by</w:t>
      </w:r>
    </w:p>
    <w:p w14:paraId="732E6CE7" w14:textId="77777777" w:rsidR="005F7E2B" w:rsidRPr="000D218D" w:rsidRDefault="00E20D5B" w:rsidP="00C15B8F">
      <w:pPr>
        <w:rPr>
          <w:color w:val="00B0F0"/>
        </w:rPr>
      </w:pPr>
      <w:r w:rsidRPr="000D218D">
        <w:rPr>
          <w:color w:val="00B0F0"/>
        </w:rPr>
        <w:t>DMS soft switch in a vehicle equipped with 3mode and custom</w:t>
      </w:r>
      <w:r w:rsidR="00713B74" w:rsidRPr="000D218D">
        <w:rPr>
          <w:rFonts w:hint="eastAsia"/>
          <w:color w:val="00B0F0"/>
        </w:rPr>
        <w:t>.</w:t>
      </w:r>
    </w:p>
    <w:p w14:paraId="5714E249" w14:textId="3DC8CE01" w:rsidR="00FB55B9" w:rsidRDefault="00FB37A0" w:rsidP="00C15B8F">
      <w:pPr>
        <w:rPr>
          <w:color w:val="5B9BD5"/>
        </w:rPr>
      </w:pPr>
      <w:r>
        <w:rPr>
          <w:noProof/>
        </w:rPr>
        <mc:AlternateContent>
          <mc:Choice Requires="wps">
            <w:drawing>
              <wp:anchor distT="45720" distB="45720" distL="114300" distR="114300" simplePos="0" relativeHeight="251867648" behindDoc="0" locked="0" layoutInCell="1" allowOverlap="1" wp14:anchorId="59AF395A" wp14:editId="4791C1E8">
                <wp:simplePos x="0" y="0"/>
                <wp:positionH relativeFrom="column">
                  <wp:posOffset>2536825</wp:posOffset>
                </wp:positionH>
                <wp:positionV relativeFrom="paragraph">
                  <wp:posOffset>870585</wp:posOffset>
                </wp:positionV>
                <wp:extent cx="423545" cy="171450"/>
                <wp:effectExtent l="0" t="0" r="0" b="1905"/>
                <wp:wrapNone/>
                <wp:docPr id="788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545" cy="171450"/>
                        </a:xfrm>
                        <a:prstGeom prst="rect">
                          <a:avLst/>
                        </a:prstGeom>
                        <a:solidFill>
                          <a:srgbClr val="DEEAF6"/>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92827A" w14:textId="77777777" w:rsidR="0043033D" w:rsidRPr="001659ED" w:rsidRDefault="0043033D">
                            <w:pPr>
                              <w:rPr>
                                <w:rFonts w:ascii="BIZ UDPGothic" w:eastAsia="BIZ UDPGothic" w:hAnsi="BIZ UDPGothic" w:hint="eastAsia"/>
                                <w:sz w:val="16"/>
                                <w:szCs w:val="20"/>
                              </w:rPr>
                            </w:pPr>
                            <w:r w:rsidRPr="001659ED">
                              <w:rPr>
                                <w:rFonts w:ascii="BIZ UDPGothic" w:eastAsia="BIZ UDPGothic" w:hAnsi="BIZ UDPGothic" w:hint="eastAsia"/>
                                <w:sz w:val="16"/>
                                <w:szCs w:val="20"/>
                              </w:rPr>
                              <w:t>IGP</w:t>
                            </w:r>
                            <w:r w:rsidR="007F4DCA">
                              <w:rPr>
                                <w:rFonts w:ascii="BIZ UDPGothic" w:eastAsia="BIZ UDPGothic" w:hAnsi="BIZ UDPGothic" w:hint="eastAsia"/>
                                <w:sz w:val="16"/>
                                <w:szCs w:val="20"/>
                              </w:rPr>
                              <w:t xml:space="preserve"> ON</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AF395A" id="テキスト ボックス 2" o:spid="_x0000_s1257" type="#_x0000_t202" style="position:absolute;left:0;text-align:left;margin-left:199.75pt;margin-top:68.55pt;width:33.35pt;height:13.5pt;z-index:251867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" fillcolor="#deeaf6" stroked="f">
                <v:textbox inset="0,0,0,0">
                  <w:txbxContent>
                    <w:p w14:paraId="6792827A" w14:textId="77777777" w:rsidR="0043033D" w:rsidRPr="001659ED" w:rsidRDefault="0043033D">
                      <w:pPr>
                        <w:rPr>
                          <w:rFonts w:ascii="BIZ UDPGothic" w:eastAsia="BIZ UDPGothic" w:hAnsi="BIZ UDPGothic" w:hint="eastAsia"/>
                          <w:sz w:val="16"/>
                          <w:szCs w:val="20"/>
                        </w:rPr>
                      </w:pPr>
                      <w:r w:rsidRPr="001659ED">
                        <w:rPr>
                          <w:rFonts w:ascii="BIZ UDPGothic" w:eastAsia="BIZ UDPGothic" w:hAnsi="BIZ UDPGothic" w:hint="eastAsia"/>
                          <w:sz w:val="16"/>
                          <w:szCs w:val="20"/>
                        </w:rPr>
                        <w:t>IGP</w:t>
                      </w:r>
                      <w:r w:rsidR="007F4DCA">
                        <w:rPr>
                          <w:rFonts w:ascii="BIZ UDPGothic" w:eastAsia="BIZ UDPGothic" w:hAnsi="BIZ UDPGothic" w:hint="eastAsia"/>
                          <w:sz w:val="16"/>
                          <w:szCs w:val="20"/>
                        </w:rPr>
                        <w:t xml:space="preserve"> ON</w:t>
                      </w:r>
                    </w:p>
                  </w:txbxContent>
                </v:textbox>
              </v:shape>
            </w:pict>
          </mc:Fallback>
        </mc:AlternateContent>
      </w:r>
      <w:r>
        <w:rPr>
          <w:noProof/>
          <w:color w:val="5B9BD5"/>
        </w:rPr>
        <w:drawing>
          <wp:inline distT="0" distB="0" distL="0" distR="0" wp14:anchorId="3238193F" wp14:editId="3C1985EA">
            <wp:extent cx="5968365" cy="7218045"/>
            <wp:effectExtent l="0" t="0" r="0" b="0"/>
            <wp:docPr id="8424" name="Picture 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8365" cy="7218045"/>
                    </a:xfrm>
                    <a:prstGeom prst="rect">
                      <a:avLst/>
                    </a:prstGeom>
                    <a:noFill/>
                    <a:ln>
                      <a:noFill/>
                    </a:ln>
                  </pic:spPr>
                </pic:pic>
              </a:graphicData>
            </a:graphic>
          </wp:inline>
        </w:drawing>
      </w:r>
      <w:r>
        <w:rPr>
          <w:rFonts w:hint="eastAsia"/>
          <w:noProof/>
        </w:rPr>
        <mc:AlternateContent>
          <mc:Choice Requires="wps">
            <w:drawing>
              <wp:anchor distT="0" distB="0" distL="114300" distR="114300" simplePos="0" relativeHeight="251758080" behindDoc="0" locked="0" layoutInCell="1" allowOverlap="1" wp14:anchorId="2D2D60C7" wp14:editId="4F9FB346">
                <wp:simplePos x="0" y="0"/>
                <wp:positionH relativeFrom="column">
                  <wp:posOffset>4100195</wp:posOffset>
                </wp:positionH>
                <wp:positionV relativeFrom="paragraph">
                  <wp:posOffset>4283710</wp:posOffset>
                </wp:positionV>
                <wp:extent cx="1684655" cy="767080"/>
                <wp:effectExtent l="635" t="1270" r="635" b="3175"/>
                <wp:wrapNone/>
                <wp:docPr id="7885" name="テキスト ボックス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655" cy="767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1CAF4D" w14:textId="77777777" w:rsidR="00A0257A" w:rsidRPr="000D218D" w:rsidRDefault="00A0257A" w:rsidP="00A0257A">
                            <w:pPr>
                              <w:pStyle w:val="NormalWeb"/>
                              <w:spacing w:before="0" w:beforeAutospacing="0" w:after="0" w:afterAutospacing="0"/>
                              <w:rPr>
                                <w:rFonts w:ascii="Meiryo UI" w:eastAsia="Meiryo UI" w:hAnsi="Meiryo UI" w:cs="Times New Roman" w:hint="eastAsia"/>
                                <w:kern w:val="24"/>
                                <w:sz w:val="10"/>
                                <w:szCs w:val="10"/>
                              </w:rPr>
                            </w:pPr>
                            <w:r w:rsidRPr="000D218D">
                              <w:rPr>
                                <w:rFonts w:ascii="Meiryo UI" w:eastAsia="Meiryo UI" w:hAnsi="Meiryo UI" w:hint="eastAsia"/>
                                <w:sz w:val="12"/>
                                <w:szCs w:val="12"/>
                              </w:rPr>
                              <w:t>イベント通信周期の最小間隔</w:t>
                            </w:r>
                          </w:p>
                          <w:p w14:paraId="377DCFDA" w14:textId="77777777" w:rsidR="00A0257A" w:rsidRPr="000D218D" w:rsidRDefault="00A0257A" w:rsidP="00A0257A">
                            <w:pPr>
                              <w:pStyle w:val="NormalWeb"/>
                              <w:spacing w:before="0" w:beforeAutospacing="0" w:after="0" w:afterAutospacing="0"/>
                              <w:rPr>
                                <w:rFonts w:ascii="Meiryo UI" w:eastAsia="Meiryo UI" w:hAnsi="Meiryo UI"/>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2D60C7" id="_x0000_s1258" type="#_x0000_t202" style="position:absolute;left:0;text-align:left;margin-left:322.85pt;margin-top:337.3pt;width:132.65pt;height:60.4pt;z-index:251758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" filled="f" stroked="f">
                <v:textbox>
                  <w:txbxContent>
                    <w:p w14:paraId="101CAF4D" w14:textId="77777777" w:rsidR="00A0257A" w:rsidRPr="000D218D" w:rsidRDefault="00A0257A" w:rsidP="00A0257A">
                      <w:pPr>
                        <w:pStyle w:val="NormalWeb"/>
                        <w:spacing w:before="0" w:beforeAutospacing="0" w:after="0" w:afterAutospacing="0"/>
                        <w:rPr>
                          <w:rFonts w:ascii="Meiryo UI" w:eastAsia="Meiryo UI" w:hAnsi="Meiryo UI" w:cs="Times New Roman" w:hint="eastAsia"/>
                          <w:kern w:val="24"/>
                          <w:sz w:val="10"/>
                          <w:szCs w:val="10"/>
                        </w:rPr>
                      </w:pPr>
                      <w:r w:rsidRPr="000D218D">
                        <w:rPr>
                          <w:rFonts w:ascii="Meiryo UI" w:eastAsia="Meiryo UI" w:hAnsi="Meiryo UI" w:hint="eastAsia"/>
                          <w:sz w:val="12"/>
                          <w:szCs w:val="12"/>
                        </w:rPr>
                        <w:t>イベント通信周期の最小間隔</w:t>
                      </w:r>
                    </w:p>
                    <w:p w14:paraId="377DCFDA" w14:textId="77777777" w:rsidR="00A0257A" w:rsidRPr="000D218D" w:rsidRDefault="00A0257A" w:rsidP="00A0257A">
                      <w:pPr>
                        <w:pStyle w:val="NormalWeb"/>
                        <w:spacing w:before="0" w:beforeAutospacing="0" w:after="0" w:afterAutospacing="0"/>
                        <w:rPr>
                          <w:rFonts w:ascii="Meiryo UI" w:eastAsia="Meiryo UI" w:hAnsi="Meiryo UI"/>
                          <w:sz w:val="16"/>
                          <w:szCs w:val="16"/>
                        </w:rPr>
                      </w:pPr>
                    </w:p>
                  </w:txbxContent>
                </v:textbox>
              </v:shape>
            </w:pict>
          </mc:Fallback>
        </mc:AlternateContent>
      </w:r>
    </w:p>
    <w:p w14:paraId="5739FAD6" w14:textId="77777777" w:rsidR="00A0257A" w:rsidRDefault="00A0257A" w:rsidP="00C15B8F">
      <w:pPr>
        <w:rPr>
          <w:color w:val="5B9BD5"/>
        </w:rPr>
      </w:pPr>
    </w:p>
    <w:p w14:paraId="6658C84B" w14:textId="77777777" w:rsidR="00A0257A" w:rsidRDefault="00A0257A" w:rsidP="00C15B8F">
      <w:pPr>
        <w:rPr>
          <w:color w:val="5B9BD5"/>
        </w:rPr>
      </w:pPr>
    </w:p>
    <w:p w14:paraId="7708DC4E" w14:textId="77777777" w:rsidR="00070DB9" w:rsidRPr="007F2622" w:rsidRDefault="00070DB9" w:rsidP="00070DB9">
      <w:pPr>
        <w:pStyle w:val="Heading3"/>
        <w:numPr>
          <w:ilvl w:val="2"/>
          <w:numId w:val="1"/>
        </w:numPr>
        <w:rPr>
          <w:rFonts w:hint="eastAsia"/>
          <w:color w:val="00B0F0"/>
        </w:rPr>
      </w:pPr>
      <w:bookmarkStart w:id="203" w:name="_Toc166749013"/>
      <w:bookmarkStart w:id="204" w:name="_Toc207119758"/>
      <w:r w:rsidRPr="009E2725">
        <w:rPr>
          <w:rFonts w:hint="eastAsia"/>
        </w:rPr>
        <w:lastRenderedPageBreak/>
        <w:t>正常系（ソフトスイッチ</w:t>
      </w:r>
      <w:r w:rsidRPr="009E2725">
        <w:rPr>
          <w:rFonts w:hint="eastAsia"/>
        </w:rPr>
        <w:t xml:space="preserve"> </w:t>
      </w:r>
      <w:r w:rsidR="00152A45" w:rsidRPr="009E2725">
        <w:t xml:space="preserve">BEV </w:t>
      </w:r>
      <w:r w:rsidRPr="009E2725">
        <w:t>Step3</w:t>
      </w:r>
      <w:r w:rsidRPr="009E2725">
        <w:rPr>
          <w:rFonts w:hint="eastAsia"/>
        </w:rPr>
        <w:t>）</w:t>
      </w:r>
      <w:bookmarkEnd w:id="203"/>
      <w:r w:rsidR="00CB4635" w:rsidRPr="007F2622">
        <w:rPr>
          <w:rFonts w:hint="eastAsia"/>
          <w:noProof/>
          <w:color w:val="00B0F0"/>
        </w:rPr>
        <w:t>/</w:t>
      </w:r>
      <w:r w:rsidR="00CB4635" w:rsidRPr="007F2622">
        <w:rPr>
          <w:noProof/>
          <w:color w:val="00B0F0"/>
        </w:rPr>
        <w:t xml:space="preserve"> Signal sequence of DMS software switch for BEV Step3</w:t>
      </w:r>
      <w:bookmarkEnd w:id="204"/>
    </w:p>
    <w:p w14:paraId="29F88E3B" w14:textId="77777777" w:rsidR="00070DB9" w:rsidRPr="00AE2925" w:rsidRDefault="00070DB9" w:rsidP="00070DB9">
      <w:pPr>
        <w:rPr>
          <w:color w:val="000000"/>
        </w:rPr>
      </w:pPr>
    </w:p>
    <w:p w14:paraId="3F752482" w14:textId="77777777" w:rsidR="00070DB9" w:rsidRPr="009E2725" w:rsidRDefault="00070DB9" w:rsidP="00070DB9">
      <w:r w:rsidRPr="009E2725">
        <w:rPr>
          <w:rFonts w:hint="eastAsia"/>
        </w:rPr>
        <w:t>例として、</w:t>
      </w:r>
      <w:r w:rsidRPr="009E2725">
        <w:rPr>
          <w:rFonts w:hint="eastAsia"/>
        </w:rPr>
        <w:t>3</w:t>
      </w:r>
      <w:r w:rsidRPr="009E2725">
        <w:rPr>
          <w:rFonts w:hint="eastAsia"/>
        </w:rPr>
        <w:t>モード＋</w:t>
      </w:r>
      <w:r w:rsidRPr="009E2725">
        <w:rPr>
          <w:rFonts w:hint="eastAsia"/>
        </w:rPr>
        <w:t>Custom</w:t>
      </w:r>
      <w:r w:rsidRPr="009E2725">
        <w:rPr>
          <w:rFonts w:hint="eastAsia"/>
        </w:rPr>
        <w:t>設定の車両において、</w:t>
      </w:r>
      <w:r w:rsidRPr="009E2725">
        <w:rPr>
          <w:rFonts w:hint="eastAsia"/>
        </w:rPr>
        <w:t>MM</w:t>
      </w:r>
      <w:r w:rsidRPr="009E2725">
        <w:rPr>
          <w:rFonts w:hint="eastAsia"/>
        </w:rPr>
        <w:t>のソフトスイッチ画面にて</w:t>
      </w:r>
      <w:r w:rsidRPr="009E2725">
        <w:rPr>
          <w:rFonts w:hint="eastAsia"/>
        </w:rPr>
        <w:t>Normal</w:t>
      </w:r>
      <w:r w:rsidRPr="009E2725">
        <w:rPr>
          <w:rFonts w:hint="eastAsia"/>
        </w:rPr>
        <w:t>から</w:t>
      </w:r>
      <w:r w:rsidRPr="009E2725">
        <w:rPr>
          <w:rFonts w:hint="eastAsia"/>
        </w:rPr>
        <w:t>Sport</w:t>
      </w:r>
      <w:r w:rsidRPr="009E2725">
        <w:rPr>
          <w:rFonts w:hint="eastAsia"/>
        </w:rPr>
        <w:t>に変更する場合を示す。</w:t>
      </w:r>
    </w:p>
    <w:p w14:paraId="0C06561D" w14:textId="77777777" w:rsidR="00070DB9" w:rsidRPr="007F2622" w:rsidRDefault="00070DB9" w:rsidP="00070DB9">
      <w:pPr>
        <w:rPr>
          <w:color w:val="00B0F0"/>
        </w:rPr>
      </w:pPr>
      <w:r w:rsidRPr="007F2622">
        <w:rPr>
          <w:rFonts w:hint="eastAsia"/>
          <w:color w:val="00B0F0"/>
        </w:rPr>
        <w:t xml:space="preserve">The following diagram shows an example when user changes </w:t>
      </w:r>
      <w:r w:rsidRPr="007F2622">
        <w:rPr>
          <w:color w:val="00B0F0"/>
        </w:rPr>
        <w:t>driving mode</w:t>
      </w:r>
      <w:r w:rsidRPr="007F2622">
        <w:rPr>
          <w:rFonts w:hint="eastAsia"/>
          <w:color w:val="00B0F0"/>
        </w:rPr>
        <w:t xml:space="preserve"> from </w:t>
      </w:r>
      <w:r w:rsidRPr="007F2622">
        <w:rPr>
          <w:color w:val="00B0F0"/>
        </w:rPr>
        <w:t>”</w:t>
      </w:r>
      <w:r w:rsidRPr="007F2622">
        <w:rPr>
          <w:rFonts w:hint="eastAsia"/>
          <w:color w:val="00B0F0"/>
        </w:rPr>
        <w:t>Normal</w:t>
      </w:r>
      <w:r w:rsidRPr="007F2622">
        <w:rPr>
          <w:color w:val="00B0F0"/>
        </w:rPr>
        <w:t>”</w:t>
      </w:r>
      <w:r w:rsidRPr="007F2622">
        <w:rPr>
          <w:rFonts w:hint="eastAsia"/>
          <w:color w:val="00B0F0"/>
        </w:rPr>
        <w:t xml:space="preserve"> to </w:t>
      </w:r>
      <w:r w:rsidRPr="007F2622">
        <w:rPr>
          <w:color w:val="00B0F0"/>
        </w:rPr>
        <w:t>“</w:t>
      </w:r>
      <w:r w:rsidRPr="007F2622">
        <w:rPr>
          <w:rFonts w:hint="eastAsia"/>
          <w:color w:val="00B0F0"/>
        </w:rPr>
        <w:t>Sport</w:t>
      </w:r>
      <w:r w:rsidRPr="007F2622">
        <w:rPr>
          <w:color w:val="00B0F0"/>
        </w:rPr>
        <w:t>” by</w:t>
      </w:r>
    </w:p>
    <w:p w14:paraId="6A224391" w14:textId="77777777" w:rsidR="00070DB9" w:rsidRPr="007F2622" w:rsidRDefault="00070DB9" w:rsidP="00070DB9">
      <w:pPr>
        <w:rPr>
          <w:color w:val="00B0F0"/>
        </w:rPr>
      </w:pPr>
      <w:r w:rsidRPr="007F2622">
        <w:rPr>
          <w:color w:val="00B0F0"/>
        </w:rPr>
        <w:t>DMS soft switch in a vehicle equipped with 3mode and custom</w:t>
      </w:r>
      <w:r w:rsidRPr="007F2622">
        <w:rPr>
          <w:rFonts w:hint="eastAsia"/>
          <w:color w:val="00B0F0"/>
        </w:rPr>
        <w:t>.</w:t>
      </w:r>
    </w:p>
    <w:p w14:paraId="3F86F1E2" w14:textId="77777777" w:rsidR="00070DB9" w:rsidRDefault="00070DB9" w:rsidP="00070DB9"/>
    <w:p w14:paraId="36FA4DA2" w14:textId="0E053690" w:rsidR="00070DB9" w:rsidRPr="00943EC7" w:rsidRDefault="00070DB9" w:rsidP="00070DB9">
      <w:r>
        <w:t>    </w:t>
      </w:r>
      <w:r w:rsidR="00FB37A0" w:rsidRPr="00C93B8F">
        <w:rPr>
          <w:noProof/>
        </w:rPr>
        <mc:AlternateContent>
          <mc:Choice Requires="wps">
            <w:drawing>
              <wp:anchor distT="0" distB="0" distL="114300" distR="114300" simplePos="0" relativeHeight="251759104" behindDoc="0" locked="0" layoutInCell="1" allowOverlap="1" wp14:anchorId="40E6726F" wp14:editId="2D0AAFC0">
                <wp:simplePos x="0" y="0"/>
                <wp:positionH relativeFrom="column">
                  <wp:posOffset>4507230</wp:posOffset>
                </wp:positionH>
                <wp:positionV relativeFrom="paragraph">
                  <wp:posOffset>490220</wp:posOffset>
                </wp:positionV>
                <wp:extent cx="3810" cy="6120130"/>
                <wp:effectExtent l="0" t="0" r="15240" b="0"/>
                <wp:wrapNone/>
                <wp:docPr id="7884" name="Straight Connector 78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 cy="612013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5702411" id="Straight Connector 7884" o:spid="_x0000_s1026" style="position:absolute;z-index:25175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9pt,38.6pt" to="355.2pt,5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" strokecolor="windowText" strokeweight=".5pt">
                <v:stroke dashstyle="dash" joinstyle="miter"/>
                <o:lock v:ext="edit" shapetype="f"/>
              </v:line>
            </w:pict>
          </mc:Fallback>
        </mc:AlternateContent>
      </w:r>
      <w:r w:rsidR="00FB37A0" w:rsidRPr="00C93B8F">
        <w:rPr>
          <w:noProof/>
        </w:rPr>
        <mc:AlternateContent>
          <mc:Choice Requires="wps">
            <w:drawing>
              <wp:anchor distT="0" distB="0" distL="114299" distR="114299" simplePos="0" relativeHeight="251760128" behindDoc="0" locked="0" layoutInCell="1" allowOverlap="1" wp14:anchorId="63C0D261" wp14:editId="46973E48">
                <wp:simplePos x="0" y="0"/>
                <wp:positionH relativeFrom="column">
                  <wp:posOffset>393064</wp:posOffset>
                </wp:positionH>
                <wp:positionV relativeFrom="paragraph">
                  <wp:posOffset>581660</wp:posOffset>
                </wp:positionV>
                <wp:extent cx="0" cy="6120130"/>
                <wp:effectExtent l="0" t="0" r="19050" b="0"/>
                <wp:wrapNone/>
                <wp:docPr id="7883" name="Straight Connector 78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2013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8E62977" id="Straight Connector 7883" o:spid="_x0000_s1026" style="position:absolute;z-index:2517601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95pt,45.8pt" to="30.95pt,5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" strokecolor="windowText" strokeweight=".5pt">
                <v:stroke dashstyle="dash" joinstyle="miter"/>
                <o:lock v:ext="edit" shapetype="f"/>
              </v:line>
            </w:pict>
          </mc:Fallback>
        </mc:AlternateContent>
      </w:r>
      <w:r w:rsidR="00FB37A0" w:rsidRPr="00C93B8F">
        <w:rPr>
          <w:noProof/>
        </w:rPr>
        <mc:AlternateContent>
          <mc:Choice Requires="wps">
            <w:drawing>
              <wp:anchor distT="0" distB="0" distL="114300" distR="114300" simplePos="0" relativeHeight="251761152" behindDoc="0" locked="0" layoutInCell="1" allowOverlap="1" wp14:anchorId="7753CD12" wp14:editId="0C0220C1">
                <wp:simplePos x="0" y="0"/>
                <wp:positionH relativeFrom="column">
                  <wp:posOffset>2442845</wp:posOffset>
                </wp:positionH>
                <wp:positionV relativeFrom="paragraph">
                  <wp:posOffset>527050</wp:posOffset>
                </wp:positionV>
                <wp:extent cx="3810" cy="6120130"/>
                <wp:effectExtent l="0" t="0" r="15240" b="0"/>
                <wp:wrapNone/>
                <wp:docPr id="7882" name="Straight Connector 78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810" cy="612013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8B18A07" id="Straight Connector 7882" o:spid="_x0000_s1026" style="position:absolute;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35pt,41.5pt" to="192.65pt,5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" strokecolor="windowText" strokeweight=".5pt">
                <v:stroke dashstyle="dash" joinstyle="miter"/>
                <o:lock v:ext="edit" shapetype="f"/>
              </v:line>
            </w:pict>
          </mc:Fallback>
        </mc:AlternateContent>
      </w:r>
      <w:r w:rsidR="00FB37A0" w:rsidRPr="00C93B8F">
        <w:rPr>
          <w:noProof/>
        </w:rPr>
        <mc:AlternateContent>
          <mc:Choice Requires="wpg">
            <w:drawing>
              <wp:anchor distT="0" distB="0" distL="114300" distR="114300" simplePos="0" relativeHeight="251762176" behindDoc="0" locked="0" layoutInCell="1" allowOverlap="1" wp14:anchorId="64EF12B7" wp14:editId="4801D1D9">
                <wp:simplePos x="0" y="0"/>
                <wp:positionH relativeFrom="column">
                  <wp:posOffset>83820</wp:posOffset>
                </wp:positionH>
                <wp:positionV relativeFrom="paragraph">
                  <wp:posOffset>7620</wp:posOffset>
                </wp:positionV>
                <wp:extent cx="662305" cy="558800"/>
                <wp:effectExtent l="13335" t="11430" r="10160" b="10795"/>
                <wp:wrapNone/>
                <wp:docPr id="7873" name="グループ化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05" cy="558800"/>
                          <a:chOff x="83922" y="7888"/>
                          <a:chExt cx="662340" cy="558618"/>
                        </a:xfrm>
                      </wpg:grpSpPr>
                      <wps:wsp>
                        <wps:cNvPr id="7874" name="角丸四角形 42"/>
                        <wps:cNvSpPr>
                          <a:spLocks noChangeArrowheads="1"/>
                        </wps:cNvSpPr>
                        <wps:spPr bwMode="auto">
                          <a:xfrm>
                            <a:off x="83922" y="7888"/>
                            <a:ext cx="662340" cy="558618"/>
                          </a:xfrm>
                          <a:prstGeom prst="roundRect">
                            <a:avLst>
                              <a:gd name="adj" fmla="val 16667"/>
                            </a:avLst>
                          </a:prstGeom>
                          <a:solidFill>
                            <a:srgbClr val="FFFFFF"/>
                          </a:solidFill>
                          <a:ln w="6350" algn="ctr">
                            <a:solidFill>
                              <a:srgbClr val="000000"/>
                            </a:solidFill>
                            <a:miter lim="800000"/>
                            <a:headEnd/>
                            <a:tailEnd/>
                          </a:ln>
                        </wps:spPr>
                        <wps:bodyPr rot="0" vert="horz" wrap="square" lIns="91440" tIns="45720" rIns="91440" bIns="45720" anchor="ctr" anchorCtr="0" upright="1">
                          <a:noAutofit/>
                        </wps:bodyPr>
                      </wps:wsp>
                      <wps:wsp>
                        <wps:cNvPr id="7875" name="テキスト ボックス 43"/>
                        <wps:cNvSpPr>
                          <a:spLocks noChangeArrowheads="1"/>
                        </wps:cNvSpPr>
                        <wps:spPr bwMode="auto">
                          <a:xfrm flipH="1">
                            <a:off x="138264" y="398790"/>
                            <a:ext cx="607998" cy="121719"/>
                          </a:xfrm>
                          <a:prstGeom prst="roundRect">
                            <a:avLst>
                              <a:gd name="adj" fmla="val 16667"/>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round/>
                                <a:headEnd/>
                                <a:tailEnd/>
                              </a14:hiddenLine>
                            </a:ext>
                          </a:extLst>
                        </wps:spPr>
                        <wps:txbx>
                          <w:txbxContent>
                            <w:p w14:paraId="1D1BCF0B" w14:textId="77777777" w:rsidR="00070DB9" w:rsidRDefault="00070DB9" w:rsidP="00070DB9">
                              <w:pPr>
                                <w:jc w:val="center"/>
                                <w:rPr>
                                  <w:rFonts w:ascii="Meiryo UI" w:eastAsia="Meiryo UI" w:hAnsi="Meiryo UI" w:cs="Meiryo UI"/>
                                  <w:b/>
                                  <w:bCs/>
                                  <w:color w:val="000000"/>
                                  <w:kern w:val="24"/>
                                  <w:sz w:val="20"/>
                                  <w:szCs w:val="20"/>
                                  <w:eastAsianLayout w:id="-1029384448"/>
                                </w:rPr>
                              </w:pPr>
                              <w:r>
                                <w:rPr>
                                  <w:rFonts w:ascii="Meiryo UI" w:eastAsia="Meiryo UI" w:hAnsi="Meiryo UI" w:cs="Meiryo UI" w:hint="eastAsia"/>
                                  <w:b/>
                                  <w:bCs/>
                                  <w:color w:val="000000"/>
                                  <w:kern w:val="24"/>
                                  <w:sz w:val="20"/>
                                  <w:szCs w:val="20"/>
                                  <w:eastAsianLayout w:id="-1029384447"/>
                                </w:rPr>
                                <w:t>ユーザー</w:t>
                              </w:r>
                            </w:p>
                          </w:txbxContent>
                        </wps:txbx>
                        <wps:bodyPr rot="0" vert="horz" wrap="square" lIns="10125" tIns="10125" rIns="10125" bIns="10125" anchor="ctr" anchorCtr="1" upright="1">
                          <a:noAutofit/>
                        </wps:bodyPr>
                      </wps:wsp>
                      <wpg:grpSp>
                        <wpg:cNvPr id="7876" name="グループ化 3"/>
                        <wpg:cNvGrpSpPr>
                          <a:grpSpLocks noChangeAspect="1"/>
                        </wpg:cNvGrpSpPr>
                        <wpg:grpSpPr bwMode="auto">
                          <a:xfrm>
                            <a:off x="303886" y="64989"/>
                            <a:ext cx="222412" cy="293772"/>
                            <a:chOff x="303886" y="64989"/>
                            <a:chExt cx="518274" cy="684561"/>
                          </a:xfrm>
                        </wpg:grpSpPr>
                        <wps:wsp>
                          <wps:cNvPr id="7877" name="楕円 4"/>
                          <wps:cNvSpPr>
                            <a:spLocks noChangeAspect="1"/>
                          </wps:cNvSpPr>
                          <wps:spPr bwMode="auto">
                            <a:xfrm>
                              <a:off x="446761" y="64989"/>
                              <a:ext cx="216000" cy="216000"/>
                            </a:xfrm>
                            <a:prstGeom prst="ellipse">
                              <a:avLst/>
                            </a:prstGeom>
                            <a:noFill/>
                            <a:ln w="12700" algn="ctr">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878" name="直線コネクタ 5"/>
                          <wps:cNvCnPr>
                            <a:cxnSpLocks noChangeShapeType="1"/>
                          </wps:cNvCnPr>
                          <wps:spPr bwMode="auto">
                            <a:xfrm>
                              <a:off x="559185" y="284065"/>
                              <a:ext cx="0" cy="336763"/>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7879" name="直線コネクタ 6"/>
                          <wps:cNvCnPr>
                            <a:cxnSpLocks noChangeShapeType="1"/>
                          </wps:cNvCnPr>
                          <wps:spPr bwMode="auto">
                            <a:xfrm>
                              <a:off x="380085" y="405126"/>
                              <a:ext cx="360000" cy="0"/>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7880" name="直線コネクタ 7"/>
                          <wps:cNvCnPr>
                            <a:cxnSpLocks noChangeShapeType="1"/>
                          </wps:cNvCnPr>
                          <wps:spPr bwMode="auto">
                            <a:xfrm flipH="1">
                              <a:off x="303886" y="620828"/>
                              <a:ext cx="255299" cy="128722"/>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s:wsp>
                          <wps:cNvPr id="7881" name="直線コネクタ 8"/>
                          <wps:cNvCnPr>
                            <a:cxnSpLocks noChangeShapeType="1"/>
                          </wps:cNvCnPr>
                          <wps:spPr bwMode="auto">
                            <a:xfrm>
                              <a:off x="566861" y="620828"/>
                              <a:ext cx="255299" cy="128722"/>
                            </a:xfrm>
                            <a:prstGeom prst="line">
                              <a:avLst/>
                            </a:prstGeom>
                            <a:noFill/>
                            <a:ln w="6350" algn="ctr">
                              <a:solidFill>
                                <a:srgbClr val="000000"/>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64EF12B7" id="グループ化 41" o:spid="_x0000_s1259" style="position:absolute;left:0;text-align:left;margin-left:6.6pt;margin-top:.6pt;width:52.15pt;height:44pt;z-index:251762176" coordorigin="839,78" coordsize="6623,5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">
                <v:roundrect id="角丸四角形 42" o:spid="_x0000_s1260" style="position:absolute;left:839;top:78;width:6623;height:55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" strokeweight=".5pt">
                  <v:stroke joinstyle="miter"/>
                </v:roundrect>
                <v:roundrect id="テキスト ボックス 43" o:spid="_x0000_s1261" style="position:absolute;left:1382;top:3987;width:6080;height:1218;flip:x;visibility:visible;mso-wrap-style:square;v-text-anchor:middle-center"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" filled="f" stroked="f" strokeweight="1pt">
                  <v:textbox inset=".28125mm,.28125mm,.28125mm,.28125mm">
                    <w:txbxContent>
                      <w:p w14:paraId="1D1BCF0B" w14:textId="77777777" w:rsidR="00070DB9" w:rsidRDefault="00070DB9" w:rsidP="00070DB9">
                        <w:pPr>
                          <w:jc w:val="center"/>
                          <w:rPr>
                            <w:rFonts w:ascii="Meiryo UI" w:eastAsia="Meiryo UI" w:hAnsi="Meiryo UI" w:cs="Meiryo UI"/>
                            <w:b/>
                            <w:bCs/>
                            <w:color w:val="000000"/>
                            <w:kern w:val="24"/>
                            <w:sz w:val="20"/>
                            <w:szCs w:val="20"/>
                            <w:eastAsianLayout w:id="-1029384448"/>
                          </w:rPr>
                        </w:pPr>
                        <w:r>
                          <w:rPr>
                            <w:rFonts w:ascii="Meiryo UI" w:eastAsia="Meiryo UI" w:hAnsi="Meiryo UI" w:cs="Meiryo UI" w:hint="eastAsia"/>
                            <w:b/>
                            <w:bCs/>
                            <w:color w:val="000000"/>
                            <w:kern w:val="24"/>
                            <w:sz w:val="20"/>
                            <w:szCs w:val="20"/>
                            <w:eastAsianLayout w:id="-1029384447"/>
                          </w:rPr>
                          <w:t>ユーザー</w:t>
                        </w:r>
                      </w:p>
                    </w:txbxContent>
                  </v:textbox>
                </v:roundrect>
                <v:group id="グループ化 3" o:spid="_x0000_s1262" style="position:absolute;left:3038;top:649;width:2224;height:2938" coordorigin="3038,649" coordsize="5182,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">
                  <o:lock v:ext="edit" aspectratio="t"/>
                  <v:oval id="楕円 4" o:spid="_x0000_s1263" style="position:absolute;left:4467;top:649;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" filled="f" strokeweight="1pt">
                    <v:stroke joinstyle="miter"/>
                    <v:path arrowok="t"/>
                    <o:lock v:ext="edit" aspectratio="t"/>
                  </v:oval>
                  <v:line id="直線コネクタ 5" o:spid="_x0000_s1264" style="position:absolute;visibility:visible;mso-wrap-style:square" from="5591,2840" to="5591,62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" strokeweight=".5pt">
                    <v:stroke joinstyle="miter"/>
                  </v:line>
                  <v:line id="直線コネクタ 6" o:spid="_x0000_s1265" style="position:absolute;visibility:visible;mso-wrap-style:square" from="3800,4051" to="7400,4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" strokeweight=".5pt">
                    <v:stroke joinstyle="miter"/>
                  </v:line>
                  <v:line id="直線コネクタ 7" o:spid="_x0000_s1266" style="position:absolute;flip:x;visibility:visible;mso-wrap-style:square" from="3038,6208" to="5591,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" strokeweight=".5pt">
                    <v:stroke joinstyle="miter"/>
                  </v:line>
                  <v:line id="直線コネクタ 8" o:spid="_x0000_s1267" style="position:absolute;visibility:visible;mso-wrap-style:square" from="5668,6208" to="8221,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" strokeweight=".5pt">
                    <v:stroke joinstyle="miter"/>
                  </v:line>
                </v:group>
              </v:group>
            </w:pict>
          </mc:Fallback>
        </mc:AlternateContent>
      </w:r>
      <w:r w:rsidR="00FB37A0" w:rsidRPr="00C93B8F">
        <w:rPr>
          <w:noProof/>
        </w:rPr>
        <mc:AlternateContent>
          <mc:Choice Requires="wps">
            <w:drawing>
              <wp:anchor distT="0" distB="0" distL="114299" distR="114299" simplePos="0" relativeHeight="251763200" behindDoc="0" locked="0" layoutInCell="1" allowOverlap="1" wp14:anchorId="42ADD4F7" wp14:editId="6EB9CACA">
                <wp:simplePos x="0" y="0"/>
                <wp:positionH relativeFrom="column">
                  <wp:posOffset>1400174</wp:posOffset>
                </wp:positionH>
                <wp:positionV relativeFrom="paragraph">
                  <wp:posOffset>563245</wp:posOffset>
                </wp:positionV>
                <wp:extent cx="0" cy="6120130"/>
                <wp:effectExtent l="0" t="0" r="19050" b="0"/>
                <wp:wrapNone/>
                <wp:docPr id="7872" name="Straight Connector 787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120130"/>
                        </a:xfrm>
                        <a:prstGeom prst="line">
                          <a:avLst/>
                        </a:prstGeom>
                        <a:noFill/>
                        <a:ln w="6350" cap="flat" cmpd="sng" algn="ctr">
                          <a:solidFill>
                            <a:sysClr val="windowText" lastClr="000000"/>
                          </a:solidFill>
                          <a:prstDash val="dash"/>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362B720" id="Straight Connector 7872" o:spid="_x0000_s1026" style="position:absolute;z-index:2517632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0.25pt,44.35pt" to="110.25pt,52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" strokecolor="windowText" strokeweight=".5pt">
                <v:stroke dashstyle="dash" joinstyle="miter"/>
                <o:lock v:ext="edit" shapetype="f"/>
              </v:line>
            </w:pict>
          </mc:Fallback>
        </mc:AlternateContent>
      </w:r>
      <w:r w:rsidR="00FB37A0" w:rsidRPr="00C93B8F">
        <w:rPr>
          <w:noProof/>
        </w:rPr>
        <mc:AlternateContent>
          <mc:Choice Requires="wps">
            <w:drawing>
              <wp:anchor distT="0" distB="0" distL="114300" distR="114300" simplePos="0" relativeHeight="251764224" behindDoc="0" locked="0" layoutInCell="1" allowOverlap="1" wp14:anchorId="21CFE372" wp14:editId="6E99774F">
                <wp:simplePos x="0" y="0"/>
                <wp:positionH relativeFrom="column">
                  <wp:posOffset>996950</wp:posOffset>
                </wp:positionH>
                <wp:positionV relativeFrom="paragraph">
                  <wp:posOffset>7620</wp:posOffset>
                </wp:positionV>
                <wp:extent cx="800735" cy="542290"/>
                <wp:effectExtent l="0" t="0" r="0" b="0"/>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0735" cy="542290"/>
                        </a:xfrm>
                        <a:prstGeom prst="roundRect">
                          <a:avLst/>
                        </a:prstGeom>
                        <a:solidFill>
                          <a:sysClr val="window" lastClr="FFFFFF"/>
                        </a:solidFill>
                        <a:ln w="6350">
                          <a:solidFill>
                            <a:sysClr val="windowText" lastClr="000000"/>
                          </a:solidFill>
                        </a:ln>
                      </wps:spPr>
                      <wps:txbx>
                        <w:txbxContent>
                          <w:p w14:paraId="67C5E680" w14:textId="77777777" w:rsidR="00070DB9" w:rsidRPr="009E2725" w:rsidRDefault="00070DB9" w:rsidP="00070DB9">
                            <w:pPr>
                              <w:jc w:val="center"/>
                              <w:rPr>
                                <w:rFonts w:ascii="Meiryo UI" w:eastAsia="Meiryo UI" w:hAnsi="Meiryo UI" w:cs="Meiryo UI"/>
                                <w:b/>
                                <w:bCs/>
                                <w:kern w:val="24"/>
                                <w:sz w:val="20"/>
                                <w:szCs w:val="20"/>
                                <w:eastAsianLayout w:id="-1029384446"/>
                              </w:rPr>
                            </w:pPr>
                            <w:r w:rsidRPr="009E2725">
                              <w:rPr>
                                <w:rFonts w:ascii="Meiryo UI" w:eastAsia="Meiryo UI" w:hAnsi="Meiryo UI" w:cs="Meiryo UI" w:hint="eastAsia"/>
                                <w:b/>
                                <w:bCs/>
                                <w:kern w:val="24"/>
                                <w:sz w:val="20"/>
                                <w:szCs w:val="20"/>
                                <w:eastAsianLayout w:id="-1029384445"/>
                              </w:rPr>
                              <w:t>B-DC</w:t>
                            </w:r>
                          </w:p>
                        </w:txbxContent>
                      </wps:txbx>
                      <wps:bodyPr wrap="square" lIns="10125" tIns="10125" rIns="10125" bIns="10125" rtlCol="0" anchor="ctr" anchorCtr="1">
                        <a:noAutofit/>
                      </wps:bodyPr>
                    </wps:wsp>
                  </a:graphicData>
                </a:graphic>
                <wp14:sizeRelH relativeFrom="page">
                  <wp14:pctWidth>0</wp14:pctWidth>
                </wp14:sizeRelH>
                <wp14:sizeRelV relativeFrom="page">
                  <wp14:pctHeight>0</wp14:pctHeight>
                </wp14:sizeRelV>
              </wp:anchor>
            </w:drawing>
          </mc:Choice>
          <mc:Fallback>
            <w:pict>
              <v:roundrect w14:anchorId="21CFE372" id="Text Box 63" o:spid="_x0000_s1268" style="position:absolute;left:0;text-align:left;margin-left:78.5pt;margin-top:.6pt;width:63.05pt;height:42.7pt;flip:x;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center"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" fillcolor="window" strokecolor="windowText" strokeweight=".5pt">
                <v:path arrowok="t"/>
                <v:textbox inset=".28125mm,.28125mm,.28125mm,.28125mm">
                  <w:txbxContent>
                    <w:p w14:paraId="67C5E680" w14:textId="77777777" w:rsidR="00070DB9" w:rsidRPr="009E2725" w:rsidRDefault="00070DB9" w:rsidP="00070DB9">
                      <w:pPr>
                        <w:jc w:val="center"/>
                        <w:rPr>
                          <w:rFonts w:ascii="Meiryo UI" w:eastAsia="Meiryo UI" w:hAnsi="Meiryo UI" w:cs="Meiryo UI"/>
                          <w:b/>
                          <w:bCs/>
                          <w:kern w:val="24"/>
                          <w:sz w:val="20"/>
                          <w:szCs w:val="20"/>
                          <w:eastAsianLayout w:id="-1029384446"/>
                        </w:rPr>
                      </w:pPr>
                      <w:r w:rsidRPr="009E2725">
                        <w:rPr>
                          <w:rFonts w:ascii="Meiryo UI" w:eastAsia="Meiryo UI" w:hAnsi="Meiryo UI" w:cs="Meiryo UI" w:hint="eastAsia"/>
                          <w:b/>
                          <w:bCs/>
                          <w:kern w:val="24"/>
                          <w:sz w:val="20"/>
                          <w:szCs w:val="20"/>
                          <w:eastAsianLayout w:id="-1029384445"/>
                        </w:rPr>
                        <w:t>B-DC</w:t>
                      </w:r>
                    </w:p>
                  </w:txbxContent>
                </v:textbox>
              </v:roundrect>
            </w:pict>
          </mc:Fallback>
        </mc:AlternateContent>
      </w:r>
      <w:r w:rsidR="00FB37A0" w:rsidRPr="00C93B8F">
        <w:rPr>
          <w:noProof/>
        </w:rPr>
        <mc:AlternateContent>
          <mc:Choice Requires="wps">
            <w:drawing>
              <wp:anchor distT="4294967295" distB="4294967295" distL="114300" distR="114300" simplePos="0" relativeHeight="251765248" behindDoc="0" locked="0" layoutInCell="1" allowOverlap="1" wp14:anchorId="3F554C7A" wp14:editId="7471360B">
                <wp:simplePos x="0" y="0"/>
                <wp:positionH relativeFrom="column">
                  <wp:posOffset>393065</wp:posOffset>
                </wp:positionH>
                <wp:positionV relativeFrom="paragraph">
                  <wp:posOffset>1546224</wp:posOffset>
                </wp:positionV>
                <wp:extent cx="1007745" cy="0"/>
                <wp:effectExtent l="0" t="76200" r="1905" b="95250"/>
                <wp:wrapNone/>
                <wp:docPr id="62" name="Straight Arrow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7745" cy="0"/>
                        </a:xfrm>
                        <a:prstGeom prst="straightConnector1">
                          <a:avLst/>
                        </a:prstGeom>
                        <a:noFill/>
                        <a:ln w="6350" cap="flat" cmpd="sng" algn="ctr">
                          <a:solidFill>
                            <a:sysClr val="windowText" lastClr="000000"/>
                          </a:solidFill>
                          <a:prstDash val="solid"/>
                          <a:miter lim="800000"/>
                          <a:headEnd type="none"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37458A48" id="Straight Arrow Connector 62" o:spid="_x0000_s1026" type="#_x0000_t32" style="position:absolute;margin-left:30.95pt;margin-top:121.75pt;width:79.35pt;height:0;flip:y;z-index:251765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" strokecolor="windowText" strokeweight=".5pt">
                <v:stroke endarrow="open" joinstyle="miter"/>
                <o:lock v:ext="edit" shapetype="f"/>
              </v:shape>
            </w:pict>
          </mc:Fallback>
        </mc:AlternateContent>
      </w:r>
      <w:r w:rsidR="00FB37A0" w:rsidRPr="00C93B8F">
        <w:rPr>
          <w:noProof/>
        </w:rPr>
        <mc:AlternateContent>
          <mc:Choice Requires="wps">
            <w:drawing>
              <wp:anchor distT="0" distB="0" distL="114300" distR="114300" simplePos="0" relativeHeight="251766272" behindDoc="0" locked="0" layoutInCell="1" allowOverlap="1" wp14:anchorId="4663C9C6" wp14:editId="4583614E">
                <wp:simplePos x="0" y="0"/>
                <wp:positionH relativeFrom="column">
                  <wp:posOffset>415925</wp:posOffset>
                </wp:positionH>
                <wp:positionV relativeFrom="paragraph">
                  <wp:posOffset>1385570</wp:posOffset>
                </wp:positionV>
                <wp:extent cx="805815" cy="183515"/>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5815" cy="183515"/>
                        </a:xfrm>
                        <a:prstGeom prst="rect">
                          <a:avLst/>
                        </a:prstGeom>
                        <a:noFill/>
                        <a:ln w="6350" cap="flat" cmpd="sng" algn="ctr">
                          <a:noFill/>
                          <a:prstDash val="solid"/>
                          <a:miter lim="800000"/>
                        </a:ln>
                        <a:effectLst/>
                      </wps:spPr>
                      <wps:txbx>
                        <w:txbxContent>
                          <w:p w14:paraId="6ADF2271" w14:textId="77777777" w:rsidR="00070DB9" w:rsidRPr="009E2725" w:rsidRDefault="00070DB9" w:rsidP="00070DB9">
                            <w:pP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DMS SW</w:t>
                            </w:r>
                            <w:r w:rsidRPr="009E2725">
                              <w:rPr>
                                <w:rFonts w:ascii="Meiryo UI" w:eastAsia="Meiryo UI" w:hAnsi="Meiryo UI" w:cs="Meiryo UI" w:hint="eastAsia"/>
                                <w:kern w:val="24"/>
                                <w:sz w:val="12"/>
                                <w:szCs w:val="12"/>
                                <w:eastAsianLayout w:id="-1029384442"/>
                              </w:rPr>
                              <w:t>操作</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4663C9C6" id="Text Box 61" o:spid="_x0000_s1269" type="#_x0000_t202" style="position:absolute;left:0;text-align:left;margin-left:32.75pt;margin-top:109.1pt;width:63.45pt;height:14.45pt;flip:x;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" filled="f" stroked="f" strokeweight=".5pt">
                <v:textbox inset=".28125mm,.28125mm,.28125mm,.28125mm">
                  <w:txbxContent>
                    <w:p w14:paraId="6ADF2271" w14:textId="77777777" w:rsidR="00070DB9" w:rsidRPr="009E2725" w:rsidRDefault="00070DB9" w:rsidP="00070DB9">
                      <w:pP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DMS SW</w:t>
                      </w:r>
                      <w:r w:rsidRPr="009E2725">
                        <w:rPr>
                          <w:rFonts w:ascii="Meiryo UI" w:eastAsia="Meiryo UI" w:hAnsi="Meiryo UI" w:cs="Meiryo UI" w:hint="eastAsia"/>
                          <w:kern w:val="24"/>
                          <w:sz w:val="12"/>
                          <w:szCs w:val="12"/>
                          <w:eastAsianLayout w:id="-1029384442"/>
                        </w:rPr>
                        <w:t>操作</w:t>
                      </w:r>
                    </w:p>
                  </w:txbxContent>
                </v:textbox>
              </v:shape>
            </w:pict>
          </mc:Fallback>
        </mc:AlternateContent>
      </w:r>
      <w:r w:rsidR="00FB37A0" w:rsidRPr="00C93B8F">
        <w:rPr>
          <w:noProof/>
        </w:rPr>
        <mc:AlternateContent>
          <mc:Choice Requires="wps">
            <w:drawing>
              <wp:anchor distT="0" distB="0" distL="114300" distR="114300" simplePos="0" relativeHeight="251768320" behindDoc="0" locked="0" layoutInCell="1" allowOverlap="1" wp14:anchorId="7D408884" wp14:editId="650CCC25">
                <wp:simplePos x="0" y="0"/>
                <wp:positionH relativeFrom="column">
                  <wp:posOffset>0</wp:posOffset>
                </wp:positionH>
                <wp:positionV relativeFrom="paragraph">
                  <wp:posOffset>723265</wp:posOffset>
                </wp:positionV>
                <wp:extent cx="5143500" cy="172720"/>
                <wp:effectExtent l="0" t="0" r="0" b="0"/>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5143500" cy="17272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6685F958"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3CBBA10D" w14:textId="77777777" w:rsidR="003B061F" w:rsidRPr="000A2705" w:rsidRDefault="003B061F" w:rsidP="003B061F">
                            <w:pPr>
                              <w:pStyle w:val="NormalWeb"/>
                              <w:spacing w:before="0" w:beforeAutospacing="0" w:after="0" w:afterAutospacing="0"/>
                              <w:jc w:val="center"/>
                              <w:rPr>
                                <w:rFonts w:ascii="Meiryo UI" w:eastAsia="Meiryo UI" w:hAnsi="Meiryo UI" w:cs="Meiryo UI"/>
                                <w:kern w:val="24"/>
                                <w:sz w:val="14"/>
                                <w:szCs w:val="14"/>
                                <w:eastAsianLayout w:id="-1029384441"/>
                              </w:rPr>
                            </w:pPr>
                          </w:p>
                          <w:p w14:paraId="051E41C6" w14:textId="77777777" w:rsidR="00070DB9" w:rsidRPr="003B061F" w:rsidRDefault="00070DB9" w:rsidP="00797BCC">
                            <w:pPr>
                              <w:pStyle w:val="NormalWeb"/>
                              <w:spacing w:before="0" w:beforeAutospacing="0" w:after="0" w:afterAutospacing="0"/>
                              <w:jc w:val="center"/>
                              <w:rPr>
                                <w:rFonts w:ascii="Meiryo UI" w:eastAsia="Meiryo UI" w:hAnsi="Meiryo UI" w:cs="Meiryo UI"/>
                                <w:kern w:val="24"/>
                                <w:sz w:val="14"/>
                                <w:szCs w:val="14"/>
                                <w:eastAsianLayout w:id="-1029384441"/>
                              </w:rPr>
                            </w:pP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7D408884" id="Text Box 60" o:spid="_x0000_s1270" type="#_x0000_t202" style="position:absolute;left:0;text-align:left;margin-left:0;margin-top:56.95pt;width:405pt;height:13.6pt;flip:x;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" fillcolor="#dae3f3" strokecolor="windowText" strokeweight=".5pt">
                <v:path arrowok="t"/>
                <v:textbox inset=".28125mm,.28125mm,.28125mm,.28125mm">
                  <w:txbxContent>
                    <w:p w14:paraId="6685F958" w14:textId="77777777" w:rsidR="003B061F" w:rsidRPr="000A2705" w:rsidRDefault="003B061F" w:rsidP="003B061F">
                      <w:pPr>
                        <w:pStyle w:val="NormalWeb"/>
                        <w:spacing w:before="0" w:beforeAutospacing="0" w:after="0" w:afterAutospacing="0"/>
                        <w:jc w:val="center"/>
                        <w:rPr>
                          <w:rFonts w:ascii="Century" w:hAnsi="Century" w:hint="eastAsia"/>
                          <w:color w:val="00B050"/>
                          <w:sz w:val="21"/>
                          <w:szCs w:val="21"/>
                        </w:rPr>
                      </w:pPr>
                      <w:r w:rsidRPr="007F2622">
                        <w:rPr>
                          <w:rFonts w:ascii="Century" w:hAnsi="Century"/>
                          <w:sz w:val="21"/>
                          <w:szCs w:val="21"/>
                        </w:rPr>
                        <w:t>Power-ON</w:t>
                      </w:r>
                      <w:r w:rsidRPr="001659ED">
                        <w:rPr>
                          <w:rFonts w:ascii="Century" w:hAnsi="Century" w:hint="eastAsia"/>
                          <w:sz w:val="21"/>
                          <w:szCs w:val="21"/>
                        </w:rPr>
                        <w:t>通常</w:t>
                      </w:r>
                      <w:r w:rsidRPr="007F2622">
                        <w:rPr>
                          <w:rFonts w:ascii="Century" w:eastAsia="MS Mincho" w:hAnsi="Century" w:cs="Times New Roman"/>
                          <w:kern w:val="24"/>
                          <w:sz w:val="21"/>
                          <w:szCs w:val="21"/>
                          <w:eastAsianLayout w:id="1690108673"/>
                        </w:rPr>
                        <w:t>中</w:t>
                      </w:r>
                      <w:r w:rsidRPr="007F2622">
                        <w:rPr>
                          <w:rFonts w:ascii="Century" w:eastAsia="MS Mincho" w:hAnsi="Century" w:cs="Times New Roman"/>
                          <w:kern w:val="24"/>
                          <w:sz w:val="21"/>
                          <w:szCs w:val="21"/>
                        </w:rPr>
                        <w:t xml:space="preserve">/ During </w:t>
                      </w:r>
                      <w:r w:rsidRPr="007F2622">
                        <w:rPr>
                          <w:rFonts w:ascii="Century" w:hAnsi="Century"/>
                          <w:sz w:val="21"/>
                          <w:szCs w:val="21"/>
                        </w:rPr>
                        <w:t>Power-ON</w:t>
                      </w:r>
                      <w:r>
                        <w:rPr>
                          <w:rFonts w:ascii="Century" w:hAnsi="Century" w:hint="eastAsia"/>
                          <w:sz w:val="21"/>
                          <w:szCs w:val="21"/>
                        </w:rPr>
                        <w:t xml:space="preserve"> </w:t>
                      </w:r>
                      <w:r w:rsidRPr="001659ED">
                        <w:rPr>
                          <w:rFonts w:ascii="Century" w:hAnsi="Century" w:hint="eastAsia"/>
                          <w:sz w:val="21"/>
                          <w:szCs w:val="21"/>
                        </w:rPr>
                        <w:t>usual</w:t>
                      </w:r>
                    </w:p>
                    <w:p w14:paraId="3CBBA10D" w14:textId="77777777" w:rsidR="003B061F" w:rsidRPr="000A2705" w:rsidRDefault="003B061F" w:rsidP="003B061F">
                      <w:pPr>
                        <w:pStyle w:val="NormalWeb"/>
                        <w:spacing w:before="0" w:beforeAutospacing="0" w:after="0" w:afterAutospacing="0"/>
                        <w:jc w:val="center"/>
                        <w:rPr>
                          <w:rFonts w:ascii="Meiryo UI" w:eastAsia="Meiryo UI" w:hAnsi="Meiryo UI" w:cs="Meiryo UI"/>
                          <w:kern w:val="24"/>
                          <w:sz w:val="14"/>
                          <w:szCs w:val="14"/>
                          <w:eastAsianLayout w:id="-1029384441"/>
                        </w:rPr>
                      </w:pPr>
                    </w:p>
                    <w:p w14:paraId="051E41C6" w14:textId="77777777" w:rsidR="00070DB9" w:rsidRPr="003B061F" w:rsidRDefault="00070DB9" w:rsidP="00797BCC">
                      <w:pPr>
                        <w:pStyle w:val="NormalWeb"/>
                        <w:spacing w:before="0" w:beforeAutospacing="0" w:after="0" w:afterAutospacing="0"/>
                        <w:jc w:val="center"/>
                        <w:rPr>
                          <w:rFonts w:ascii="Meiryo UI" w:eastAsia="Meiryo UI" w:hAnsi="Meiryo UI" w:cs="Meiryo UI"/>
                          <w:kern w:val="24"/>
                          <w:sz w:val="14"/>
                          <w:szCs w:val="14"/>
                          <w:eastAsianLayout w:id="-1029384441"/>
                        </w:rPr>
                      </w:pPr>
                    </w:p>
                  </w:txbxContent>
                </v:textbox>
              </v:shape>
            </w:pict>
          </mc:Fallback>
        </mc:AlternateContent>
      </w:r>
      <w:r w:rsidR="00FB37A0" w:rsidRPr="00C93B8F">
        <w:rPr>
          <w:noProof/>
        </w:rPr>
        <mc:AlternateContent>
          <mc:Choice Requires="wps">
            <w:drawing>
              <wp:anchor distT="4294967295" distB="4294967295" distL="114300" distR="114300" simplePos="0" relativeHeight="251770368" behindDoc="0" locked="0" layoutInCell="1" allowOverlap="1" wp14:anchorId="2FC23D1F" wp14:editId="6086694E">
                <wp:simplePos x="0" y="0"/>
                <wp:positionH relativeFrom="column">
                  <wp:posOffset>1398270</wp:posOffset>
                </wp:positionH>
                <wp:positionV relativeFrom="paragraph">
                  <wp:posOffset>2134234</wp:posOffset>
                </wp:positionV>
                <wp:extent cx="3096260" cy="0"/>
                <wp:effectExtent l="0" t="76200" r="8890" b="95250"/>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6260" cy="0"/>
                        </a:xfrm>
                        <a:prstGeom prst="straightConnector1">
                          <a:avLst/>
                        </a:prstGeom>
                        <a:noFill/>
                        <a:ln w="6350" cap="flat" cmpd="sng" algn="ctr">
                          <a:solidFill>
                            <a:sysClr val="windowText" lastClr="000000"/>
                          </a:solidFill>
                          <a:prstDash val="solid"/>
                          <a:miter lim="800000"/>
                          <a:headEnd type="none"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6098674C" id="Straight Arrow Connector 59" o:spid="_x0000_s1026" type="#_x0000_t32" style="position:absolute;margin-left:110.1pt;margin-top:168.05pt;width:243.8pt;height:0;z-index:251770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" strokecolor="windowText" strokeweight=".5pt">
                <v:stroke endarrow="open" joinstyle="miter"/>
                <o:lock v:ext="edit" shapetype="f"/>
              </v:shape>
            </w:pict>
          </mc:Fallback>
        </mc:AlternateContent>
      </w:r>
      <w:r w:rsidR="00FB37A0" w:rsidRPr="00C93B8F">
        <w:rPr>
          <w:noProof/>
        </w:rPr>
        <mc:AlternateContent>
          <mc:Choice Requires="wps">
            <w:drawing>
              <wp:anchor distT="0" distB="0" distL="114300" distR="114300" simplePos="0" relativeHeight="251772416" behindDoc="0" locked="0" layoutInCell="1" allowOverlap="1" wp14:anchorId="49AF89D4" wp14:editId="1B79E21D">
                <wp:simplePos x="0" y="0"/>
                <wp:positionH relativeFrom="column">
                  <wp:posOffset>2051050</wp:posOffset>
                </wp:positionH>
                <wp:positionV relativeFrom="paragraph">
                  <wp:posOffset>12065</wp:posOffset>
                </wp:positionV>
                <wp:extent cx="800735" cy="542290"/>
                <wp:effectExtent l="0" t="0" r="0" b="0"/>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0735" cy="542290"/>
                        </a:xfrm>
                        <a:prstGeom prst="roundRect">
                          <a:avLst/>
                        </a:prstGeom>
                        <a:solidFill>
                          <a:sysClr val="window" lastClr="FFFFFF"/>
                        </a:solidFill>
                        <a:ln w="6350">
                          <a:solidFill>
                            <a:sysClr val="windowText" lastClr="000000"/>
                          </a:solidFill>
                        </a:ln>
                      </wps:spPr>
                      <wps:txbx>
                        <w:txbxContent>
                          <w:p w14:paraId="1CC09A4F" w14:textId="77777777" w:rsidR="00070DB9" w:rsidRPr="009E2725" w:rsidRDefault="00070DB9" w:rsidP="00070DB9">
                            <w:pPr>
                              <w:jc w:val="center"/>
                              <w:rPr>
                                <w:rFonts w:ascii="Meiryo UI" w:eastAsia="Meiryo UI" w:hAnsi="Meiryo UI" w:cs="Meiryo UI"/>
                                <w:b/>
                                <w:bCs/>
                                <w:kern w:val="24"/>
                                <w:sz w:val="20"/>
                                <w:szCs w:val="20"/>
                                <w:eastAsianLayout w:id="-1029384434"/>
                              </w:rPr>
                            </w:pPr>
                            <w:r w:rsidRPr="009E2725">
                              <w:rPr>
                                <w:rFonts w:ascii="Meiryo UI" w:eastAsia="Meiryo UI" w:hAnsi="Meiryo UI" w:cs="Meiryo UI" w:hint="eastAsia"/>
                                <w:b/>
                                <w:bCs/>
                                <w:kern w:val="24"/>
                                <w:sz w:val="20"/>
                                <w:szCs w:val="20"/>
                                <w:eastAsianLayout w:id="-1029384433"/>
                              </w:rPr>
                              <w:t>D-DC</w:t>
                            </w:r>
                          </w:p>
                        </w:txbxContent>
                      </wps:txbx>
                      <wps:bodyPr wrap="square" lIns="10125" tIns="10125" rIns="10125" bIns="10125" rtlCol="0" anchor="ctr" anchorCtr="1">
                        <a:noAutofit/>
                      </wps:bodyPr>
                    </wps:wsp>
                  </a:graphicData>
                </a:graphic>
                <wp14:sizeRelH relativeFrom="page">
                  <wp14:pctWidth>0</wp14:pctWidth>
                </wp14:sizeRelH>
                <wp14:sizeRelV relativeFrom="page">
                  <wp14:pctHeight>0</wp14:pctHeight>
                </wp14:sizeRelV>
              </wp:anchor>
            </w:drawing>
          </mc:Choice>
          <mc:Fallback>
            <w:pict>
              <v:roundrect w14:anchorId="49AF89D4" id="Text Box 58" o:spid="_x0000_s1271" style="position:absolute;left:0;text-align:left;margin-left:161.5pt;margin-top:.95pt;width:63.05pt;height:42.7pt;flip:x;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center"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" fillcolor="window" strokecolor="windowText" strokeweight=".5pt">
                <v:path arrowok="t"/>
                <v:textbox inset=".28125mm,.28125mm,.28125mm,.28125mm">
                  <w:txbxContent>
                    <w:p w14:paraId="1CC09A4F" w14:textId="77777777" w:rsidR="00070DB9" w:rsidRPr="009E2725" w:rsidRDefault="00070DB9" w:rsidP="00070DB9">
                      <w:pPr>
                        <w:jc w:val="center"/>
                        <w:rPr>
                          <w:rFonts w:ascii="Meiryo UI" w:eastAsia="Meiryo UI" w:hAnsi="Meiryo UI" w:cs="Meiryo UI"/>
                          <w:b/>
                          <w:bCs/>
                          <w:kern w:val="24"/>
                          <w:sz w:val="20"/>
                          <w:szCs w:val="20"/>
                          <w:eastAsianLayout w:id="-1029384434"/>
                        </w:rPr>
                      </w:pPr>
                      <w:r w:rsidRPr="009E2725">
                        <w:rPr>
                          <w:rFonts w:ascii="Meiryo UI" w:eastAsia="Meiryo UI" w:hAnsi="Meiryo UI" w:cs="Meiryo UI" w:hint="eastAsia"/>
                          <w:b/>
                          <w:bCs/>
                          <w:kern w:val="24"/>
                          <w:sz w:val="20"/>
                          <w:szCs w:val="20"/>
                          <w:eastAsianLayout w:id="-1029384433"/>
                        </w:rPr>
                        <w:t>D-DC</w:t>
                      </w:r>
                    </w:p>
                  </w:txbxContent>
                </v:textbox>
              </v:roundrect>
            </w:pict>
          </mc:Fallback>
        </mc:AlternateContent>
      </w:r>
      <w:r w:rsidR="00FB37A0" w:rsidRPr="00C93B8F">
        <w:rPr>
          <w:noProof/>
        </w:rPr>
        <mc:AlternateContent>
          <mc:Choice Requires="wps">
            <w:drawing>
              <wp:anchor distT="0" distB="0" distL="114300" distR="114300" simplePos="0" relativeHeight="251773440" behindDoc="0" locked="0" layoutInCell="1" allowOverlap="1" wp14:anchorId="6E47735D" wp14:editId="174BB4E9">
                <wp:simplePos x="0" y="0"/>
                <wp:positionH relativeFrom="column">
                  <wp:posOffset>4104005</wp:posOffset>
                </wp:positionH>
                <wp:positionV relativeFrom="paragraph">
                  <wp:posOffset>0</wp:posOffset>
                </wp:positionV>
                <wp:extent cx="800735" cy="54229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0735" cy="542290"/>
                        </a:xfrm>
                        <a:prstGeom prst="roundRect">
                          <a:avLst/>
                        </a:prstGeom>
                        <a:solidFill>
                          <a:sysClr val="window" lastClr="FFFFFF"/>
                        </a:solidFill>
                        <a:ln w="6350">
                          <a:solidFill>
                            <a:sysClr val="windowText" lastClr="000000"/>
                          </a:solidFill>
                        </a:ln>
                      </wps:spPr>
                      <wps:txbx>
                        <w:txbxContent>
                          <w:p w14:paraId="4652AEC1" w14:textId="77777777" w:rsidR="00070DB9" w:rsidRPr="009E2725" w:rsidRDefault="00070DB9" w:rsidP="00070DB9">
                            <w:pPr>
                              <w:jc w:val="center"/>
                              <w:rPr>
                                <w:rFonts w:ascii="Meiryo UI" w:eastAsia="Meiryo UI" w:hAnsi="Meiryo UI" w:cs="Meiryo UI"/>
                                <w:b/>
                                <w:bCs/>
                                <w:kern w:val="24"/>
                                <w:sz w:val="20"/>
                                <w:szCs w:val="20"/>
                                <w:eastAsianLayout w:id="-1029384432"/>
                              </w:rPr>
                            </w:pPr>
                            <w:r w:rsidRPr="009E2725">
                              <w:rPr>
                                <w:rFonts w:ascii="Meiryo UI" w:eastAsia="Meiryo UI" w:hAnsi="Meiryo UI" w:cs="Meiryo UI" w:hint="eastAsia"/>
                                <w:b/>
                                <w:bCs/>
                                <w:kern w:val="24"/>
                                <w:sz w:val="20"/>
                                <w:szCs w:val="20"/>
                                <w:eastAsianLayout w:id="-1029384448"/>
                              </w:rPr>
                              <w:t>C-DC</w:t>
                            </w:r>
                          </w:p>
                        </w:txbxContent>
                      </wps:txbx>
                      <wps:bodyPr wrap="square" lIns="10125" tIns="10125" rIns="10125" bIns="10125" rtlCol="0" anchor="ctr" anchorCtr="1">
                        <a:noAutofit/>
                      </wps:bodyPr>
                    </wps:wsp>
                  </a:graphicData>
                </a:graphic>
                <wp14:sizeRelH relativeFrom="page">
                  <wp14:pctWidth>0</wp14:pctWidth>
                </wp14:sizeRelH>
                <wp14:sizeRelV relativeFrom="page">
                  <wp14:pctHeight>0</wp14:pctHeight>
                </wp14:sizeRelV>
              </wp:anchor>
            </w:drawing>
          </mc:Choice>
          <mc:Fallback>
            <w:pict>
              <v:roundrect w14:anchorId="6E47735D" id="Text Box 57" o:spid="_x0000_s1272" style="position:absolute;left:0;text-align:left;margin-left:323.15pt;margin-top:0;width:63.05pt;height:42.7pt;flip:x;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center"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" fillcolor="window" strokecolor="windowText" strokeweight=".5pt">
                <v:path arrowok="t"/>
                <v:textbox inset=".28125mm,.28125mm,.28125mm,.28125mm">
                  <w:txbxContent>
                    <w:p w14:paraId="4652AEC1" w14:textId="77777777" w:rsidR="00070DB9" w:rsidRPr="009E2725" w:rsidRDefault="00070DB9" w:rsidP="00070DB9">
                      <w:pPr>
                        <w:jc w:val="center"/>
                        <w:rPr>
                          <w:rFonts w:ascii="Meiryo UI" w:eastAsia="Meiryo UI" w:hAnsi="Meiryo UI" w:cs="Meiryo UI"/>
                          <w:b/>
                          <w:bCs/>
                          <w:kern w:val="24"/>
                          <w:sz w:val="20"/>
                          <w:szCs w:val="20"/>
                          <w:eastAsianLayout w:id="-1029384432"/>
                        </w:rPr>
                      </w:pPr>
                      <w:r w:rsidRPr="009E2725">
                        <w:rPr>
                          <w:rFonts w:ascii="Meiryo UI" w:eastAsia="Meiryo UI" w:hAnsi="Meiryo UI" w:cs="Meiryo UI" w:hint="eastAsia"/>
                          <w:b/>
                          <w:bCs/>
                          <w:kern w:val="24"/>
                          <w:sz w:val="20"/>
                          <w:szCs w:val="20"/>
                          <w:eastAsianLayout w:id="-1029384448"/>
                        </w:rPr>
                        <w:t>C-DC</w:t>
                      </w:r>
                    </w:p>
                  </w:txbxContent>
                </v:textbox>
              </v:roundrect>
            </w:pict>
          </mc:Fallback>
        </mc:AlternateContent>
      </w:r>
      <w:r w:rsidR="00FB37A0" w:rsidRPr="00943EC7">
        <w:rPr>
          <w:noProof/>
        </w:rPr>
        <mc:AlternateContent>
          <mc:Choice Requires="wps">
            <w:drawing>
              <wp:anchor distT="4294967295" distB="4294967295" distL="114300" distR="114300" simplePos="0" relativeHeight="251777536" behindDoc="0" locked="0" layoutInCell="1" allowOverlap="1" wp14:anchorId="46219F76" wp14:editId="36BD385F">
                <wp:simplePos x="0" y="0"/>
                <wp:positionH relativeFrom="column">
                  <wp:posOffset>398145</wp:posOffset>
                </wp:positionH>
                <wp:positionV relativeFrom="paragraph">
                  <wp:posOffset>3197859</wp:posOffset>
                </wp:positionV>
                <wp:extent cx="4059555" cy="0"/>
                <wp:effectExtent l="0" t="76200" r="0" b="95250"/>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9555" cy="0"/>
                        </a:xfrm>
                        <a:prstGeom prst="straightConnector1">
                          <a:avLst/>
                        </a:prstGeom>
                        <a:noFill/>
                        <a:ln w="6350" cap="flat" cmpd="sng" algn="ctr">
                          <a:solidFill>
                            <a:sysClr val="windowText" lastClr="000000"/>
                          </a:solidFill>
                          <a:prstDash val="solid"/>
                          <a:miter lim="800000"/>
                          <a:headEnd type="none"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16CE7057" id="Straight Arrow Connector 56" o:spid="_x0000_s1026" type="#_x0000_t32" style="position:absolute;margin-left:31.35pt;margin-top:251.8pt;width:319.65pt;height:0;z-index:2517775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" strokecolor="windowText" strokeweight=".5pt">
                <v:stroke endarrow="open" joinstyle="miter"/>
                <o:lock v:ext="edit" shapetype="f"/>
              </v:shape>
            </w:pict>
          </mc:Fallback>
        </mc:AlternateContent>
      </w:r>
      <w:r w:rsidR="00FB37A0" w:rsidRPr="00943EC7">
        <w:rPr>
          <w:noProof/>
        </w:rPr>
        <mc:AlternateContent>
          <mc:Choice Requires="wps">
            <w:drawing>
              <wp:anchor distT="0" distB="0" distL="114300" distR="114300" simplePos="0" relativeHeight="251778560" behindDoc="0" locked="0" layoutInCell="1" allowOverlap="1" wp14:anchorId="12EF4245" wp14:editId="47E48E3E">
                <wp:simplePos x="0" y="0"/>
                <wp:positionH relativeFrom="column">
                  <wp:posOffset>429260</wp:posOffset>
                </wp:positionH>
                <wp:positionV relativeFrom="paragraph">
                  <wp:posOffset>2992120</wp:posOffset>
                </wp:positionV>
                <wp:extent cx="805815" cy="183515"/>
                <wp:effectExtent l="0" t="0" r="0" b="0"/>
                <wp:wrapNone/>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5815" cy="183515"/>
                        </a:xfrm>
                        <a:prstGeom prst="rect">
                          <a:avLst/>
                        </a:prstGeom>
                        <a:noFill/>
                        <a:ln w="6350" cap="flat" cmpd="sng" algn="ctr">
                          <a:noFill/>
                          <a:prstDash val="solid"/>
                          <a:miter lim="800000"/>
                        </a:ln>
                        <a:effectLst/>
                      </wps:spPr>
                      <wps:txbx>
                        <w:txbxContent>
                          <w:p w14:paraId="423B7773" w14:textId="77777777" w:rsidR="00070DB9" w:rsidRPr="009E2725" w:rsidRDefault="00070DB9" w:rsidP="00070DB9">
                            <w:pP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画面操作</w:t>
                            </w:r>
                          </w:p>
                          <w:p w14:paraId="7E623DBB" w14:textId="77777777" w:rsidR="00070DB9" w:rsidRPr="00AE2925" w:rsidRDefault="00070DB9" w:rsidP="00070DB9">
                            <w:pPr>
                              <w:rPr>
                                <w:rFonts w:ascii="Meiryo UI" w:eastAsia="Meiryo UI" w:hAnsi="Meiryo UI" w:cs="Meiryo UI" w:hint="eastAsia"/>
                                <w:color w:val="000000"/>
                                <w:kern w:val="24"/>
                                <w:sz w:val="12"/>
                                <w:szCs w:val="12"/>
                                <w:eastAsianLayout w:id="-1029384442"/>
                              </w:rPr>
                            </w:pPr>
                            <w:r w:rsidRPr="00AE2925">
                              <w:rPr>
                                <w:rFonts w:ascii="Meiryo UI" w:eastAsia="Meiryo UI" w:hAnsi="Meiryo UI" w:cs="Meiryo UI" w:hint="eastAsia"/>
                                <w:color w:val="000000"/>
                                <w:kern w:val="24"/>
                                <w:sz w:val="12"/>
                                <w:szCs w:val="12"/>
                                <w:eastAsianLayout w:id="-1029384441"/>
                              </w:rPr>
                              <w:t xml:space="preserve">DMS </w:t>
                            </w:r>
                            <w:r w:rsidRPr="00AE2925">
                              <w:rPr>
                                <w:rFonts w:ascii="Meiryo UI" w:eastAsia="Meiryo UI" w:hAnsi="Meiryo UI" w:cs="Meiryo UI" w:hint="eastAsia"/>
                                <w:color w:val="000000"/>
                                <w:kern w:val="24"/>
                                <w:sz w:val="12"/>
                                <w:szCs w:val="12"/>
                                <w:eastAsianLayout w:id="-1029384440"/>
                              </w:rPr>
                              <w:t>「</w:t>
                            </w:r>
                            <w:r w:rsidRPr="00AE2925">
                              <w:rPr>
                                <w:rFonts w:ascii="Meiryo UI" w:eastAsia="Meiryo UI" w:hAnsi="Meiryo UI" w:cs="Meiryo UI" w:hint="eastAsia"/>
                                <w:color w:val="000000"/>
                                <w:kern w:val="24"/>
                                <w:sz w:val="12"/>
                                <w:szCs w:val="12"/>
                                <w:eastAsianLayout w:id="-1029384439"/>
                              </w:rPr>
                              <w:t>Sport</w:t>
                            </w:r>
                            <w:r w:rsidRPr="00AE2925">
                              <w:rPr>
                                <w:rFonts w:ascii="Meiryo UI" w:eastAsia="Meiryo UI" w:hAnsi="Meiryo UI" w:cs="Meiryo UI" w:hint="eastAsia"/>
                                <w:color w:val="000000"/>
                                <w:kern w:val="24"/>
                                <w:sz w:val="12"/>
                                <w:szCs w:val="12"/>
                                <w:eastAsianLayout w:id="-1029384438"/>
                              </w:rPr>
                              <w:t>」選択</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12EF4245" id="Text Box 55" o:spid="_x0000_s1273" type="#_x0000_t202" style="position:absolute;left:0;text-align:left;margin-left:33.8pt;margin-top:235.6pt;width:63.45pt;height:14.45pt;flip:x;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" filled="f" stroked="f" strokeweight=".5pt">
                <v:textbox inset=".28125mm,.28125mm,.28125mm,.28125mm">
                  <w:txbxContent>
                    <w:p w14:paraId="423B7773" w14:textId="77777777" w:rsidR="00070DB9" w:rsidRPr="009E2725" w:rsidRDefault="00070DB9" w:rsidP="00070DB9">
                      <w:pP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画面操作</w:t>
                      </w:r>
                    </w:p>
                    <w:p w14:paraId="7E623DBB" w14:textId="77777777" w:rsidR="00070DB9" w:rsidRPr="00AE2925" w:rsidRDefault="00070DB9" w:rsidP="00070DB9">
                      <w:pPr>
                        <w:rPr>
                          <w:rFonts w:ascii="Meiryo UI" w:eastAsia="Meiryo UI" w:hAnsi="Meiryo UI" w:cs="Meiryo UI" w:hint="eastAsia"/>
                          <w:color w:val="000000"/>
                          <w:kern w:val="24"/>
                          <w:sz w:val="12"/>
                          <w:szCs w:val="12"/>
                          <w:eastAsianLayout w:id="-1029384442"/>
                        </w:rPr>
                      </w:pPr>
                      <w:r w:rsidRPr="00AE2925">
                        <w:rPr>
                          <w:rFonts w:ascii="Meiryo UI" w:eastAsia="Meiryo UI" w:hAnsi="Meiryo UI" w:cs="Meiryo UI" w:hint="eastAsia"/>
                          <w:color w:val="000000"/>
                          <w:kern w:val="24"/>
                          <w:sz w:val="12"/>
                          <w:szCs w:val="12"/>
                          <w:eastAsianLayout w:id="-1029384441"/>
                        </w:rPr>
                        <w:t xml:space="preserve">DMS </w:t>
                      </w:r>
                      <w:r w:rsidRPr="00AE2925">
                        <w:rPr>
                          <w:rFonts w:ascii="Meiryo UI" w:eastAsia="Meiryo UI" w:hAnsi="Meiryo UI" w:cs="Meiryo UI" w:hint="eastAsia"/>
                          <w:color w:val="000000"/>
                          <w:kern w:val="24"/>
                          <w:sz w:val="12"/>
                          <w:szCs w:val="12"/>
                          <w:eastAsianLayout w:id="-1029384440"/>
                        </w:rPr>
                        <w:t>「</w:t>
                      </w:r>
                      <w:r w:rsidRPr="00AE2925">
                        <w:rPr>
                          <w:rFonts w:ascii="Meiryo UI" w:eastAsia="Meiryo UI" w:hAnsi="Meiryo UI" w:cs="Meiryo UI" w:hint="eastAsia"/>
                          <w:color w:val="000000"/>
                          <w:kern w:val="24"/>
                          <w:sz w:val="12"/>
                          <w:szCs w:val="12"/>
                          <w:eastAsianLayout w:id="-1029384439"/>
                        </w:rPr>
                        <w:t>Sport</w:t>
                      </w:r>
                      <w:r w:rsidRPr="00AE2925">
                        <w:rPr>
                          <w:rFonts w:ascii="Meiryo UI" w:eastAsia="Meiryo UI" w:hAnsi="Meiryo UI" w:cs="Meiryo UI" w:hint="eastAsia"/>
                          <w:color w:val="000000"/>
                          <w:kern w:val="24"/>
                          <w:sz w:val="12"/>
                          <w:szCs w:val="12"/>
                          <w:eastAsianLayout w:id="-1029384438"/>
                        </w:rPr>
                        <w:t>」選択</w:t>
                      </w:r>
                    </w:p>
                  </w:txbxContent>
                </v:textbox>
              </v:shape>
            </w:pict>
          </mc:Fallback>
        </mc:AlternateContent>
      </w:r>
      <w:r w:rsidR="00FB37A0" w:rsidRPr="00943EC7">
        <w:rPr>
          <w:noProof/>
        </w:rPr>
        <mc:AlternateContent>
          <mc:Choice Requires="wps">
            <w:drawing>
              <wp:anchor distT="0" distB="0" distL="114300" distR="114300" simplePos="0" relativeHeight="251779584" behindDoc="0" locked="0" layoutInCell="1" allowOverlap="1" wp14:anchorId="7FCE00B8" wp14:editId="051EE91E">
                <wp:simplePos x="0" y="0"/>
                <wp:positionH relativeFrom="column">
                  <wp:posOffset>4042410</wp:posOffset>
                </wp:positionH>
                <wp:positionV relativeFrom="paragraph">
                  <wp:posOffset>3279775</wp:posOffset>
                </wp:positionV>
                <wp:extent cx="880110" cy="212090"/>
                <wp:effectExtent l="0" t="0" r="0" b="0"/>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1209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51C42A1" w14:textId="77777777" w:rsidR="00070DB9" w:rsidRPr="009E2725" w:rsidRDefault="00070DB9" w:rsidP="00070DB9">
                            <w:pPr>
                              <w:jc w:val="center"/>
                              <w:rPr>
                                <w:rFonts w:ascii="Meiryo UI" w:eastAsia="Meiryo UI" w:hAnsi="Meiryo UI" w:cs="Meiryo UI"/>
                                <w:kern w:val="24"/>
                                <w:sz w:val="14"/>
                                <w:szCs w:val="14"/>
                                <w:eastAsianLayout w:id="-1029384437"/>
                              </w:rPr>
                            </w:pPr>
                            <w:r w:rsidRPr="009E2725">
                              <w:rPr>
                                <w:rFonts w:ascii="Meiryo UI" w:eastAsia="Meiryo UI" w:hAnsi="Meiryo UI" w:cs="Meiryo UI" w:hint="eastAsia"/>
                                <w:kern w:val="24"/>
                                <w:sz w:val="14"/>
                                <w:szCs w:val="14"/>
                                <w:eastAsianLayout w:id="-1029384436"/>
                              </w:rPr>
                              <w:t>DMS</w:t>
                            </w:r>
                            <w:r w:rsidRPr="009E2725">
                              <w:rPr>
                                <w:rFonts w:ascii="Meiryo UI" w:eastAsia="Meiryo UI" w:hAnsi="Meiryo UI" w:cs="Meiryo UI" w:hint="eastAsia"/>
                                <w:kern w:val="24"/>
                                <w:sz w:val="14"/>
                                <w:szCs w:val="14"/>
                                <w:eastAsianLayout w:id="-1029384435"/>
                              </w:rPr>
                              <w:t>「</w:t>
                            </w:r>
                            <w:r w:rsidRPr="009E2725">
                              <w:rPr>
                                <w:rFonts w:ascii="Meiryo UI" w:eastAsia="Meiryo UI" w:hAnsi="Meiryo UI" w:cs="Meiryo UI" w:hint="eastAsia"/>
                                <w:kern w:val="24"/>
                                <w:sz w:val="14"/>
                                <w:szCs w:val="14"/>
                                <w:eastAsianLayout w:id="-1029384434"/>
                              </w:rPr>
                              <w:t>Sport</w:t>
                            </w:r>
                            <w:r w:rsidRPr="009E2725">
                              <w:rPr>
                                <w:rFonts w:ascii="Meiryo UI" w:eastAsia="Meiryo UI" w:hAnsi="Meiryo UI" w:cs="Meiryo UI" w:hint="eastAsia"/>
                                <w:kern w:val="24"/>
                                <w:sz w:val="14"/>
                                <w:szCs w:val="14"/>
                                <w:eastAsianLayout w:id="-1029384433"/>
                              </w:rPr>
                              <w:t>」</w:t>
                            </w:r>
                          </w:p>
                          <w:p w14:paraId="38350B55"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32"/>
                              </w:rPr>
                            </w:pPr>
                            <w:r w:rsidRPr="00AE2925">
                              <w:rPr>
                                <w:rFonts w:ascii="Meiryo UI" w:eastAsia="Meiryo UI" w:hAnsi="Meiryo UI" w:cs="Meiryo UI" w:hint="eastAsia"/>
                                <w:color w:val="000000"/>
                                <w:kern w:val="24"/>
                                <w:sz w:val="14"/>
                                <w:szCs w:val="14"/>
                                <w:eastAsianLayout w:id="-1029384448"/>
                              </w:rPr>
                              <w:t>反応色表示</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7FCE00B8" id="Text Box 54" o:spid="_x0000_s1274" type="#_x0000_t202" style="position:absolute;left:0;text-align:left;margin-left:318.3pt;margin-top:258.25pt;width:69.3pt;height:16.7pt;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" fillcolor="#dae3f3" strokecolor="windowText" strokeweight=".5pt">
                <v:path arrowok="t"/>
                <v:textbox inset=".28125mm,.28125mm,.28125mm,.28125mm">
                  <w:txbxContent>
                    <w:p w14:paraId="551C42A1" w14:textId="77777777" w:rsidR="00070DB9" w:rsidRPr="009E2725" w:rsidRDefault="00070DB9" w:rsidP="00070DB9">
                      <w:pPr>
                        <w:jc w:val="center"/>
                        <w:rPr>
                          <w:rFonts w:ascii="Meiryo UI" w:eastAsia="Meiryo UI" w:hAnsi="Meiryo UI" w:cs="Meiryo UI"/>
                          <w:kern w:val="24"/>
                          <w:sz w:val="14"/>
                          <w:szCs w:val="14"/>
                          <w:eastAsianLayout w:id="-1029384437"/>
                        </w:rPr>
                      </w:pPr>
                      <w:r w:rsidRPr="009E2725">
                        <w:rPr>
                          <w:rFonts w:ascii="Meiryo UI" w:eastAsia="Meiryo UI" w:hAnsi="Meiryo UI" w:cs="Meiryo UI" w:hint="eastAsia"/>
                          <w:kern w:val="24"/>
                          <w:sz w:val="14"/>
                          <w:szCs w:val="14"/>
                          <w:eastAsianLayout w:id="-1029384436"/>
                        </w:rPr>
                        <w:t>DMS</w:t>
                      </w:r>
                      <w:r w:rsidRPr="009E2725">
                        <w:rPr>
                          <w:rFonts w:ascii="Meiryo UI" w:eastAsia="Meiryo UI" w:hAnsi="Meiryo UI" w:cs="Meiryo UI" w:hint="eastAsia"/>
                          <w:kern w:val="24"/>
                          <w:sz w:val="14"/>
                          <w:szCs w:val="14"/>
                          <w:eastAsianLayout w:id="-1029384435"/>
                        </w:rPr>
                        <w:t>「</w:t>
                      </w:r>
                      <w:r w:rsidRPr="009E2725">
                        <w:rPr>
                          <w:rFonts w:ascii="Meiryo UI" w:eastAsia="Meiryo UI" w:hAnsi="Meiryo UI" w:cs="Meiryo UI" w:hint="eastAsia"/>
                          <w:kern w:val="24"/>
                          <w:sz w:val="14"/>
                          <w:szCs w:val="14"/>
                          <w:eastAsianLayout w:id="-1029384434"/>
                        </w:rPr>
                        <w:t>Sport</w:t>
                      </w:r>
                      <w:r w:rsidRPr="009E2725">
                        <w:rPr>
                          <w:rFonts w:ascii="Meiryo UI" w:eastAsia="Meiryo UI" w:hAnsi="Meiryo UI" w:cs="Meiryo UI" w:hint="eastAsia"/>
                          <w:kern w:val="24"/>
                          <w:sz w:val="14"/>
                          <w:szCs w:val="14"/>
                          <w:eastAsianLayout w:id="-1029384433"/>
                        </w:rPr>
                        <w:t>」</w:t>
                      </w:r>
                    </w:p>
                    <w:p w14:paraId="38350B55"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32"/>
                        </w:rPr>
                      </w:pPr>
                      <w:r w:rsidRPr="00AE2925">
                        <w:rPr>
                          <w:rFonts w:ascii="Meiryo UI" w:eastAsia="Meiryo UI" w:hAnsi="Meiryo UI" w:cs="Meiryo UI" w:hint="eastAsia"/>
                          <w:color w:val="000000"/>
                          <w:kern w:val="24"/>
                          <w:sz w:val="14"/>
                          <w:szCs w:val="14"/>
                          <w:eastAsianLayout w:id="-1029384448"/>
                        </w:rPr>
                        <w:t>反応色表示</w:t>
                      </w:r>
                    </w:p>
                  </w:txbxContent>
                </v:textbox>
              </v:shape>
            </w:pict>
          </mc:Fallback>
        </mc:AlternateContent>
      </w:r>
      <w:r w:rsidR="00FB37A0" w:rsidRPr="00943EC7">
        <w:rPr>
          <w:noProof/>
        </w:rPr>
        <mc:AlternateContent>
          <mc:Choice Requires="wps">
            <w:drawing>
              <wp:anchor distT="4294967295" distB="4294967295" distL="114300" distR="114300" simplePos="0" relativeHeight="251781632" behindDoc="0" locked="0" layoutInCell="1" allowOverlap="1" wp14:anchorId="1CFE80C4" wp14:editId="6DB29889">
                <wp:simplePos x="0" y="0"/>
                <wp:positionH relativeFrom="column">
                  <wp:posOffset>2466340</wp:posOffset>
                </wp:positionH>
                <wp:positionV relativeFrom="paragraph">
                  <wp:posOffset>3878579</wp:posOffset>
                </wp:positionV>
                <wp:extent cx="2038350" cy="0"/>
                <wp:effectExtent l="38100" t="76200" r="0" b="95250"/>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038350" cy="0"/>
                        </a:xfrm>
                        <a:prstGeom prst="straightConnector1">
                          <a:avLst/>
                        </a:prstGeom>
                        <a:noFill/>
                        <a:ln w="6350" cap="flat" cmpd="sng" algn="ctr">
                          <a:solidFill>
                            <a:sysClr val="windowText" lastClr="000000"/>
                          </a:solidFill>
                          <a:prstDash val="solid"/>
                          <a:miter lim="800000"/>
                          <a:headEnd type="none"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0684CAFE" id="Straight Arrow Connector 53" o:spid="_x0000_s1026" type="#_x0000_t32" style="position:absolute;margin-left:194.2pt;margin-top:305.4pt;width:160.5pt;height:0;flip:x;z-index:251781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" strokecolor="windowText" strokeweight=".5pt">
                <v:stroke endarrow="open" joinstyle="miter"/>
                <o:lock v:ext="edit" shapetype="f"/>
              </v:shape>
            </w:pict>
          </mc:Fallback>
        </mc:AlternateContent>
      </w:r>
      <w:r w:rsidR="00FB37A0" w:rsidRPr="00943EC7">
        <w:rPr>
          <w:noProof/>
        </w:rPr>
        <mc:AlternateContent>
          <mc:Choice Requires="wps">
            <w:drawing>
              <wp:anchor distT="0" distB="0" distL="114300" distR="114300" simplePos="0" relativeHeight="251782656" behindDoc="0" locked="0" layoutInCell="1" allowOverlap="1" wp14:anchorId="6A9EA4A9" wp14:editId="74983613">
                <wp:simplePos x="0" y="0"/>
                <wp:positionH relativeFrom="column">
                  <wp:posOffset>2000885</wp:posOffset>
                </wp:positionH>
                <wp:positionV relativeFrom="paragraph">
                  <wp:posOffset>4325620</wp:posOffset>
                </wp:positionV>
                <wp:extent cx="880110" cy="212090"/>
                <wp:effectExtent l="0" t="0" r="0" b="0"/>
                <wp:wrapNone/>
                <wp:docPr id="52"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1209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3CE76343" w14:textId="77777777" w:rsidR="00070DB9" w:rsidRPr="009E2725" w:rsidRDefault="00070DB9" w:rsidP="00070DB9">
                            <w:pPr>
                              <w:jc w:val="center"/>
                              <w:rPr>
                                <w:rFonts w:ascii="Meiryo UI" w:eastAsia="Meiryo UI" w:hAnsi="Meiryo UI" w:cs="Meiryo UI"/>
                                <w:kern w:val="24"/>
                                <w:sz w:val="14"/>
                                <w:szCs w:val="14"/>
                                <w:eastAsianLayout w:id="-1029384439"/>
                              </w:rPr>
                            </w:pPr>
                            <w:r w:rsidRPr="009E2725">
                              <w:rPr>
                                <w:rFonts w:ascii="Meiryo UI" w:eastAsia="Meiryo UI" w:hAnsi="Meiryo UI" w:cs="Meiryo UI" w:hint="eastAsia"/>
                                <w:kern w:val="24"/>
                                <w:sz w:val="14"/>
                                <w:szCs w:val="14"/>
                                <w:eastAsianLayout w:id="-1029384438"/>
                              </w:rPr>
                              <w:t>DMS</w:t>
                            </w:r>
                            <w:r w:rsidRPr="009E2725">
                              <w:rPr>
                                <w:rFonts w:ascii="Meiryo UI" w:eastAsia="Meiryo UI" w:hAnsi="Meiryo UI" w:cs="Meiryo UI" w:hint="eastAsia"/>
                                <w:kern w:val="24"/>
                                <w:sz w:val="14"/>
                                <w:szCs w:val="14"/>
                                <w:eastAsianLayout w:id="-1029384437"/>
                              </w:rPr>
                              <w:t>モード判定</w:t>
                            </w:r>
                          </w:p>
                          <w:p w14:paraId="13D7CF7E"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36"/>
                              </w:rPr>
                            </w:pPr>
                            <w:r w:rsidRPr="00AE2925">
                              <w:rPr>
                                <w:rFonts w:ascii="Meiryo UI" w:eastAsia="Meiryo UI" w:hAnsi="Meiryo UI" w:cs="Meiryo UI" w:hint="eastAsia"/>
                                <w:color w:val="000000"/>
                                <w:kern w:val="24"/>
                                <w:sz w:val="14"/>
                                <w:szCs w:val="14"/>
                                <w:eastAsianLayout w:id="-1029384435"/>
                              </w:rPr>
                              <w:t>「</w:t>
                            </w:r>
                            <w:r w:rsidRPr="00AE2925">
                              <w:rPr>
                                <w:rFonts w:ascii="Meiryo UI" w:eastAsia="Meiryo UI" w:hAnsi="Meiryo UI" w:cs="Meiryo UI" w:hint="eastAsia"/>
                                <w:color w:val="000000"/>
                                <w:kern w:val="24"/>
                                <w:sz w:val="14"/>
                                <w:szCs w:val="14"/>
                                <w:eastAsianLayout w:id="-1029384434"/>
                              </w:rPr>
                              <w:t>Sport</w:t>
                            </w:r>
                            <w:r w:rsidRPr="00AE2925">
                              <w:rPr>
                                <w:rFonts w:ascii="Meiryo UI" w:eastAsia="Meiryo UI" w:hAnsi="Meiryo UI" w:cs="Meiryo UI" w:hint="eastAsia"/>
                                <w:color w:val="000000"/>
                                <w:kern w:val="24"/>
                                <w:sz w:val="14"/>
                                <w:szCs w:val="14"/>
                                <w:eastAsianLayout w:id="-1029384433"/>
                              </w:rPr>
                              <w:t>」</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6A9EA4A9" id="Text Box 52" o:spid="_x0000_s1275" type="#_x0000_t202" style="position:absolute;left:0;text-align:left;margin-left:157.55pt;margin-top:340.6pt;width:69.3pt;height:16.7pt;flip:x;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" fillcolor="#dae3f3" strokecolor="windowText" strokeweight=".5pt">
                <v:path arrowok="t"/>
                <v:textbox inset=".28125mm,.28125mm,.28125mm,.28125mm">
                  <w:txbxContent>
                    <w:p w14:paraId="3CE76343" w14:textId="77777777" w:rsidR="00070DB9" w:rsidRPr="009E2725" w:rsidRDefault="00070DB9" w:rsidP="00070DB9">
                      <w:pPr>
                        <w:jc w:val="center"/>
                        <w:rPr>
                          <w:rFonts w:ascii="Meiryo UI" w:eastAsia="Meiryo UI" w:hAnsi="Meiryo UI" w:cs="Meiryo UI"/>
                          <w:kern w:val="24"/>
                          <w:sz w:val="14"/>
                          <w:szCs w:val="14"/>
                          <w:eastAsianLayout w:id="-1029384439"/>
                        </w:rPr>
                      </w:pPr>
                      <w:r w:rsidRPr="009E2725">
                        <w:rPr>
                          <w:rFonts w:ascii="Meiryo UI" w:eastAsia="Meiryo UI" w:hAnsi="Meiryo UI" w:cs="Meiryo UI" w:hint="eastAsia"/>
                          <w:kern w:val="24"/>
                          <w:sz w:val="14"/>
                          <w:szCs w:val="14"/>
                          <w:eastAsianLayout w:id="-1029384438"/>
                        </w:rPr>
                        <w:t>DMS</w:t>
                      </w:r>
                      <w:r w:rsidRPr="009E2725">
                        <w:rPr>
                          <w:rFonts w:ascii="Meiryo UI" w:eastAsia="Meiryo UI" w:hAnsi="Meiryo UI" w:cs="Meiryo UI" w:hint="eastAsia"/>
                          <w:kern w:val="24"/>
                          <w:sz w:val="14"/>
                          <w:szCs w:val="14"/>
                          <w:eastAsianLayout w:id="-1029384437"/>
                        </w:rPr>
                        <w:t>モード判定</w:t>
                      </w:r>
                    </w:p>
                    <w:p w14:paraId="13D7CF7E"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36"/>
                        </w:rPr>
                      </w:pPr>
                      <w:r w:rsidRPr="00AE2925">
                        <w:rPr>
                          <w:rFonts w:ascii="Meiryo UI" w:eastAsia="Meiryo UI" w:hAnsi="Meiryo UI" w:cs="Meiryo UI" w:hint="eastAsia"/>
                          <w:color w:val="000000"/>
                          <w:kern w:val="24"/>
                          <w:sz w:val="14"/>
                          <w:szCs w:val="14"/>
                          <w:eastAsianLayout w:id="-1029384435"/>
                        </w:rPr>
                        <w:t>「</w:t>
                      </w:r>
                      <w:r w:rsidRPr="00AE2925">
                        <w:rPr>
                          <w:rFonts w:ascii="Meiryo UI" w:eastAsia="Meiryo UI" w:hAnsi="Meiryo UI" w:cs="Meiryo UI" w:hint="eastAsia"/>
                          <w:color w:val="000000"/>
                          <w:kern w:val="24"/>
                          <w:sz w:val="14"/>
                          <w:szCs w:val="14"/>
                          <w:eastAsianLayout w:id="-1029384434"/>
                        </w:rPr>
                        <w:t>Sport</w:t>
                      </w:r>
                      <w:r w:rsidRPr="00AE2925">
                        <w:rPr>
                          <w:rFonts w:ascii="Meiryo UI" w:eastAsia="Meiryo UI" w:hAnsi="Meiryo UI" w:cs="Meiryo UI" w:hint="eastAsia"/>
                          <w:color w:val="000000"/>
                          <w:kern w:val="24"/>
                          <w:sz w:val="14"/>
                          <w:szCs w:val="14"/>
                          <w:eastAsianLayout w:id="-1029384433"/>
                        </w:rPr>
                        <w:t>」</w:t>
                      </w:r>
                    </w:p>
                  </w:txbxContent>
                </v:textbox>
              </v:shape>
            </w:pict>
          </mc:Fallback>
        </mc:AlternateContent>
      </w:r>
      <w:r w:rsidR="00FB37A0" w:rsidRPr="00943EC7">
        <w:rPr>
          <w:noProof/>
        </w:rPr>
        <mc:AlternateContent>
          <mc:Choice Requires="wps">
            <w:drawing>
              <wp:anchor distT="0" distB="0" distL="114300" distR="114300" simplePos="0" relativeHeight="251783680" behindDoc="0" locked="0" layoutInCell="1" allowOverlap="1" wp14:anchorId="631FCFD8" wp14:editId="5B81EBE0">
                <wp:simplePos x="0" y="0"/>
                <wp:positionH relativeFrom="column">
                  <wp:posOffset>3050540</wp:posOffset>
                </wp:positionH>
                <wp:positionV relativeFrom="paragraph">
                  <wp:posOffset>4587875</wp:posOffset>
                </wp:positionV>
                <wp:extent cx="1304925" cy="215900"/>
                <wp:effectExtent l="0" t="0" r="0" b="0"/>
                <wp:wrapNone/>
                <wp:docPr id="51"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304925" cy="215900"/>
                        </a:xfrm>
                        <a:prstGeom prst="rect">
                          <a:avLst/>
                        </a:prstGeom>
                        <a:noFill/>
                        <a:ln w="6350" cap="flat" cmpd="sng" algn="ctr">
                          <a:noFill/>
                          <a:prstDash val="solid"/>
                          <a:miter lim="800000"/>
                        </a:ln>
                        <a:effectLst/>
                      </wps:spPr>
                      <wps:txbx>
                        <w:txbxContent>
                          <w:p w14:paraId="018A130D" w14:textId="77777777" w:rsidR="00070DB9" w:rsidRPr="009E2725" w:rsidRDefault="00070DB9" w:rsidP="00070DB9">
                            <w:pPr>
                              <w:jc w:val="center"/>
                              <w:rPr>
                                <w:rFonts w:ascii="Meiryo UI" w:eastAsia="Meiryo UI" w:hAnsi="Meiryo UI" w:cs="Meiryo UI"/>
                                <w:kern w:val="24"/>
                                <w:sz w:val="12"/>
                                <w:szCs w:val="12"/>
                                <w:eastAsianLayout w:id="-1029384432"/>
                              </w:rPr>
                            </w:pPr>
                            <w:r w:rsidRPr="009E2725">
                              <w:rPr>
                                <w:rFonts w:ascii="Meiryo UI" w:eastAsia="Meiryo UI" w:hAnsi="Meiryo UI" w:cs="Meiryo UI" w:hint="eastAsia"/>
                                <w:kern w:val="24"/>
                                <w:sz w:val="12"/>
                                <w:szCs w:val="12"/>
                                <w:eastAsianLayout w:id="-1029384448"/>
                              </w:rPr>
                              <w:t>B_DMODE/B_DMODE2</w:t>
                            </w:r>
                            <w:r w:rsidRPr="009E2725">
                              <w:rPr>
                                <w:rFonts w:ascii="Meiryo UI" w:eastAsia="Meiryo UI" w:hAnsi="Meiryo UI" w:cs="Meiryo UI" w:hint="eastAsia"/>
                                <w:kern w:val="24"/>
                                <w:sz w:val="12"/>
                                <w:szCs w:val="12"/>
                                <w:eastAsianLayout w:id="-1029384447"/>
                              </w:rPr>
                              <w:t>：</w:t>
                            </w:r>
                            <w:r w:rsidRPr="009E2725">
                              <w:rPr>
                                <w:rFonts w:ascii="Meiryo UI" w:eastAsia="Meiryo UI" w:hAnsi="Meiryo UI" w:cs="Meiryo UI" w:hint="eastAsia"/>
                                <w:kern w:val="24"/>
                                <w:sz w:val="12"/>
                                <w:szCs w:val="12"/>
                                <w:eastAsianLayout w:id="-1029384446"/>
                              </w:rPr>
                              <w:t>SPORT</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631FCFD8" id="Text Box 51" o:spid="_x0000_s1276" type="#_x0000_t202" style="position:absolute;left:0;text-align:left;margin-left:240.2pt;margin-top:361.25pt;width:102.75pt;height:17pt;flip:x;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" filled="f" stroked="f" strokeweight=".5pt">
                <v:textbox inset=".28125mm,.28125mm,.28125mm,.28125mm">
                  <w:txbxContent>
                    <w:p w14:paraId="018A130D" w14:textId="77777777" w:rsidR="00070DB9" w:rsidRPr="009E2725" w:rsidRDefault="00070DB9" w:rsidP="00070DB9">
                      <w:pPr>
                        <w:jc w:val="center"/>
                        <w:rPr>
                          <w:rFonts w:ascii="Meiryo UI" w:eastAsia="Meiryo UI" w:hAnsi="Meiryo UI" w:cs="Meiryo UI"/>
                          <w:kern w:val="24"/>
                          <w:sz w:val="12"/>
                          <w:szCs w:val="12"/>
                          <w:eastAsianLayout w:id="-1029384432"/>
                        </w:rPr>
                      </w:pPr>
                      <w:r w:rsidRPr="009E2725">
                        <w:rPr>
                          <w:rFonts w:ascii="Meiryo UI" w:eastAsia="Meiryo UI" w:hAnsi="Meiryo UI" w:cs="Meiryo UI" w:hint="eastAsia"/>
                          <w:kern w:val="24"/>
                          <w:sz w:val="12"/>
                          <w:szCs w:val="12"/>
                          <w:eastAsianLayout w:id="-1029384448"/>
                        </w:rPr>
                        <w:t>B_DMODE/B_DMODE2</w:t>
                      </w:r>
                      <w:r w:rsidRPr="009E2725">
                        <w:rPr>
                          <w:rFonts w:ascii="Meiryo UI" w:eastAsia="Meiryo UI" w:hAnsi="Meiryo UI" w:cs="Meiryo UI" w:hint="eastAsia"/>
                          <w:kern w:val="24"/>
                          <w:sz w:val="12"/>
                          <w:szCs w:val="12"/>
                          <w:eastAsianLayout w:id="-1029384447"/>
                        </w:rPr>
                        <w:t>：</w:t>
                      </w:r>
                      <w:r w:rsidRPr="009E2725">
                        <w:rPr>
                          <w:rFonts w:ascii="Meiryo UI" w:eastAsia="Meiryo UI" w:hAnsi="Meiryo UI" w:cs="Meiryo UI" w:hint="eastAsia"/>
                          <w:kern w:val="24"/>
                          <w:sz w:val="12"/>
                          <w:szCs w:val="12"/>
                          <w:eastAsianLayout w:id="-1029384446"/>
                        </w:rPr>
                        <w:t>SPORT</w:t>
                      </w:r>
                    </w:p>
                  </w:txbxContent>
                </v:textbox>
              </v:shape>
            </w:pict>
          </mc:Fallback>
        </mc:AlternateContent>
      </w:r>
      <w:r w:rsidR="00FB37A0" w:rsidRPr="00943EC7">
        <w:rPr>
          <w:noProof/>
        </w:rPr>
        <mc:AlternateContent>
          <mc:Choice Requires="wps">
            <w:drawing>
              <wp:anchor distT="0" distB="0" distL="114300" distR="114300" simplePos="0" relativeHeight="251784704" behindDoc="0" locked="0" layoutInCell="1" allowOverlap="1" wp14:anchorId="56757340" wp14:editId="78B07D8E">
                <wp:simplePos x="0" y="0"/>
                <wp:positionH relativeFrom="column">
                  <wp:posOffset>4061460</wp:posOffset>
                </wp:positionH>
                <wp:positionV relativeFrom="paragraph">
                  <wp:posOffset>5204460</wp:posOffset>
                </wp:positionV>
                <wp:extent cx="880110" cy="212090"/>
                <wp:effectExtent l="0" t="0" r="0" b="0"/>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1209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6F7A83B0" w14:textId="77777777" w:rsidR="00070DB9" w:rsidRPr="009E2725" w:rsidRDefault="00070DB9" w:rsidP="00070DB9">
                            <w:pPr>
                              <w:jc w:val="center"/>
                              <w:rPr>
                                <w:rFonts w:ascii="Meiryo UI" w:eastAsia="Meiryo UI" w:hAnsi="Meiryo UI" w:cs="Meiryo UI"/>
                                <w:kern w:val="24"/>
                                <w:sz w:val="14"/>
                                <w:szCs w:val="14"/>
                                <w:eastAsianLayout w:id="-1029384445"/>
                              </w:rPr>
                            </w:pPr>
                            <w:r w:rsidRPr="009E2725">
                              <w:rPr>
                                <w:rFonts w:ascii="Meiryo UI" w:eastAsia="Meiryo UI" w:hAnsi="Meiryo UI" w:cs="Meiryo UI" w:hint="eastAsia"/>
                                <w:kern w:val="24"/>
                                <w:sz w:val="14"/>
                                <w:szCs w:val="14"/>
                                <w:eastAsianLayout w:id="-1029384444"/>
                              </w:rPr>
                              <w:t>DMS</w:t>
                            </w:r>
                            <w:r w:rsidRPr="009E2725">
                              <w:rPr>
                                <w:rFonts w:ascii="Meiryo UI" w:eastAsia="Meiryo UI" w:hAnsi="Meiryo UI" w:cs="Meiryo UI" w:hint="eastAsia"/>
                                <w:kern w:val="24"/>
                                <w:sz w:val="14"/>
                                <w:szCs w:val="14"/>
                                <w:eastAsianLayout w:id="-1029384443"/>
                              </w:rPr>
                              <w:t>「</w:t>
                            </w:r>
                            <w:r w:rsidRPr="009E2725">
                              <w:rPr>
                                <w:rFonts w:ascii="Meiryo UI" w:eastAsia="Meiryo UI" w:hAnsi="Meiryo UI" w:cs="Meiryo UI" w:hint="eastAsia"/>
                                <w:kern w:val="24"/>
                                <w:sz w:val="14"/>
                                <w:szCs w:val="14"/>
                                <w:eastAsianLayout w:id="-1029384442"/>
                              </w:rPr>
                              <w:t>Sport</w:t>
                            </w:r>
                            <w:r w:rsidRPr="009E2725">
                              <w:rPr>
                                <w:rFonts w:ascii="Meiryo UI" w:eastAsia="Meiryo UI" w:hAnsi="Meiryo UI" w:cs="Meiryo UI" w:hint="eastAsia"/>
                                <w:kern w:val="24"/>
                                <w:sz w:val="14"/>
                                <w:szCs w:val="14"/>
                                <w:eastAsianLayout w:id="-1029384441"/>
                              </w:rPr>
                              <w:t>」</w:t>
                            </w:r>
                          </w:p>
                          <w:p w14:paraId="4A1AECB0"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40"/>
                              </w:rPr>
                            </w:pPr>
                            <w:r w:rsidRPr="00AE2925">
                              <w:rPr>
                                <w:rFonts w:ascii="Meiryo UI" w:eastAsia="Meiryo UI" w:hAnsi="Meiryo UI" w:cs="Meiryo UI" w:hint="eastAsia"/>
                                <w:color w:val="000000"/>
                                <w:kern w:val="24"/>
                                <w:sz w:val="14"/>
                                <w:szCs w:val="14"/>
                                <w:eastAsianLayout w:id="-1029384439"/>
                              </w:rPr>
                              <w:t>表示</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56757340" id="Text Box 50" o:spid="_x0000_s1277" type="#_x0000_t202" style="position:absolute;left:0;text-align:left;margin-left:319.8pt;margin-top:409.8pt;width:69.3pt;height:16.7pt;flip:x;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" fillcolor="#dae3f3" strokecolor="windowText" strokeweight=".5pt">
                <v:path arrowok="t"/>
                <v:textbox inset=".28125mm,.28125mm,.28125mm,.28125mm">
                  <w:txbxContent>
                    <w:p w14:paraId="6F7A83B0" w14:textId="77777777" w:rsidR="00070DB9" w:rsidRPr="009E2725" w:rsidRDefault="00070DB9" w:rsidP="00070DB9">
                      <w:pPr>
                        <w:jc w:val="center"/>
                        <w:rPr>
                          <w:rFonts w:ascii="Meiryo UI" w:eastAsia="Meiryo UI" w:hAnsi="Meiryo UI" w:cs="Meiryo UI"/>
                          <w:kern w:val="24"/>
                          <w:sz w:val="14"/>
                          <w:szCs w:val="14"/>
                          <w:eastAsianLayout w:id="-1029384445"/>
                        </w:rPr>
                      </w:pPr>
                      <w:r w:rsidRPr="009E2725">
                        <w:rPr>
                          <w:rFonts w:ascii="Meiryo UI" w:eastAsia="Meiryo UI" w:hAnsi="Meiryo UI" w:cs="Meiryo UI" w:hint="eastAsia"/>
                          <w:kern w:val="24"/>
                          <w:sz w:val="14"/>
                          <w:szCs w:val="14"/>
                          <w:eastAsianLayout w:id="-1029384444"/>
                        </w:rPr>
                        <w:t>DMS</w:t>
                      </w:r>
                      <w:r w:rsidRPr="009E2725">
                        <w:rPr>
                          <w:rFonts w:ascii="Meiryo UI" w:eastAsia="Meiryo UI" w:hAnsi="Meiryo UI" w:cs="Meiryo UI" w:hint="eastAsia"/>
                          <w:kern w:val="24"/>
                          <w:sz w:val="14"/>
                          <w:szCs w:val="14"/>
                          <w:eastAsianLayout w:id="-1029384443"/>
                        </w:rPr>
                        <w:t>「</w:t>
                      </w:r>
                      <w:r w:rsidRPr="009E2725">
                        <w:rPr>
                          <w:rFonts w:ascii="Meiryo UI" w:eastAsia="Meiryo UI" w:hAnsi="Meiryo UI" w:cs="Meiryo UI" w:hint="eastAsia"/>
                          <w:kern w:val="24"/>
                          <w:sz w:val="14"/>
                          <w:szCs w:val="14"/>
                          <w:eastAsianLayout w:id="-1029384442"/>
                        </w:rPr>
                        <w:t>Sport</w:t>
                      </w:r>
                      <w:r w:rsidRPr="009E2725">
                        <w:rPr>
                          <w:rFonts w:ascii="Meiryo UI" w:eastAsia="Meiryo UI" w:hAnsi="Meiryo UI" w:cs="Meiryo UI" w:hint="eastAsia"/>
                          <w:kern w:val="24"/>
                          <w:sz w:val="14"/>
                          <w:szCs w:val="14"/>
                          <w:eastAsianLayout w:id="-1029384441"/>
                        </w:rPr>
                        <w:t>」</w:t>
                      </w:r>
                    </w:p>
                    <w:p w14:paraId="4A1AECB0" w14:textId="77777777" w:rsidR="00070DB9" w:rsidRPr="00AE2925" w:rsidRDefault="00070DB9" w:rsidP="00070DB9">
                      <w:pPr>
                        <w:jc w:val="center"/>
                        <w:rPr>
                          <w:rFonts w:ascii="Meiryo UI" w:eastAsia="Meiryo UI" w:hAnsi="Meiryo UI" w:cs="Meiryo UI" w:hint="eastAsia"/>
                          <w:color w:val="000000"/>
                          <w:kern w:val="24"/>
                          <w:sz w:val="14"/>
                          <w:szCs w:val="14"/>
                          <w:eastAsianLayout w:id="-1029384440"/>
                        </w:rPr>
                      </w:pPr>
                      <w:r w:rsidRPr="00AE2925">
                        <w:rPr>
                          <w:rFonts w:ascii="Meiryo UI" w:eastAsia="Meiryo UI" w:hAnsi="Meiryo UI" w:cs="Meiryo UI" w:hint="eastAsia"/>
                          <w:color w:val="000000"/>
                          <w:kern w:val="24"/>
                          <w:sz w:val="14"/>
                          <w:szCs w:val="14"/>
                          <w:eastAsianLayout w:id="-1029384439"/>
                        </w:rPr>
                        <w:t>表示</w:t>
                      </w:r>
                    </w:p>
                  </w:txbxContent>
                </v:textbox>
              </v:shape>
            </w:pict>
          </mc:Fallback>
        </mc:AlternateContent>
      </w:r>
      <w:r w:rsidR="00FB37A0" w:rsidRPr="00943EC7">
        <w:rPr>
          <w:noProof/>
        </w:rPr>
        <mc:AlternateContent>
          <mc:Choice Requires="wps">
            <w:drawing>
              <wp:anchor distT="0" distB="0" distL="114299" distR="114299" simplePos="0" relativeHeight="251792896" behindDoc="0" locked="0" layoutInCell="1" allowOverlap="1" wp14:anchorId="72D339A9" wp14:editId="2E82B03C">
                <wp:simplePos x="0" y="0"/>
                <wp:positionH relativeFrom="column">
                  <wp:posOffset>5448934</wp:posOffset>
                </wp:positionH>
                <wp:positionV relativeFrom="paragraph">
                  <wp:posOffset>2899410</wp:posOffset>
                </wp:positionV>
                <wp:extent cx="0" cy="3528060"/>
                <wp:effectExtent l="95250" t="38100" r="38100" b="3429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528060"/>
                        </a:xfrm>
                        <a:prstGeom prst="straightConnector1">
                          <a:avLst/>
                        </a:prstGeom>
                        <a:noFill/>
                        <a:ln w="6350" cap="flat" cmpd="sng" algn="ctr">
                          <a:solidFill>
                            <a:sysClr val="windowText" lastClr="000000"/>
                          </a:solidFill>
                          <a:prstDash val="solid"/>
                          <a:miter lim="800000"/>
                          <a:headEnd type="arrow"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493EAB3B" id="Straight Arrow Connector 49" o:spid="_x0000_s1026" type="#_x0000_t32" style="position:absolute;margin-left:429.05pt;margin-top:228.3pt;width:0;height:277.8pt;z-index:251792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" strokecolor="windowText" strokeweight=".5pt">
                <v:stroke startarrow="open" endarrow="open" joinstyle="miter"/>
                <o:lock v:ext="edit" shapetype="f"/>
              </v:shape>
            </w:pict>
          </mc:Fallback>
        </mc:AlternateContent>
      </w:r>
      <w:r w:rsidR="00FB37A0" w:rsidRPr="00943EC7">
        <w:rPr>
          <w:noProof/>
        </w:rPr>
        <mc:AlternateContent>
          <mc:Choice Requires="wps">
            <w:drawing>
              <wp:anchor distT="4294967295" distB="4294967295" distL="114300" distR="114300" simplePos="0" relativeHeight="251793920" behindDoc="0" locked="0" layoutInCell="1" allowOverlap="1" wp14:anchorId="2C57F950" wp14:editId="385C5F21">
                <wp:simplePos x="0" y="0"/>
                <wp:positionH relativeFrom="column">
                  <wp:posOffset>4528185</wp:posOffset>
                </wp:positionH>
                <wp:positionV relativeFrom="paragraph">
                  <wp:posOffset>3880484</wp:posOffset>
                </wp:positionV>
                <wp:extent cx="864235" cy="0"/>
                <wp:effectExtent l="0" t="0" r="0" b="0"/>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64235" cy="0"/>
                        </a:xfrm>
                        <a:prstGeom prst="straightConnector1">
                          <a:avLst/>
                        </a:prstGeom>
                        <a:noFill/>
                        <a:ln w="6350" cap="flat" cmpd="sng" algn="ctr">
                          <a:solidFill>
                            <a:sysClr val="windowText" lastClr="000000"/>
                          </a:solidFill>
                          <a:prstDash val="dash"/>
                          <a:miter lim="800000"/>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547D799" id="Straight Arrow Connector 48" o:spid="_x0000_s1026" type="#_x0000_t32" style="position:absolute;margin-left:356.55pt;margin-top:305.55pt;width:68.05pt;height:0;flip:y;z-index:251793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" strokecolor="windowText" strokeweight=".5pt">
                <v:stroke dashstyle="dash" joinstyle="miter"/>
                <o:lock v:ext="edit" shapetype="f"/>
              </v:shape>
            </w:pict>
          </mc:Fallback>
        </mc:AlternateContent>
      </w:r>
      <w:r w:rsidR="00FB37A0" w:rsidRPr="00943EC7">
        <w:rPr>
          <w:noProof/>
        </w:rPr>
        <mc:AlternateContent>
          <mc:Choice Requires="wps">
            <w:drawing>
              <wp:anchor distT="0" distB="0" distL="114300" distR="114300" simplePos="0" relativeHeight="251795968" behindDoc="0" locked="0" layoutInCell="1" allowOverlap="1" wp14:anchorId="460441B6" wp14:editId="084276D5">
                <wp:simplePos x="0" y="0"/>
                <wp:positionH relativeFrom="column">
                  <wp:posOffset>3070225</wp:posOffset>
                </wp:positionH>
                <wp:positionV relativeFrom="paragraph">
                  <wp:posOffset>4816475</wp:posOffset>
                </wp:positionV>
                <wp:extent cx="1334135" cy="156845"/>
                <wp:effectExtent l="0" t="0" r="0" b="0"/>
                <wp:wrapNone/>
                <wp:docPr id="47"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334135" cy="156845"/>
                        </a:xfrm>
                        <a:prstGeom prst="rect">
                          <a:avLst/>
                        </a:prstGeom>
                        <a:noFill/>
                        <a:ln w="6350" cap="flat" cmpd="sng" algn="ctr">
                          <a:noFill/>
                          <a:prstDash val="solid"/>
                          <a:miter lim="800000"/>
                        </a:ln>
                        <a:effectLst/>
                      </wps:spPr>
                      <wps:txbx>
                        <w:txbxContent>
                          <w:p w14:paraId="6DF4E853" w14:textId="77777777" w:rsidR="00070DB9" w:rsidRPr="009E2725" w:rsidRDefault="00070DB9" w:rsidP="00070DB9">
                            <w:pPr>
                              <w:jc w:val="center"/>
                              <w:rPr>
                                <w:rFonts w:ascii="Meiryo UI" w:eastAsia="Meiryo UI" w:hAnsi="Meiryo UI" w:cs="Meiryo UI"/>
                                <w:kern w:val="24"/>
                                <w:sz w:val="12"/>
                                <w:szCs w:val="12"/>
                                <w:eastAsianLayout w:id="-1029384441"/>
                              </w:rPr>
                            </w:pPr>
                            <w:r w:rsidRPr="009E2725">
                              <w:rPr>
                                <w:rFonts w:ascii="Meiryo UI" w:eastAsia="Meiryo UI" w:hAnsi="Meiryo UI" w:cs="Meiryo UI" w:hint="eastAsia"/>
                                <w:kern w:val="24"/>
                                <w:sz w:val="12"/>
                                <w:szCs w:val="12"/>
                                <w:eastAsianLayout w:id="-1029384440"/>
                              </w:rPr>
                              <w:t>PW</w:t>
                            </w:r>
                            <w:r w:rsidRPr="009E2725">
                              <w:rPr>
                                <w:rFonts w:ascii="Meiryo UI" w:eastAsia="Meiryo UI" w:hAnsi="Meiryo UI" w:cs="Meiryo UI" w:hint="eastAsia"/>
                                <w:kern w:val="24"/>
                                <w:sz w:val="12"/>
                                <w:szCs w:val="12"/>
                                <w:eastAsianLayout w:id="-1029384439"/>
                              </w:rPr>
                              <w:t>_MD_SW:</w:t>
                            </w:r>
                            <w:r w:rsidRPr="009E2725">
                              <w:rPr>
                                <w:rFonts w:ascii="Meiryo UI" w:eastAsia="Meiryo UI" w:hAnsi="Meiryo UI" w:cs="Meiryo UI" w:hint="eastAsia"/>
                                <w:kern w:val="24"/>
                                <w:sz w:val="12"/>
                                <w:szCs w:val="12"/>
                                <w:eastAsianLayout w:id="-1029384438"/>
                              </w:rPr>
                              <w:t>操作無し</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460441B6" id="Text Box 47" o:spid="_x0000_s1278" type="#_x0000_t202" style="position:absolute;left:0;text-align:left;margin-left:241.75pt;margin-top:379.25pt;width:105.05pt;height:12.35pt;flip:x;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" filled="f" stroked="f" strokeweight=".5pt">
                <v:textbox inset=".28125mm,.28125mm,.28125mm,.28125mm">
                  <w:txbxContent>
                    <w:p w14:paraId="6DF4E853" w14:textId="77777777" w:rsidR="00070DB9" w:rsidRPr="009E2725" w:rsidRDefault="00070DB9" w:rsidP="00070DB9">
                      <w:pPr>
                        <w:jc w:val="center"/>
                        <w:rPr>
                          <w:rFonts w:ascii="Meiryo UI" w:eastAsia="Meiryo UI" w:hAnsi="Meiryo UI" w:cs="Meiryo UI"/>
                          <w:kern w:val="24"/>
                          <w:sz w:val="12"/>
                          <w:szCs w:val="12"/>
                          <w:eastAsianLayout w:id="-1029384441"/>
                        </w:rPr>
                      </w:pPr>
                      <w:r w:rsidRPr="009E2725">
                        <w:rPr>
                          <w:rFonts w:ascii="Meiryo UI" w:eastAsia="Meiryo UI" w:hAnsi="Meiryo UI" w:cs="Meiryo UI" w:hint="eastAsia"/>
                          <w:kern w:val="24"/>
                          <w:sz w:val="12"/>
                          <w:szCs w:val="12"/>
                          <w:eastAsianLayout w:id="-1029384440"/>
                        </w:rPr>
                        <w:t>PW</w:t>
                      </w:r>
                      <w:r w:rsidRPr="009E2725">
                        <w:rPr>
                          <w:rFonts w:ascii="Meiryo UI" w:eastAsia="Meiryo UI" w:hAnsi="Meiryo UI" w:cs="Meiryo UI" w:hint="eastAsia"/>
                          <w:kern w:val="24"/>
                          <w:sz w:val="12"/>
                          <w:szCs w:val="12"/>
                          <w:eastAsianLayout w:id="-1029384439"/>
                        </w:rPr>
                        <w:t>_MD_SW:</w:t>
                      </w:r>
                      <w:r w:rsidRPr="009E2725">
                        <w:rPr>
                          <w:rFonts w:ascii="Meiryo UI" w:eastAsia="Meiryo UI" w:hAnsi="Meiryo UI" w:cs="Meiryo UI" w:hint="eastAsia"/>
                          <w:kern w:val="24"/>
                          <w:sz w:val="12"/>
                          <w:szCs w:val="12"/>
                          <w:eastAsianLayout w:id="-1029384438"/>
                        </w:rPr>
                        <w:t>操作無し</w:t>
                      </w:r>
                    </w:p>
                  </w:txbxContent>
                </v:textbox>
              </v:shape>
            </w:pict>
          </mc:Fallback>
        </mc:AlternateContent>
      </w:r>
      <w:r w:rsidR="00FB37A0" w:rsidRPr="00943EC7">
        <w:rPr>
          <w:noProof/>
        </w:rPr>
        <mc:AlternateContent>
          <mc:Choice Requires="wps">
            <w:drawing>
              <wp:anchor distT="0" distB="0" distL="114300" distR="114300" simplePos="0" relativeHeight="251796992" behindDoc="0" locked="0" layoutInCell="1" allowOverlap="1" wp14:anchorId="2C59C02E" wp14:editId="0216DDD6">
                <wp:simplePos x="0" y="0"/>
                <wp:positionH relativeFrom="column">
                  <wp:posOffset>4510405</wp:posOffset>
                </wp:positionH>
                <wp:positionV relativeFrom="paragraph">
                  <wp:posOffset>4385945</wp:posOffset>
                </wp:positionV>
                <wp:extent cx="7620" cy="18415"/>
                <wp:effectExtent l="0" t="0" r="11430" b="63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20" cy="18415"/>
                        </a:xfrm>
                        <a:prstGeom prst="straightConnector1">
                          <a:avLst/>
                        </a:prstGeom>
                        <a:noFill/>
                        <a:ln w="6350" cap="flat" cmpd="sng" algn="ctr">
                          <a:solidFill>
                            <a:sysClr val="windowText" lastClr="000000"/>
                          </a:solidFill>
                          <a:prstDash val="dash"/>
                          <a:miter lim="800000"/>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F8920C9" id="Straight Arrow Connector 46" o:spid="_x0000_s1026" type="#_x0000_t32" style="position:absolute;margin-left:355.15pt;margin-top:345.35pt;width:.6pt;height:1.4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" strokecolor="windowText" strokeweight=".5pt">
                <v:stroke dashstyle="dash" joinstyle="miter"/>
                <o:lock v:ext="edit" shapetype="f"/>
              </v:shape>
            </w:pict>
          </mc:Fallback>
        </mc:AlternateContent>
      </w:r>
      <w:r w:rsidR="00FB37A0" w:rsidRPr="00943EC7">
        <w:rPr>
          <w:noProof/>
        </w:rPr>
        <mc:AlternateContent>
          <mc:Choice Requires="wps">
            <w:drawing>
              <wp:anchor distT="0" distB="0" distL="114300" distR="114300" simplePos="0" relativeHeight="251799040" behindDoc="0" locked="0" layoutInCell="1" allowOverlap="1" wp14:anchorId="0A2E6F1E" wp14:editId="12585B6A">
                <wp:simplePos x="0" y="0"/>
                <wp:positionH relativeFrom="column">
                  <wp:posOffset>2911475</wp:posOffset>
                </wp:positionH>
                <wp:positionV relativeFrom="paragraph">
                  <wp:posOffset>5393055</wp:posOffset>
                </wp:positionV>
                <wp:extent cx="1559560" cy="215900"/>
                <wp:effectExtent l="0" t="0" r="0" b="0"/>
                <wp:wrapNone/>
                <wp:docPr id="45"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559560" cy="215900"/>
                        </a:xfrm>
                        <a:prstGeom prst="rect">
                          <a:avLst/>
                        </a:prstGeom>
                        <a:noFill/>
                        <a:ln w="6350" cap="flat" cmpd="sng" algn="ctr">
                          <a:noFill/>
                          <a:prstDash val="solid"/>
                          <a:miter lim="800000"/>
                        </a:ln>
                        <a:effectLst/>
                      </wps:spPr>
                      <wps:txbx>
                        <w:txbxContent>
                          <w:p w14:paraId="75485B49" w14:textId="77777777" w:rsidR="00070DB9" w:rsidRPr="009E2725" w:rsidRDefault="00070DB9" w:rsidP="00070DB9">
                            <w:pPr>
                              <w:jc w:val="center"/>
                              <w:rPr>
                                <w:rFonts w:ascii="Meiryo UI" w:eastAsia="Meiryo UI" w:hAnsi="Meiryo UI" w:cs="Meiryo UI"/>
                                <w:kern w:val="24"/>
                                <w:sz w:val="12"/>
                                <w:szCs w:val="12"/>
                                <w:eastAsianLayout w:id="-1029384433"/>
                              </w:rPr>
                            </w:pPr>
                            <w:r w:rsidRPr="009E2725">
                              <w:rPr>
                                <w:rFonts w:ascii="Meiryo UI" w:eastAsia="Meiryo UI" w:hAnsi="Meiryo UI" w:cs="Meiryo UI" w:hint="eastAsia"/>
                                <w:kern w:val="24"/>
                                <w:sz w:val="12"/>
                                <w:szCs w:val="12"/>
                                <w:eastAsianLayout w:id="-1029384432"/>
                              </w:rPr>
                              <w:t>B_DMODE/B_DMODE2</w:t>
                            </w:r>
                            <w:r w:rsidRPr="009E2725">
                              <w:rPr>
                                <w:rFonts w:ascii="Meiryo UI" w:eastAsia="Meiryo UI" w:hAnsi="Meiryo UI" w:cs="Meiryo UI" w:hint="eastAsia"/>
                                <w:kern w:val="24"/>
                                <w:sz w:val="12"/>
                                <w:szCs w:val="12"/>
                                <w:eastAsianLayout w:id="-1029384448"/>
                              </w:rPr>
                              <w:t>：</w:t>
                            </w:r>
                            <w:r w:rsidRPr="009E2725">
                              <w:rPr>
                                <w:rFonts w:ascii="Meiryo UI" w:eastAsia="Meiryo UI" w:hAnsi="Meiryo UI" w:cs="Meiryo UI" w:hint="eastAsia"/>
                                <w:kern w:val="24"/>
                                <w:sz w:val="12"/>
                                <w:szCs w:val="12"/>
                                <w:eastAsianLayout w:id="-1029384447"/>
                              </w:rPr>
                              <w:t>SPORT</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0A2E6F1E" id="Text Box 45" o:spid="_x0000_s1279" type="#_x0000_t202" style="position:absolute;left:0;text-align:left;margin-left:229.25pt;margin-top:424.65pt;width:122.8pt;height:17pt;flip:x;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" filled="f" stroked="f" strokeweight=".5pt">
                <v:textbox inset=".28125mm,.28125mm,.28125mm,.28125mm">
                  <w:txbxContent>
                    <w:p w14:paraId="75485B49" w14:textId="77777777" w:rsidR="00070DB9" w:rsidRPr="009E2725" w:rsidRDefault="00070DB9" w:rsidP="00070DB9">
                      <w:pPr>
                        <w:jc w:val="center"/>
                        <w:rPr>
                          <w:rFonts w:ascii="Meiryo UI" w:eastAsia="Meiryo UI" w:hAnsi="Meiryo UI" w:cs="Meiryo UI"/>
                          <w:kern w:val="24"/>
                          <w:sz w:val="12"/>
                          <w:szCs w:val="12"/>
                          <w:eastAsianLayout w:id="-1029384433"/>
                        </w:rPr>
                      </w:pPr>
                      <w:r w:rsidRPr="009E2725">
                        <w:rPr>
                          <w:rFonts w:ascii="Meiryo UI" w:eastAsia="Meiryo UI" w:hAnsi="Meiryo UI" w:cs="Meiryo UI" w:hint="eastAsia"/>
                          <w:kern w:val="24"/>
                          <w:sz w:val="12"/>
                          <w:szCs w:val="12"/>
                          <w:eastAsianLayout w:id="-1029384432"/>
                        </w:rPr>
                        <w:t>B_DMODE/B_DMODE2</w:t>
                      </w:r>
                      <w:r w:rsidRPr="009E2725">
                        <w:rPr>
                          <w:rFonts w:ascii="Meiryo UI" w:eastAsia="Meiryo UI" w:hAnsi="Meiryo UI" w:cs="Meiryo UI" w:hint="eastAsia"/>
                          <w:kern w:val="24"/>
                          <w:sz w:val="12"/>
                          <w:szCs w:val="12"/>
                          <w:eastAsianLayout w:id="-1029384448"/>
                        </w:rPr>
                        <w:t>：</w:t>
                      </w:r>
                      <w:r w:rsidRPr="009E2725">
                        <w:rPr>
                          <w:rFonts w:ascii="Meiryo UI" w:eastAsia="Meiryo UI" w:hAnsi="Meiryo UI" w:cs="Meiryo UI" w:hint="eastAsia"/>
                          <w:kern w:val="24"/>
                          <w:sz w:val="12"/>
                          <w:szCs w:val="12"/>
                          <w:eastAsianLayout w:id="-1029384447"/>
                        </w:rPr>
                        <w:t>SPORT</w:t>
                      </w:r>
                    </w:p>
                  </w:txbxContent>
                </v:textbox>
              </v:shape>
            </w:pict>
          </mc:Fallback>
        </mc:AlternateContent>
      </w:r>
      <w:r w:rsidR="00FB37A0" w:rsidRPr="00943EC7">
        <w:rPr>
          <w:noProof/>
        </w:rPr>
        <mc:AlternateContent>
          <mc:Choice Requires="wps">
            <w:drawing>
              <wp:anchor distT="0" distB="0" distL="114299" distR="114299" simplePos="0" relativeHeight="251800064" behindDoc="0" locked="0" layoutInCell="1" allowOverlap="1" wp14:anchorId="32699389" wp14:editId="23226523">
                <wp:simplePos x="0" y="0"/>
                <wp:positionH relativeFrom="column">
                  <wp:posOffset>5265419</wp:posOffset>
                </wp:positionH>
                <wp:positionV relativeFrom="paragraph">
                  <wp:posOffset>3887470</wp:posOffset>
                </wp:positionV>
                <wp:extent cx="0" cy="1080135"/>
                <wp:effectExtent l="95250" t="38100" r="38100" b="4381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1080135"/>
                        </a:xfrm>
                        <a:prstGeom prst="straightConnector1">
                          <a:avLst/>
                        </a:prstGeom>
                        <a:noFill/>
                        <a:ln w="6350" cap="flat" cmpd="sng" algn="ctr">
                          <a:solidFill>
                            <a:sysClr val="windowText" lastClr="000000"/>
                          </a:solidFill>
                          <a:prstDash val="solid"/>
                          <a:miter lim="800000"/>
                          <a:headEnd type="arrow" w="med" len="med"/>
                          <a:tailEnd type="arrow" w="med" len="med"/>
                        </a:ln>
                        <a:effectLst/>
                      </wps:spPr>
                      <wps:bodyPr/>
                    </wps:wsp>
                  </a:graphicData>
                </a:graphic>
                <wp14:sizeRelH relativeFrom="page">
                  <wp14:pctWidth>0</wp14:pctWidth>
                </wp14:sizeRelH>
                <wp14:sizeRelV relativeFrom="page">
                  <wp14:pctHeight>0</wp14:pctHeight>
                </wp14:sizeRelV>
              </wp:anchor>
            </w:drawing>
          </mc:Choice>
          <mc:Fallback>
            <w:pict>
              <v:shape w14:anchorId="43410E7D" id="Straight Arrow Connector 44" o:spid="_x0000_s1026" type="#_x0000_t32" style="position:absolute;margin-left:414.6pt;margin-top:306.1pt;width:0;height:85.05pt;flip:x;z-index:2518000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" strokecolor="windowText" strokeweight=".5pt">
                <v:stroke startarrow="open" endarrow="open" joinstyle="miter"/>
                <o:lock v:ext="edit" shapetype="f"/>
              </v:shape>
            </w:pict>
          </mc:Fallback>
        </mc:AlternateContent>
      </w:r>
      <w:r w:rsidR="00FB37A0" w:rsidRPr="00943EC7">
        <w:rPr>
          <w:noProof/>
        </w:rPr>
        <mc:AlternateContent>
          <mc:Choice Requires="wps">
            <w:drawing>
              <wp:anchor distT="4294967295" distB="4294967295" distL="114300" distR="114300" simplePos="0" relativeHeight="251801088" behindDoc="0" locked="0" layoutInCell="1" allowOverlap="1" wp14:anchorId="174DCD1B" wp14:editId="2FCAED96">
                <wp:simplePos x="0" y="0"/>
                <wp:positionH relativeFrom="column">
                  <wp:posOffset>4529455</wp:posOffset>
                </wp:positionH>
                <wp:positionV relativeFrom="paragraph">
                  <wp:posOffset>4975859</wp:posOffset>
                </wp:positionV>
                <wp:extent cx="828040" cy="0"/>
                <wp:effectExtent l="0" t="0" r="0" b="0"/>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8040" cy="0"/>
                        </a:xfrm>
                        <a:prstGeom prst="straightConnector1">
                          <a:avLst/>
                        </a:prstGeom>
                        <a:noFill/>
                        <a:ln w="6350" cap="flat" cmpd="sng" algn="ctr">
                          <a:solidFill>
                            <a:sysClr val="windowText" lastClr="000000"/>
                          </a:solidFill>
                          <a:prstDash val="dash"/>
                          <a:miter lim="800000"/>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12E222BB" id="Straight Arrow Connector 43" o:spid="_x0000_s1026" type="#_x0000_t32" style="position:absolute;margin-left:356.65pt;margin-top:391.8pt;width:65.2pt;height:0;flip:y;z-index:2518010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" strokecolor="windowText" strokeweight=".5pt">
                <v:stroke dashstyle="dash" joinstyle="miter"/>
                <o:lock v:ext="edit" shapetype="f"/>
              </v:shape>
            </w:pict>
          </mc:Fallback>
        </mc:AlternateContent>
      </w:r>
      <w:r w:rsidR="00FB37A0" w:rsidRPr="00943EC7">
        <w:rPr>
          <w:noProof/>
        </w:rPr>
        <mc:AlternateContent>
          <mc:Choice Requires="wps">
            <w:drawing>
              <wp:anchor distT="0" distB="0" distL="114300" distR="114300" simplePos="0" relativeHeight="251803136" behindDoc="0" locked="0" layoutInCell="1" allowOverlap="1" wp14:anchorId="1EC25296" wp14:editId="49D65674">
                <wp:simplePos x="0" y="0"/>
                <wp:positionH relativeFrom="column">
                  <wp:posOffset>3148965</wp:posOffset>
                </wp:positionH>
                <wp:positionV relativeFrom="paragraph">
                  <wp:posOffset>6294120</wp:posOffset>
                </wp:positionV>
                <wp:extent cx="1327785" cy="194945"/>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327785" cy="194945"/>
                        </a:xfrm>
                        <a:prstGeom prst="rect">
                          <a:avLst/>
                        </a:prstGeom>
                        <a:noFill/>
                        <a:ln w="6350" cap="flat" cmpd="sng" algn="ctr">
                          <a:noFill/>
                          <a:prstDash val="solid"/>
                          <a:miter lim="800000"/>
                        </a:ln>
                        <a:effectLst/>
                      </wps:spPr>
                      <wps:txbx>
                        <w:txbxContent>
                          <w:p w14:paraId="67A140B5" w14:textId="77777777" w:rsidR="00070DB9" w:rsidRPr="009E2725" w:rsidRDefault="00070DB9" w:rsidP="00070DB9">
                            <w:pPr>
                              <w:jc w:val="cente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DM_AVN_D:</w:t>
                            </w:r>
                            <w:r w:rsidRPr="009E2725">
                              <w:rPr>
                                <w:rFonts w:ascii="Meiryo UI" w:eastAsia="Meiryo UI" w:hAnsi="Meiryo UI" w:cs="Meiryo UI" w:hint="eastAsia"/>
                                <w:kern w:val="24"/>
                                <w:sz w:val="12"/>
                                <w:szCs w:val="12"/>
                                <w:eastAsianLayout w:id="-1029384442"/>
                              </w:rPr>
                              <w:t>非表示</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1EC25296" id="Text Box 42" o:spid="_x0000_s1280" type="#_x0000_t202" style="position:absolute;left:0;text-align:left;margin-left:247.95pt;margin-top:495.6pt;width:104.55pt;height:15.35pt;flip:x;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" filled="f" stroked="f" strokeweight=".5pt">
                <v:textbox inset=".28125mm,.28125mm,.28125mm,.28125mm">
                  <w:txbxContent>
                    <w:p w14:paraId="67A140B5" w14:textId="77777777" w:rsidR="00070DB9" w:rsidRPr="009E2725" w:rsidRDefault="00070DB9" w:rsidP="00070DB9">
                      <w:pPr>
                        <w:jc w:val="cente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DM_AVN_D:</w:t>
                      </w:r>
                      <w:r w:rsidRPr="009E2725">
                        <w:rPr>
                          <w:rFonts w:ascii="Meiryo UI" w:eastAsia="Meiryo UI" w:hAnsi="Meiryo UI" w:cs="Meiryo UI" w:hint="eastAsia"/>
                          <w:kern w:val="24"/>
                          <w:sz w:val="12"/>
                          <w:szCs w:val="12"/>
                          <w:eastAsianLayout w:id="-1029384442"/>
                        </w:rPr>
                        <w:t>非表示</w:t>
                      </w:r>
                    </w:p>
                  </w:txbxContent>
                </v:textbox>
              </v:shape>
            </w:pict>
          </mc:Fallback>
        </mc:AlternateContent>
      </w:r>
      <w:r w:rsidR="00FB37A0" w:rsidRPr="00943EC7">
        <w:rPr>
          <w:noProof/>
        </w:rPr>
        <mc:AlternateContent>
          <mc:Choice Requires="wps">
            <w:drawing>
              <wp:anchor distT="0" distB="0" distL="114300" distR="114300" simplePos="0" relativeHeight="251804160" behindDoc="0" locked="0" layoutInCell="1" allowOverlap="1" wp14:anchorId="1FE70CCD" wp14:editId="67291A1B">
                <wp:simplePos x="0" y="0"/>
                <wp:positionH relativeFrom="column">
                  <wp:posOffset>4090035</wp:posOffset>
                </wp:positionH>
                <wp:positionV relativeFrom="paragraph">
                  <wp:posOffset>5957570</wp:posOffset>
                </wp:positionV>
                <wp:extent cx="880110" cy="168910"/>
                <wp:effectExtent l="0" t="0" r="0" b="2540"/>
                <wp:wrapNone/>
                <wp:docPr id="41"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6891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1323BAC1" w14:textId="77777777" w:rsidR="00070DB9" w:rsidRPr="009E2725" w:rsidRDefault="00070DB9" w:rsidP="00070DB9">
                            <w:pPr>
                              <w:jc w:val="center"/>
                              <w:rPr>
                                <w:rFonts w:ascii="Meiryo UI" w:eastAsia="Meiryo UI" w:hAnsi="Meiryo UI" w:cs="Meiryo UI"/>
                                <w:kern w:val="24"/>
                                <w:sz w:val="14"/>
                                <w:szCs w:val="14"/>
                                <w:eastAsianLayout w:id="-1029384441"/>
                              </w:rPr>
                            </w:pPr>
                            <w:r w:rsidRPr="009E2725">
                              <w:rPr>
                                <w:rFonts w:ascii="Meiryo UI" w:eastAsia="Meiryo UI" w:hAnsi="Meiryo UI" w:cs="Meiryo UI" w:hint="eastAsia"/>
                                <w:kern w:val="24"/>
                                <w:sz w:val="14"/>
                                <w:szCs w:val="14"/>
                                <w:eastAsianLayout w:id="-1029384440"/>
                              </w:rPr>
                              <w:t>DMS</w:t>
                            </w:r>
                            <w:r w:rsidRPr="009E2725">
                              <w:rPr>
                                <w:rFonts w:ascii="Meiryo UI" w:eastAsia="Meiryo UI" w:hAnsi="Meiryo UI" w:cs="Meiryo UI" w:hint="eastAsia"/>
                                <w:kern w:val="24"/>
                                <w:sz w:val="14"/>
                                <w:szCs w:val="14"/>
                                <w:eastAsianLayout w:id="-1029384439"/>
                              </w:rPr>
                              <w:t>選択画面非表示</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1FE70CCD" id="Text Box 41" o:spid="_x0000_s1281" type="#_x0000_t202" style="position:absolute;left:0;text-align:left;margin-left:322.05pt;margin-top:469.1pt;width:69.3pt;height:13.3pt;flip:x;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" fillcolor="#dae3f3" strokecolor="windowText" strokeweight=".5pt">
                <v:path arrowok="t"/>
                <v:textbox inset=".28125mm,.28125mm,.28125mm,.28125mm">
                  <w:txbxContent>
                    <w:p w14:paraId="1323BAC1" w14:textId="77777777" w:rsidR="00070DB9" w:rsidRPr="009E2725" w:rsidRDefault="00070DB9" w:rsidP="00070DB9">
                      <w:pPr>
                        <w:jc w:val="center"/>
                        <w:rPr>
                          <w:rFonts w:ascii="Meiryo UI" w:eastAsia="Meiryo UI" w:hAnsi="Meiryo UI" w:cs="Meiryo UI"/>
                          <w:kern w:val="24"/>
                          <w:sz w:val="14"/>
                          <w:szCs w:val="14"/>
                          <w:eastAsianLayout w:id="-1029384441"/>
                        </w:rPr>
                      </w:pPr>
                      <w:r w:rsidRPr="009E2725">
                        <w:rPr>
                          <w:rFonts w:ascii="Meiryo UI" w:eastAsia="Meiryo UI" w:hAnsi="Meiryo UI" w:cs="Meiryo UI" w:hint="eastAsia"/>
                          <w:kern w:val="24"/>
                          <w:sz w:val="14"/>
                          <w:szCs w:val="14"/>
                          <w:eastAsianLayout w:id="-1029384440"/>
                        </w:rPr>
                        <w:t>DMS</w:t>
                      </w:r>
                      <w:r w:rsidRPr="009E2725">
                        <w:rPr>
                          <w:rFonts w:ascii="Meiryo UI" w:eastAsia="Meiryo UI" w:hAnsi="Meiryo UI" w:cs="Meiryo UI" w:hint="eastAsia"/>
                          <w:kern w:val="24"/>
                          <w:sz w:val="14"/>
                          <w:szCs w:val="14"/>
                          <w:eastAsianLayout w:id="-1029384439"/>
                        </w:rPr>
                        <w:t>選択画面非表示</w:t>
                      </w:r>
                    </w:p>
                  </w:txbxContent>
                </v:textbox>
              </v:shape>
            </w:pict>
          </mc:Fallback>
        </mc:AlternateContent>
      </w:r>
      <w:r w:rsidR="00FB37A0" w:rsidRPr="00943EC7">
        <w:rPr>
          <w:noProof/>
        </w:rPr>
        <mc:AlternateContent>
          <mc:Choice Requires="wps">
            <w:drawing>
              <wp:anchor distT="4294967295" distB="4294967295" distL="114300" distR="114300" simplePos="0" relativeHeight="251806208" behindDoc="0" locked="0" layoutInCell="1" allowOverlap="1" wp14:anchorId="7DE2D2CF" wp14:editId="607DD551">
                <wp:simplePos x="0" y="0"/>
                <wp:positionH relativeFrom="column">
                  <wp:posOffset>4560570</wp:posOffset>
                </wp:positionH>
                <wp:positionV relativeFrom="paragraph">
                  <wp:posOffset>6453504</wp:posOffset>
                </wp:positionV>
                <wp:extent cx="972185" cy="0"/>
                <wp:effectExtent l="0" t="0" r="0" b="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72185" cy="0"/>
                        </a:xfrm>
                        <a:prstGeom prst="straightConnector1">
                          <a:avLst/>
                        </a:prstGeom>
                        <a:noFill/>
                        <a:ln w="6350" cap="flat" cmpd="sng" algn="ctr">
                          <a:solidFill>
                            <a:sysClr val="windowText" lastClr="000000"/>
                          </a:solidFill>
                          <a:prstDash val="dash"/>
                          <a:miter lim="800000"/>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B773B2F" id="Straight Arrow Connector 40" o:spid="_x0000_s1026" type="#_x0000_t32" style="position:absolute;margin-left:359.1pt;margin-top:508.15pt;width:76.55pt;height:0;flip:y;z-index:251806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" strokecolor="windowText" strokeweight=".5pt">
                <v:stroke dashstyle="dash" joinstyle="miter"/>
                <o:lock v:ext="edit" shapetype="f"/>
              </v:shape>
            </w:pict>
          </mc:Fallback>
        </mc:AlternateContent>
      </w:r>
    </w:p>
    <w:p w14:paraId="3B811439" w14:textId="77777777" w:rsidR="00070DB9" w:rsidRPr="00943EC7" w:rsidRDefault="00070DB9" w:rsidP="00070DB9"/>
    <w:p w14:paraId="61F19669" w14:textId="77777777" w:rsidR="000D2F2B" w:rsidRDefault="000D2F2B" w:rsidP="00C15B8F">
      <w:pPr>
        <w:rPr>
          <w:color w:val="5B9BD5"/>
        </w:rPr>
      </w:pPr>
    </w:p>
    <w:p w14:paraId="0C2433D5" w14:textId="77777777" w:rsidR="000D2F2B" w:rsidRDefault="000D2F2B" w:rsidP="00C15B8F">
      <w:pPr>
        <w:rPr>
          <w:color w:val="5B9BD5"/>
        </w:rPr>
      </w:pPr>
    </w:p>
    <w:p w14:paraId="63E52541" w14:textId="77777777" w:rsidR="000D2F2B" w:rsidRDefault="000D2F2B" w:rsidP="00C15B8F">
      <w:pPr>
        <w:rPr>
          <w:color w:val="5B9BD5"/>
        </w:rPr>
      </w:pPr>
    </w:p>
    <w:p w14:paraId="68D31543" w14:textId="7A6D0E3B" w:rsidR="000D2F2B" w:rsidRDefault="00FB37A0" w:rsidP="00C15B8F">
      <w:pPr>
        <w:rPr>
          <w:color w:val="5B9BD5"/>
        </w:rPr>
      </w:pPr>
      <w:r>
        <w:rPr>
          <w:noProof/>
        </w:rPr>
        <mc:AlternateContent>
          <mc:Choice Requires="wps">
            <w:drawing>
              <wp:anchor distT="0" distB="0" distL="114300" distR="114300" simplePos="0" relativeHeight="251813376" behindDoc="0" locked="0" layoutInCell="1" allowOverlap="1" wp14:anchorId="01BE5433" wp14:editId="0ABC71F9">
                <wp:simplePos x="0" y="0"/>
                <wp:positionH relativeFrom="column">
                  <wp:posOffset>2440305</wp:posOffset>
                </wp:positionH>
                <wp:positionV relativeFrom="paragraph">
                  <wp:posOffset>5528310</wp:posOffset>
                </wp:positionV>
                <wp:extent cx="2023745" cy="1270"/>
                <wp:effectExtent l="17145" t="74295" r="6985" b="76835"/>
                <wp:wrapNone/>
                <wp:docPr id="39" name="直線矢印コネクタ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2023745" cy="1270"/>
                        </a:xfrm>
                        <a:prstGeom prst="bentConnector3">
                          <a:avLst>
                            <a:gd name="adj1" fmla="val 49986"/>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A43278" id="直線矢印コネクタ 191" o:spid="_x0000_s1026" type="#_x0000_t34" style="position:absolute;margin-left:192.15pt;margin-top:435.3pt;width:159.35pt;height:.1pt;rotation:180;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" adj="10797" strokeweight=".5pt">
                <v:stroke endarrow="open"/>
                <o:lock v:ext="edit" shapetype="f"/>
              </v:shape>
            </w:pict>
          </mc:Fallback>
        </mc:AlternateContent>
      </w:r>
      <w:r w:rsidRPr="00943EC7">
        <w:rPr>
          <w:noProof/>
        </w:rPr>
        <mc:AlternateContent>
          <mc:Choice Requires="wps">
            <w:drawing>
              <wp:anchor distT="0" distB="0" distL="114300" distR="114300" simplePos="0" relativeHeight="251794944" behindDoc="0" locked="0" layoutInCell="1" allowOverlap="1" wp14:anchorId="7DB0EBE2" wp14:editId="54D78560">
                <wp:simplePos x="0" y="0"/>
                <wp:positionH relativeFrom="column">
                  <wp:posOffset>2451100</wp:posOffset>
                </wp:positionH>
                <wp:positionV relativeFrom="paragraph">
                  <wp:posOffset>4058920</wp:posOffset>
                </wp:positionV>
                <wp:extent cx="2023745" cy="1270"/>
                <wp:effectExtent l="18415" t="71755" r="5715" b="79375"/>
                <wp:wrapNone/>
                <wp:docPr id="38" name="直線矢印コネクタ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a:off x="0" y="0"/>
                          <a:ext cx="2023745" cy="1270"/>
                        </a:xfrm>
                        <a:prstGeom prst="bentConnector3">
                          <a:avLst>
                            <a:gd name="adj1" fmla="val 49986"/>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94C548" id="直線矢印コネクタ 191" o:spid="_x0000_s1026" type="#_x0000_t34" style="position:absolute;margin-left:193pt;margin-top:319.6pt;width:159.35pt;height:.1pt;rotation:180;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" adj="10797" strokeweight=".5pt">
                <v:stroke endarrow="open"/>
                <o:lock v:ext="edit" shapetype="f"/>
              </v:shape>
            </w:pict>
          </mc:Fallback>
        </mc:AlternateContent>
      </w:r>
      <w:r>
        <w:rPr>
          <w:noProof/>
        </w:rPr>
        <mc:AlternateContent>
          <mc:Choice Requires="wps">
            <w:drawing>
              <wp:anchor distT="0" distB="0" distL="114300" distR="114300" simplePos="0" relativeHeight="251812352" behindDoc="0" locked="0" layoutInCell="1" allowOverlap="1" wp14:anchorId="075648A0" wp14:editId="03F60953">
                <wp:simplePos x="0" y="0"/>
                <wp:positionH relativeFrom="column">
                  <wp:posOffset>2421255</wp:posOffset>
                </wp:positionH>
                <wp:positionV relativeFrom="paragraph">
                  <wp:posOffset>4714875</wp:posOffset>
                </wp:positionV>
                <wp:extent cx="2072640" cy="0"/>
                <wp:effectExtent l="7620" t="80010" r="15240" b="72390"/>
                <wp:wrapNone/>
                <wp:docPr id="37" name="直線矢印コネクタ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1BB9AB" id="直線矢印コネクタ 157" o:spid="_x0000_s1026" type="#_x0000_t32" style="position:absolute;margin-left:190.65pt;margin-top:371.25pt;width:163.2pt;height:0;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" strokeweight=".5pt">
                <v:stroke endarrow="open" joinstyle="miter"/>
              </v:shape>
            </w:pict>
          </mc:Fallback>
        </mc:AlternateContent>
      </w:r>
      <w:r>
        <w:rPr>
          <w:noProof/>
        </w:rPr>
        <mc:AlternateContent>
          <mc:Choice Requires="wps">
            <w:drawing>
              <wp:anchor distT="0" distB="0" distL="114300" distR="114300" simplePos="0" relativeHeight="251811328" behindDoc="0" locked="0" layoutInCell="1" allowOverlap="1" wp14:anchorId="142CCE8F" wp14:editId="4FBCDF5E">
                <wp:simplePos x="0" y="0"/>
                <wp:positionH relativeFrom="column">
                  <wp:posOffset>2440305</wp:posOffset>
                </wp:positionH>
                <wp:positionV relativeFrom="paragraph">
                  <wp:posOffset>3886835</wp:posOffset>
                </wp:positionV>
                <wp:extent cx="2072640" cy="0"/>
                <wp:effectExtent l="7620" t="80645" r="15240" b="71755"/>
                <wp:wrapNone/>
                <wp:docPr id="36" name="直線矢印コネクタ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D6BD86" id="直線矢印コネクタ 157" o:spid="_x0000_s1026" type="#_x0000_t32" style="position:absolute;margin-left:192.15pt;margin-top:306.05pt;width:163.2pt;height:0;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" strokeweight=".5pt">
                <v:stroke endarrow="open" joinstyle="miter"/>
              </v:shape>
            </w:pict>
          </mc:Fallback>
        </mc:AlternateContent>
      </w:r>
      <w:r>
        <w:rPr>
          <w:noProof/>
        </w:rPr>
        <mc:AlternateContent>
          <mc:Choice Requires="wps">
            <w:drawing>
              <wp:anchor distT="0" distB="0" distL="114300" distR="114300" simplePos="0" relativeHeight="251810304" behindDoc="0" locked="0" layoutInCell="1" allowOverlap="1" wp14:anchorId="15FD12C7" wp14:editId="2FF510E8">
                <wp:simplePos x="0" y="0"/>
                <wp:positionH relativeFrom="column">
                  <wp:posOffset>2416175</wp:posOffset>
                </wp:positionH>
                <wp:positionV relativeFrom="paragraph">
                  <wp:posOffset>1959610</wp:posOffset>
                </wp:positionV>
                <wp:extent cx="2058670" cy="0"/>
                <wp:effectExtent l="21590" t="77470" r="5715" b="74930"/>
                <wp:wrapNone/>
                <wp:docPr id="35" name="直線矢印コネクタ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2058670" cy="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E1CF50" id="直線矢印コネクタ 157" o:spid="_x0000_s1026" type="#_x0000_t32" style="position:absolute;margin-left:190.25pt;margin-top:154.3pt;width:162.1pt;height:0;rotation:180;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" strokeweight=".5pt">
                <v:stroke endarrow="open" joinstyle="miter"/>
              </v:shape>
            </w:pict>
          </mc:Fallback>
        </mc:AlternateContent>
      </w:r>
      <w:r w:rsidRPr="00943EC7">
        <w:rPr>
          <w:noProof/>
        </w:rPr>
        <mc:AlternateContent>
          <mc:Choice Requires="wps">
            <w:drawing>
              <wp:anchor distT="0" distB="0" distL="114300" distR="114300" simplePos="0" relativeHeight="251786752" behindDoc="0" locked="0" layoutInCell="1" allowOverlap="1" wp14:anchorId="28C61311" wp14:editId="68E06B4B">
                <wp:simplePos x="0" y="0"/>
                <wp:positionH relativeFrom="column">
                  <wp:posOffset>4079875</wp:posOffset>
                </wp:positionH>
                <wp:positionV relativeFrom="paragraph">
                  <wp:posOffset>1260475</wp:posOffset>
                </wp:positionV>
                <wp:extent cx="880110" cy="175895"/>
                <wp:effectExtent l="0" t="0" r="0" b="0"/>
                <wp:wrapNone/>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75895"/>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4BF7994" w14:textId="77777777" w:rsidR="00070DB9" w:rsidRPr="009E2725" w:rsidRDefault="00070DB9" w:rsidP="00070DB9">
                            <w:pPr>
                              <w:jc w:val="center"/>
                              <w:rPr>
                                <w:rFonts w:ascii="Meiryo UI" w:eastAsia="Meiryo UI" w:hAnsi="Meiryo UI" w:cs="Meiryo UI"/>
                                <w:kern w:val="24"/>
                                <w:sz w:val="14"/>
                                <w:szCs w:val="14"/>
                                <w:eastAsianLayout w:id="-1029384436"/>
                              </w:rPr>
                            </w:pPr>
                            <w:r w:rsidRPr="009E2725">
                              <w:rPr>
                                <w:rFonts w:ascii="Meiryo UI" w:eastAsia="Meiryo UI" w:hAnsi="Meiryo UI" w:cs="Meiryo UI" w:hint="eastAsia"/>
                                <w:kern w:val="24"/>
                                <w:sz w:val="14"/>
                                <w:szCs w:val="14"/>
                                <w:eastAsianLayout w:id="-1029384435"/>
                              </w:rPr>
                              <w:t>受信処理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28C61311" id="Text Box 34" o:spid="_x0000_s1282" type="#_x0000_t202" style="position:absolute;left:0;text-align:left;margin-left:321.25pt;margin-top:99.25pt;width:69.3pt;height:13.85pt;flip:x;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" fillcolor="#dae3f3" strokecolor="windowText" strokeweight=".5pt">
                <v:path arrowok="t"/>
                <v:textbox inset=".28125mm,.28125mm,.28125mm,.28125mm">
                  <w:txbxContent>
                    <w:p w14:paraId="54BF7994" w14:textId="77777777" w:rsidR="00070DB9" w:rsidRPr="009E2725" w:rsidRDefault="00070DB9" w:rsidP="00070DB9">
                      <w:pPr>
                        <w:jc w:val="center"/>
                        <w:rPr>
                          <w:rFonts w:ascii="Meiryo UI" w:eastAsia="Meiryo UI" w:hAnsi="Meiryo UI" w:cs="Meiryo UI"/>
                          <w:kern w:val="24"/>
                          <w:sz w:val="14"/>
                          <w:szCs w:val="14"/>
                          <w:eastAsianLayout w:id="-1029384436"/>
                        </w:rPr>
                      </w:pPr>
                      <w:r w:rsidRPr="009E2725">
                        <w:rPr>
                          <w:rFonts w:ascii="Meiryo UI" w:eastAsia="Meiryo UI" w:hAnsi="Meiryo UI" w:cs="Meiryo UI" w:hint="eastAsia"/>
                          <w:kern w:val="24"/>
                          <w:sz w:val="14"/>
                          <w:szCs w:val="14"/>
                          <w:eastAsianLayout w:id="-1029384435"/>
                        </w:rPr>
                        <w:t>受信処理</w:t>
                      </w:r>
                    </w:p>
                  </w:txbxContent>
                </v:textbox>
              </v:shape>
            </w:pict>
          </mc:Fallback>
        </mc:AlternateContent>
      </w:r>
      <w:r w:rsidRPr="00943EC7">
        <w:rPr>
          <w:noProof/>
        </w:rPr>
        <mc:AlternateContent>
          <mc:Choice Requires="wps">
            <w:drawing>
              <wp:anchor distT="0" distB="0" distL="114300" distR="114300" simplePos="0" relativeHeight="251774464" behindDoc="0" locked="0" layoutInCell="1" allowOverlap="1" wp14:anchorId="51D6448C" wp14:editId="5EC33B23">
                <wp:simplePos x="0" y="0"/>
                <wp:positionH relativeFrom="column">
                  <wp:posOffset>4067810</wp:posOffset>
                </wp:positionH>
                <wp:positionV relativeFrom="paragraph">
                  <wp:posOffset>1480185</wp:posOffset>
                </wp:positionV>
                <wp:extent cx="880110" cy="168910"/>
                <wp:effectExtent l="0" t="0" r="0" b="254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6891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7D794E0"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DMS</w:t>
                            </w:r>
                            <w:r w:rsidRPr="009E2725">
                              <w:rPr>
                                <w:rFonts w:ascii="Meiryo UI" w:eastAsia="Meiryo UI" w:hAnsi="Meiryo UI" w:cs="Meiryo UI" w:hint="eastAsia"/>
                                <w:kern w:val="24"/>
                                <w:sz w:val="14"/>
                                <w:szCs w:val="14"/>
                                <w:eastAsianLayout w:id="-1029384445"/>
                              </w:rPr>
                              <w:t>選択画面表示</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51D6448C" id="Text Box 33" o:spid="_x0000_s1283" type="#_x0000_t202" style="position:absolute;left:0;text-align:left;margin-left:320.3pt;margin-top:116.55pt;width:69.3pt;height:13.3pt;flip:x;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" fillcolor="#dae3f3" strokecolor="windowText" strokeweight=".5pt">
                <v:path arrowok="t"/>
                <v:textbox inset=".28125mm,.28125mm,.28125mm,.28125mm">
                  <w:txbxContent>
                    <w:p w14:paraId="57D794E0"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DMS</w:t>
                      </w:r>
                      <w:r w:rsidRPr="009E2725">
                        <w:rPr>
                          <w:rFonts w:ascii="Meiryo UI" w:eastAsia="Meiryo UI" w:hAnsi="Meiryo UI" w:cs="Meiryo UI" w:hint="eastAsia"/>
                          <w:kern w:val="24"/>
                          <w:sz w:val="14"/>
                          <w:szCs w:val="14"/>
                          <w:eastAsianLayout w:id="-1029384445"/>
                        </w:rPr>
                        <w:t>選択画面表示</w:t>
                      </w:r>
                    </w:p>
                  </w:txbxContent>
                </v:textbox>
              </v:shape>
            </w:pict>
          </mc:Fallback>
        </mc:AlternateContent>
      </w:r>
      <w:r w:rsidRPr="00943EC7">
        <w:rPr>
          <w:noProof/>
        </w:rPr>
        <mc:AlternateContent>
          <mc:Choice Requires="wps">
            <w:drawing>
              <wp:anchor distT="0" distB="0" distL="114300" distR="114300" simplePos="0" relativeHeight="251805184" behindDoc="0" locked="0" layoutInCell="1" allowOverlap="1" wp14:anchorId="241092BE" wp14:editId="3016BE4A">
                <wp:simplePos x="0" y="0"/>
                <wp:positionH relativeFrom="column">
                  <wp:posOffset>4610735</wp:posOffset>
                </wp:positionH>
                <wp:positionV relativeFrom="paragraph">
                  <wp:posOffset>4476115</wp:posOffset>
                </wp:positionV>
                <wp:extent cx="810260" cy="551815"/>
                <wp:effectExtent l="0" t="0" r="0" b="0"/>
                <wp:wrapNone/>
                <wp:docPr id="3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10260" cy="551815"/>
                        </a:xfrm>
                        <a:prstGeom prst="rect">
                          <a:avLst/>
                        </a:prstGeom>
                        <a:noFill/>
                        <a:ln w="6350" cap="flat" cmpd="sng" algn="ctr">
                          <a:noFill/>
                          <a:prstDash val="solid"/>
                          <a:miter lim="800000"/>
                        </a:ln>
                        <a:effectLst/>
                      </wps:spPr>
                      <wps:txbx>
                        <w:txbxContent>
                          <w:p w14:paraId="6DB6C77E" w14:textId="77777777" w:rsidR="00070DB9" w:rsidRPr="009E2725" w:rsidRDefault="00070DB9" w:rsidP="00070DB9">
                            <w:pPr>
                              <w:jc w:val="right"/>
                              <w:rPr>
                                <w:rFonts w:ascii="Meiryo UI" w:eastAsia="Meiryo UI" w:hAnsi="Meiryo UI" w:cs="Meiryo UI"/>
                                <w:kern w:val="24"/>
                                <w:sz w:val="12"/>
                                <w:szCs w:val="12"/>
                                <w:eastAsianLayout w:id="-1029384438"/>
                              </w:rPr>
                            </w:pPr>
                            <w:r w:rsidRPr="009E2725">
                              <w:rPr>
                                <w:rFonts w:ascii="Meiryo UI" w:eastAsia="Meiryo UI" w:hAnsi="Meiryo UI" w:cs="Meiryo UI" w:hint="eastAsia"/>
                                <w:kern w:val="24"/>
                                <w:sz w:val="12"/>
                                <w:szCs w:val="12"/>
                                <w:eastAsianLayout w:id="-1029384437"/>
                              </w:rPr>
                              <w:t>規定時間経過</w:t>
                            </w:r>
                          </w:p>
                          <w:p w14:paraId="18101719" w14:textId="77777777" w:rsidR="00070DB9" w:rsidRPr="009E2725" w:rsidRDefault="00070DB9" w:rsidP="00070DB9">
                            <w:pPr>
                              <w:jc w:val="right"/>
                              <w:rPr>
                                <w:rFonts w:ascii="Meiryo UI" w:eastAsia="Meiryo UI" w:hAnsi="Meiryo UI" w:cs="Meiryo UI" w:hint="eastAsia"/>
                                <w:kern w:val="24"/>
                                <w:sz w:val="12"/>
                                <w:szCs w:val="12"/>
                                <w:eastAsianLayout w:id="-1029384436"/>
                              </w:rPr>
                            </w:pPr>
                            <w:r w:rsidRPr="009E2725">
                              <w:rPr>
                                <w:rFonts w:ascii="Meiryo UI" w:eastAsia="Meiryo UI" w:hAnsi="Meiryo UI" w:cs="Meiryo UI" w:hint="eastAsia"/>
                                <w:kern w:val="24"/>
                                <w:sz w:val="12"/>
                                <w:szCs w:val="12"/>
                                <w:eastAsianLayout w:id="-1029384435"/>
                              </w:rPr>
                              <w:t>または</w:t>
                            </w:r>
                          </w:p>
                          <w:p w14:paraId="3C52EA55" w14:textId="77777777" w:rsidR="00070DB9" w:rsidRPr="009E2725" w:rsidRDefault="00070DB9" w:rsidP="00070DB9">
                            <w:pPr>
                              <w:jc w:val="right"/>
                              <w:rPr>
                                <w:rFonts w:ascii="Meiryo UI" w:eastAsia="Meiryo UI" w:hAnsi="Meiryo UI" w:cs="Meiryo UI" w:hint="eastAsia"/>
                                <w:kern w:val="24"/>
                                <w:sz w:val="12"/>
                                <w:szCs w:val="12"/>
                                <w:eastAsianLayout w:id="-1029384434"/>
                              </w:rPr>
                            </w:pPr>
                            <w:r w:rsidRPr="009E2725">
                              <w:rPr>
                                <w:rFonts w:ascii="Meiryo UI" w:eastAsia="Meiryo UI" w:hAnsi="Meiryo UI" w:cs="Meiryo UI" w:hint="eastAsia"/>
                                <w:kern w:val="24"/>
                                <w:sz w:val="12"/>
                                <w:szCs w:val="12"/>
                                <w:eastAsianLayout w:id="-1029384433"/>
                              </w:rPr>
                              <w:t>ユーザーの画面閉操作</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241092BE" id="Text Box 32" o:spid="_x0000_s1284" type="#_x0000_t202" style="position:absolute;left:0;text-align:left;margin-left:363.05pt;margin-top:352.45pt;width:63.8pt;height:43.45pt;flip:x;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" filled="f" stroked="f" strokeweight=".5pt">
                <v:textbox inset=".28125mm,.28125mm,.28125mm,.28125mm">
                  <w:txbxContent>
                    <w:p w14:paraId="6DB6C77E" w14:textId="77777777" w:rsidR="00070DB9" w:rsidRPr="009E2725" w:rsidRDefault="00070DB9" w:rsidP="00070DB9">
                      <w:pPr>
                        <w:jc w:val="right"/>
                        <w:rPr>
                          <w:rFonts w:ascii="Meiryo UI" w:eastAsia="Meiryo UI" w:hAnsi="Meiryo UI" w:cs="Meiryo UI"/>
                          <w:kern w:val="24"/>
                          <w:sz w:val="12"/>
                          <w:szCs w:val="12"/>
                          <w:eastAsianLayout w:id="-1029384438"/>
                        </w:rPr>
                      </w:pPr>
                      <w:r w:rsidRPr="009E2725">
                        <w:rPr>
                          <w:rFonts w:ascii="Meiryo UI" w:eastAsia="Meiryo UI" w:hAnsi="Meiryo UI" w:cs="Meiryo UI" w:hint="eastAsia"/>
                          <w:kern w:val="24"/>
                          <w:sz w:val="12"/>
                          <w:szCs w:val="12"/>
                          <w:eastAsianLayout w:id="-1029384437"/>
                        </w:rPr>
                        <w:t>規定時間経過</w:t>
                      </w:r>
                    </w:p>
                    <w:p w14:paraId="18101719" w14:textId="77777777" w:rsidR="00070DB9" w:rsidRPr="009E2725" w:rsidRDefault="00070DB9" w:rsidP="00070DB9">
                      <w:pPr>
                        <w:jc w:val="right"/>
                        <w:rPr>
                          <w:rFonts w:ascii="Meiryo UI" w:eastAsia="Meiryo UI" w:hAnsi="Meiryo UI" w:cs="Meiryo UI" w:hint="eastAsia"/>
                          <w:kern w:val="24"/>
                          <w:sz w:val="12"/>
                          <w:szCs w:val="12"/>
                          <w:eastAsianLayout w:id="-1029384436"/>
                        </w:rPr>
                      </w:pPr>
                      <w:r w:rsidRPr="009E2725">
                        <w:rPr>
                          <w:rFonts w:ascii="Meiryo UI" w:eastAsia="Meiryo UI" w:hAnsi="Meiryo UI" w:cs="Meiryo UI" w:hint="eastAsia"/>
                          <w:kern w:val="24"/>
                          <w:sz w:val="12"/>
                          <w:szCs w:val="12"/>
                          <w:eastAsianLayout w:id="-1029384435"/>
                        </w:rPr>
                        <w:t>または</w:t>
                      </w:r>
                    </w:p>
                    <w:p w14:paraId="3C52EA55" w14:textId="77777777" w:rsidR="00070DB9" w:rsidRPr="009E2725" w:rsidRDefault="00070DB9" w:rsidP="00070DB9">
                      <w:pPr>
                        <w:jc w:val="right"/>
                        <w:rPr>
                          <w:rFonts w:ascii="Meiryo UI" w:eastAsia="Meiryo UI" w:hAnsi="Meiryo UI" w:cs="Meiryo UI" w:hint="eastAsia"/>
                          <w:kern w:val="24"/>
                          <w:sz w:val="12"/>
                          <w:szCs w:val="12"/>
                          <w:eastAsianLayout w:id="-1029384434"/>
                        </w:rPr>
                      </w:pPr>
                      <w:r w:rsidRPr="009E2725">
                        <w:rPr>
                          <w:rFonts w:ascii="Meiryo UI" w:eastAsia="Meiryo UI" w:hAnsi="Meiryo UI" w:cs="Meiryo UI" w:hint="eastAsia"/>
                          <w:kern w:val="24"/>
                          <w:sz w:val="12"/>
                          <w:szCs w:val="12"/>
                          <w:eastAsianLayout w:id="-1029384433"/>
                        </w:rPr>
                        <w:t>ユーザーの画面閉操作</w:t>
                      </w:r>
                    </w:p>
                  </w:txbxContent>
                </v:textbox>
              </v:shape>
            </w:pict>
          </mc:Fallback>
        </mc:AlternateContent>
      </w:r>
      <w:r w:rsidRPr="00943EC7">
        <w:rPr>
          <w:noProof/>
        </w:rPr>
        <mc:AlternateContent>
          <mc:Choice Requires="wps">
            <w:drawing>
              <wp:anchor distT="0" distB="0" distL="114300" distR="114300" simplePos="0" relativeHeight="251780608" behindDoc="0" locked="0" layoutInCell="1" allowOverlap="1" wp14:anchorId="2ADA3B5F" wp14:editId="74763244">
                <wp:simplePos x="0" y="0"/>
                <wp:positionH relativeFrom="column">
                  <wp:posOffset>3011170</wp:posOffset>
                </wp:positionH>
                <wp:positionV relativeFrom="paragraph">
                  <wp:posOffset>2789555</wp:posOffset>
                </wp:positionV>
                <wp:extent cx="1356360" cy="209550"/>
                <wp:effectExtent l="0" t="0" r="0" b="0"/>
                <wp:wrapNone/>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356360" cy="209550"/>
                        </a:xfrm>
                        <a:prstGeom prst="rect">
                          <a:avLst/>
                        </a:prstGeom>
                        <a:noFill/>
                        <a:ln w="6350" cap="flat" cmpd="sng" algn="ctr">
                          <a:noFill/>
                          <a:prstDash val="solid"/>
                          <a:miter lim="800000"/>
                        </a:ln>
                        <a:effectLst/>
                      </wps:spPr>
                      <wps:txbx>
                        <w:txbxContent>
                          <w:p w14:paraId="66EA5B2A" w14:textId="77777777" w:rsidR="00070DB9" w:rsidRPr="009E2725" w:rsidRDefault="00070DB9" w:rsidP="00070DB9">
                            <w:pPr>
                              <w:jc w:val="center"/>
                              <w:rPr>
                                <w:rFonts w:ascii="Meiryo UI" w:eastAsia="Meiryo UI" w:hAnsi="Meiryo UI" w:cs="Meiryo UI"/>
                                <w:kern w:val="24"/>
                                <w:sz w:val="12"/>
                                <w:szCs w:val="12"/>
                                <w:eastAsianLayout w:id="-1029384447"/>
                              </w:rPr>
                            </w:pPr>
                            <w:r w:rsidRPr="009E2725">
                              <w:rPr>
                                <w:rFonts w:ascii="Meiryo UI" w:eastAsia="Meiryo UI" w:hAnsi="Meiryo UI" w:cs="Meiryo UI" w:hint="eastAsia"/>
                                <w:kern w:val="24"/>
                                <w:sz w:val="12"/>
                                <w:szCs w:val="12"/>
                                <w:eastAsianLayout w:id="-1029384446"/>
                              </w:rPr>
                              <w:t>PW</w:t>
                            </w:r>
                            <w:r w:rsidRPr="009E2725">
                              <w:rPr>
                                <w:rFonts w:ascii="Meiryo UI" w:eastAsia="Meiryo UI" w:hAnsi="Meiryo UI" w:cs="Meiryo UI" w:hint="eastAsia"/>
                                <w:kern w:val="24"/>
                                <w:sz w:val="12"/>
                                <w:szCs w:val="12"/>
                                <w:eastAsianLayout w:id="-1029384445"/>
                              </w:rPr>
                              <w:t>_MD_SW(MM</w:t>
                            </w:r>
                            <w:r w:rsidRPr="009E2725">
                              <w:rPr>
                                <w:rFonts w:ascii="Meiryo UI" w:eastAsia="Meiryo UI" w:hAnsi="Meiryo UI" w:cs="Meiryo UI" w:hint="eastAsia"/>
                                <w:kern w:val="24"/>
                                <w:sz w:val="12"/>
                                <w:szCs w:val="12"/>
                                <w:eastAsianLayout w:id="-1029384444"/>
                              </w:rPr>
                              <w:t>⇔</w:t>
                            </w:r>
                            <w:r w:rsidRPr="009E2725">
                              <w:rPr>
                                <w:rFonts w:ascii="Meiryo UI" w:eastAsia="Meiryo UI" w:hAnsi="Meiryo UI" w:cs="Meiryo UI" w:hint="eastAsia"/>
                                <w:kern w:val="24"/>
                                <w:sz w:val="12"/>
                                <w:szCs w:val="12"/>
                                <w:eastAsianLayout w:id="-1029384443"/>
                              </w:rPr>
                              <w:t>Met</w:t>
                            </w:r>
                            <w:r w:rsidRPr="009E2725">
                              <w:rPr>
                                <w:rFonts w:ascii="Meiryo UI" w:eastAsia="Meiryo UI" w:hAnsi="Meiryo UI" w:cs="Meiryo UI" w:hint="eastAsia"/>
                                <w:kern w:val="24"/>
                                <w:sz w:val="12"/>
                                <w:szCs w:val="12"/>
                                <w:eastAsianLayout w:id="-1029384442"/>
                              </w:rPr>
                              <w:t>用</w:t>
                            </w:r>
                            <w:r w:rsidRPr="009E2725">
                              <w:rPr>
                                <w:rFonts w:ascii="Meiryo UI" w:eastAsia="Meiryo UI" w:hAnsi="Meiryo UI" w:cs="Meiryo UI" w:hint="eastAsia"/>
                                <w:kern w:val="24"/>
                                <w:sz w:val="12"/>
                                <w:szCs w:val="12"/>
                                <w:eastAsianLayout w:id="-1029384441"/>
                              </w:rPr>
                              <w:t>) :</w:t>
                            </w:r>
                            <w:r w:rsidRPr="009E2725">
                              <w:rPr>
                                <w:rFonts w:ascii="Meiryo UI" w:eastAsia="Meiryo UI" w:hAnsi="Meiryo UI" w:cs="Meiryo UI" w:hint="eastAsia"/>
                                <w:kern w:val="24"/>
                                <w:sz w:val="12"/>
                                <w:szCs w:val="12"/>
                                <w:eastAsianLayout w:id="-1029384440"/>
                              </w:rPr>
                              <w:t>操作有り</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2ADA3B5F" id="Text Box 31" o:spid="_x0000_s1285" type="#_x0000_t202" style="position:absolute;left:0;text-align:left;margin-left:237.1pt;margin-top:219.65pt;width:106.8pt;height:16.5pt;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" filled="f" stroked="f" strokeweight=".5pt">
                <v:textbox inset=".28125mm,.28125mm,.28125mm,.28125mm">
                  <w:txbxContent>
                    <w:p w14:paraId="66EA5B2A" w14:textId="77777777" w:rsidR="00070DB9" w:rsidRPr="009E2725" w:rsidRDefault="00070DB9" w:rsidP="00070DB9">
                      <w:pPr>
                        <w:jc w:val="center"/>
                        <w:rPr>
                          <w:rFonts w:ascii="Meiryo UI" w:eastAsia="Meiryo UI" w:hAnsi="Meiryo UI" w:cs="Meiryo UI"/>
                          <w:kern w:val="24"/>
                          <w:sz w:val="12"/>
                          <w:szCs w:val="12"/>
                          <w:eastAsianLayout w:id="-1029384447"/>
                        </w:rPr>
                      </w:pPr>
                      <w:r w:rsidRPr="009E2725">
                        <w:rPr>
                          <w:rFonts w:ascii="Meiryo UI" w:eastAsia="Meiryo UI" w:hAnsi="Meiryo UI" w:cs="Meiryo UI" w:hint="eastAsia"/>
                          <w:kern w:val="24"/>
                          <w:sz w:val="12"/>
                          <w:szCs w:val="12"/>
                          <w:eastAsianLayout w:id="-1029384446"/>
                        </w:rPr>
                        <w:t>PW</w:t>
                      </w:r>
                      <w:r w:rsidRPr="009E2725">
                        <w:rPr>
                          <w:rFonts w:ascii="Meiryo UI" w:eastAsia="Meiryo UI" w:hAnsi="Meiryo UI" w:cs="Meiryo UI" w:hint="eastAsia"/>
                          <w:kern w:val="24"/>
                          <w:sz w:val="12"/>
                          <w:szCs w:val="12"/>
                          <w:eastAsianLayout w:id="-1029384445"/>
                        </w:rPr>
                        <w:t>_MD_SW(MM</w:t>
                      </w:r>
                      <w:r w:rsidRPr="009E2725">
                        <w:rPr>
                          <w:rFonts w:ascii="Meiryo UI" w:eastAsia="Meiryo UI" w:hAnsi="Meiryo UI" w:cs="Meiryo UI" w:hint="eastAsia"/>
                          <w:kern w:val="24"/>
                          <w:sz w:val="12"/>
                          <w:szCs w:val="12"/>
                          <w:eastAsianLayout w:id="-1029384444"/>
                        </w:rPr>
                        <w:t>⇔</w:t>
                      </w:r>
                      <w:r w:rsidRPr="009E2725">
                        <w:rPr>
                          <w:rFonts w:ascii="Meiryo UI" w:eastAsia="Meiryo UI" w:hAnsi="Meiryo UI" w:cs="Meiryo UI" w:hint="eastAsia"/>
                          <w:kern w:val="24"/>
                          <w:sz w:val="12"/>
                          <w:szCs w:val="12"/>
                          <w:eastAsianLayout w:id="-1029384443"/>
                        </w:rPr>
                        <w:t>Met</w:t>
                      </w:r>
                      <w:r w:rsidRPr="009E2725">
                        <w:rPr>
                          <w:rFonts w:ascii="Meiryo UI" w:eastAsia="Meiryo UI" w:hAnsi="Meiryo UI" w:cs="Meiryo UI" w:hint="eastAsia"/>
                          <w:kern w:val="24"/>
                          <w:sz w:val="12"/>
                          <w:szCs w:val="12"/>
                          <w:eastAsianLayout w:id="-1029384442"/>
                        </w:rPr>
                        <w:t>用</w:t>
                      </w:r>
                      <w:r w:rsidRPr="009E2725">
                        <w:rPr>
                          <w:rFonts w:ascii="Meiryo UI" w:eastAsia="Meiryo UI" w:hAnsi="Meiryo UI" w:cs="Meiryo UI" w:hint="eastAsia"/>
                          <w:kern w:val="24"/>
                          <w:sz w:val="12"/>
                          <w:szCs w:val="12"/>
                          <w:eastAsianLayout w:id="-1029384441"/>
                        </w:rPr>
                        <w:t>) :</w:t>
                      </w:r>
                      <w:r w:rsidRPr="009E2725">
                        <w:rPr>
                          <w:rFonts w:ascii="Meiryo UI" w:eastAsia="Meiryo UI" w:hAnsi="Meiryo UI" w:cs="Meiryo UI" w:hint="eastAsia"/>
                          <w:kern w:val="24"/>
                          <w:sz w:val="12"/>
                          <w:szCs w:val="12"/>
                          <w:eastAsianLayout w:id="-1029384440"/>
                        </w:rPr>
                        <w:t>操作有り</w:t>
                      </w:r>
                    </w:p>
                  </w:txbxContent>
                </v:textbox>
              </v:shape>
            </w:pict>
          </mc:Fallback>
        </mc:AlternateContent>
      </w:r>
      <w:r w:rsidRPr="00943EC7">
        <w:rPr>
          <w:noProof/>
        </w:rPr>
        <mc:AlternateContent>
          <mc:Choice Requires="wps">
            <w:drawing>
              <wp:anchor distT="0" distB="0" distL="114300" distR="114300" simplePos="0" relativeHeight="251775488" behindDoc="0" locked="0" layoutInCell="1" allowOverlap="1" wp14:anchorId="112475C5" wp14:editId="2BD89B82">
                <wp:simplePos x="0" y="0"/>
                <wp:positionH relativeFrom="column">
                  <wp:posOffset>2836545</wp:posOffset>
                </wp:positionH>
                <wp:positionV relativeFrom="paragraph">
                  <wp:posOffset>1784985</wp:posOffset>
                </wp:positionV>
                <wp:extent cx="1708785" cy="267970"/>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08785" cy="267970"/>
                        </a:xfrm>
                        <a:prstGeom prst="rect">
                          <a:avLst/>
                        </a:prstGeom>
                        <a:noFill/>
                        <a:ln w="6350" cap="flat" cmpd="sng" algn="ctr">
                          <a:noFill/>
                          <a:prstDash val="solid"/>
                          <a:miter lim="800000"/>
                        </a:ln>
                        <a:effectLst/>
                      </wps:spPr>
                      <wps:txbx>
                        <w:txbxContent>
                          <w:p w14:paraId="0345B724" w14:textId="77777777" w:rsidR="00070DB9" w:rsidRPr="009E2725" w:rsidRDefault="00070DB9" w:rsidP="00070DB9">
                            <w:pPr>
                              <w:jc w:val="cente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DM_AVN_D:</w:t>
                            </w:r>
                            <w:r w:rsidRPr="009E2725">
                              <w:rPr>
                                <w:rFonts w:ascii="Meiryo UI" w:eastAsia="Meiryo UI" w:hAnsi="Meiryo UI" w:cs="Meiryo UI" w:hint="eastAsia"/>
                                <w:kern w:val="24"/>
                                <w:sz w:val="12"/>
                                <w:szCs w:val="12"/>
                                <w:eastAsianLayout w:id="-1029384442"/>
                              </w:rPr>
                              <w:t>表示中</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112475C5" id="Text Box 30" o:spid="_x0000_s1286" type="#_x0000_t202" style="position:absolute;left:0;text-align:left;margin-left:223.35pt;margin-top:140.55pt;width:134.55pt;height:21.1pt;flip:x;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" filled="f" stroked="f" strokeweight=".5pt">
                <v:textbox inset=".28125mm,.28125mm,.28125mm,.28125mm">
                  <w:txbxContent>
                    <w:p w14:paraId="0345B724" w14:textId="77777777" w:rsidR="00070DB9" w:rsidRPr="009E2725" w:rsidRDefault="00070DB9" w:rsidP="00070DB9">
                      <w:pPr>
                        <w:jc w:val="center"/>
                        <w:rPr>
                          <w:rFonts w:ascii="Meiryo UI" w:eastAsia="Meiryo UI" w:hAnsi="Meiryo UI" w:cs="Meiryo UI"/>
                          <w:kern w:val="24"/>
                          <w:sz w:val="12"/>
                          <w:szCs w:val="12"/>
                          <w:eastAsianLayout w:id="-1029384444"/>
                        </w:rPr>
                      </w:pPr>
                      <w:r w:rsidRPr="009E2725">
                        <w:rPr>
                          <w:rFonts w:ascii="Meiryo UI" w:eastAsia="Meiryo UI" w:hAnsi="Meiryo UI" w:cs="Meiryo UI" w:hint="eastAsia"/>
                          <w:kern w:val="24"/>
                          <w:sz w:val="12"/>
                          <w:szCs w:val="12"/>
                          <w:eastAsianLayout w:id="-1029384443"/>
                        </w:rPr>
                        <w:t>DM_AVN_D:</w:t>
                      </w:r>
                      <w:r w:rsidRPr="009E2725">
                        <w:rPr>
                          <w:rFonts w:ascii="Meiryo UI" w:eastAsia="Meiryo UI" w:hAnsi="Meiryo UI" w:cs="Meiryo UI" w:hint="eastAsia"/>
                          <w:kern w:val="24"/>
                          <w:sz w:val="12"/>
                          <w:szCs w:val="12"/>
                          <w:eastAsianLayout w:id="-1029384442"/>
                        </w:rPr>
                        <w:t>表示中</w:t>
                      </w:r>
                    </w:p>
                  </w:txbxContent>
                </v:textbox>
              </v:shape>
            </w:pict>
          </mc:Fallback>
        </mc:AlternateContent>
      </w:r>
      <w:r w:rsidRPr="00C93B8F">
        <w:rPr>
          <w:noProof/>
        </w:rPr>
        <mc:AlternateContent>
          <mc:Choice Requires="wps">
            <w:drawing>
              <wp:anchor distT="4294967295" distB="4294967295" distL="114300" distR="114300" simplePos="0" relativeHeight="251767296" behindDoc="0" locked="0" layoutInCell="1" allowOverlap="1" wp14:anchorId="3EC6BA44" wp14:editId="0545CAF3">
                <wp:simplePos x="0" y="0"/>
                <wp:positionH relativeFrom="column">
                  <wp:posOffset>4514215</wp:posOffset>
                </wp:positionH>
                <wp:positionV relativeFrom="paragraph">
                  <wp:posOffset>1959609</wp:posOffset>
                </wp:positionV>
                <wp:extent cx="1007745" cy="0"/>
                <wp:effectExtent l="0" t="0" r="0" b="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7745" cy="0"/>
                        </a:xfrm>
                        <a:prstGeom prst="straightConnector1">
                          <a:avLst/>
                        </a:prstGeom>
                        <a:noFill/>
                        <a:ln w="6350" cap="flat" cmpd="sng" algn="ctr">
                          <a:solidFill>
                            <a:sysClr val="windowText" lastClr="000000"/>
                          </a:solidFill>
                          <a:prstDash val="dash"/>
                          <a:miter lim="800000"/>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shape w14:anchorId="453A620C" id="Straight Arrow Connector 29" o:spid="_x0000_s1026" type="#_x0000_t32" style="position:absolute;margin-left:355.45pt;margin-top:154.3pt;width:79.35pt;height:0;flip:y;z-index:2517672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" strokecolor="windowText" strokeweight=".5pt">
                <v:stroke dashstyle="dash" joinstyle="miter"/>
                <o:lock v:ext="edit" shapetype="f"/>
              </v:shape>
            </w:pict>
          </mc:Fallback>
        </mc:AlternateContent>
      </w:r>
      <w:r w:rsidRPr="00C93B8F">
        <w:rPr>
          <w:noProof/>
        </w:rPr>
        <mc:AlternateContent>
          <mc:Choice Requires="wps">
            <w:drawing>
              <wp:anchor distT="0" distB="0" distL="114300" distR="114300" simplePos="0" relativeHeight="251785728" behindDoc="0" locked="0" layoutInCell="1" allowOverlap="1" wp14:anchorId="68E4A947" wp14:editId="38DF2159">
                <wp:simplePos x="0" y="0"/>
                <wp:positionH relativeFrom="column">
                  <wp:posOffset>4069715</wp:posOffset>
                </wp:positionH>
                <wp:positionV relativeFrom="paragraph">
                  <wp:posOffset>1685290</wp:posOffset>
                </wp:positionV>
                <wp:extent cx="880110" cy="166370"/>
                <wp:effectExtent l="0" t="0" r="0" b="508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6637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35588686" w14:textId="77777777" w:rsidR="00070DB9" w:rsidRPr="009E2725" w:rsidRDefault="00070DB9" w:rsidP="00070DB9">
                            <w:pPr>
                              <w:jc w:val="center"/>
                              <w:rPr>
                                <w:rFonts w:ascii="Meiryo UI" w:eastAsia="Meiryo UI" w:hAnsi="Meiryo UI" w:cs="Meiryo UI"/>
                                <w:kern w:val="24"/>
                                <w:sz w:val="14"/>
                                <w:szCs w:val="14"/>
                                <w:eastAsianLayout w:id="-1029384438"/>
                              </w:rPr>
                            </w:pPr>
                            <w:r w:rsidRPr="009E2725">
                              <w:rPr>
                                <w:rFonts w:ascii="Meiryo UI" w:eastAsia="Meiryo UI" w:hAnsi="Meiryo UI" w:cs="Meiryo UI" w:hint="eastAsia"/>
                                <w:kern w:val="24"/>
                                <w:sz w:val="14"/>
                                <w:szCs w:val="14"/>
                                <w:eastAsianLayout w:id="-1029384437"/>
                              </w:rPr>
                              <w:t>送信処理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68E4A947" id="Text Box 28" o:spid="_x0000_s1287" type="#_x0000_t202" style="position:absolute;left:0;text-align:left;margin-left:320.45pt;margin-top:132.7pt;width:69.3pt;height:13.1pt;flip:x;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" fillcolor="#dae3f3" strokecolor="windowText" strokeweight=".5pt">
                <v:path arrowok="t"/>
                <v:textbox inset=".28125mm,.28125mm,.28125mm,.28125mm">
                  <w:txbxContent>
                    <w:p w14:paraId="35588686" w14:textId="77777777" w:rsidR="00070DB9" w:rsidRPr="009E2725" w:rsidRDefault="00070DB9" w:rsidP="00070DB9">
                      <w:pPr>
                        <w:jc w:val="center"/>
                        <w:rPr>
                          <w:rFonts w:ascii="Meiryo UI" w:eastAsia="Meiryo UI" w:hAnsi="Meiryo UI" w:cs="Meiryo UI"/>
                          <w:kern w:val="24"/>
                          <w:sz w:val="14"/>
                          <w:szCs w:val="14"/>
                          <w:eastAsianLayout w:id="-1029384438"/>
                        </w:rPr>
                      </w:pPr>
                      <w:r w:rsidRPr="009E2725">
                        <w:rPr>
                          <w:rFonts w:ascii="Meiryo UI" w:eastAsia="Meiryo UI" w:hAnsi="Meiryo UI" w:cs="Meiryo UI" w:hint="eastAsia"/>
                          <w:kern w:val="24"/>
                          <w:sz w:val="14"/>
                          <w:szCs w:val="14"/>
                          <w:eastAsianLayout w:id="-1029384437"/>
                        </w:rPr>
                        <w:t>送信処理</w:t>
                      </w:r>
                    </w:p>
                  </w:txbxContent>
                </v:textbox>
              </v:shape>
            </w:pict>
          </mc:Fallback>
        </mc:AlternateContent>
      </w:r>
      <w:r w:rsidRPr="00C93B8F">
        <w:rPr>
          <w:noProof/>
        </w:rPr>
        <mc:AlternateContent>
          <mc:Choice Requires="wps">
            <w:drawing>
              <wp:anchor distT="0" distB="0" distL="114300" distR="114300" simplePos="0" relativeHeight="251788800" behindDoc="0" locked="0" layoutInCell="1" allowOverlap="1" wp14:anchorId="273EFC2F" wp14:editId="02F5F723">
                <wp:simplePos x="0" y="0"/>
                <wp:positionH relativeFrom="column">
                  <wp:posOffset>1995170</wp:posOffset>
                </wp:positionH>
                <wp:positionV relativeFrom="paragraph">
                  <wp:posOffset>2067560</wp:posOffset>
                </wp:positionV>
                <wp:extent cx="880110" cy="184150"/>
                <wp:effectExtent l="0" t="0" r="0" b="635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8415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1210DE06" w14:textId="77777777" w:rsidR="00070DB9" w:rsidRPr="009E2725" w:rsidRDefault="00070DB9" w:rsidP="00070DB9">
                            <w:pPr>
                              <w:jc w:val="center"/>
                              <w:rPr>
                                <w:rFonts w:ascii="Meiryo UI" w:eastAsia="Meiryo UI" w:hAnsi="Meiryo UI" w:cs="Meiryo UI"/>
                                <w:kern w:val="24"/>
                                <w:sz w:val="14"/>
                                <w:szCs w:val="14"/>
                                <w:eastAsianLayout w:id="-1029384432"/>
                              </w:rPr>
                            </w:pPr>
                            <w:r w:rsidRPr="009E2725">
                              <w:rPr>
                                <w:rFonts w:ascii="Meiryo UI" w:eastAsia="Meiryo UI" w:hAnsi="Meiryo UI" w:cs="Meiryo UI" w:hint="eastAsia"/>
                                <w:kern w:val="24"/>
                                <w:sz w:val="14"/>
                                <w:szCs w:val="14"/>
                                <w:eastAsianLayout w:id="-1029384448"/>
                              </w:rPr>
                              <w:t>受信処理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273EFC2F" id="Text Box 27" o:spid="_x0000_s1288" type="#_x0000_t202" style="position:absolute;left:0;text-align:left;margin-left:157.1pt;margin-top:162.8pt;width:69.3pt;height:14.5pt;flip:x;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" fillcolor="#dae3f3" strokecolor="windowText" strokeweight=".5pt">
                <v:path arrowok="t"/>
                <v:textbox inset=".28125mm,.28125mm,.28125mm,.28125mm">
                  <w:txbxContent>
                    <w:p w14:paraId="1210DE06" w14:textId="77777777" w:rsidR="00070DB9" w:rsidRPr="009E2725" w:rsidRDefault="00070DB9" w:rsidP="00070DB9">
                      <w:pPr>
                        <w:jc w:val="center"/>
                        <w:rPr>
                          <w:rFonts w:ascii="Meiryo UI" w:eastAsia="Meiryo UI" w:hAnsi="Meiryo UI" w:cs="Meiryo UI"/>
                          <w:kern w:val="24"/>
                          <w:sz w:val="14"/>
                          <w:szCs w:val="14"/>
                          <w:eastAsianLayout w:id="-1029384432"/>
                        </w:rPr>
                      </w:pPr>
                      <w:r w:rsidRPr="009E2725">
                        <w:rPr>
                          <w:rFonts w:ascii="Meiryo UI" w:eastAsia="Meiryo UI" w:hAnsi="Meiryo UI" w:cs="Meiryo UI" w:hint="eastAsia"/>
                          <w:kern w:val="24"/>
                          <w:sz w:val="14"/>
                          <w:szCs w:val="14"/>
                          <w:eastAsianLayout w:id="-1029384448"/>
                        </w:rPr>
                        <w:t>受信処理</w:t>
                      </w:r>
                    </w:p>
                  </w:txbxContent>
                </v:textbox>
              </v:shape>
            </w:pict>
          </mc:Fallback>
        </mc:AlternateContent>
      </w:r>
      <w:r w:rsidRPr="00C93B8F">
        <w:rPr>
          <w:noProof/>
        </w:rPr>
        <mc:AlternateContent>
          <mc:Choice Requires="wps">
            <w:drawing>
              <wp:anchor distT="0" distB="0" distL="114300" distR="114300" simplePos="0" relativeHeight="251790848" behindDoc="0" locked="0" layoutInCell="1" allowOverlap="1" wp14:anchorId="365D666D" wp14:editId="364C3C39">
                <wp:simplePos x="0" y="0"/>
                <wp:positionH relativeFrom="column">
                  <wp:posOffset>4027170</wp:posOffset>
                </wp:positionH>
                <wp:positionV relativeFrom="paragraph">
                  <wp:posOffset>2642870</wp:posOffset>
                </wp:positionV>
                <wp:extent cx="880110" cy="193675"/>
                <wp:effectExtent l="0" t="0" r="0" b="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93675"/>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3B2A0819" w14:textId="77777777" w:rsidR="00070DB9" w:rsidRPr="009E2725" w:rsidRDefault="00070DB9" w:rsidP="00070DB9">
                            <w:pPr>
                              <w:jc w:val="center"/>
                              <w:rPr>
                                <w:rFonts w:ascii="Meiryo UI" w:eastAsia="Meiryo UI" w:hAnsi="Meiryo UI" w:cs="Meiryo UI"/>
                                <w:kern w:val="24"/>
                                <w:sz w:val="14"/>
                                <w:szCs w:val="14"/>
                                <w:eastAsianLayout w:id="-1029384445"/>
                              </w:rPr>
                            </w:pPr>
                            <w:r w:rsidRPr="009E2725">
                              <w:rPr>
                                <w:rFonts w:ascii="Meiryo UI" w:eastAsia="Meiryo UI" w:hAnsi="Meiryo UI" w:cs="Meiryo UI" w:hint="eastAsia"/>
                                <w:kern w:val="24"/>
                                <w:sz w:val="14"/>
                                <w:szCs w:val="14"/>
                                <w:eastAsianLayout w:id="-1029384444"/>
                              </w:rPr>
                              <w:t>送信処理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365D666D" id="Text Box 26" o:spid="_x0000_s1289" type="#_x0000_t202" style="position:absolute;left:0;text-align:left;margin-left:317.1pt;margin-top:208.1pt;width:69.3pt;height:15.25pt;flip:x;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" fillcolor="#dae3f3" strokecolor="windowText" strokeweight=".5pt">
                <v:path arrowok="t"/>
                <v:textbox inset=".28125mm,.28125mm,.28125mm,.28125mm">
                  <w:txbxContent>
                    <w:p w14:paraId="3B2A0819" w14:textId="77777777" w:rsidR="00070DB9" w:rsidRPr="009E2725" w:rsidRDefault="00070DB9" w:rsidP="00070DB9">
                      <w:pPr>
                        <w:jc w:val="center"/>
                        <w:rPr>
                          <w:rFonts w:ascii="Meiryo UI" w:eastAsia="Meiryo UI" w:hAnsi="Meiryo UI" w:cs="Meiryo UI"/>
                          <w:kern w:val="24"/>
                          <w:sz w:val="14"/>
                          <w:szCs w:val="14"/>
                          <w:eastAsianLayout w:id="-1029384445"/>
                        </w:rPr>
                      </w:pPr>
                      <w:r w:rsidRPr="009E2725">
                        <w:rPr>
                          <w:rFonts w:ascii="Meiryo UI" w:eastAsia="Meiryo UI" w:hAnsi="Meiryo UI" w:cs="Meiryo UI" w:hint="eastAsia"/>
                          <w:kern w:val="24"/>
                          <w:sz w:val="14"/>
                          <w:szCs w:val="14"/>
                          <w:eastAsianLayout w:id="-1029384444"/>
                        </w:rPr>
                        <w:t>送信処理</w:t>
                      </w:r>
                    </w:p>
                  </w:txbxContent>
                </v:textbox>
              </v:shape>
            </w:pict>
          </mc:Fallback>
        </mc:AlternateContent>
      </w:r>
      <w:r w:rsidRPr="00C93B8F">
        <w:rPr>
          <w:noProof/>
        </w:rPr>
        <mc:AlternateContent>
          <mc:Choice Requires="wps">
            <w:drawing>
              <wp:anchor distT="0" distB="0" distL="114300" distR="114300" simplePos="0" relativeHeight="251789824" behindDoc="0" locked="0" layoutInCell="1" allowOverlap="1" wp14:anchorId="382F24C9" wp14:editId="529DE691">
                <wp:simplePos x="0" y="0"/>
                <wp:positionH relativeFrom="column">
                  <wp:posOffset>1985010</wp:posOffset>
                </wp:positionH>
                <wp:positionV relativeFrom="paragraph">
                  <wp:posOffset>3169285</wp:posOffset>
                </wp:positionV>
                <wp:extent cx="880110" cy="207010"/>
                <wp:effectExtent l="0" t="0" r="0" b="254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0701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911C207"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受信処理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382F24C9" id="Text Box 25" o:spid="_x0000_s1290" type="#_x0000_t202" style="position:absolute;left:0;text-align:left;margin-left:156.3pt;margin-top:249.55pt;width:69.3pt;height:16.3pt;flip:x;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" fillcolor="#dae3f3" strokecolor="windowText" strokeweight=".5pt">
                <v:path arrowok="t"/>
                <v:textbox inset=".28125mm,.28125mm,.28125mm,.28125mm">
                  <w:txbxContent>
                    <w:p w14:paraId="5911C207"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受信処理</w:t>
                      </w:r>
                    </w:p>
                  </w:txbxContent>
                </v:textbox>
              </v:shape>
            </w:pict>
          </mc:Fallback>
        </mc:AlternateContent>
      </w:r>
      <w:r w:rsidRPr="00C93B8F">
        <w:rPr>
          <w:noProof/>
        </w:rPr>
        <mc:AlternateContent>
          <mc:Choice Requires="wps">
            <w:drawing>
              <wp:anchor distT="0" distB="0" distL="114300" distR="114300" simplePos="0" relativeHeight="251791872" behindDoc="0" locked="0" layoutInCell="1" allowOverlap="1" wp14:anchorId="03A30DE9" wp14:editId="25EB1CB1">
                <wp:simplePos x="0" y="0"/>
                <wp:positionH relativeFrom="column">
                  <wp:posOffset>1985645</wp:posOffset>
                </wp:positionH>
                <wp:positionV relativeFrom="paragraph">
                  <wp:posOffset>3655695</wp:posOffset>
                </wp:positionV>
                <wp:extent cx="880110" cy="170180"/>
                <wp:effectExtent l="0" t="0" r="0" b="127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7018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4B180303" w14:textId="77777777" w:rsidR="00070DB9" w:rsidRPr="009E2725" w:rsidRDefault="00070DB9" w:rsidP="00070DB9">
                            <w:pPr>
                              <w:jc w:val="center"/>
                              <w:rPr>
                                <w:rFonts w:ascii="Meiryo UI" w:eastAsia="Meiryo UI" w:hAnsi="Meiryo UI" w:cs="Meiryo UI"/>
                                <w:kern w:val="24"/>
                                <w:sz w:val="14"/>
                                <w:szCs w:val="14"/>
                                <w:eastAsianLayout w:id="-1029384443"/>
                              </w:rPr>
                            </w:pPr>
                            <w:r w:rsidRPr="009E2725">
                              <w:rPr>
                                <w:rFonts w:ascii="Meiryo UI" w:eastAsia="Meiryo UI" w:hAnsi="Meiryo UI" w:cs="Meiryo UI" w:hint="eastAsia"/>
                                <w:kern w:val="24"/>
                                <w:sz w:val="14"/>
                                <w:szCs w:val="14"/>
                                <w:eastAsianLayout w:id="-1029384442"/>
                              </w:rPr>
                              <w:t>送信処理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03A30DE9" id="Text Box 24" o:spid="_x0000_s1291" type="#_x0000_t202" style="position:absolute;left:0;text-align:left;margin-left:156.35pt;margin-top:287.85pt;width:69.3pt;height:13.4pt;flip:x;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" fillcolor="#dae3f3" strokecolor="windowText" strokeweight=".5pt">
                <v:path arrowok="t"/>
                <v:textbox inset=".28125mm,.28125mm,.28125mm,.28125mm">
                  <w:txbxContent>
                    <w:p w14:paraId="4B180303" w14:textId="77777777" w:rsidR="00070DB9" w:rsidRPr="009E2725" w:rsidRDefault="00070DB9" w:rsidP="00070DB9">
                      <w:pPr>
                        <w:jc w:val="center"/>
                        <w:rPr>
                          <w:rFonts w:ascii="Meiryo UI" w:eastAsia="Meiryo UI" w:hAnsi="Meiryo UI" w:cs="Meiryo UI"/>
                          <w:kern w:val="24"/>
                          <w:sz w:val="14"/>
                          <w:szCs w:val="14"/>
                          <w:eastAsianLayout w:id="-1029384443"/>
                        </w:rPr>
                      </w:pPr>
                      <w:r w:rsidRPr="009E2725">
                        <w:rPr>
                          <w:rFonts w:ascii="Meiryo UI" w:eastAsia="Meiryo UI" w:hAnsi="Meiryo UI" w:cs="Meiryo UI" w:hint="eastAsia"/>
                          <w:kern w:val="24"/>
                          <w:sz w:val="14"/>
                          <w:szCs w:val="14"/>
                          <w:eastAsianLayout w:id="-1029384442"/>
                        </w:rPr>
                        <w:t>送信処理</w:t>
                      </w:r>
                    </w:p>
                  </w:txbxContent>
                </v:textbox>
              </v:shape>
            </w:pict>
          </mc:Fallback>
        </mc:AlternateContent>
      </w:r>
      <w:r w:rsidRPr="00C93B8F">
        <w:rPr>
          <w:noProof/>
        </w:rPr>
        <mc:AlternateContent>
          <mc:Choice Requires="wps">
            <w:drawing>
              <wp:anchor distT="0" distB="0" distL="114300" distR="114300" simplePos="0" relativeHeight="251802112" behindDoc="0" locked="0" layoutInCell="1" allowOverlap="1" wp14:anchorId="215963C9" wp14:editId="162009AF">
                <wp:simplePos x="0" y="0"/>
                <wp:positionH relativeFrom="column">
                  <wp:posOffset>4043045</wp:posOffset>
                </wp:positionH>
                <wp:positionV relativeFrom="paragraph">
                  <wp:posOffset>4083685</wp:posOffset>
                </wp:positionV>
                <wp:extent cx="880110" cy="172085"/>
                <wp:effectExtent l="0" t="0" r="0" b="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72085"/>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483FCF6" w14:textId="77777777" w:rsidR="00070DB9" w:rsidRPr="009E2725" w:rsidRDefault="00070DB9" w:rsidP="00070DB9">
                            <w:pPr>
                              <w:jc w:val="center"/>
                              <w:rPr>
                                <w:rFonts w:ascii="Meiryo UI" w:eastAsia="Meiryo UI" w:hAnsi="Meiryo UI" w:cs="Meiryo UI"/>
                                <w:kern w:val="24"/>
                                <w:sz w:val="14"/>
                                <w:szCs w:val="14"/>
                                <w:eastAsianLayout w:id="-1029384446"/>
                              </w:rPr>
                            </w:pPr>
                            <w:r w:rsidRPr="009E2725">
                              <w:rPr>
                                <w:rFonts w:ascii="Meiryo UI" w:eastAsia="Meiryo UI" w:hAnsi="Meiryo UI" w:cs="Meiryo UI" w:hint="eastAsia"/>
                                <w:kern w:val="24"/>
                                <w:sz w:val="14"/>
                                <w:szCs w:val="14"/>
                                <w:eastAsianLayout w:id="-1029384445"/>
                              </w:rPr>
                              <w:t>受信処理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215963C9" id="Text Box 23" o:spid="_x0000_s1292" type="#_x0000_t202" style="position:absolute;left:0;text-align:left;margin-left:318.35pt;margin-top:321.55pt;width:69.3pt;height:13.55pt;flip:x;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" fillcolor="#dae3f3" strokecolor="windowText" strokeweight=".5pt">
                <v:path arrowok="t"/>
                <v:textbox inset=".28125mm,.28125mm,.28125mm,.28125mm">
                  <w:txbxContent>
                    <w:p w14:paraId="5483FCF6" w14:textId="77777777" w:rsidR="00070DB9" w:rsidRPr="009E2725" w:rsidRDefault="00070DB9" w:rsidP="00070DB9">
                      <w:pPr>
                        <w:jc w:val="center"/>
                        <w:rPr>
                          <w:rFonts w:ascii="Meiryo UI" w:eastAsia="Meiryo UI" w:hAnsi="Meiryo UI" w:cs="Meiryo UI"/>
                          <w:kern w:val="24"/>
                          <w:sz w:val="14"/>
                          <w:szCs w:val="14"/>
                          <w:eastAsianLayout w:id="-1029384446"/>
                        </w:rPr>
                      </w:pPr>
                      <w:r w:rsidRPr="009E2725">
                        <w:rPr>
                          <w:rFonts w:ascii="Meiryo UI" w:eastAsia="Meiryo UI" w:hAnsi="Meiryo UI" w:cs="Meiryo UI" w:hint="eastAsia"/>
                          <w:kern w:val="24"/>
                          <w:sz w:val="14"/>
                          <w:szCs w:val="14"/>
                          <w:eastAsianLayout w:id="-1029384445"/>
                        </w:rPr>
                        <w:t>受信処理</w:t>
                      </w:r>
                    </w:p>
                  </w:txbxContent>
                </v:textbox>
              </v:shape>
            </w:pict>
          </mc:Fallback>
        </mc:AlternateContent>
      </w:r>
      <w:r w:rsidRPr="00C93B8F">
        <w:rPr>
          <w:noProof/>
        </w:rPr>
        <mc:AlternateContent>
          <mc:Choice Requires="wps">
            <w:drawing>
              <wp:anchor distT="0" distB="0" distL="114300" distR="114300" simplePos="0" relativeHeight="251807232" behindDoc="0" locked="0" layoutInCell="1" allowOverlap="1" wp14:anchorId="7D55DC13" wp14:editId="2DB4D3B6">
                <wp:simplePos x="0" y="0"/>
                <wp:positionH relativeFrom="column">
                  <wp:posOffset>4077335</wp:posOffset>
                </wp:positionH>
                <wp:positionV relativeFrom="paragraph">
                  <wp:posOffset>5252720</wp:posOffset>
                </wp:positionV>
                <wp:extent cx="880110" cy="203835"/>
                <wp:effectExtent l="0" t="0" r="0" b="5715"/>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03835"/>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2EE10F95" w14:textId="77777777" w:rsidR="00070DB9" w:rsidRPr="009E2725" w:rsidRDefault="00070DB9" w:rsidP="00070DB9">
                            <w:pPr>
                              <w:jc w:val="center"/>
                              <w:rPr>
                                <w:rFonts w:ascii="Meiryo UI" w:eastAsia="Meiryo UI" w:hAnsi="Meiryo UI" w:cs="Meiryo UI"/>
                                <w:kern w:val="24"/>
                                <w:sz w:val="14"/>
                                <w:szCs w:val="14"/>
                                <w:eastAsianLayout w:id="-1029384432"/>
                              </w:rPr>
                            </w:pPr>
                            <w:r w:rsidRPr="009E2725">
                              <w:rPr>
                                <w:rFonts w:ascii="Meiryo UI" w:eastAsia="Meiryo UI" w:hAnsi="Meiryo UI" w:cs="Meiryo UI" w:hint="eastAsia"/>
                                <w:kern w:val="24"/>
                                <w:sz w:val="14"/>
                                <w:szCs w:val="14"/>
                                <w:eastAsianLayout w:id="-1029384448"/>
                              </w:rPr>
                              <w:t>送信処理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7D55DC13" id="Text Box 22" o:spid="_x0000_s1293" type="#_x0000_t202" style="position:absolute;left:0;text-align:left;margin-left:321.05pt;margin-top:413.6pt;width:69.3pt;height:16.05pt;flip:x;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" fillcolor="#dae3f3" strokecolor="windowText" strokeweight=".5pt">
                <v:path arrowok="t"/>
                <v:textbox inset=".28125mm,.28125mm,.28125mm,.28125mm">
                  <w:txbxContent>
                    <w:p w14:paraId="2EE10F95" w14:textId="77777777" w:rsidR="00070DB9" w:rsidRPr="009E2725" w:rsidRDefault="00070DB9" w:rsidP="00070DB9">
                      <w:pPr>
                        <w:jc w:val="center"/>
                        <w:rPr>
                          <w:rFonts w:ascii="Meiryo UI" w:eastAsia="Meiryo UI" w:hAnsi="Meiryo UI" w:cs="Meiryo UI"/>
                          <w:kern w:val="24"/>
                          <w:sz w:val="14"/>
                          <w:szCs w:val="14"/>
                          <w:eastAsianLayout w:id="-1029384432"/>
                        </w:rPr>
                      </w:pPr>
                      <w:r w:rsidRPr="009E2725">
                        <w:rPr>
                          <w:rFonts w:ascii="Meiryo UI" w:eastAsia="Meiryo UI" w:hAnsi="Meiryo UI" w:cs="Meiryo UI" w:hint="eastAsia"/>
                          <w:kern w:val="24"/>
                          <w:sz w:val="14"/>
                          <w:szCs w:val="14"/>
                          <w:eastAsianLayout w:id="-1029384448"/>
                        </w:rPr>
                        <w:t>送信処理</w:t>
                      </w:r>
                    </w:p>
                  </w:txbxContent>
                </v:textbox>
              </v:shape>
            </w:pict>
          </mc:Fallback>
        </mc:AlternateContent>
      </w:r>
      <w:r w:rsidRPr="00C93B8F">
        <w:rPr>
          <w:noProof/>
        </w:rPr>
        <mc:AlternateContent>
          <mc:Choice Requires="wps">
            <w:drawing>
              <wp:anchor distT="0" distB="0" distL="114300" distR="114300" simplePos="0" relativeHeight="251771392" behindDoc="0" locked="0" layoutInCell="1" allowOverlap="1" wp14:anchorId="61E8BEBC" wp14:editId="6029A46E">
                <wp:simplePos x="0" y="0"/>
                <wp:positionH relativeFrom="column">
                  <wp:posOffset>1395095</wp:posOffset>
                </wp:positionH>
                <wp:positionV relativeFrom="paragraph">
                  <wp:posOffset>1168400</wp:posOffset>
                </wp:positionV>
                <wp:extent cx="805815" cy="267970"/>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05815" cy="267970"/>
                        </a:xfrm>
                        <a:prstGeom prst="rect">
                          <a:avLst/>
                        </a:prstGeom>
                        <a:noFill/>
                        <a:ln w="6350" cap="flat" cmpd="sng" algn="ctr">
                          <a:noFill/>
                          <a:prstDash val="solid"/>
                          <a:miter lim="800000"/>
                        </a:ln>
                        <a:effectLst/>
                      </wps:spPr>
                      <wps:txbx>
                        <w:txbxContent>
                          <w:p w14:paraId="53F403DB" w14:textId="77777777" w:rsidR="00070DB9" w:rsidRPr="009E2725" w:rsidRDefault="00070DB9" w:rsidP="00070DB9">
                            <w:pPr>
                              <w:jc w:val="center"/>
                              <w:rPr>
                                <w:rFonts w:ascii="Meiryo UI" w:eastAsia="Meiryo UI" w:hAnsi="Meiryo UI" w:cs="Meiryo UI"/>
                                <w:kern w:val="24"/>
                                <w:sz w:val="12"/>
                                <w:szCs w:val="12"/>
                                <w:eastAsianLayout w:id="-1029384437"/>
                              </w:rPr>
                            </w:pPr>
                            <w:r w:rsidRPr="009E2725">
                              <w:rPr>
                                <w:rFonts w:ascii="Meiryo UI" w:eastAsia="Meiryo UI" w:hAnsi="Meiryo UI" w:cs="Meiryo UI" w:hint="eastAsia"/>
                                <w:kern w:val="24"/>
                                <w:sz w:val="12"/>
                                <w:szCs w:val="12"/>
                                <w:eastAsianLayout w:id="-1029384436"/>
                              </w:rPr>
                              <w:t>DMS SW</w:t>
                            </w:r>
                            <w:r w:rsidRPr="009E2725">
                              <w:rPr>
                                <w:rFonts w:ascii="Meiryo UI" w:eastAsia="Meiryo UI" w:hAnsi="Meiryo UI" w:cs="Meiryo UI" w:hint="eastAsia"/>
                                <w:kern w:val="24"/>
                                <w:sz w:val="12"/>
                                <w:szCs w:val="12"/>
                                <w:eastAsianLayout w:id="-1029384435"/>
                              </w:rPr>
                              <w:t>操作信号</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61E8BEBC" id="Text Box 21" o:spid="_x0000_s1294" type="#_x0000_t202" style="position:absolute;left:0;text-align:left;margin-left:109.85pt;margin-top:92pt;width:63.45pt;height:21.1pt;flip:x;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" filled="f" stroked="f" strokeweight=".5pt">
                <v:textbox inset=".28125mm,.28125mm,.28125mm,.28125mm">
                  <w:txbxContent>
                    <w:p w14:paraId="53F403DB" w14:textId="77777777" w:rsidR="00070DB9" w:rsidRPr="009E2725" w:rsidRDefault="00070DB9" w:rsidP="00070DB9">
                      <w:pPr>
                        <w:jc w:val="center"/>
                        <w:rPr>
                          <w:rFonts w:ascii="Meiryo UI" w:eastAsia="Meiryo UI" w:hAnsi="Meiryo UI" w:cs="Meiryo UI"/>
                          <w:kern w:val="24"/>
                          <w:sz w:val="12"/>
                          <w:szCs w:val="12"/>
                          <w:eastAsianLayout w:id="-1029384437"/>
                        </w:rPr>
                      </w:pPr>
                      <w:r w:rsidRPr="009E2725">
                        <w:rPr>
                          <w:rFonts w:ascii="Meiryo UI" w:eastAsia="Meiryo UI" w:hAnsi="Meiryo UI" w:cs="Meiryo UI" w:hint="eastAsia"/>
                          <w:kern w:val="24"/>
                          <w:sz w:val="12"/>
                          <w:szCs w:val="12"/>
                          <w:eastAsianLayout w:id="-1029384436"/>
                        </w:rPr>
                        <w:t>DMS SW</w:t>
                      </w:r>
                      <w:r w:rsidRPr="009E2725">
                        <w:rPr>
                          <w:rFonts w:ascii="Meiryo UI" w:eastAsia="Meiryo UI" w:hAnsi="Meiryo UI" w:cs="Meiryo UI" w:hint="eastAsia"/>
                          <w:kern w:val="24"/>
                          <w:sz w:val="12"/>
                          <w:szCs w:val="12"/>
                          <w:eastAsianLayout w:id="-1029384435"/>
                        </w:rPr>
                        <w:t>操作信号</w:t>
                      </w:r>
                    </w:p>
                  </w:txbxContent>
                </v:textbox>
              </v:shape>
            </w:pict>
          </mc:Fallback>
        </mc:AlternateContent>
      </w:r>
      <w:r w:rsidRPr="00C93B8F">
        <w:rPr>
          <w:noProof/>
        </w:rPr>
        <mc:AlternateContent>
          <mc:Choice Requires="wps">
            <w:drawing>
              <wp:anchor distT="0" distB="0" distL="114300" distR="114300" simplePos="0" relativeHeight="251787776" behindDoc="0" locked="0" layoutInCell="1" allowOverlap="1" wp14:anchorId="38EA19A0" wp14:editId="49E2369F">
                <wp:simplePos x="0" y="0"/>
                <wp:positionH relativeFrom="column">
                  <wp:posOffset>946785</wp:posOffset>
                </wp:positionH>
                <wp:positionV relativeFrom="paragraph">
                  <wp:posOffset>938530</wp:posOffset>
                </wp:positionV>
                <wp:extent cx="880110" cy="186690"/>
                <wp:effectExtent l="0" t="0" r="0" b="3810"/>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18669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118C0197" w14:textId="77777777" w:rsidR="00070DB9" w:rsidRPr="009E2725" w:rsidRDefault="00070DB9" w:rsidP="00070DB9">
                            <w:pPr>
                              <w:jc w:val="center"/>
                              <w:rPr>
                                <w:rFonts w:ascii="Meiryo UI" w:eastAsia="Meiryo UI" w:hAnsi="Meiryo UI" w:cs="Meiryo UI"/>
                                <w:kern w:val="24"/>
                                <w:sz w:val="14"/>
                                <w:szCs w:val="14"/>
                                <w:eastAsianLayout w:id="-1029384434"/>
                              </w:rPr>
                            </w:pPr>
                            <w:r w:rsidRPr="009E2725">
                              <w:rPr>
                                <w:rFonts w:ascii="Meiryo UI" w:eastAsia="Meiryo UI" w:hAnsi="Meiryo UI" w:cs="Meiryo UI" w:hint="eastAsia"/>
                                <w:kern w:val="24"/>
                                <w:sz w:val="14"/>
                                <w:szCs w:val="14"/>
                                <w:eastAsianLayout w:id="-1029384433"/>
                              </w:rPr>
                              <w:t>送信処理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38EA19A0" id="Text Box 20" o:spid="_x0000_s1295" type="#_x0000_t202" style="position:absolute;left:0;text-align:left;margin-left:74.55pt;margin-top:73.9pt;width:69.3pt;height:14.7pt;flip:x;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" fillcolor="#dae3f3" strokecolor="windowText" strokeweight=".5pt">
                <v:path arrowok="t"/>
                <v:textbox inset=".28125mm,.28125mm,.28125mm,.28125mm">
                  <w:txbxContent>
                    <w:p w14:paraId="118C0197" w14:textId="77777777" w:rsidR="00070DB9" w:rsidRPr="009E2725" w:rsidRDefault="00070DB9" w:rsidP="00070DB9">
                      <w:pPr>
                        <w:jc w:val="center"/>
                        <w:rPr>
                          <w:rFonts w:ascii="Meiryo UI" w:eastAsia="Meiryo UI" w:hAnsi="Meiryo UI" w:cs="Meiryo UI"/>
                          <w:kern w:val="24"/>
                          <w:sz w:val="14"/>
                          <w:szCs w:val="14"/>
                          <w:eastAsianLayout w:id="-1029384434"/>
                        </w:rPr>
                      </w:pPr>
                      <w:r w:rsidRPr="009E2725">
                        <w:rPr>
                          <w:rFonts w:ascii="Meiryo UI" w:eastAsia="Meiryo UI" w:hAnsi="Meiryo UI" w:cs="Meiryo UI" w:hint="eastAsia"/>
                          <w:kern w:val="24"/>
                          <w:sz w:val="14"/>
                          <w:szCs w:val="14"/>
                          <w:eastAsianLayout w:id="-1029384433"/>
                        </w:rPr>
                        <w:t>送信処理</w:t>
                      </w:r>
                    </w:p>
                  </w:txbxContent>
                </v:textbox>
              </v:shape>
            </w:pict>
          </mc:Fallback>
        </mc:AlternateContent>
      </w:r>
      <w:r w:rsidRPr="00C93B8F">
        <w:rPr>
          <w:noProof/>
        </w:rPr>
        <mc:AlternateContent>
          <mc:Choice Requires="wps">
            <w:drawing>
              <wp:anchor distT="0" distB="0" distL="114300" distR="114300" simplePos="0" relativeHeight="251769344" behindDoc="0" locked="0" layoutInCell="1" allowOverlap="1" wp14:anchorId="07E5D51D" wp14:editId="39692D89">
                <wp:simplePos x="0" y="0"/>
                <wp:positionH relativeFrom="column">
                  <wp:posOffset>950595</wp:posOffset>
                </wp:positionH>
                <wp:positionV relativeFrom="paragraph">
                  <wp:posOffset>730885</wp:posOffset>
                </wp:positionV>
                <wp:extent cx="880110" cy="207645"/>
                <wp:effectExtent l="0" t="0" r="0" b="190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07645"/>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1895159B" w14:textId="77777777" w:rsidR="00070DB9" w:rsidRPr="009E2725" w:rsidRDefault="00070DB9" w:rsidP="00070DB9">
                            <w:pPr>
                              <w:jc w:val="center"/>
                              <w:rPr>
                                <w:rFonts w:ascii="Meiryo UI" w:eastAsia="Meiryo UI" w:hAnsi="Meiryo UI" w:cs="Meiryo UI"/>
                                <w:kern w:val="24"/>
                                <w:sz w:val="14"/>
                                <w:szCs w:val="14"/>
                                <w:eastAsianLayout w:id="-1029384439"/>
                              </w:rPr>
                            </w:pPr>
                            <w:r w:rsidRPr="009E2725">
                              <w:rPr>
                                <w:rFonts w:ascii="Meiryo UI" w:eastAsia="Meiryo UI" w:hAnsi="Meiryo UI" w:cs="Meiryo UI" w:hint="eastAsia"/>
                                <w:kern w:val="24"/>
                                <w:sz w:val="14"/>
                                <w:szCs w:val="14"/>
                                <w:eastAsianLayout w:id="-1029384438"/>
                              </w:rPr>
                              <w:t>入力処理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07E5D51D" id="Text Box 19" o:spid="_x0000_s1296" type="#_x0000_t202" style="position:absolute;left:0;text-align:left;margin-left:74.85pt;margin-top:57.55pt;width:69.3pt;height:16.35pt;flip:x;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" fillcolor="#dae3f3" strokecolor="windowText" strokeweight=".5pt">
                <v:path arrowok="t"/>
                <v:textbox inset=".28125mm,.28125mm,.28125mm,.28125mm">
                  <w:txbxContent>
                    <w:p w14:paraId="1895159B" w14:textId="77777777" w:rsidR="00070DB9" w:rsidRPr="009E2725" w:rsidRDefault="00070DB9" w:rsidP="00070DB9">
                      <w:pPr>
                        <w:jc w:val="center"/>
                        <w:rPr>
                          <w:rFonts w:ascii="Meiryo UI" w:eastAsia="Meiryo UI" w:hAnsi="Meiryo UI" w:cs="Meiryo UI"/>
                          <w:kern w:val="24"/>
                          <w:sz w:val="14"/>
                          <w:szCs w:val="14"/>
                          <w:eastAsianLayout w:id="-1029384439"/>
                        </w:rPr>
                      </w:pPr>
                      <w:r w:rsidRPr="009E2725">
                        <w:rPr>
                          <w:rFonts w:ascii="Meiryo UI" w:eastAsia="Meiryo UI" w:hAnsi="Meiryo UI" w:cs="Meiryo UI" w:hint="eastAsia"/>
                          <w:kern w:val="24"/>
                          <w:sz w:val="14"/>
                          <w:szCs w:val="14"/>
                          <w:eastAsianLayout w:id="-1029384438"/>
                        </w:rPr>
                        <w:t>入力処理</w:t>
                      </w:r>
                    </w:p>
                  </w:txbxContent>
                </v:textbox>
              </v:shape>
            </w:pict>
          </mc:Fallback>
        </mc:AlternateContent>
      </w:r>
      <w:r>
        <w:rPr>
          <w:noProof/>
        </w:rPr>
        <mc:AlternateContent>
          <mc:Choice Requires="wps">
            <w:drawing>
              <wp:anchor distT="0" distB="0" distL="114300" distR="114300" simplePos="0" relativeHeight="251809280" behindDoc="0" locked="0" layoutInCell="1" allowOverlap="1" wp14:anchorId="172D5FAD" wp14:editId="218BC128">
                <wp:simplePos x="0" y="0"/>
                <wp:positionH relativeFrom="column">
                  <wp:posOffset>2406650</wp:posOffset>
                </wp:positionH>
                <wp:positionV relativeFrom="paragraph">
                  <wp:posOffset>558800</wp:posOffset>
                </wp:positionV>
                <wp:extent cx="2072640" cy="0"/>
                <wp:effectExtent l="12065" t="76835" r="20320" b="75565"/>
                <wp:wrapNone/>
                <wp:docPr id="18" name="直線矢印コネクタ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2640" cy="0"/>
                        </a:xfrm>
                        <a:prstGeom prst="straightConnector1">
                          <a:avLst/>
                        </a:prstGeom>
                        <a:noFill/>
                        <a:ln w="6350" algn="ctr">
                          <a:solidFill>
                            <a:srgbClr val="000000"/>
                          </a:solidFill>
                          <a:miter lim="800000"/>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F5D798" id="直線矢印コネクタ 157" o:spid="_x0000_s1026" type="#_x0000_t32" style="position:absolute;margin-left:189.5pt;margin-top:44pt;width:163.2pt;height:0;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" strokeweight=".5pt">
                <v:stroke endarrow="open" joinstyle="miter"/>
              </v:shape>
            </w:pict>
          </mc:Fallback>
        </mc:AlternateContent>
      </w:r>
      <w:r w:rsidRPr="00C93B8F">
        <w:rPr>
          <w:noProof/>
        </w:rPr>
        <mc:AlternateContent>
          <mc:Choice Requires="wps">
            <w:drawing>
              <wp:anchor distT="0" distB="0" distL="114300" distR="114300" simplePos="0" relativeHeight="251808256" behindDoc="0" locked="0" layoutInCell="1" allowOverlap="1" wp14:anchorId="42BC34C8" wp14:editId="249ED6FD">
                <wp:simplePos x="0" y="0"/>
                <wp:positionH relativeFrom="column">
                  <wp:posOffset>4027170</wp:posOffset>
                </wp:positionH>
                <wp:positionV relativeFrom="paragraph">
                  <wp:posOffset>612140</wp:posOffset>
                </wp:positionV>
                <wp:extent cx="880110" cy="240030"/>
                <wp:effectExtent l="0" t="0" r="0" b="76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880110" cy="240030"/>
                        </a:xfrm>
                        <a:prstGeom prst="rect">
                          <a:avLst/>
                        </a:prstGeom>
                        <a:solidFill>
                          <a:srgbClr val="4472C4">
                            <a:lumMod val="20000"/>
                            <a:lumOff val="80000"/>
                          </a:srgbClr>
                        </a:solidFill>
                        <a:ln w="6350" cap="flat" cmpd="sng" algn="ctr">
                          <a:solidFill>
                            <a:sysClr val="windowText" lastClr="000000"/>
                          </a:solidFill>
                          <a:prstDash val="solid"/>
                          <a:miter lim="800000"/>
                        </a:ln>
                        <a:effectLst/>
                      </wps:spPr>
                      <wps:txbx>
                        <w:txbxContent>
                          <w:p w14:paraId="55398396"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受信処理</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42BC34C8" id="Text Box 17" o:spid="_x0000_s1297" type="#_x0000_t202" style="position:absolute;left:0;text-align:left;margin-left:317.1pt;margin-top:48.2pt;width:69.3pt;height:18.9pt;flip:x;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" fillcolor="#dae3f3" strokecolor="windowText" strokeweight=".5pt">
                <v:path arrowok="t"/>
                <v:textbox inset=".28125mm,.28125mm,.28125mm,.28125mm">
                  <w:txbxContent>
                    <w:p w14:paraId="55398396" w14:textId="77777777" w:rsidR="00070DB9" w:rsidRPr="009E2725" w:rsidRDefault="00070DB9" w:rsidP="00070DB9">
                      <w:pPr>
                        <w:jc w:val="center"/>
                        <w:rPr>
                          <w:rFonts w:ascii="Meiryo UI" w:eastAsia="Meiryo UI" w:hAnsi="Meiryo UI" w:cs="Meiryo UI"/>
                          <w:kern w:val="24"/>
                          <w:sz w:val="14"/>
                          <w:szCs w:val="14"/>
                          <w:eastAsianLayout w:id="-1029384447"/>
                        </w:rPr>
                      </w:pPr>
                      <w:r w:rsidRPr="009E2725">
                        <w:rPr>
                          <w:rFonts w:ascii="Meiryo UI" w:eastAsia="Meiryo UI" w:hAnsi="Meiryo UI" w:cs="Meiryo UI" w:hint="eastAsia"/>
                          <w:kern w:val="24"/>
                          <w:sz w:val="14"/>
                          <w:szCs w:val="14"/>
                          <w:eastAsianLayout w:id="-1029384446"/>
                        </w:rPr>
                        <w:t>受信処理</w:t>
                      </w:r>
                    </w:p>
                  </w:txbxContent>
                </v:textbox>
              </v:shape>
            </w:pict>
          </mc:Fallback>
        </mc:AlternateContent>
      </w:r>
      <w:r w:rsidRPr="00943EC7">
        <w:rPr>
          <w:noProof/>
        </w:rPr>
        <mc:AlternateContent>
          <mc:Choice Requires="wps">
            <w:drawing>
              <wp:anchor distT="0" distB="0" distL="114300" distR="114300" simplePos="0" relativeHeight="251798016" behindDoc="0" locked="0" layoutInCell="1" allowOverlap="1" wp14:anchorId="4941BAB1" wp14:editId="1C724C06">
                <wp:simplePos x="0" y="0"/>
                <wp:positionH relativeFrom="column">
                  <wp:posOffset>3606800</wp:posOffset>
                </wp:positionH>
                <wp:positionV relativeFrom="paragraph">
                  <wp:posOffset>3051175</wp:posOffset>
                </wp:positionV>
                <wp:extent cx="1567815" cy="704850"/>
                <wp:effectExtent l="0" t="0" r="0" b="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567815" cy="704850"/>
                        </a:xfrm>
                        <a:prstGeom prst="rect">
                          <a:avLst/>
                        </a:prstGeom>
                        <a:noFill/>
                        <a:ln w="6350" cap="flat" cmpd="sng" algn="ctr">
                          <a:noFill/>
                          <a:prstDash val="solid"/>
                          <a:miter lim="800000"/>
                        </a:ln>
                        <a:effectLst/>
                      </wps:spPr>
                      <wps:txbx>
                        <w:txbxContent>
                          <w:p w14:paraId="54A19264" w14:textId="77777777" w:rsidR="004C35C1" w:rsidRPr="004C35C1" w:rsidRDefault="00070DB9" w:rsidP="004C35C1">
                            <w:pPr>
                              <w:jc w:val="right"/>
                              <w:rPr>
                                <w:rFonts w:ascii="Meiryo UI" w:eastAsia="Meiryo UI" w:hAnsi="Meiryo UI" w:cs="Meiryo UI"/>
                                <w:kern w:val="24"/>
                                <w:sz w:val="12"/>
                                <w:szCs w:val="12"/>
                                <w:eastAsianLayout w:id="-1029384437"/>
                              </w:rPr>
                            </w:pPr>
                            <w:r w:rsidRPr="009E2725">
                              <w:rPr>
                                <w:rFonts w:ascii="Meiryo UI" w:eastAsia="Meiryo UI" w:hAnsi="Meiryo UI" w:cs="Meiryo UI" w:hint="eastAsia"/>
                                <w:kern w:val="24"/>
                                <w:sz w:val="12"/>
                                <w:szCs w:val="12"/>
                              </w:rPr>
                              <w:t xml:space="preserve">　　</w:t>
                            </w:r>
                            <w:r w:rsidRPr="009E2725">
                              <w:rPr>
                                <w:rFonts w:ascii="Meiryo UI" w:eastAsia="Meiryo UI" w:hAnsi="Meiryo UI" w:cs="Meiryo UI" w:hint="eastAsia"/>
                                <w:kern w:val="24"/>
                                <w:sz w:val="12"/>
                                <w:szCs w:val="12"/>
                                <w:eastAsianLayout w:id="-1029384436"/>
                              </w:rPr>
                              <w:t>イベント通信周期の最小間隔</w:t>
                            </w:r>
                            <w:r w:rsidR="004C35C1" w:rsidRPr="00AE2925">
                              <w:rPr>
                                <w:rFonts w:ascii="Meiryo UI" w:eastAsia="Meiryo UI" w:hAnsi="Meiryo UI" w:cs="Meiryo UI"/>
                                <w:color w:val="000000"/>
                                <w:kern w:val="24"/>
                                <w:sz w:val="12"/>
                                <w:szCs w:val="12"/>
                              </w:rPr>
                              <w:t xml:space="preserve"> </w:t>
                            </w:r>
                          </w:p>
                          <w:p w14:paraId="5579F0A6" w14:textId="77777777" w:rsidR="00070DB9" w:rsidRPr="00AE2925" w:rsidRDefault="004C35C1" w:rsidP="004C35C1">
                            <w:pPr>
                              <w:wordWrap w:val="0"/>
                              <w:ind w:right="51"/>
                              <w:jc w:val="right"/>
                              <w:rPr>
                                <w:rFonts w:ascii="Meiryo UI" w:eastAsia="Meiryo UI" w:hAnsi="Meiryo UI" w:cs="Meiryo UI" w:hint="eastAsia"/>
                                <w:color w:val="000000"/>
                                <w:kern w:val="24"/>
                                <w:sz w:val="12"/>
                                <w:szCs w:val="12"/>
                                <w:eastAsianLayout w:id="-1029384435"/>
                              </w:rPr>
                            </w:pPr>
                            <w:r w:rsidRPr="00AE2925">
                              <w:rPr>
                                <w:rFonts w:ascii="Meiryo UI" w:eastAsia="Meiryo UI" w:hAnsi="Meiryo UI" w:cs="Meiryo UI"/>
                                <w:color w:val="000000"/>
                                <w:kern w:val="24"/>
                                <w:sz w:val="12"/>
                                <w:szCs w:val="12"/>
                              </w:rPr>
                              <w:t>150ms</w:t>
                            </w:r>
                            <w:r w:rsidRPr="00AE2925">
                              <w:rPr>
                                <w:rFonts w:ascii="Meiryo UI" w:eastAsia="Meiryo UI" w:hAnsi="Meiryo UI" w:cs="Meiryo UI" w:hint="eastAsia"/>
                                <w:color w:val="000000"/>
                                <w:kern w:val="24"/>
                                <w:sz w:val="12"/>
                                <w:szCs w:val="12"/>
                              </w:rPr>
                              <w:t>以上</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4941BAB1" id="Text Box 16" o:spid="_x0000_s1298" type="#_x0000_t202" style="position:absolute;left:0;text-align:left;margin-left:284pt;margin-top:240.25pt;width:123.45pt;height:55.5pt;flip:x;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" filled="f" stroked="f" strokeweight=".5pt">
                <v:textbox inset=".28125mm,.28125mm,.28125mm,.28125mm">
                  <w:txbxContent>
                    <w:p w14:paraId="54A19264" w14:textId="77777777" w:rsidR="004C35C1" w:rsidRPr="004C35C1" w:rsidRDefault="00070DB9" w:rsidP="004C35C1">
                      <w:pPr>
                        <w:jc w:val="right"/>
                        <w:rPr>
                          <w:rFonts w:ascii="Meiryo UI" w:eastAsia="Meiryo UI" w:hAnsi="Meiryo UI" w:cs="Meiryo UI"/>
                          <w:kern w:val="24"/>
                          <w:sz w:val="12"/>
                          <w:szCs w:val="12"/>
                          <w:eastAsianLayout w:id="-1029384437"/>
                        </w:rPr>
                      </w:pPr>
                      <w:r w:rsidRPr="009E2725">
                        <w:rPr>
                          <w:rFonts w:ascii="Meiryo UI" w:eastAsia="Meiryo UI" w:hAnsi="Meiryo UI" w:cs="Meiryo UI" w:hint="eastAsia"/>
                          <w:kern w:val="24"/>
                          <w:sz w:val="12"/>
                          <w:szCs w:val="12"/>
                        </w:rPr>
                        <w:t xml:space="preserve">　　</w:t>
                      </w:r>
                      <w:r w:rsidRPr="009E2725">
                        <w:rPr>
                          <w:rFonts w:ascii="Meiryo UI" w:eastAsia="Meiryo UI" w:hAnsi="Meiryo UI" w:cs="Meiryo UI" w:hint="eastAsia"/>
                          <w:kern w:val="24"/>
                          <w:sz w:val="12"/>
                          <w:szCs w:val="12"/>
                          <w:eastAsianLayout w:id="-1029384436"/>
                        </w:rPr>
                        <w:t>イベント通信周期の最小間隔</w:t>
                      </w:r>
                      <w:r w:rsidR="004C35C1" w:rsidRPr="00AE2925">
                        <w:rPr>
                          <w:rFonts w:ascii="Meiryo UI" w:eastAsia="Meiryo UI" w:hAnsi="Meiryo UI" w:cs="Meiryo UI"/>
                          <w:color w:val="000000"/>
                          <w:kern w:val="24"/>
                          <w:sz w:val="12"/>
                          <w:szCs w:val="12"/>
                        </w:rPr>
                        <w:t xml:space="preserve"> </w:t>
                      </w:r>
                    </w:p>
                    <w:p w14:paraId="5579F0A6" w14:textId="77777777" w:rsidR="00070DB9" w:rsidRPr="00AE2925" w:rsidRDefault="004C35C1" w:rsidP="004C35C1">
                      <w:pPr>
                        <w:wordWrap w:val="0"/>
                        <w:ind w:right="51"/>
                        <w:jc w:val="right"/>
                        <w:rPr>
                          <w:rFonts w:ascii="Meiryo UI" w:eastAsia="Meiryo UI" w:hAnsi="Meiryo UI" w:cs="Meiryo UI" w:hint="eastAsia"/>
                          <w:color w:val="000000"/>
                          <w:kern w:val="24"/>
                          <w:sz w:val="12"/>
                          <w:szCs w:val="12"/>
                          <w:eastAsianLayout w:id="-1029384435"/>
                        </w:rPr>
                      </w:pPr>
                      <w:r w:rsidRPr="00AE2925">
                        <w:rPr>
                          <w:rFonts w:ascii="Meiryo UI" w:eastAsia="Meiryo UI" w:hAnsi="Meiryo UI" w:cs="Meiryo UI"/>
                          <w:color w:val="000000"/>
                          <w:kern w:val="24"/>
                          <w:sz w:val="12"/>
                          <w:szCs w:val="12"/>
                        </w:rPr>
                        <w:t>150ms</w:t>
                      </w:r>
                      <w:r w:rsidRPr="00AE2925">
                        <w:rPr>
                          <w:rFonts w:ascii="Meiryo UI" w:eastAsia="Meiryo UI" w:hAnsi="Meiryo UI" w:cs="Meiryo UI" w:hint="eastAsia"/>
                          <w:color w:val="000000"/>
                          <w:kern w:val="24"/>
                          <w:sz w:val="12"/>
                          <w:szCs w:val="12"/>
                        </w:rPr>
                        <w:t>以上</w:t>
                      </w:r>
                    </w:p>
                  </w:txbxContent>
                </v:textbox>
              </v:shape>
            </w:pict>
          </mc:Fallback>
        </mc:AlternateContent>
      </w:r>
      <w:r w:rsidRPr="00943EC7">
        <w:rPr>
          <w:noProof/>
        </w:rPr>
        <mc:AlternateContent>
          <mc:Choice Requires="wps">
            <w:drawing>
              <wp:anchor distT="0" distB="0" distL="114300" distR="114300" simplePos="0" relativeHeight="251776512" behindDoc="0" locked="0" layoutInCell="1" allowOverlap="1" wp14:anchorId="79A3F090" wp14:editId="688F21A3">
                <wp:simplePos x="0" y="0"/>
                <wp:positionH relativeFrom="column">
                  <wp:posOffset>2474595</wp:posOffset>
                </wp:positionH>
                <wp:positionV relativeFrom="paragraph">
                  <wp:posOffset>37465</wp:posOffset>
                </wp:positionV>
                <wp:extent cx="1249045" cy="73406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249045" cy="734060"/>
                        </a:xfrm>
                        <a:prstGeom prst="rect">
                          <a:avLst/>
                        </a:prstGeom>
                        <a:noFill/>
                        <a:ln w="6350" cap="flat" cmpd="sng" algn="ctr">
                          <a:noFill/>
                          <a:prstDash val="solid"/>
                          <a:miter lim="800000"/>
                        </a:ln>
                        <a:effectLst/>
                      </wps:spPr>
                      <wps:txbx>
                        <w:txbxContent>
                          <w:p w14:paraId="489D4D95" w14:textId="77777777" w:rsidR="00070DB9" w:rsidRPr="009E2725" w:rsidRDefault="00070DB9" w:rsidP="00070DB9">
                            <w:pPr>
                              <w:rPr>
                                <w:rFonts w:ascii="Meiryo UI" w:eastAsia="Meiryo UI" w:hAnsi="Meiryo UI" w:cs="Meiryo UI"/>
                                <w:kern w:val="24"/>
                                <w:sz w:val="12"/>
                                <w:szCs w:val="12"/>
                                <w:eastAsianLayout w:id="-1029384441"/>
                              </w:rPr>
                            </w:pPr>
                            <w:r w:rsidRPr="009E2725">
                              <w:rPr>
                                <w:rFonts w:ascii="Meiryo UI" w:eastAsia="Meiryo UI" w:hAnsi="Meiryo UI" w:cs="Meiryo UI" w:hint="eastAsia"/>
                                <w:kern w:val="24"/>
                                <w:sz w:val="12"/>
                                <w:szCs w:val="12"/>
                                <w:eastAsianLayout w:id="-1029384440"/>
                              </w:rPr>
                              <w:t>B_DMODE/</w:t>
                            </w:r>
                            <w:r w:rsidRPr="009E2725">
                              <w:rPr>
                                <w:rFonts w:ascii="Meiryo UI" w:eastAsia="Meiryo UI" w:hAnsi="Meiryo UI" w:cs="Meiryo UI" w:hint="eastAsia"/>
                                <w:kern w:val="24"/>
                                <w:sz w:val="12"/>
                                <w:szCs w:val="12"/>
                                <w:eastAsianLayout w:id="-1029384439"/>
                              </w:rPr>
                              <w:t>B_DMODE2</w:t>
                            </w:r>
                            <w:r w:rsidRPr="009E2725">
                              <w:rPr>
                                <w:rFonts w:ascii="Meiryo UI" w:eastAsia="Meiryo UI" w:hAnsi="Meiryo UI" w:cs="Meiryo UI" w:hint="eastAsia"/>
                                <w:kern w:val="24"/>
                                <w:sz w:val="12"/>
                                <w:szCs w:val="12"/>
                                <w:eastAsianLayout w:id="-1029384438"/>
                              </w:rPr>
                              <w:t>：</w:t>
                            </w:r>
                            <w:r w:rsidRPr="009E2725">
                              <w:rPr>
                                <w:rFonts w:ascii="Meiryo UI" w:eastAsia="Meiryo UI" w:hAnsi="Meiryo UI" w:cs="Meiryo UI" w:hint="eastAsia"/>
                                <w:kern w:val="24"/>
                                <w:sz w:val="12"/>
                                <w:szCs w:val="12"/>
                                <w:eastAsianLayout w:id="-1029384437"/>
                              </w:rPr>
                              <w:t>Normal</w:t>
                            </w:r>
                          </w:p>
                          <w:p w14:paraId="55B6210C" w14:textId="77777777" w:rsidR="00D74FF4" w:rsidRPr="00D74FF4" w:rsidRDefault="00070DB9" w:rsidP="00070DB9">
                            <w:pPr>
                              <w:rPr>
                                <w:rFonts w:ascii="Meiryo UI" w:eastAsia="Meiryo UI" w:hAnsi="Meiryo UI" w:cs="Meiryo UI" w:hint="eastAsia"/>
                                <w:kern w:val="24"/>
                                <w:sz w:val="12"/>
                                <w:szCs w:val="12"/>
                              </w:rPr>
                            </w:pPr>
                            <w:r w:rsidRPr="009E2725">
                              <w:rPr>
                                <w:rFonts w:ascii="Meiryo UI" w:eastAsia="Meiryo UI" w:hAnsi="Meiryo UI" w:cs="Meiryo UI" w:hint="eastAsia"/>
                                <w:kern w:val="24"/>
                                <w:sz w:val="12"/>
                                <w:szCs w:val="12"/>
                                <w:eastAsianLayout w:id="-1029384435"/>
                              </w:rPr>
                              <w:t>B_DMSSFT</w:t>
                            </w:r>
                            <w:r w:rsidRPr="009E2725">
                              <w:rPr>
                                <w:rFonts w:ascii="Meiryo UI" w:eastAsia="Meiryo UI" w:hAnsi="Meiryo UI" w:cs="Meiryo UI" w:hint="eastAsia"/>
                                <w:kern w:val="24"/>
                                <w:sz w:val="12"/>
                                <w:szCs w:val="12"/>
                                <w:eastAsianLayout w:id="-1029384434"/>
                              </w:rPr>
                              <w:t>：表示有</w:t>
                            </w:r>
                          </w:p>
                          <w:p w14:paraId="471EB3FB" w14:textId="77777777" w:rsidR="00070DB9" w:rsidRPr="00AE2925" w:rsidRDefault="00070DB9" w:rsidP="00070DB9">
                            <w:pPr>
                              <w:rPr>
                                <w:rFonts w:ascii="Meiryo UI" w:eastAsia="Meiryo UI" w:hAnsi="Meiryo UI" w:cs="Meiryo UI" w:hint="eastAsia"/>
                                <w:color w:val="000000"/>
                                <w:kern w:val="24"/>
                                <w:sz w:val="12"/>
                                <w:szCs w:val="12"/>
                                <w:eastAsianLayout w:id="-1029384433"/>
                              </w:rPr>
                            </w:pPr>
                            <w:r w:rsidRPr="00AE2925">
                              <w:rPr>
                                <w:rFonts w:ascii="Meiryo UI" w:eastAsia="Meiryo UI" w:hAnsi="Meiryo UI" w:cs="Meiryo UI" w:hint="eastAsia"/>
                                <w:color w:val="000000"/>
                                <w:kern w:val="24"/>
                                <w:sz w:val="12"/>
                                <w:szCs w:val="12"/>
                                <w:eastAsianLayout w:id="-1029384432"/>
                              </w:rPr>
                              <w:t>B_DMINF3,</w:t>
                            </w:r>
                            <w:r w:rsidRPr="00AE2925">
                              <w:rPr>
                                <w:rFonts w:ascii="Meiryo UI" w:eastAsia="Meiryo UI" w:hAnsi="Meiryo UI" w:cs="Meiryo UI" w:hint="eastAsia"/>
                                <w:color w:val="000000"/>
                                <w:kern w:val="24"/>
                                <w:sz w:val="12"/>
                                <w:szCs w:val="12"/>
                                <w:eastAsianLayout w:id="-1029384448"/>
                              </w:rPr>
                              <w:t>B_DMINF4</w:t>
                            </w:r>
                            <w:r w:rsidRPr="00AE2925">
                              <w:rPr>
                                <w:rFonts w:ascii="Meiryo UI" w:eastAsia="Meiryo UI" w:hAnsi="Meiryo UI" w:cs="Meiryo UI" w:hint="eastAsia"/>
                                <w:color w:val="000000"/>
                                <w:kern w:val="24"/>
                                <w:sz w:val="12"/>
                                <w:szCs w:val="12"/>
                                <w:eastAsianLayout w:id="-1029384447"/>
                              </w:rPr>
                              <w:t>：</w:t>
                            </w:r>
                            <w:r w:rsidRPr="00AE2925">
                              <w:rPr>
                                <w:rFonts w:ascii="Meiryo UI" w:eastAsia="Meiryo UI" w:hAnsi="Meiryo UI" w:cs="Meiryo UI" w:hint="eastAsia"/>
                                <w:color w:val="000000"/>
                                <w:kern w:val="24"/>
                                <w:sz w:val="12"/>
                                <w:szCs w:val="12"/>
                                <w:eastAsianLayout w:id="-1029384446"/>
                              </w:rPr>
                              <w:t>Sport</w:t>
                            </w:r>
                            <w:r w:rsidRPr="00AE2925">
                              <w:rPr>
                                <w:rFonts w:ascii="Meiryo UI" w:eastAsia="Meiryo UI" w:hAnsi="Meiryo UI" w:cs="Meiryo UI" w:hint="eastAsia"/>
                                <w:color w:val="000000"/>
                                <w:kern w:val="24"/>
                                <w:sz w:val="12"/>
                                <w:szCs w:val="12"/>
                                <w:eastAsianLayout w:id="-1029384445"/>
                              </w:rPr>
                              <w:t>有</w:t>
                            </w:r>
                          </w:p>
                        </w:txbxContent>
                      </wps:txbx>
                      <wps:bodyPr wrap="square" lIns="10125" tIns="10125" rIns="10125" bIns="10125" rtlCol="0" anchor="ctr" anchorCtr="0">
                        <a:noAutofit/>
                      </wps:bodyPr>
                    </wps:wsp>
                  </a:graphicData>
                </a:graphic>
                <wp14:sizeRelH relativeFrom="page">
                  <wp14:pctWidth>0</wp14:pctWidth>
                </wp14:sizeRelH>
                <wp14:sizeRelV relativeFrom="page">
                  <wp14:pctHeight>0</wp14:pctHeight>
                </wp14:sizeRelV>
              </wp:anchor>
            </w:drawing>
          </mc:Choice>
          <mc:Fallback>
            <w:pict>
              <v:shape w14:anchorId="79A3F090" id="Text Box 13" o:spid="_x0000_s1299" type="#_x0000_t202" style="position:absolute;left:0;text-align:left;margin-left:194.85pt;margin-top:2.95pt;width:98.35pt;height:57.8pt;flip:x;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" filled="f" stroked="f" strokeweight=".5pt">
                <v:textbox inset=".28125mm,.28125mm,.28125mm,.28125mm">
                  <w:txbxContent>
                    <w:p w14:paraId="489D4D95" w14:textId="77777777" w:rsidR="00070DB9" w:rsidRPr="009E2725" w:rsidRDefault="00070DB9" w:rsidP="00070DB9">
                      <w:pPr>
                        <w:rPr>
                          <w:rFonts w:ascii="Meiryo UI" w:eastAsia="Meiryo UI" w:hAnsi="Meiryo UI" w:cs="Meiryo UI"/>
                          <w:kern w:val="24"/>
                          <w:sz w:val="12"/>
                          <w:szCs w:val="12"/>
                          <w:eastAsianLayout w:id="-1029384441"/>
                        </w:rPr>
                      </w:pPr>
                      <w:r w:rsidRPr="009E2725">
                        <w:rPr>
                          <w:rFonts w:ascii="Meiryo UI" w:eastAsia="Meiryo UI" w:hAnsi="Meiryo UI" w:cs="Meiryo UI" w:hint="eastAsia"/>
                          <w:kern w:val="24"/>
                          <w:sz w:val="12"/>
                          <w:szCs w:val="12"/>
                          <w:eastAsianLayout w:id="-1029384440"/>
                        </w:rPr>
                        <w:t>B_DMODE/</w:t>
                      </w:r>
                      <w:r w:rsidRPr="009E2725">
                        <w:rPr>
                          <w:rFonts w:ascii="Meiryo UI" w:eastAsia="Meiryo UI" w:hAnsi="Meiryo UI" w:cs="Meiryo UI" w:hint="eastAsia"/>
                          <w:kern w:val="24"/>
                          <w:sz w:val="12"/>
                          <w:szCs w:val="12"/>
                          <w:eastAsianLayout w:id="-1029384439"/>
                        </w:rPr>
                        <w:t>B_DMODE2</w:t>
                      </w:r>
                      <w:r w:rsidRPr="009E2725">
                        <w:rPr>
                          <w:rFonts w:ascii="Meiryo UI" w:eastAsia="Meiryo UI" w:hAnsi="Meiryo UI" w:cs="Meiryo UI" w:hint="eastAsia"/>
                          <w:kern w:val="24"/>
                          <w:sz w:val="12"/>
                          <w:szCs w:val="12"/>
                          <w:eastAsianLayout w:id="-1029384438"/>
                        </w:rPr>
                        <w:t>：</w:t>
                      </w:r>
                      <w:r w:rsidRPr="009E2725">
                        <w:rPr>
                          <w:rFonts w:ascii="Meiryo UI" w:eastAsia="Meiryo UI" w:hAnsi="Meiryo UI" w:cs="Meiryo UI" w:hint="eastAsia"/>
                          <w:kern w:val="24"/>
                          <w:sz w:val="12"/>
                          <w:szCs w:val="12"/>
                          <w:eastAsianLayout w:id="-1029384437"/>
                        </w:rPr>
                        <w:t>Normal</w:t>
                      </w:r>
                    </w:p>
                    <w:p w14:paraId="55B6210C" w14:textId="77777777" w:rsidR="00D74FF4" w:rsidRPr="00D74FF4" w:rsidRDefault="00070DB9" w:rsidP="00070DB9">
                      <w:pPr>
                        <w:rPr>
                          <w:rFonts w:ascii="Meiryo UI" w:eastAsia="Meiryo UI" w:hAnsi="Meiryo UI" w:cs="Meiryo UI" w:hint="eastAsia"/>
                          <w:kern w:val="24"/>
                          <w:sz w:val="12"/>
                          <w:szCs w:val="12"/>
                        </w:rPr>
                      </w:pPr>
                      <w:r w:rsidRPr="009E2725">
                        <w:rPr>
                          <w:rFonts w:ascii="Meiryo UI" w:eastAsia="Meiryo UI" w:hAnsi="Meiryo UI" w:cs="Meiryo UI" w:hint="eastAsia"/>
                          <w:kern w:val="24"/>
                          <w:sz w:val="12"/>
                          <w:szCs w:val="12"/>
                          <w:eastAsianLayout w:id="-1029384435"/>
                        </w:rPr>
                        <w:t>B_DMSSFT</w:t>
                      </w:r>
                      <w:r w:rsidRPr="009E2725">
                        <w:rPr>
                          <w:rFonts w:ascii="Meiryo UI" w:eastAsia="Meiryo UI" w:hAnsi="Meiryo UI" w:cs="Meiryo UI" w:hint="eastAsia"/>
                          <w:kern w:val="24"/>
                          <w:sz w:val="12"/>
                          <w:szCs w:val="12"/>
                          <w:eastAsianLayout w:id="-1029384434"/>
                        </w:rPr>
                        <w:t>：表示有</w:t>
                      </w:r>
                    </w:p>
                    <w:p w14:paraId="471EB3FB" w14:textId="77777777" w:rsidR="00070DB9" w:rsidRPr="00AE2925" w:rsidRDefault="00070DB9" w:rsidP="00070DB9">
                      <w:pPr>
                        <w:rPr>
                          <w:rFonts w:ascii="Meiryo UI" w:eastAsia="Meiryo UI" w:hAnsi="Meiryo UI" w:cs="Meiryo UI" w:hint="eastAsia"/>
                          <w:color w:val="000000"/>
                          <w:kern w:val="24"/>
                          <w:sz w:val="12"/>
                          <w:szCs w:val="12"/>
                          <w:eastAsianLayout w:id="-1029384433"/>
                        </w:rPr>
                      </w:pPr>
                      <w:r w:rsidRPr="00AE2925">
                        <w:rPr>
                          <w:rFonts w:ascii="Meiryo UI" w:eastAsia="Meiryo UI" w:hAnsi="Meiryo UI" w:cs="Meiryo UI" w:hint="eastAsia"/>
                          <w:color w:val="000000"/>
                          <w:kern w:val="24"/>
                          <w:sz w:val="12"/>
                          <w:szCs w:val="12"/>
                          <w:eastAsianLayout w:id="-1029384432"/>
                        </w:rPr>
                        <w:t>B_DMINF3,</w:t>
                      </w:r>
                      <w:r w:rsidRPr="00AE2925">
                        <w:rPr>
                          <w:rFonts w:ascii="Meiryo UI" w:eastAsia="Meiryo UI" w:hAnsi="Meiryo UI" w:cs="Meiryo UI" w:hint="eastAsia"/>
                          <w:color w:val="000000"/>
                          <w:kern w:val="24"/>
                          <w:sz w:val="12"/>
                          <w:szCs w:val="12"/>
                          <w:eastAsianLayout w:id="-1029384448"/>
                        </w:rPr>
                        <w:t>B_DMINF4</w:t>
                      </w:r>
                      <w:r w:rsidRPr="00AE2925">
                        <w:rPr>
                          <w:rFonts w:ascii="Meiryo UI" w:eastAsia="Meiryo UI" w:hAnsi="Meiryo UI" w:cs="Meiryo UI" w:hint="eastAsia"/>
                          <w:color w:val="000000"/>
                          <w:kern w:val="24"/>
                          <w:sz w:val="12"/>
                          <w:szCs w:val="12"/>
                          <w:eastAsianLayout w:id="-1029384447"/>
                        </w:rPr>
                        <w:t>：</w:t>
                      </w:r>
                      <w:r w:rsidRPr="00AE2925">
                        <w:rPr>
                          <w:rFonts w:ascii="Meiryo UI" w:eastAsia="Meiryo UI" w:hAnsi="Meiryo UI" w:cs="Meiryo UI" w:hint="eastAsia"/>
                          <w:color w:val="000000"/>
                          <w:kern w:val="24"/>
                          <w:sz w:val="12"/>
                          <w:szCs w:val="12"/>
                          <w:eastAsianLayout w:id="-1029384446"/>
                        </w:rPr>
                        <w:t>Sport</w:t>
                      </w:r>
                      <w:r w:rsidRPr="00AE2925">
                        <w:rPr>
                          <w:rFonts w:ascii="Meiryo UI" w:eastAsia="Meiryo UI" w:hAnsi="Meiryo UI" w:cs="Meiryo UI" w:hint="eastAsia"/>
                          <w:color w:val="000000"/>
                          <w:kern w:val="24"/>
                          <w:sz w:val="12"/>
                          <w:szCs w:val="12"/>
                          <w:eastAsianLayout w:id="-1029384445"/>
                        </w:rPr>
                        <w:t>有</w:t>
                      </w:r>
                    </w:p>
                  </w:txbxContent>
                </v:textbox>
              </v:shape>
            </w:pict>
          </mc:Fallback>
        </mc:AlternateContent>
      </w:r>
    </w:p>
    <w:p w14:paraId="04E3A5B4" w14:textId="77777777" w:rsidR="000D2F2B" w:rsidRDefault="000D2F2B" w:rsidP="00C15B8F">
      <w:pPr>
        <w:rPr>
          <w:color w:val="5B9BD5"/>
        </w:rPr>
      </w:pPr>
    </w:p>
    <w:p w14:paraId="2C588F42" w14:textId="77777777" w:rsidR="000D2F2B" w:rsidRDefault="000D2F2B" w:rsidP="00C15B8F">
      <w:pPr>
        <w:rPr>
          <w:color w:val="5B9BD5"/>
        </w:rPr>
      </w:pPr>
    </w:p>
    <w:p w14:paraId="5C7C988A" w14:textId="77777777" w:rsidR="000D2F2B" w:rsidRDefault="000D2F2B" w:rsidP="00C15B8F">
      <w:pPr>
        <w:rPr>
          <w:color w:val="5B9BD5"/>
        </w:rPr>
      </w:pPr>
    </w:p>
    <w:p w14:paraId="32F4BD80" w14:textId="77777777" w:rsidR="000D2F2B" w:rsidRDefault="000D2F2B" w:rsidP="00C15B8F">
      <w:pPr>
        <w:rPr>
          <w:color w:val="5B9BD5"/>
        </w:rPr>
      </w:pPr>
    </w:p>
    <w:p w14:paraId="7216A965" w14:textId="77777777" w:rsidR="000D2F2B" w:rsidRDefault="000D2F2B" w:rsidP="00C15B8F">
      <w:pPr>
        <w:rPr>
          <w:color w:val="5B9BD5"/>
        </w:rPr>
      </w:pPr>
    </w:p>
    <w:p w14:paraId="6A6D75FC" w14:textId="77777777" w:rsidR="000D2F2B" w:rsidRDefault="000D2F2B" w:rsidP="00C15B8F">
      <w:pPr>
        <w:rPr>
          <w:color w:val="5B9BD5"/>
        </w:rPr>
      </w:pPr>
    </w:p>
    <w:p w14:paraId="04542CC7" w14:textId="77777777" w:rsidR="000D2F2B" w:rsidRDefault="000D2F2B" w:rsidP="00C15B8F">
      <w:pPr>
        <w:rPr>
          <w:color w:val="5B9BD5"/>
        </w:rPr>
      </w:pPr>
    </w:p>
    <w:p w14:paraId="2C4674CF" w14:textId="77777777" w:rsidR="000D2F2B" w:rsidRDefault="000D2F2B" w:rsidP="00C15B8F">
      <w:pPr>
        <w:rPr>
          <w:color w:val="5B9BD5"/>
        </w:rPr>
      </w:pPr>
    </w:p>
    <w:p w14:paraId="25FBEA9D" w14:textId="77777777" w:rsidR="000D2F2B" w:rsidRDefault="000D2F2B" w:rsidP="00C15B8F">
      <w:pPr>
        <w:rPr>
          <w:color w:val="5B9BD5"/>
        </w:rPr>
      </w:pPr>
    </w:p>
    <w:p w14:paraId="4C645277" w14:textId="77777777" w:rsidR="000D2F2B" w:rsidRDefault="000D2F2B" w:rsidP="00C15B8F">
      <w:pPr>
        <w:rPr>
          <w:color w:val="5B9BD5"/>
        </w:rPr>
      </w:pPr>
    </w:p>
    <w:p w14:paraId="3FBC795F" w14:textId="77777777" w:rsidR="000D2F2B" w:rsidRDefault="000D2F2B" w:rsidP="00C15B8F">
      <w:pPr>
        <w:rPr>
          <w:color w:val="5B9BD5"/>
        </w:rPr>
      </w:pPr>
    </w:p>
    <w:p w14:paraId="3C88F8B2" w14:textId="77777777" w:rsidR="000D2F2B" w:rsidRDefault="000D2F2B" w:rsidP="00C15B8F">
      <w:pPr>
        <w:rPr>
          <w:color w:val="5B9BD5"/>
        </w:rPr>
      </w:pPr>
    </w:p>
    <w:p w14:paraId="6DB98D91" w14:textId="77777777" w:rsidR="000D2F2B" w:rsidRDefault="000D2F2B" w:rsidP="00C15B8F">
      <w:pPr>
        <w:rPr>
          <w:color w:val="5B9BD5"/>
        </w:rPr>
      </w:pPr>
    </w:p>
    <w:p w14:paraId="0278E9C4" w14:textId="77777777" w:rsidR="000D2F2B" w:rsidRDefault="000D2F2B" w:rsidP="00C15B8F">
      <w:pPr>
        <w:rPr>
          <w:color w:val="5B9BD5"/>
        </w:rPr>
      </w:pPr>
    </w:p>
    <w:p w14:paraId="73ACC1DE" w14:textId="77777777" w:rsidR="000D2F2B" w:rsidRDefault="000D2F2B" w:rsidP="00C15B8F">
      <w:pPr>
        <w:rPr>
          <w:color w:val="5B9BD5"/>
        </w:rPr>
      </w:pPr>
    </w:p>
    <w:p w14:paraId="45964E4C" w14:textId="77777777" w:rsidR="000D2F2B" w:rsidRDefault="000D2F2B" w:rsidP="00C15B8F">
      <w:pPr>
        <w:rPr>
          <w:color w:val="5B9BD5"/>
        </w:rPr>
      </w:pPr>
    </w:p>
    <w:p w14:paraId="324692B3" w14:textId="77777777" w:rsidR="000D2F2B" w:rsidRDefault="000D2F2B" w:rsidP="00C15B8F">
      <w:pPr>
        <w:rPr>
          <w:color w:val="5B9BD5"/>
        </w:rPr>
      </w:pPr>
    </w:p>
    <w:p w14:paraId="5876B5BE" w14:textId="77777777" w:rsidR="000D2F2B" w:rsidRDefault="000D2F2B" w:rsidP="00C15B8F">
      <w:pPr>
        <w:rPr>
          <w:color w:val="5B9BD5"/>
        </w:rPr>
      </w:pPr>
    </w:p>
    <w:p w14:paraId="5D271642" w14:textId="77777777" w:rsidR="000D2F2B" w:rsidRDefault="000D2F2B" w:rsidP="00C15B8F">
      <w:pPr>
        <w:rPr>
          <w:color w:val="5B9BD5"/>
        </w:rPr>
      </w:pPr>
    </w:p>
    <w:p w14:paraId="3F8DD2D2" w14:textId="77777777" w:rsidR="000D2F2B" w:rsidRDefault="000D2F2B" w:rsidP="00C15B8F">
      <w:pPr>
        <w:rPr>
          <w:color w:val="5B9BD5"/>
        </w:rPr>
      </w:pPr>
    </w:p>
    <w:p w14:paraId="3EDD8AE5" w14:textId="77777777" w:rsidR="000D2F2B" w:rsidRDefault="000D2F2B" w:rsidP="00C15B8F">
      <w:pPr>
        <w:rPr>
          <w:color w:val="5B9BD5"/>
        </w:rPr>
      </w:pPr>
    </w:p>
    <w:p w14:paraId="54264D67" w14:textId="77777777" w:rsidR="000D2F2B" w:rsidRDefault="000D2F2B" w:rsidP="00C15B8F">
      <w:pPr>
        <w:rPr>
          <w:color w:val="5B9BD5"/>
        </w:rPr>
      </w:pPr>
    </w:p>
    <w:p w14:paraId="5C745CEE" w14:textId="77777777" w:rsidR="000D2F2B" w:rsidRDefault="000D2F2B" w:rsidP="00C15B8F">
      <w:pPr>
        <w:rPr>
          <w:color w:val="5B9BD5"/>
        </w:rPr>
      </w:pPr>
    </w:p>
    <w:p w14:paraId="771E019B" w14:textId="77777777" w:rsidR="000D2F2B" w:rsidRDefault="000D2F2B" w:rsidP="00C15B8F">
      <w:pPr>
        <w:rPr>
          <w:color w:val="5B9BD5"/>
        </w:rPr>
      </w:pPr>
    </w:p>
    <w:p w14:paraId="55308DC5" w14:textId="77777777" w:rsidR="000D2F2B" w:rsidRDefault="000D2F2B" w:rsidP="00C15B8F">
      <w:pPr>
        <w:rPr>
          <w:color w:val="5B9BD5"/>
        </w:rPr>
      </w:pPr>
    </w:p>
    <w:p w14:paraId="42BB9F26" w14:textId="77777777" w:rsidR="000D2F2B" w:rsidRDefault="000D2F2B" w:rsidP="00C15B8F">
      <w:pPr>
        <w:rPr>
          <w:color w:val="5B9BD5"/>
        </w:rPr>
      </w:pPr>
    </w:p>
    <w:p w14:paraId="32D553D1" w14:textId="77777777" w:rsidR="000D2F2B" w:rsidRDefault="000D2F2B" w:rsidP="00C15B8F">
      <w:pPr>
        <w:rPr>
          <w:color w:val="5B9BD5"/>
        </w:rPr>
      </w:pPr>
    </w:p>
    <w:p w14:paraId="3CFD38B1" w14:textId="77777777" w:rsidR="000D2F2B" w:rsidRDefault="000D2F2B" w:rsidP="00C15B8F">
      <w:pPr>
        <w:rPr>
          <w:color w:val="5B9BD5"/>
        </w:rPr>
      </w:pPr>
    </w:p>
    <w:p w14:paraId="5974A7E1" w14:textId="77777777" w:rsidR="000D2F2B" w:rsidRDefault="000D2F2B" w:rsidP="00C15B8F">
      <w:pPr>
        <w:rPr>
          <w:color w:val="5B9BD5"/>
        </w:rPr>
      </w:pPr>
    </w:p>
    <w:p w14:paraId="6B594AD0" w14:textId="77777777" w:rsidR="000D2F2B" w:rsidRDefault="000D2F2B" w:rsidP="00C15B8F">
      <w:pPr>
        <w:rPr>
          <w:color w:val="5B9BD5"/>
        </w:rPr>
      </w:pPr>
    </w:p>
    <w:p w14:paraId="5B97F2DD" w14:textId="77777777" w:rsidR="000D2F2B" w:rsidRDefault="000D2F2B" w:rsidP="00C15B8F">
      <w:pPr>
        <w:rPr>
          <w:color w:val="5B9BD5"/>
        </w:rPr>
      </w:pPr>
    </w:p>
    <w:p w14:paraId="6F4CF84D" w14:textId="77777777" w:rsidR="000D2F2B" w:rsidRDefault="000D2F2B" w:rsidP="00C15B8F">
      <w:pPr>
        <w:rPr>
          <w:color w:val="5B9BD5"/>
        </w:rPr>
      </w:pPr>
    </w:p>
    <w:p w14:paraId="76DE9103" w14:textId="77777777" w:rsidR="000D2F2B" w:rsidRDefault="000D2F2B" w:rsidP="00C15B8F">
      <w:pPr>
        <w:rPr>
          <w:color w:val="5B9BD5"/>
        </w:rPr>
      </w:pPr>
    </w:p>
    <w:p w14:paraId="536E27C9" w14:textId="77777777" w:rsidR="00FB55B9" w:rsidRPr="002925CC" w:rsidRDefault="00FB55B9" w:rsidP="00C15B8F">
      <w:pPr>
        <w:rPr>
          <w:rFonts w:hint="eastAsia"/>
          <w:color w:val="5B9BD5"/>
        </w:rPr>
      </w:pPr>
    </w:p>
    <w:p w14:paraId="43F9220F" w14:textId="77777777" w:rsidR="003252C6" w:rsidRPr="00CB630C" w:rsidRDefault="00C15B8F" w:rsidP="00CC17EE">
      <w:pPr>
        <w:pStyle w:val="Heading1"/>
        <w:rPr>
          <w:rFonts w:hint="eastAsia"/>
        </w:rPr>
      </w:pPr>
      <w:r w:rsidRPr="00A56D3F">
        <w:rPr>
          <w:color w:val="5B9BD5"/>
        </w:rPr>
        <w:br w:type="page"/>
      </w:r>
      <w:bookmarkStart w:id="205" w:name="_Toc362599027"/>
      <w:bookmarkStart w:id="206" w:name="_Toc166749014"/>
      <w:bookmarkStart w:id="207" w:name="_Ref188895880"/>
      <w:bookmarkStart w:id="208" w:name="_Ref198302998"/>
      <w:bookmarkStart w:id="209" w:name="_Toc207119759"/>
      <w:r w:rsidR="00644689" w:rsidRPr="00CB630C">
        <w:rPr>
          <w:rFonts w:hint="eastAsia"/>
        </w:rPr>
        <w:lastRenderedPageBreak/>
        <w:t>表示ロジック</w:t>
      </w:r>
      <w:bookmarkEnd w:id="205"/>
      <w:r w:rsidR="007C67B8" w:rsidRPr="00C44E73">
        <w:rPr>
          <w:rFonts w:hint="eastAsia"/>
          <w:color w:val="00B0F0"/>
          <w:sz w:val="22"/>
          <w:szCs w:val="22"/>
        </w:rPr>
        <w:t xml:space="preserve">/ </w:t>
      </w:r>
      <w:r w:rsidR="007C67B8" w:rsidRPr="00C44E73">
        <w:rPr>
          <w:rFonts w:hint="eastAsia"/>
          <w:noProof/>
          <w:color w:val="00B0F0"/>
          <w:sz w:val="22"/>
          <w:szCs w:val="22"/>
        </w:rPr>
        <w:t>Display control specification</w:t>
      </w:r>
      <w:bookmarkEnd w:id="206"/>
      <w:bookmarkEnd w:id="207"/>
      <w:bookmarkEnd w:id="208"/>
      <w:bookmarkEnd w:id="209"/>
    </w:p>
    <w:p w14:paraId="479C83B3" w14:textId="77777777" w:rsidR="004639D6" w:rsidRPr="00CB630C" w:rsidRDefault="004639D6" w:rsidP="00160428">
      <w:pPr>
        <w:ind w:leftChars="200" w:left="386"/>
      </w:pPr>
    </w:p>
    <w:p w14:paraId="5A75333B" w14:textId="77777777" w:rsidR="00F16823" w:rsidRPr="00CB630C" w:rsidRDefault="00233028" w:rsidP="00160428">
      <w:pPr>
        <w:ind w:leftChars="200" w:left="386"/>
        <w:rPr>
          <w:rFonts w:hint="eastAsia"/>
        </w:rPr>
      </w:pPr>
      <w:r w:rsidRPr="00CB630C">
        <w:rPr>
          <w:rFonts w:hint="eastAsia"/>
        </w:rPr>
        <w:t>カスタマイズ</w:t>
      </w:r>
      <w:r w:rsidR="005D1846" w:rsidRPr="00CB630C">
        <w:rPr>
          <w:rFonts w:hint="eastAsia"/>
        </w:rPr>
        <w:t>設定画面への</w:t>
      </w:r>
      <w:r w:rsidRPr="00CB630C">
        <w:rPr>
          <w:rFonts w:hint="eastAsia"/>
        </w:rPr>
        <w:t>入口釦</w:t>
      </w:r>
      <w:r w:rsidR="00213366" w:rsidRPr="00CB630C">
        <w:rPr>
          <w:rFonts w:hint="eastAsia"/>
        </w:rPr>
        <w:t>、カスタマイズ設定画面</w:t>
      </w:r>
      <w:r w:rsidR="008F5FB1" w:rsidRPr="00CB630C">
        <w:rPr>
          <w:rFonts w:hint="eastAsia"/>
        </w:rPr>
        <w:t>、</w:t>
      </w:r>
      <w:r w:rsidR="008F5FB1" w:rsidRPr="00CB630C">
        <w:rPr>
          <w:rFonts w:hint="eastAsia"/>
        </w:rPr>
        <w:t>DMS</w:t>
      </w:r>
      <w:r w:rsidR="008F5FB1" w:rsidRPr="00CB630C">
        <w:rPr>
          <w:rFonts w:hint="eastAsia"/>
        </w:rPr>
        <w:t>ソフトスイッチ画面</w:t>
      </w:r>
      <w:r w:rsidR="00F16823" w:rsidRPr="00CB630C">
        <w:rPr>
          <w:rFonts w:hint="eastAsia"/>
        </w:rPr>
        <w:t>の表示条件を示す。</w:t>
      </w:r>
    </w:p>
    <w:p w14:paraId="5D3B4A07" w14:textId="77777777" w:rsidR="00C65941" w:rsidRPr="00CB630C" w:rsidRDefault="00F16823" w:rsidP="004F0097">
      <w:pPr>
        <w:ind w:leftChars="200" w:left="386"/>
        <w:rPr>
          <w:rFonts w:hint="eastAsia"/>
        </w:rPr>
      </w:pPr>
      <w:r w:rsidRPr="00CB630C">
        <w:rPr>
          <w:rFonts w:hint="eastAsia"/>
        </w:rPr>
        <w:t>※本仕様書では</w:t>
      </w:r>
      <w:r w:rsidR="00054D76" w:rsidRPr="00CB630C">
        <w:rPr>
          <w:rFonts w:hint="eastAsia"/>
        </w:rPr>
        <w:t>画面内の</w:t>
      </w:r>
      <w:r w:rsidR="00C65941" w:rsidRPr="00CB630C">
        <w:rPr>
          <w:rFonts w:hint="eastAsia"/>
        </w:rPr>
        <w:t>字体</w:t>
      </w:r>
      <w:r w:rsidR="00C65941" w:rsidRPr="00CB630C">
        <w:rPr>
          <w:rFonts w:hint="eastAsia"/>
        </w:rPr>
        <w:t xml:space="preserve"> / </w:t>
      </w:r>
      <w:r w:rsidR="00C65941" w:rsidRPr="00CB630C">
        <w:rPr>
          <w:rFonts w:hint="eastAsia"/>
        </w:rPr>
        <w:t>文字の色</w:t>
      </w:r>
      <w:r w:rsidR="00C65941" w:rsidRPr="00CB630C">
        <w:rPr>
          <w:rFonts w:hint="eastAsia"/>
        </w:rPr>
        <w:t xml:space="preserve"> / </w:t>
      </w:r>
      <w:r w:rsidR="00C65941" w:rsidRPr="00CB630C">
        <w:rPr>
          <w:rFonts w:hint="eastAsia"/>
        </w:rPr>
        <w:t>サイズ</w:t>
      </w:r>
      <w:r w:rsidR="00C65941" w:rsidRPr="00CB630C">
        <w:rPr>
          <w:rFonts w:hint="eastAsia"/>
        </w:rPr>
        <w:t xml:space="preserve"> / </w:t>
      </w:r>
      <w:r w:rsidR="00C65941" w:rsidRPr="00CB630C">
        <w:rPr>
          <w:rFonts w:hint="eastAsia"/>
        </w:rPr>
        <w:t>背景デザインについては</w:t>
      </w:r>
      <w:r w:rsidR="00215AAC" w:rsidRPr="00CB630C">
        <w:rPr>
          <w:rFonts w:hint="eastAsia"/>
        </w:rPr>
        <w:t>規定</w:t>
      </w:r>
      <w:r w:rsidR="00C65941" w:rsidRPr="00CB630C">
        <w:rPr>
          <w:rFonts w:hint="eastAsia"/>
        </w:rPr>
        <w:t>しない。</w:t>
      </w:r>
      <w:r w:rsidR="00054D76" w:rsidRPr="00CB630C">
        <w:rPr>
          <w:rFonts w:hint="eastAsia"/>
        </w:rPr>
        <w:t>また、画面仕様、画面遷移仕様については</w:t>
      </w:r>
      <w:r w:rsidR="00054D76" w:rsidRPr="00CB630C">
        <w:rPr>
          <w:rFonts w:hint="eastAsia"/>
        </w:rPr>
        <w:t>HMI</w:t>
      </w:r>
      <w:r w:rsidR="00054D76" w:rsidRPr="00CB630C">
        <w:rPr>
          <w:rFonts w:hint="eastAsia"/>
        </w:rPr>
        <w:t>仕様書を</w:t>
      </w:r>
      <w:r w:rsidR="00A44467" w:rsidRPr="00CB630C">
        <w:rPr>
          <w:rFonts w:hint="eastAsia"/>
        </w:rPr>
        <w:t>正とする</w:t>
      </w:r>
      <w:r w:rsidR="00054D76" w:rsidRPr="00CB630C">
        <w:rPr>
          <w:rFonts w:hint="eastAsia"/>
        </w:rPr>
        <w:t>。</w:t>
      </w:r>
    </w:p>
    <w:p w14:paraId="4693E874" w14:textId="77777777" w:rsidR="007C67B8" w:rsidRPr="00C44E73" w:rsidRDefault="007C67B8" w:rsidP="004F0097">
      <w:pPr>
        <w:ind w:leftChars="200" w:left="386"/>
        <w:rPr>
          <w:rFonts w:hint="eastAsia"/>
          <w:color w:val="00B0F0"/>
          <w:sz w:val="20"/>
          <w:szCs w:val="22"/>
        </w:rPr>
      </w:pPr>
      <w:r w:rsidRPr="00C44E73">
        <w:rPr>
          <w:rFonts w:hint="eastAsia"/>
          <w:color w:val="00B0F0"/>
          <w:sz w:val="20"/>
          <w:szCs w:val="22"/>
        </w:rPr>
        <w:t xml:space="preserve">Display control specification on </w:t>
      </w:r>
      <w:r w:rsidRPr="00C44E73">
        <w:rPr>
          <w:color w:val="00B0F0"/>
          <w:sz w:val="20"/>
          <w:szCs w:val="22"/>
        </w:rPr>
        <w:t>entering</w:t>
      </w:r>
      <w:r w:rsidRPr="00C44E73">
        <w:rPr>
          <w:rFonts w:hint="eastAsia"/>
          <w:color w:val="00B0F0"/>
          <w:sz w:val="20"/>
          <w:szCs w:val="22"/>
        </w:rPr>
        <w:t xml:space="preserve"> button</w:t>
      </w:r>
      <w:r w:rsidR="00CB7981" w:rsidRPr="00C44E73">
        <w:rPr>
          <w:rFonts w:hint="eastAsia"/>
          <w:color w:val="00B0F0"/>
          <w:sz w:val="20"/>
          <w:szCs w:val="22"/>
        </w:rPr>
        <w:t xml:space="preserve"> for DMS customization setting</w:t>
      </w:r>
      <w:r w:rsidR="008F5FB1" w:rsidRPr="00C44E73">
        <w:rPr>
          <w:color w:val="00B0F0"/>
          <w:sz w:val="20"/>
          <w:szCs w:val="22"/>
        </w:rPr>
        <w:t>,</w:t>
      </w:r>
      <w:r w:rsidR="00CB7981" w:rsidRPr="00C44E73">
        <w:rPr>
          <w:rFonts w:hint="eastAsia"/>
          <w:color w:val="00B0F0"/>
          <w:sz w:val="20"/>
          <w:szCs w:val="22"/>
        </w:rPr>
        <w:t xml:space="preserve"> DMS customization setting </w:t>
      </w:r>
      <w:r w:rsidR="008F5FB1" w:rsidRPr="00C44E73">
        <w:rPr>
          <w:color w:val="00B0F0"/>
          <w:sz w:val="20"/>
          <w:szCs w:val="22"/>
        </w:rPr>
        <w:t xml:space="preserve">and DMS software switch </w:t>
      </w:r>
      <w:r w:rsidR="00CB7981" w:rsidRPr="00C44E73">
        <w:rPr>
          <w:rFonts w:hint="eastAsia"/>
          <w:color w:val="00B0F0"/>
          <w:sz w:val="20"/>
          <w:szCs w:val="22"/>
        </w:rPr>
        <w:t>are described in this section.</w:t>
      </w:r>
      <w:r w:rsidRPr="00C44E73">
        <w:rPr>
          <w:rFonts w:hint="eastAsia"/>
          <w:color w:val="00B0F0"/>
          <w:sz w:val="20"/>
          <w:szCs w:val="22"/>
        </w:rPr>
        <w:t xml:space="preserve"> </w:t>
      </w:r>
    </w:p>
    <w:p w14:paraId="334971EC" w14:textId="77777777" w:rsidR="007C67B8" w:rsidRPr="00C44E73" w:rsidRDefault="00CB7981" w:rsidP="004F0097">
      <w:pPr>
        <w:ind w:leftChars="200" w:left="386"/>
        <w:rPr>
          <w:rFonts w:hint="eastAsia"/>
          <w:color w:val="00B0F0"/>
          <w:sz w:val="20"/>
          <w:szCs w:val="22"/>
        </w:rPr>
      </w:pPr>
      <w:r w:rsidRPr="00C44E73">
        <w:rPr>
          <w:rFonts w:hint="eastAsia"/>
          <w:color w:val="00B0F0"/>
          <w:sz w:val="20"/>
          <w:szCs w:val="22"/>
        </w:rPr>
        <w:t>※：</w:t>
      </w:r>
      <w:r w:rsidRPr="00C44E73">
        <w:rPr>
          <w:rFonts w:hint="eastAsia"/>
          <w:color w:val="00B0F0"/>
          <w:sz w:val="20"/>
          <w:szCs w:val="22"/>
        </w:rPr>
        <w:t xml:space="preserve">Figures in this section, character font, color, size and background image is only reference. </w:t>
      </w:r>
    </w:p>
    <w:p w14:paraId="23A44506" w14:textId="77777777" w:rsidR="00CF6223" w:rsidRPr="009A62D4" w:rsidRDefault="00CB7981" w:rsidP="009A62D4">
      <w:pPr>
        <w:ind w:leftChars="200" w:left="386"/>
        <w:rPr>
          <w:rFonts w:hint="eastAsia"/>
          <w:color w:val="00B0F0"/>
          <w:sz w:val="20"/>
          <w:szCs w:val="22"/>
        </w:rPr>
      </w:pPr>
      <w:r w:rsidRPr="00C44E73">
        <w:rPr>
          <w:rFonts w:hint="eastAsia"/>
          <w:color w:val="00B0F0"/>
          <w:sz w:val="20"/>
          <w:szCs w:val="22"/>
        </w:rPr>
        <w:t>Screen spec and screen transition spec are described in HMI specification sheet.</w:t>
      </w:r>
    </w:p>
    <w:p w14:paraId="6FF8CC4C" w14:textId="77777777" w:rsidR="00CF6223" w:rsidRPr="00AE2925" w:rsidRDefault="00CF6223" w:rsidP="00245056">
      <w:pPr>
        <w:ind w:leftChars="386" w:left="744"/>
        <w:rPr>
          <w:rFonts w:hint="eastAsia"/>
          <w:dstrike/>
          <w:color w:val="000000"/>
          <w:szCs w:val="21"/>
        </w:rPr>
      </w:pPr>
    </w:p>
    <w:p w14:paraId="36C266A3" w14:textId="77777777" w:rsidR="00307530" w:rsidRPr="006F454E" w:rsidRDefault="00307530" w:rsidP="00CC17EE">
      <w:pPr>
        <w:pStyle w:val="Heading2"/>
        <w:rPr>
          <w:rFonts w:hint="eastAsia"/>
          <w:color w:val="00B0F0"/>
          <w:spacing w:val="-6"/>
          <w:sz w:val="20"/>
          <w:szCs w:val="22"/>
        </w:rPr>
      </w:pPr>
      <w:bookmarkStart w:id="210" w:name="_Ref100587072"/>
      <w:bookmarkStart w:id="211" w:name="_Ref100587115"/>
      <w:bookmarkStart w:id="212" w:name="_Ref100589305"/>
      <w:bookmarkStart w:id="213" w:name="_Toc166749018"/>
      <w:bookmarkStart w:id="214" w:name="_Toc207119760"/>
      <w:r w:rsidRPr="00EA0E72">
        <w:rPr>
          <w:rFonts w:hint="eastAsia"/>
          <w:spacing w:val="-6"/>
        </w:rPr>
        <w:t>カスタマイズ設定画面</w:t>
      </w:r>
      <w:r w:rsidR="004B7EBC" w:rsidRPr="00EA0E72">
        <w:rPr>
          <w:rFonts w:hint="eastAsia"/>
          <w:spacing w:val="-6"/>
        </w:rPr>
        <w:t>への入り口釦</w:t>
      </w:r>
      <w:r w:rsidR="00A855C9" w:rsidRPr="00EA0E72">
        <w:rPr>
          <w:rFonts w:hint="eastAsia"/>
          <w:spacing w:val="-6"/>
        </w:rPr>
        <w:t>の表示条件</w:t>
      </w:r>
      <w:r w:rsidR="00270010" w:rsidRPr="006F454E">
        <w:rPr>
          <w:rFonts w:hint="eastAsia"/>
          <w:color w:val="00B0F0"/>
          <w:spacing w:val="-6"/>
          <w:sz w:val="20"/>
          <w:szCs w:val="22"/>
        </w:rPr>
        <w:t>/Display specification on entering button for DMS customization</w:t>
      </w:r>
      <w:bookmarkEnd w:id="210"/>
      <w:bookmarkEnd w:id="211"/>
      <w:bookmarkEnd w:id="212"/>
      <w:bookmarkEnd w:id="213"/>
      <w:bookmarkEnd w:id="214"/>
    </w:p>
    <w:p w14:paraId="5AE84BC3" w14:textId="77777777" w:rsidR="00875509" w:rsidRPr="00EA0E72" w:rsidRDefault="00875509" w:rsidP="00A855C9">
      <w:pPr>
        <w:ind w:leftChars="200" w:left="386"/>
      </w:pPr>
    </w:p>
    <w:p w14:paraId="1CAF5BCC" w14:textId="77777777" w:rsidR="00A855C9" w:rsidRPr="00EA0E72" w:rsidRDefault="00A855C9" w:rsidP="00A855C9">
      <w:pPr>
        <w:ind w:leftChars="200" w:left="386"/>
        <w:rPr>
          <w:rFonts w:hint="eastAsia"/>
        </w:rPr>
      </w:pPr>
      <w:r w:rsidRPr="00EA0E72">
        <w:rPr>
          <w:rFonts w:hint="eastAsia"/>
        </w:rPr>
        <w:t>・表示条件［パワトレ系</w:t>
      </w:r>
      <w:r w:rsidRPr="00EA0E72">
        <w:rPr>
          <w:rFonts w:hint="eastAsia"/>
        </w:rPr>
        <w:t xml:space="preserve"> </w:t>
      </w:r>
      <w:r w:rsidRPr="00EA0E72">
        <w:rPr>
          <w:rFonts w:hint="eastAsia"/>
        </w:rPr>
        <w:t>有無情報</w:t>
      </w:r>
      <w:r w:rsidRPr="00EA0E72">
        <w:rPr>
          <w:rFonts w:hint="eastAsia"/>
        </w:rPr>
        <w:t>=1b</w:t>
      </w:r>
      <w:r w:rsidRPr="00EA0E72">
        <w:rPr>
          <w:rFonts w:hint="eastAsia"/>
        </w:rPr>
        <w:t>］</w:t>
      </w:r>
    </w:p>
    <w:p w14:paraId="0E61606D" w14:textId="77777777" w:rsidR="00A855C9" w:rsidRPr="009E2725" w:rsidRDefault="00A855C9" w:rsidP="00A855C9">
      <w:pPr>
        <w:ind w:leftChars="200" w:left="386"/>
        <w:rPr>
          <w:rFonts w:hint="eastAsia"/>
        </w:rPr>
      </w:pPr>
      <w:r w:rsidRPr="009E2725">
        <w:rPr>
          <w:rFonts w:hint="eastAsia"/>
        </w:rPr>
        <w:t>・アクティブ表示にする条件</w:t>
      </w:r>
      <w:r w:rsidRPr="009E2725">
        <w:rPr>
          <w:rFonts w:hint="eastAsia"/>
        </w:rPr>
        <w:t xml:space="preserve"> </w:t>
      </w:r>
      <w:r w:rsidRPr="009E2725">
        <w:rPr>
          <w:rFonts w:hint="eastAsia"/>
        </w:rPr>
        <w:t>［</w:t>
      </w:r>
      <w:r w:rsidRPr="009E2725">
        <w:rPr>
          <w:rFonts w:hint="eastAsia"/>
        </w:rPr>
        <w:t>IG=ON</w:t>
      </w:r>
      <w:r w:rsidR="00D80FEF" w:rsidRPr="009E2725">
        <w:rPr>
          <w:rFonts w:hint="eastAsia"/>
        </w:rPr>
        <w:t>(</w:t>
      </w:r>
      <w:r w:rsidR="00D80FEF" w:rsidRPr="009E2725">
        <w:t>BEV Step3 :Power-ON)</w:t>
      </w:r>
      <w:r w:rsidRPr="009E2725">
        <w:rPr>
          <w:rFonts w:hint="eastAsia"/>
        </w:rPr>
        <w:t>］</w:t>
      </w:r>
      <w:r w:rsidRPr="009E2725">
        <w:rPr>
          <w:rFonts w:hint="eastAsia"/>
        </w:rPr>
        <w:t xml:space="preserve"> &amp; </w:t>
      </w:r>
      <w:r w:rsidRPr="009E2725">
        <w:rPr>
          <w:rFonts w:hint="eastAsia"/>
        </w:rPr>
        <w:t>［走行規制解除状態］</w:t>
      </w:r>
    </w:p>
    <w:p w14:paraId="48BCFBBB" w14:textId="77777777" w:rsidR="00A855C9" w:rsidRPr="009E2725" w:rsidRDefault="00A855C9" w:rsidP="00A855C9">
      <w:pPr>
        <w:ind w:leftChars="200" w:left="386"/>
        <w:rPr>
          <w:rFonts w:hint="eastAsia"/>
        </w:rPr>
      </w:pPr>
      <w:r w:rsidRPr="009E2725">
        <w:rPr>
          <w:rFonts w:hint="eastAsia"/>
        </w:rPr>
        <w:t>・トーンダウン表示にする条件　［</w:t>
      </w:r>
      <w:r w:rsidRPr="009E2725">
        <w:rPr>
          <w:rFonts w:hint="eastAsia"/>
        </w:rPr>
        <w:t>IG</w:t>
      </w:r>
      <w:r w:rsidRPr="009E2725">
        <w:rPr>
          <w:rFonts w:hint="eastAsia"/>
        </w:rPr>
        <w:t>＝</w:t>
      </w:r>
      <w:r w:rsidRPr="009E2725">
        <w:rPr>
          <w:rFonts w:hint="eastAsia"/>
        </w:rPr>
        <w:t>0FF</w:t>
      </w:r>
      <w:r w:rsidR="00D80FEF" w:rsidRPr="009E2725">
        <w:rPr>
          <w:rFonts w:hint="eastAsia"/>
        </w:rPr>
        <w:t>(</w:t>
      </w:r>
      <w:r w:rsidR="00D80FEF" w:rsidRPr="009E2725">
        <w:t>BEV Step3 :Power-OFF)</w:t>
      </w:r>
      <w:r w:rsidRPr="009E2725">
        <w:rPr>
          <w:rFonts w:hint="eastAsia"/>
        </w:rPr>
        <w:t>］</w:t>
      </w:r>
      <w:r w:rsidRPr="009E2725">
        <w:rPr>
          <w:rFonts w:hint="eastAsia"/>
        </w:rPr>
        <w:t xml:space="preserve"> or</w:t>
      </w:r>
      <w:r w:rsidRPr="009E2725">
        <w:rPr>
          <w:rFonts w:hint="eastAsia"/>
        </w:rPr>
        <w:t>［（走行規制状態）</w:t>
      </w:r>
      <w:r w:rsidRPr="009E2725">
        <w:rPr>
          <w:rFonts w:hint="eastAsia"/>
        </w:rPr>
        <w:t>&amp;</w:t>
      </w:r>
      <w:r w:rsidRPr="009E2725">
        <w:rPr>
          <w:rFonts w:hint="eastAsia"/>
        </w:rPr>
        <w:t>（</w:t>
      </w:r>
      <w:r w:rsidRPr="009E2725">
        <w:rPr>
          <w:rFonts w:hint="eastAsia"/>
        </w:rPr>
        <w:t>IG=ON</w:t>
      </w:r>
      <w:r w:rsidRPr="009E2725">
        <w:rPr>
          <w:rFonts w:hint="eastAsia"/>
        </w:rPr>
        <w:t>）</w:t>
      </w:r>
      <w:r w:rsidR="009441CE" w:rsidRPr="009E2725">
        <w:rPr>
          <w:rFonts w:hint="eastAsia"/>
        </w:rPr>
        <w:t>(</w:t>
      </w:r>
      <w:r w:rsidR="009441CE" w:rsidRPr="009E2725">
        <w:t>BEV Step3 :Power-ON)</w:t>
      </w:r>
      <w:r w:rsidRPr="009E2725">
        <w:rPr>
          <w:rFonts w:hint="eastAsia"/>
        </w:rPr>
        <w:t>］</w:t>
      </w:r>
      <w:r w:rsidRPr="009E2725">
        <w:rPr>
          <w:rFonts w:hint="eastAsia"/>
        </w:rPr>
        <w:t>or [</w:t>
      </w:r>
      <w:r w:rsidRPr="009E2725">
        <w:rPr>
          <w:rFonts w:hint="eastAsia"/>
        </w:rPr>
        <w:t>無効値データ検出</w:t>
      </w:r>
      <w:r w:rsidRPr="009E2725">
        <w:rPr>
          <w:rFonts w:hint="eastAsia"/>
        </w:rPr>
        <w:t>]</w:t>
      </w:r>
    </w:p>
    <w:p w14:paraId="15120F60" w14:textId="77777777" w:rsidR="00270010" w:rsidRPr="006F454E" w:rsidRDefault="00270010" w:rsidP="00A855C9">
      <w:pPr>
        <w:ind w:leftChars="200" w:left="386"/>
        <w:rPr>
          <w:rFonts w:hint="eastAsia"/>
          <w:color w:val="00B0F0"/>
          <w:sz w:val="20"/>
          <w:szCs w:val="22"/>
        </w:rPr>
      </w:pPr>
      <w:r w:rsidRPr="006F454E">
        <w:rPr>
          <w:rFonts w:hint="eastAsia"/>
          <w:color w:val="00B0F0"/>
          <w:sz w:val="20"/>
          <w:szCs w:val="22"/>
        </w:rPr>
        <w:t>・</w:t>
      </w:r>
      <w:r w:rsidRPr="006F454E">
        <w:rPr>
          <w:rFonts w:hint="eastAsia"/>
          <w:color w:val="00B0F0"/>
          <w:sz w:val="20"/>
          <w:szCs w:val="22"/>
        </w:rPr>
        <w:t xml:space="preserve">Display </w:t>
      </w:r>
      <w:r w:rsidRPr="006F454E">
        <w:rPr>
          <w:color w:val="00B0F0"/>
          <w:sz w:val="20"/>
          <w:szCs w:val="22"/>
        </w:rPr>
        <w:t>condition</w:t>
      </w:r>
      <w:r w:rsidRPr="006F454E">
        <w:rPr>
          <w:rFonts w:hint="eastAsia"/>
          <w:color w:val="00B0F0"/>
          <w:sz w:val="20"/>
          <w:szCs w:val="22"/>
        </w:rPr>
        <w:t>：</w:t>
      </w:r>
      <w:r w:rsidR="00AE1BCF" w:rsidRPr="006F454E" w:rsidDel="00AE1BCF">
        <w:rPr>
          <w:rFonts w:hint="eastAsia"/>
          <w:color w:val="00B0F0"/>
          <w:sz w:val="20"/>
          <w:szCs w:val="22"/>
        </w:rPr>
        <w:t xml:space="preserve"> </w:t>
      </w:r>
      <w:r w:rsidR="00AE1BCF" w:rsidRPr="006F454E">
        <w:rPr>
          <w:rFonts w:hint="eastAsia"/>
          <w:color w:val="00B0F0"/>
          <w:sz w:val="20"/>
          <w:szCs w:val="22"/>
        </w:rPr>
        <w:t>[PDCMOD1=1b]</w:t>
      </w:r>
    </w:p>
    <w:p w14:paraId="70E49290" w14:textId="77777777" w:rsidR="00DC6466" w:rsidRPr="007F2622" w:rsidRDefault="00DC6466" w:rsidP="00A855C9">
      <w:pPr>
        <w:ind w:leftChars="200" w:left="386"/>
        <w:rPr>
          <w:rFonts w:hint="eastAsia"/>
          <w:color w:val="00B0F0"/>
          <w:sz w:val="20"/>
          <w:szCs w:val="22"/>
        </w:rPr>
      </w:pPr>
      <w:r w:rsidRPr="006F454E">
        <w:rPr>
          <w:rFonts w:hint="eastAsia"/>
          <w:color w:val="00B0F0"/>
          <w:sz w:val="20"/>
          <w:szCs w:val="22"/>
        </w:rPr>
        <w:t>・</w:t>
      </w:r>
      <w:r w:rsidRPr="006F454E">
        <w:rPr>
          <w:rFonts w:hint="eastAsia"/>
          <w:color w:val="00B0F0"/>
          <w:sz w:val="20"/>
          <w:szCs w:val="22"/>
        </w:rPr>
        <w:t>Active condition</w:t>
      </w:r>
      <w:r w:rsidRPr="006F454E">
        <w:rPr>
          <w:rFonts w:hint="eastAsia"/>
          <w:color w:val="00B0F0"/>
          <w:sz w:val="20"/>
          <w:szCs w:val="22"/>
        </w:rPr>
        <w:t>：</w:t>
      </w:r>
      <w:r w:rsidRPr="006F454E">
        <w:rPr>
          <w:rFonts w:hint="eastAsia"/>
          <w:color w:val="00B0F0"/>
          <w:sz w:val="20"/>
          <w:szCs w:val="22"/>
        </w:rPr>
        <w:t>[IG-ON</w:t>
      </w:r>
      <w:r w:rsidR="00D80FEF" w:rsidRPr="007F2622">
        <w:rPr>
          <w:rFonts w:hint="eastAsia"/>
          <w:color w:val="00B0F0"/>
        </w:rPr>
        <w:t>(</w:t>
      </w:r>
      <w:r w:rsidR="00D80FEF" w:rsidRPr="007F2622">
        <w:rPr>
          <w:color w:val="00B0F0"/>
        </w:rPr>
        <w:t>BEV Step3 :Power-ON)</w:t>
      </w:r>
      <w:r w:rsidRPr="007F2622">
        <w:rPr>
          <w:rFonts w:hint="eastAsia"/>
          <w:color w:val="00B0F0"/>
          <w:sz w:val="20"/>
          <w:szCs w:val="22"/>
        </w:rPr>
        <w:t>] &amp; [In motion]</w:t>
      </w:r>
    </w:p>
    <w:p w14:paraId="0BD7A377" w14:textId="77777777" w:rsidR="00DC6466" w:rsidRPr="006F454E" w:rsidRDefault="00DC6466" w:rsidP="00A855C9">
      <w:pPr>
        <w:ind w:leftChars="200" w:left="386"/>
        <w:rPr>
          <w:rFonts w:hint="eastAsia"/>
          <w:color w:val="00B0F0"/>
          <w:sz w:val="20"/>
          <w:szCs w:val="22"/>
        </w:rPr>
      </w:pPr>
      <w:r w:rsidRPr="007F2622">
        <w:rPr>
          <w:rFonts w:hint="eastAsia"/>
          <w:color w:val="00B0F0"/>
          <w:sz w:val="20"/>
          <w:szCs w:val="22"/>
        </w:rPr>
        <w:t>・</w:t>
      </w:r>
      <w:r w:rsidRPr="007F2622">
        <w:rPr>
          <w:rFonts w:hint="eastAsia"/>
          <w:color w:val="00B0F0"/>
          <w:sz w:val="20"/>
          <w:szCs w:val="22"/>
        </w:rPr>
        <w:t>Tonedown condition except in motion</w:t>
      </w:r>
      <w:r w:rsidRPr="007F2622">
        <w:rPr>
          <w:rFonts w:hint="eastAsia"/>
          <w:color w:val="00B0F0"/>
          <w:sz w:val="20"/>
          <w:szCs w:val="22"/>
        </w:rPr>
        <w:t>：</w:t>
      </w:r>
      <w:r w:rsidR="00820B16" w:rsidRPr="007F2622">
        <w:rPr>
          <w:rFonts w:hint="eastAsia"/>
          <w:color w:val="00B0F0"/>
          <w:sz w:val="20"/>
          <w:szCs w:val="22"/>
        </w:rPr>
        <w:t>[IG-OFF</w:t>
      </w:r>
      <w:r w:rsidR="00D80FEF" w:rsidRPr="007F2622">
        <w:rPr>
          <w:rFonts w:hint="eastAsia"/>
          <w:color w:val="00B0F0"/>
        </w:rPr>
        <w:t>(</w:t>
      </w:r>
      <w:r w:rsidR="00D80FEF" w:rsidRPr="007F2622">
        <w:rPr>
          <w:color w:val="00B0F0"/>
        </w:rPr>
        <w:t>BEV Step3 :Power-OFF)</w:t>
      </w:r>
      <w:r w:rsidR="00820B16" w:rsidRPr="007F2622">
        <w:rPr>
          <w:rFonts w:hint="eastAsia"/>
          <w:color w:val="00B0F0"/>
          <w:sz w:val="20"/>
          <w:szCs w:val="22"/>
        </w:rPr>
        <w:t>]</w:t>
      </w:r>
      <w:r w:rsidR="00820B16" w:rsidRPr="007F2622">
        <w:rPr>
          <w:color w:val="00B0F0"/>
          <w:sz w:val="20"/>
          <w:szCs w:val="22"/>
        </w:rPr>
        <w:t xml:space="preserve"> OR </w:t>
      </w:r>
      <w:r w:rsidRPr="007F2622">
        <w:rPr>
          <w:rFonts w:hint="eastAsia"/>
          <w:color w:val="00B0F0"/>
          <w:sz w:val="20"/>
          <w:szCs w:val="22"/>
        </w:rPr>
        <w:t>[(In motion)&amp;(IG-ON)</w:t>
      </w:r>
      <w:r w:rsidR="00081970" w:rsidRPr="007F2622">
        <w:rPr>
          <w:rFonts w:hint="eastAsia"/>
          <w:color w:val="00B0F0"/>
        </w:rPr>
        <w:t xml:space="preserve"> (</w:t>
      </w:r>
      <w:r w:rsidR="00081970" w:rsidRPr="007F2622">
        <w:rPr>
          <w:color w:val="00B0F0"/>
        </w:rPr>
        <w:t>BEV Step3 :Power-ON)</w:t>
      </w:r>
      <w:r w:rsidRPr="007F2622">
        <w:rPr>
          <w:rFonts w:hint="eastAsia"/>
          <w:color w:val="00B0F0"/>
          <w:sz w:val="20"/>
          <w:szCs w:val="22"/>
        </w:rPr>
        <w:t>] OR [Inv</w:t>
      </w:r>
      <w:r w:rsidRPr="006F454E">
        <w:rPr>
          <w:rFonts w:hint="eastAsia"/>
          <w:color w:val="00B0F0"/>
          <w:sz w:val="20"/>
          <w:szCs w:val="22"/>
        </w:rPr>
        <w:t>alid data detected]</w:t>
      </w:r>
    </w:p>
    <w:p w14:paraId="6AA6B729" w14:textId="77777777" w:rsidR="00A855C9" w:rsidRPr="005D4911" w:rsidRDefault="00A855C9" w:rsidP="00A855C9">
      <w:pPr>
        <w:ind w:leftChars="200" w:left="386"/>
        <w:rPr>
          <w:rFonts w:hint="eastAsia"/>
        </w:rPr>
      </w:pPr>
    </w:p>
    <w:p w14:paraId="18CDA32C" w14:textId="77777777" w:rsidR="006930D6" w:rsidRPr="00401554" w:rsidRDefault="00A855C9" w:rsidP="00401554">
      <w:pPr>
        <w:ind w:leftChars="201" w:left="387"/>
      </w:pPr>
      <w:r w:rsidRPr="005D4911">
        <w:rPr>
          <w:rFonts w:hint="eastAsia"/>
        </w:rPr>
        <w:t>ここで、無効値データと</w:t>
      </w:r>
      <w:r w:rsidRPr="00CD09A9">
        <w:rPr>
          <w:rFonts w:hint="eastAsia"/>
        </w:rPr>
        <w:t>は</w:t>
      </w:r>
      <w:r w:rsidR="00901B57" w:rsidRPr="00CD09A9">
        <w:rPr>
          <w:rFonts w:hint="eastAsia"/>
        </w:rPr>
        <w:t>、カスタマイズ有無情報が有り［</w:t>
      </w:r>
      <w:r w:rsidR="00901B57" w:rsidRPr="00CD09A9">
        <w:rPr>
          <w:rFonts w:hint="eastAsia"/>
        </w:rPr>
        <w:t>1b</w:t>
      </w:r>
      <w:r w:rsidR="00901B57" w:rsidRPr="00CD09A9">
        <w:rPr>
          <w:rFonts w:hint="eastAsia"/>
        </w:rPr>
        <w:t>］を送信している</w:t>
      </w:r>
      <w:r w:rsidR="00901B57" w:rsidRPr="00CD09A9">
        <w:rPr>
          <w:rFonts w:hint="eastAsia"/>
        </w:rPr>
        <w:t>E</w:t>
      </w:r>
      <w:r w:rsidR="00901B57" w:rsidRPr="00CD09A9">
        <w:t>CU</w:t>
      </w:r>
      <w:r w:rsidR="00901B57" w:rsidRPr="00CD09A9">
        <w:rPr>
          <w:rFonts w:hint="eastAsia"/>
        </w:rPr>
        <w:t>における</w:t>
      </w:r>
      <w:r w:rsidRPr="00A33C45">
        <w:rPr>
          <w:rFonts w:hint="eastAsia"/>
        </w:rPr>
        <w:t>、</w:t>
      </w:r>
      <w:r w:rsidR="00EB7AB2" w:rsidRPr="00A33C45">
        <w:fldChar w:fldCharType="begin"/>
      </w:r>
      <w:r w:rsidR="00EB7AB2" w:rsidRPr="00A33C45">
        <w:instrText xml:space="preserve"> </w:instrText>
      </w:r>
      <w:r w:rsidR="00EB7AB2" w:rsidRPr="00A33C45">
        <w:rPr>
          <w:rFonts w:hint="eastAsia"/>
        </w:rPr>
        <w:instrText>REF _Ref100570781 \r \h</w:instrText>
      </w:r>
      <w:r w:rsidR="00EB7AB2" w:rsidRPr="00A33C45">
        <w:instrText xml:space="preserve"> </w:instrText>
      </w:r>
      <w:r w:rsidR="00EB7AB2" w:rsidRPr="00A33C45">
        <w:instrText xml:space="preserve"> \* MERGEFORMAT </w:instrText>
      </w:r>
      <w:r w:rsidR="00EB7AB2" w:rsidRPr="00A33C45">
        <w:fldChar w:fldCharType="separate"/>
      </w:r>
      <w:r w:rsidR="00336074" w:rsidRPr="00A33C45">
        <w:t>2.1.1</w:t>
      </w:r>
      <w:r w:rsidR="00EB7AB2" w:rsidRPr="00A33C45">
        <w:fldChar w:fldCharType="end"/>
      </w:r>
      <w:r w:rsidRPr="00A33C45">
        <w:rPr>
          <w:rFonts w:hint="eastAsia"/>
        </w:rPr>
        <w:t>に</w:t>
      </w:r>
      <w:r w:rsidRPr="00CD09A9">
        <w:rPr>
          <w:rFonts w:hint="eastAsia"/>
        </w:rPr>
        <w:t>て未定義のサポート情報およびカスタマイズ記憶値を意味する。</w:t>
      </w:r>
      <w:r w:rsidR="00901B57" w:rsidRPr="00CD09A9">
        <w:rPr>
          <w:rFonts w:hint="eastAsia"/>
        </w:rPr>
        <w:t>ただし、</w:t>
      </w:r>
      <w:r w:rsidRPr="00CD09A9">
        <w:rPr>
          <w:rFonts w:hint="eastAsia"/>
        </w:rPr>
        <w:t>有無情報で有り</w:t>
      </w:r>
      <w:r w:rsidRPr="00CD09A9">
        <w:rPr>
          <w:rFonts w:hint="eastAsia"/>
        </w:rPr>
        <w:t>[1b]</w:t>
      </w:r>
      <w:r w:rsidRPr="00CD09A9">
        <w:rPr>
          <w:rFonts w:hint="eastAsia"/>
        </w:rPr>
        <w:t>を送信している</w:t>
      </w:r>
      <w:r w:rsidRPr="00CD09A9">
        <w:rPr>
          <w:rFonts w:hint="eastAsia"/>
        </w:rPr>
        <w:t>ECU</w:t>
      </w:r>
      <w:r w:rsidRPr="00CD09A9">
        <w:rPr>
          <w:rFonts w:hint="eastAsia"/>
        </w:rPr>
        <w:t>のうち少なくとも</w:t>
      </w:r>
      <w:r w:rsidRPr="00CD09A9">
        <w:rPr>
          <w:rFonts w:hint="eastAsia"/>
        </w:rPr>
        <w:t>1</w:t>
      </w:r>
      <w:r w:rsidRPr="00CD09A9">
        <w:rPr>
          <w:rFonts w:hint="eastAsia"/>
        </w:rPr>
        <w:t>つの</w:t>
      </w:r>
      <w:r w:rsidRPr="00CD09A9">
        <w:rPr>
          <w:rFonts w:hint="eastAsia"/>
        </w:rPr>
        <w:t>ECU</w:t>
      </w:r>
      <w:r w:rsidRPr="00CD09A9">
        <w:rPr>
          <w:rFonts w:hint="eastAsia"/>
        </w:rPr>
        <w:t>から無効値データを検出した場合</w:t>
      </w:r>
      <w:r w:rsidR="009E60F9" w:rsidRPr="00CD09A9">
        <w:rPr>
          <w:rFonts w:hint="eastAsia"/>
        </w:rPr>
        <w:t>にも</w:t>
      </w:r>
      <w:r w:rsidRPr="00CD09A9">
        <w:rPr>
          <w:rFonts w:hint="eastAsia"/>
        </w:rPr>
        <w:t>、入り口釦の表示をトーンダウンさせ、選択禁止とする。</w:t>
      </w:r>
      <w:r w:rsidR="006930D6" w:rsidRPr="00CD09A9">
        <w:rPr>
          <w:rFonts w:hint="eastAsia"/>
        </w:rPr>
        <w:t>ただし、シャシー系機能については、</w:t>
      </w:r>
      <w:r w:rsidR="006930D6" w:rsidRPr="00CD09A9">
        <w:t>C_DCMOD1</w:t>
      </w:r>
      <w:r w:rsidR="006930D6" w:rsidRPr="00CD09A9">
        <w:rPr>
          <w:rFonts w:hint="eastAsia"/>
        </w:rPr>
        <w:t>が有り</w:t>
      </w:r>
      <w:r w:rsidR="006930D6" w:rsidRPr="00CD09A9">
        <w:rPr>
          <w:rFonts w:hint="eastAsia"/>
        </w:rPr>
        <w:t>[1b]</w:t>
      </w:r>
      <w:r w:rsidR="006930D6" w:rsidRPr="00CD09A9">
        <w:rPr>
          <w:rFonts w:hint="eastAsia"/>
        </w:rPr>
        <w:t>の場合、</w:t>
      </w:r>
      <w:r w:rsidR="009E60F9" w:rsidRPr="00CD09A9">
        <w:rPr>
          <w:rFonts w:hint="eastAsia"/>
        </w:rPr>
        <w:t>下記の通り無効値データの該否判断および表示処置を行うこと。</w:t>
      </w:r>
    </w:p>
    <w:p w14:paraId="23F98B74" w14:textId="77777777" w:rsidR="006930D6" w:rsidRPr="00CD09A9" w:rsidRDefault="006930D6" w:rsidP="00245056">
      <w:pPr>
        <w:ind w:leftChars="201" w:left="387"/>
      </w:pPr>
      <w:r w:rsidRPr="00CD09A9">
        <w:rPr>
          <w:rFonts w:hint="eastAsia"/>
        </w:rPr>
        <w:t>【</w:t>
      </w:r>
      <w:r w:rsidRPr="00CD09A9">
        <w:rPr>
          <w:rFonts w:hint="eastAsia"/>
        </w:rPr>
        <w:t>C_DCMOD2</w:t>
      </w:r>
      <w:r w:rsidRPr="00CD09A9">
        <w:rPr>
          <w:rFonts w:hint="eastAsia"/>
        </w:rPr>
        <w:t>：</w:t>
      </w:r>
      <w:r w:rsidRPr="00CD09A9">
        <w:rPr>
          <w:rFonts w:hint="eastAsia"/>
        </w:rPr>
        <w:t>0</w:t>
      </w:r>
      <w:r w:rsidR="00BB1462" w:rsidRPr="00CD09A9">
        <w:t>11</w:t>
      </w:r>
      <w:r w:rsidRPr="00CD09A9">
        <w:rPr>
          <w:rFonts w:hint="eastAsia"/>
        </w:rPr>
        <w:t>b</w:t>
      </w:r>
      <w:r w:rsidRPr="00CD09A9">
        <w:rPr>
          <w:rFonts w:hint="eastAsia"/>
        </w:rPr>
        <w:t>の場合】</w:t>
      </w:r>
    </w:p>
    <w:p w14:paraId="3767AB05" w14:textId="77777777" w:rsidR="006930D6" w:rsidRPr="00CD09A9" w:rsidRDefault="006930D6" w:rsidP="00E63A0E">
      <w:pPr>
        <w:ind w:left="746"/>
      </w:pPr>
      <w:r w:rsidRPr="00CD09A9">
        <w:rPr>
          <w:rFonts w:hint="eastAsia"/>
          <w:szCs w:val="21"/>
        </w:rPr>
        <w:t>カスタマイズ有無情報</w:t>
      </w:r>
      <w:r w:rsidR="00006380" w:rsidRPr="00CD09A9">
        <w:rPr>
          <w:sz w:val="20"/>
          <w:szCs w:val="27"/>
        </w:rPr>
        <w:t>(C_DCMDE1/ C_DCMDS1/ C_DCMDB1</w:t>
      </w:r>
      <w:r w:rsidR="00006380" w:rsidRPr="00CD09A9">
        <w:rPr>
          <w:szCs w:val="21"/>
        </w:rPr>
        <w:t>)</w:t>
      </w:r>
      <w:r w:rsidRPr="00CD09A9">
        <w:rPr>
          <w:rFonts w:hint="eastAsia"/>
          <w:szCs w:val="21"/>
        </w:rPr>
        <w:t>を確認し、有り</w:t>
      </w:r>
      <w:r w:rsidRPr="00CD09A9">
        <w:rPr>
          <w:rFonts w:hint="eastAsia"/>
          <w:szCs w:val="21"/>
        </w:rPr>
        <w:t>[1b]</w:t>
      </w:r>
      <w:r w:rsidRPr="00CD09A9">
        <w:rPr>
          <w:rFonts w:hint="eastAsia"/>
          <w:szCs w:val="21"/>
        </w:rPr>
        <w:t>に該当する機能についての項目で、無効値データを検出した場合、</w:t>
      </w:r>
      <w:r w:rsidRPr="00CD09A9">
        <w:rPr>
          <w:rFonts w:hint="eastAsia"/>
        </w:rPr>
        <w:t>入り口釦の表示をトーンダウンさせ、選択禁止とする。</w:t>
      </w:r>
    </w:p>
    <w:p w14:paraId="1F18BC67" w14:textId="77777777" w:rsidR="006930D6" w:rsidRPr="00CD09A9" w:rsidRDefault="006930D6" w:rsidP="00245056">
      <w:pPr>
        <w:ind w:firstLineChars="200" w:firstLine="386"/>
        <w:rPr>
          <w:rFonts w:hint="eastAsia"/>
        </w:rPr>
      </w:pPr>
      <w:r w:rsidRPr="00CD09A9">
        <w:rPr>
          <w:rFonts w:hint="eastAsia"/>
        </w:rPr>
        <w:t>【</w:t>
      </w:r>
      <w:r w:rsidRPr="00CD09A9">
        <w:rPr>
          <w:rFonts w:hint="eastAsia"/>
        </w:rPr>
        <w:t>C_DCMOD2</w:t>
      </w:r>
      <w:r w:rsidRPr="00CD09A9">
        <w:rPr>
          <w:rFonts w:hint="eastAsia"/>
        </w:rPr>
        <w:t>：</w:t>
      </w:r>
      <w:r w:rsidRPr="00CD09A9">
        <w:rPr>
          <w:rFonts w:hint="eastAsia"/>
        </w:rPr>
        <w:t>0</w:t>
      </w:r>
      <w:r w:rsidR="00BB1462" w:rsidRPr="00CD09A9">
        <w:t>11</w:t>
      </w:r>
      <w:r w:rsidRPr="00CD09A9">
        <w:rPr>
          <w:rFonts w:hint="eastAsia"/>
        </w:rPr>
        <w:t>b</w:t>
      </w:r>
      <w:r w:rsidRPr="00CD09A9">
        <w:rPr>
          <w:rFonts w:hint="eastAsia"/>
        </w:rPr>
        <w:t>以外の有効値の場合】</w:t>
      </w:r>
    </w:p>
    <w:p w14:paraId="1300903D" w14:textId="77777777" w:rsidR="006930D6" w:rsidRPr="00CD09A9" w:rsidRDefault="006930D6" w:rsidP="00245056">
      <w:pPr>
        <w:ind w:leftChars="367" w:left="707" w:firstLine="37"/>
        <w:rPr>
          <w:sz w:val="20"/>
          <w:szCs w:val="21"/>
        </w:rPr>
      </w:pPr>
      <w:r w:rsidRPr="00CD09A9">
        <w:rPr>
          <w:rFonts w:hint="eastAsia"/>
          <w:sz w:val="20"/>
          <w:szCs w:val="21"/>
        </w:rPr>
        <w:t>C</w:t>
      </w:r>
      <w:r w:rsidRPr="00CD09A9">
        <w:rPr>
          <w:sz w:val="20"/>
          <w:szCs w:val="21"/>
        </w:rPr>
        <w:t>_</w:t>
      </w:r>
      <w:r w:rsidRPr="00CD09A9">
        <w:rPr>
          <w:rFonts w:hint="eastAsia"/>
          <w:sz w:val="20"/>
          <w:szCs w:val="21"/>
        </w:rPr>
        <w:t>DCMOD3</w:t>
      </w:r>
      <w:r w:rsidRPr="00CD09A9">
        <w:rPr>
          <w:rFonts w:hint="eastAsia"/>
          <w:sz w:val="20"/>
          <w:szCs w:val="21"/>
        </w:rPr>
        <w:t>が無効値データである場合、</w:t>
      </w:r>
      <w:r w:rsidRPr="00CD09A9">
        <w:rPr>
          <w:rFonts w:hint="eastAsia"/>
        </w:rPr>
        <w:t>入り口釦の表示をトーンダウンさせ、選択禁止とする。</w:t>
      </w:r>
    </w:p>
    <w:p w14:paraId="17AA3F51" w14:textId="77777777" w:rsidR="006930D6" w:rsidRPr="00CD09A9" w:rsidRDefault="006930D6" w:rsidP="006930D6">
      <w:pPr>
        <w:ind w:firstLineChars="200" w:firstLine="386"/>
      </w:pPr>
      <w:r w:rsidRPr="00CD09A9">
        <w:rPr>
          <w:rFonts w:hint="eastAsia"/>
        </w:rPr>
        <w:t>【</w:t>
      </w:r>
      <w:r w:rsidRPr="00CD09A9">
        <w:rPr>
          <w:rFonts w:hint="eastAsia"/>
        </w:rPr>
        <w:t>C_DCMOD2</w:t>
      </w:r>
      <w:r w:rsidRPr="00CD09A9">
        <w:rPr>
          <w:rFonts w:hint="eastAsia"/>
        </w:rPr>
        <w:t>：無効値の場合】</w:t>
      </w:r>
    </w:p>
    <w:p w14:paraId="794BC104" w14:textId="77777777" w:rsidR="006930D6" w:rsidRPr="00CD09A9" w:rsidRDefault="006930D6" w:rsidP="00245056">
      <w:pPr>
        <w:ind w:firstLineChars="400" w:firstLine="771"/>
        <w:rPr>
          <w:rFonts w:hint="eastAsia"/>
        </w:rPr>
      </w:pPr>
      <w:r w:rsidRPr="00CD09A9">
        <w:rPr>
          <w:rFonts w:hint="eastAsia"/>
        </w:rPr>
        <w:t>入り口釦の表示をトーンダウンさせ、選択禁止とする。</w:t>
      </w:r>
    </w:p>
    <w:p w14:paraId="6A38B84D" w14:textId="77777777" w:rsidR="006930D6" w:rsidRPr="00CD09A9" w:rsidRDefault="006930D6" w:rsidP="00A855C9">
      <w:pPr>
        <w:ind w:leftChars="201" w:left="387"/>
        <w:rPr>
          <w:rFonts w:hint="eastAsia"/>
        </w:rPr>
      </w:pPr>
    </w:p>
    <w:p w14:paraId="1D0359EF" w14:textId="77777777" w:rsidR="007E053E" w:rsidRPr="006F454E" w:rsidRDefault="00DC6466" w:rsidP="007E053E">
      <w:pPr>
        <w:ind w:leftChars="201" w:left="387"/>
        <w:rPr>
          <w:color w:val="00B0F0"/>
          <w:sz w:val="20"/>
          <w:szCs w:val="22"/>
        </w:rPr>
      </w:pPr>
      <w:r w:rsidRPr="006F454E">
        <w:rPr>
          <w:rFonts w:hint="eastAsia"/>
          <w:color w:val="00B0F0"/>
          <w:sz w:val="20"/>
          <w:szCs w:val="22"/>
        </w:rPr>
        <w:t>Invalid data means undefined value of support information an</w:t>
      </w:r>
      <w:r w:rsidR="00901B57" w:rsidRPr="006F454E">
        <w:rPr>
          <w:rFonts w:hint="eastAsia"/>
          <w:color w:val="00B0F0"/>
          <w:sz w:val="20"/>
          <w:szCs w:val="22"/>
        </w:rPr>
        <w:t>d</w:t>
      </w:r>
      <w:r w:rsidR="00901B57" w:rsidRPr="006F454E">
        <w:rPr>
          <w:color w:val="00B0F0"/>
          <w:sz w:val="20"/>
          <w:szCs w:val="22"/>
        </w:rPr>
        <w:t xml:space="preserve"> memor</w:t>
      </w:r>
      <w:r w:rsidRPr="006F454E">
        <w:rPr>
          <w:rFonts w:hint="eastAsia"/>
          <w:color w:val="00B0F0"/>
          <w:sz w:val="20"/>
          <w:szCs w:val="22"/>
        </w:rPr>
        <w:t>ized information</w:t>
      </w:r>
      <w:r w:rsidR="00E92E2E" w:rsidRPr="006F454E">
        <w:rPr>
          <w:color w:val="00B0F0"/>
          <w:sz w:val="20"/>
          <w:szCs w:val="22"/>
        </w:rPr>
        <w:t xml:space="preserve"> </w:t>
      </w:r>
      <w:r w:rsidRPr="006F454E">
        <w:rPr>
          <w:rFonts w:hint="eastAsia"/>
          <w:color w:val="00B0F0"/>
          <w:sz w:val="20"/>
          <w:szCs w:val="22"/>
        </w:rPr>
        <w:t>written in sectio</w:t>
      </w:r>
      <w:r w:rsidRPr="00A33C45">
        <w:rPr>
          <w:rFonts w:hint="eastAsia"/>
          <w:color w:val="00B0F0"/>
          <w:sz w:val="20"/>
          <w:szCs w:val="22"/>
        </w:rPr>
        <w:t xml:space="preserve">n </w:t>
      </w:r>
      <w:r w:rsidR="00EB7AB2" w:rsidRPr="00A33C45">
        <w:rPr>
          <w:color w:val="00B0F0"/>
          <w:sz w:val="20"/>
          <w:szCs w:val="22"/>
        </w:rPr>
        <w:fldChar w:fldCharType="begin"/>
      </w:r>
      <w:r w:rsidR="00EB7AB2" w:rsidRPr="00A33C45">
        <w:rPr>
          <w:color w:val="00B0F0"/>
          <w:sz w:val="20"/>
          <w:szCs w:val="22"/>
        </w:rPr>
        <w:instrText xml:space="preserve"> </w:instrText>
      </w:r>
      <w:r w:rsidR="00EB7AB2" w:rsidRPr="00A33C45">
        <w:rPr>
          <w:rFonts w:hint="eastAsia"/>
          <w:color w:val="00B0F0"/>
          <w:sz w:val="20"/>
          <w:szCs w:val="22"/>
        </w:rPr>
        <w:instrText>REF _Ref100570781 \r \h</w:instrText>
      </w:r>
      <w:r w:rsidR="00EB7AB2" w:rsidRPr="00A33C45">
        <w:rPr>
          <w:color w:val="00B0F0"/>
          <w:sz w:val="20"/>
          <w:szCs w:val="22"/>
        </w:rPr>
        <w:instrText xml:space="preserve"> </w:instrText>
      </w:r>
      <w:r w:rsidR="00EB7AB2" w:rsidRPr="00A33C45">
        <w:rPr>
          <w:color w:val="00B0F0"/>
          <w:sz w:val="20"/>
          <w:szCs w:val="22"/>
        </w:rPr>
      </w:r>
      <w:r w:rsidR="00EB7AB2" w:rsidRPr="00A33C45">
        <w:rPr>
          <w:color w:val="00B0F0"/>
          <w:sz w:val="20"/>
          <w:szCs w:val="22"/>
        </w:rPr>
        <w:instrText xml:space="preserve"> \* MERGEFORMAT </w:instrText>
      </w:r>
      <w:r w:rsidR="00EB7AB2" w:rsidRPr="00A33C45">
        <w:rPr>
          <w:color w:val="00B0F0"/>
          <w:sz w:val="20"/>
          <w:szCs w:val="22"/>
        </w:rPr>
        <w:fldChar w:fldCharType="separate"/>
      </w:r>
      <w:r w:rsidR="00336074" w:rsidRPr="00A33C45">
        <w:rPr>
          <w:color w:val="00B0F0"/>
          <w:sz w:val="20"/>
          <w:szCs w:val="22"/>
        </w:rPr>
        <w:t>2.1.1</w:t>
      </w:r>
      <w:r w:rsidR="00EB7AB2" w:rsidRPr="00A33C45">
        <w:rPr>
          <w:color w:val="00B0F0"/>
          <w:sz w:val="20"/>
          <w:szCs w:val="22"/>
        </w:rPr>
        <w:fldChar w:fldCharType="end"/>
      </w:r>
      <w:r w:rsidR="00E92E2E" w:rsidRPr="00A33C45">
        <w:rPr>
          <w:color w:val="00B0F0"/>
          <w:sz w:val="20"/>
          <w:szCs w:val="22"/>
        </w:rPr>
        <w:t xml:space="preserve"> </w:t>
      </w:r>
      <w:r w:rsidR="00E92E2E" w:rsidRPr="006F454E">
        <w:rPr>
          <w:color w:val="00B0F0"/>
          <w:sz w:val="20"/>
          <w:szCs w:val="22"/>
        </w:rPr>
        <w:t>for ECUs which send a</w:t>
      </w:r>
      <w:r w:rsidR="00E92E2E" w:rsidRPr="006F454E">
        <w:rPr>
          <w:rFonts w:hint="eastAsia"/>
          <w:color w:val="00B0F0"/>
          <w:sz w:val="16"/>
          <w:szCs w:val="16"/>
        </w:rPr>
        <w:t>vailability</w:t>
      </w:r>
      <w:r w:rsidR="00E92E2E" w:rsidRPr="006F454E">
        <w:rPr>
          <w:color w:val="00B0F0"/>
          <w:sz w:val="20"/>
          <w:szCs w:val="22"/>
        </w:rPr>
        <w:t xml:space="preserve"> information as “Available:1b”</w:t>
      </w:r>
      <w:r w:rsidRPr="006F454E">
        <w:rPr>
          <w:rFonts w:hint="eastAsia"/>
          <w:color w:val="00B0F0"/>
          <w:sz w:val="20"/>
          <w:szCs w:val="22"/>
        </w:rPr>
        <w:t xml:space="preserve">. </w:t>
      </w:r>
      <w:r w:rsidR="0032010B" w:rsidRPr="009A62D4">
        <w:rPr>
          <w:rFonts w:hint="eastAsia"/>
          <w:color w:val="00B0F0"/>
          <w:sz w:val="20"/>
          <w:szCs w:val="22"/>
        </w:rPr>
        <w:t>E</w:t>
      </w:r>
      <w:r w:rsidR="00061EC1" w:rsidRPr="009A62D4">
        <w:rPr>
          <w:rFonts w:hint="eastAsia"/>
          <w:color w:val="00B0F0"/>
          <w:sz w:val="20"/>
          <w:szCs w:val="22"/>
        </w:rPr>
        <w:t>nte</w:t>
      </w:r>
      <w:r w:rsidR="00061EC1" w:rsidRPr="006F454E">
        <w:rPr>
          <w:rFonts w:hint="eastAsia"/>
          <w:color w:val="00B0F0"/>
          <w:sz w:val="20"/>
          <w:szCs w:val="22"/>
        </w:rPr>
        <w:t xml:space="preserve">ring button for DMS customize setting is </w:t>
      </w:r>
      <w:r w:rsidR="0017189C" w:rsidRPr="006F454E">
        <w:rPr>
          <w:rFonts w:hint="eastAsia"/>
          <w:color w:val="00B0F0"/>
          <w:sz w:val="20"/>
          <w:szCs w:val="22"/>
        </w:rPr>
        <w:t>allowed no</w:t>
      </w:r>
      <w:r w:rsidR="00061EC1" w:rsidRPr="006F454E">
        <w:rPr>
          <w:rFonts w:hint="eastAsia"/>
          <w:color w:val="00B0F0"/>
          <w:sz w:val="20"/>
          <w:szCs w:val="22"/>
        </w:rPr>
        <w:t xml:space="preserve"> operat</w:t>
      </w:r>
      <w:r w:rsidR="0017189C" w:rsidRPr="006F454E">
        <w:rPr>
          <w:rFonts w:hint="eastAsia"/>
          <w:color w:val="00B0F0"/>
          <w:sz w:val="20"/>
          <w:szCs w:val="22"/>
        </w:rPr>
        <w:t>ion</w:t>
      </w:r>
      <w:r w:rsidR="00061EC1" w:rsidRPr="006F454E">
        <w:rPr>
          <w:rFonts w:hint="eastAsia"/>
          <w:color w:val="00B0F0"/>
          <w:sz w:val="20"/>
          <w:szCs w:val="22"/>
        </w:rPr>
        <w:t xml:space="preserve"> and is displayed as tone down condition when at least one or more availability information of each system become invalid value.</w:t>
      </w:r>
      <w:r w:rsidR="007E053E" w:rsidRPr="006F454E">
        <w:rPr>
          <w:color w:val="00B0F0"/>
          <w:sz w:val="20"/>
          <w:szCs w:val="22"/>
        </w:rPr>
        <w:t xml:space="preserve"> However, about chassis functions, when “C_DCMOD1” is received as “Available 1b”, </w:t>
      </w:r>
      <w:r w:rsidR="007E053E" w:rsidRPr="006F454E">
        <w:rPr>
          <w:rFonts w:hint="eastAsia"/>
          <w:color w:val="00B0F0"/>
          <w:sz w:val="20"/>
          <w:szCs w:val="22"/>
        </w:rPr>
        <w:t>judge</w:t>
      </w:r>
      <w:r w:rsidR="007E053E" w:rsidRPr="006F454E">
        <w:rPr>
          <w:color w:val="00B0F0"/>
          <w:sz w:val="20"/>
          <w:szCs w:val="22"/>
        </w:rPr>
        <w:t>s</w:t>
      </w:r>
      <w:r w:rsidR="007E053E" w:rsidRPr="006F454E">
        <w:rPr>
          <w:rFonts w:hint="eastAsia"/>
          <w:color w:val="00B0F0"/>
          <w:sz w:val="20"/>
          <w:szCs w:val="22"/>
        </w:rPr>
        <w:t xml:space="preserve"> the </w:t>
      </w:r>
      <w:r w:rsidR="007E053E" w:rsidRPr="006F454E">
        <w:rPr>
          <w:color w:val="00B0F0"/>
          <w:sz w:val="20"/>
          <w:szCs w:val="22"/>
        </w:rPr>
        <w:t>validity of the data and display under following rules.</w:t>
      </w:r>
    </w:p>
    <w:p w14:paraId="249DF83F" w14:textId="77777777" w:rsidR="007E053E" w:rsidRPr="006F454E" w:rsidRDefault="007E053E" w:rsidP="007E053E">
      <w:pPr>
        <w:ind w:leftChars="201" w:left="387"/>
        <w:rPr>
          <w:color w:val="00B0F0"/>
          <w:sz w:val="20"/>
          <w:szCs w:val="22"/>
        </w:rPr>
      </w:pPr>
      <w:r w:rsidRPr="006F454E">
        <w:rPr>
          <w:rFonts w:hint="eastAsia"/>
          <w:color w:val="00B0F0"/>
          <w:sz w:val="20"/>
          <w:szCs w:val="22"/>
        </w:rPr>
        <w:t>[</w:t>
      </w:r>
      <w:r w:rsidRPr="006F454E">
        <w:rPr>
          <w:color w:val="00B0F0"/>
          <w:sz w:val="20"/>
          <w:szCs w:val="22"/>
        </w:rPr>
        <w:t>In case C_DCMOD2 :011b</w:t>
      </w:r>
      <w:r w:rsidRPr="006F454E">
        <w:rPr>
          <w:rFonts w:hint="eastAsia"/>
          <w:color w:val="00B0F0"/>
          <w:sz w:val="20"/>
          <w:szCs w:val="22"/>
        </w:rPr>
        <w:t>]</w:t>
      </w:r>
    </w:p>
    <w:p w14:paraId="5B495B3B" w14:textId="77777777" w:rsidR="007E053E" w:rsidRPr="006F454E" w:rsidRDefault="007E053E" w:rsidP="007E053E">
      <w:pPr>
        <w:ind w:leftChars="201" w:left="387"/>
        <w:rPr>
          <w:color w:val="00B0F0"/>
          <w:sz w:val="20"/>
          <w:szCs w:val="22"/>
        </w:rPr>
      </w:pPr>
      <w:r w:rsidRPr="006F454E">
        <w:rPr>
          <w:color w:val="00B0F0"/>
          <w:sz w:val="20"/>
          <w:szCs w:val="22"/>
        </w:rPr>
        <w:t xml:space="preserve">When availability information </w:t>
      </w:r>
      <w:r w:rsidR="00006380" w:rsidRPr="006F454E">
        <w:rPr>
          <w:color w:val="00B0F0"/>
          <w:sz w:val="20"/>
          <w:szCs w:val="22"/>
        </w:rPr>
        <w:t>“</w:t>
      </w:r>
      <w:r w:rsidR="00006380" w:rsidRPr="006F454E">
        <w:rPr>
          <w:color w:val="00B0F0"/>
          <w:sz w:val="18"/>
          <w:szCs w:val="22"/>
        </w:rPr>
        <w:t>C_DCMDE1/ C_DCMDS1/ C_DCMDB1</w:t>
      </w:r>
      <w:r w:rsidR="00006380" w:rsidRPr="006F454E">
        <w:rPr>
          <w:color w:val="00B0F0"/>
          <w:sz w:val="20"/>
          <w:szCs w:val="22"/>
        </w:rPr>
        <w:t>”</w:t>
      </w:r>
      <w:r w:rsidRPr="006F454E">
        <w:rPr>
          <w:color w:val="00B0F0"/>
          <w:sz w:val="20"/>
          <w:szCs w:val="22"/>
        </w:rPr>
        <w:t xml:space="preserve"> is received as “Available 1b” and the any related data is invalid, </w:t>
      </w:r>
      <w:r w:rsidRPr="006F454E">
        <w:rPr>
          <w:rFonts w:hint="eastAsia"/>
          <w:color w:val="00B0F0"/>
          <w:sz w:val="20"/>
          <w:szCs w:val="22"/>
        </w:rPr>
        <w:t>entering button for DMS customize setting is allowed no operation and is displayed as tone down condition</w:t>
      </w:r>
    </w:p>
    <w:p w14:paraId="283DD82D" w14:textId="77777777" w:rsidR="007E053E" w:rsidRPr="006F454E" w:rsidRDefault="007E053E" w:rsidP="007E053E">
      <w:pPr>
        <w:ind w:leftChars="201" w:left="387"/>
        <w:rPr>
          <w:color w:val="00B0F0"/>
          <w:sz w:val="20"/>
          <w:szCs w:val="22"/>
        </w:rPr>
      </w:pPr>
      <w:r w:rsidRPr="006F454E">
        <w:rPr>
          <w:rFonts w:hint="eastAsia"/>
          <w:color w:val="00B0F0"/>
          <w:sz w:val="20"/>
          <w:szCs w:val="22"/>
        </w:rPr>
        <w:t>[</w:t>
      </w:r>
      <w:r w:rsidRPr="006F454E">
        <w:rPr>
          <w:color w:val="00B0F0"/>
          <w:sz w:val="20"/>
          <w:szCs w:val="22"/>
        </w:rPr>
        <w:t>In case C_DCMOD2 : Valid and other than 011b</w:t>
      </w:r>
      <w:r w:rsidRPr="006F454E">
        <w:rPr>
          <w:rFonts w:hint="eastAsia"/>
          <w:color w:val="00B0F0"/>
          <w:sz w:val="20"/>
          <w:szCs w:val="22"/>
        </w:rPr>
        <w:t>]</w:t>
      </w:r>
    </w:p>
    <w:p w14:paraId="679B05D8" w14:textId="77777777" w:rsidR="007E053E" w:rsidRPr="006F454E" w:rsidRDefault="007E053E" w:rsidP="007E053E">
      <w:pPr>
        <w:ind w:leftChars="201" w:left="387"/>
        <w:rPr>
          <w:color w:val="00B0F0"/>
          <w:sz w:val="20"/>
          <w:szCs w:val="22"/>
        </w:rPr>
      </w:pPr>
      <w:r w:rsidRPr="006F454E">
        <w:rPr>
          <w:color w:val="00B0F0"/>
          <w:sz w:val="20"/>
          <w:szCs w:val="22"/>
        </w:rPr>
        <w:t xml:space="preserve">When “C_DCMOD3” is invalid, </w:t>
      </w:r>
      <w:r w:rsidRPr="006F454E">
        <w:rPr>
          <w:rFonts w:hint="eastAsia"/>
          <w:color w:val="00B0F0"/>
          <w:sz w:val="20"/>
          <w:szCs w:val="22"/>
        </w:rPr>
        <w:t>entering button for DMS customize setting is allowed no operation and is displayed as tone down condition</w:t>
      </w:r>
    </w:p>
    <w:p w14:paraId="413C24F5" w14:textId="77777777" w:rsidR="007E053E" w:rsidRPr="006F454E" w:rsidRDefault="007E053E" w:rsidP="007E053E">
      <w:pPr>
        <w:ind w:leftChars="201" w:left="387"/>
        <w:rPr>
          <w:color w:val="00B0F0"/>
          <w:sz w:val="20"/>
          <w:szCs w:val="22"/>
        </w:rPr>
      </w:pPr>
      <w:r w:rsidRPr="006F454E">
        <w:rPr>
          <w:rFonts w:hint="eastAsia"/>
          <w:color w:val="00B0F0"/>
          <w:sz w:val="20"/>
          <w:szCs w:val="22"/>
        </w:rPr>
        <w:t>[</w:t>
      </w:r>
      <w:r w:rsidRPr="006F454E">
        <w:rPr>
          <w:color w:val="00B0F0"/>
          <w:sz w:val="20"/>
          <w:szCs w:val="22"/>
        </w:rPr>
        <w:t>In case C_DCMOD2 : Invalid</w:t>
      </w:r>
      <w:r w:rsidRPr="006F454E">
        <w:rPr>
          <w:rFonts w:hint="eastAsia"/>
          <w:color w:val="00B0F0"/>
          <w:sz w:val="20"/>
          <w:szCs w:val="22"/>
        </w:rPr>
        <w:t>]</w:t>
      </w:r>
    </w:p>
    <w:p w14:paraId="3B629DA7" w14:textId="77777777" w:rsidR="007E053E" w:rsidRPr="006F454E" w:rsidRDefault="007E053E" w:rsidP="007E053E">
      <w:pPr>
        <w:ind w:leftChars="201" w:left="387"/>
        <w:rPr>
          <w:color w:val="00B0F0"/>
          <w:sz w:val="20"/>
          <w:szCs w:val="22"/>
        </w:rPr>
      </w:pPr>
      <w:r w:rsidRPr="006F454E">
        <w:rPr>
          <w:color w:val="00B0F0"/>
          <w:sz w:val="20"/>
          <w:szCs w:val="22"/>
        </w:rPr>
        <w:t>E</w:t>
      </w:r>
      <w:r w:rsidRPr="006F454E">
        <w:rPr>
          <w:rFonts w:hint="eastAsia"/>
          <w:color w:val="00B0F0"/>
          <w:sz w:val="20"/>
          <w:szCs w:val="22"/>
        </w:rPr>
        <w:t>ntering button for DMS customize setting is allowed no operation and is displayed as tone down condition</w:t>
      </w:r>
    </w:p>
    <w:p w14:paraId="5146D08E" w14:textId="77777777" w:rsidR="006930D6" w:rsidRPr="00CB630C" w:rsidRDefault="007E053E" w:rsidP="001C74B4">
      <w:pPr>
        <w:rPr>
          <w:rFonts w:hint="eastAsia"/>
        </w:rPr>
      </w:pPr>
      <w:r w:rsidRPr="00CB630C">
        <w:rPr>
          <w:rFonts w:hint="eastAsia"/>
        </w:rPr>
        <w:t xml:space="preserve">    </w:t>
      </w:r>
    </w:p>
    <w:p w14:paraId="24BBBCF7" w14:textId="77777777" w:rsidR="00A855C9" w:rsidRPr="00CB630C" w:rsidRDefault="00A855C9" w:rsidP="00A855C9">
      <w:pPr>
        <w:ind w:leftChars="201" w:left="387"/>
        <w:rPr>
          <w:rFonts w:hint="eastAsia"/>
          <w:sz w:val="16"/>
          <w:szCs w:val="16"/>
        </w:rPr>
      </w:pPr>
      <w:r w:rsidRPr="00CB630C">
        <w:rPr>
          <w:rFonts w:hint="eastAsia"/>
          <w:sz w:val="16"/>
          <w:szCs w:val="16"/>
        </w:rPr>
        <w:lastRenderedPageBreak/>
        <w:t>※　参考：考え方</w:t>
      </w:r>
    </w:p>
    <w:p w14:paraId="514D205A" w14:textId="77777777" w:rsidR="00A855C9" w:rsidRPr="00CB630C" w:rsidRDefault="00A855C9" w:rsidP="00A855C9">
      <w:pPr>
        <w:ind w:leftChars="201" w:left="387" w:firstLine="38"/>
        <w:rPr>
          <w:rFonts w:hint="eastAsia"/>
          <w:sz w:val="16"/>
          <w:szCs w:val="16"/>
        </w:rPr>
      </w:pPr>
      <w:r w:rsidRPr="00CB630C">
        <w:rPr>
          <w:rFonts w:hint="eastAsia"/>
          <w:sz w:val="16"/>
          <w:szCs w:val="16"/>
        </w:rPr>
        <w:t>一部の</w:t>
      </w:r>
      <w:r w:rsidRPr="00CB630C">
        <w:rPr>
          <w:rFonts w:hint="eastAsia"/>
          <w:sz w:val="16"/>
          <w:szCs w:val="16"/>
        </w:rPr>
        <w:t>ECU</w:t>
      </w:r>
      <w:r w:rsidRPr="00CB630C">
        <w:rPr>
          <w:rFonts w:hint="eastAsia"/>
          <w:sz w:val="16"/>
          <w:szCs w:val="16"/>
        </w:rPr>
        <w:t>から無効値を受信し、その他の</w:t>
      </w:r>
      <w:r w:rsidRPr="00CB630C">
        <w:rPr>
          <w:rFonts w:hint="eastAsia"/>
          <w:sz w:val="16"/>
          <w:szCs w:val="16"/>
        </w:rPr>
        <w:t>ECU</w:t>
      </w:r>
      <w:r w:rsidRPr="00CB630C">
        <w:rPr>
          <w:rFonts w:hint="eastAsia"/>
          <w:sz w:val="16"/>
          <w:szCs w:val="16"/>
        </w:rPr>
        <w:t>からは有効値を受信している場合、入り口釦表示をトーンダウンさせず、有効値を受信している</w:t>
      </w:r>
      <w:r w:rsidRPr="00CB630C">
        <w:rPr>
          <w:rFonts w:hint="eastAsia"/>
          <w:sz w:val="16"/>
          <w:szCs w:val="16"/>
        </w:rPr>
        <w:t>ECU</w:t>
      </w:r>
      <w:r w:rsidRPr="00CB630C">
        <w:rPr>
          <w:rFonts w:hint="eastAsia"/>
          <w:sz w:val="16"/>
          <w:szCs w:val="16"/>
        </w:rPr>
        <w:t>に関する機能選択釦のみ表示させる仕様も考えられる。しかし、無効値を受信している</w:t>
      </w:r>
      <w:r w:rsidRPr="00CB630C">
        <w:rPr>
          <w:rFonts w:hint="eastAsia"/>
          <w:sz w:val="16"/>
          <w:szCs w:val="16"/>
        </w:rPr>
        <w:t>ECU</w:t>
      </w:r>
      <w:r w:rsidRPr="00CB630C">
        <w:rPr>
          <w:rFonts w:hint="eastAsia"/>
          <w:sz w:val="16"/>
          <w:szCs w:val="16"/>
        </w:rPr>
        <w:t>の機能を選択できなくなったことに、ユーザーが気付くことができなくなる可能性があるため、少なくとも</w:t>
      </w:r>
      <w:r w:rsidRPr="00CB630C">
        <w:rPr>
          <w:rFonts w:hint="eastAsia"/>
          <w:sz w:val="16"/>
          <w:szCs w:val="16"/>
        </w:rPr>
        <w:t>1</w:t>
      </w:r>
      <w:r w:rsidRPr="00CB630C">
        <w:rPr>
          <w:rFonts w:hint="eastAsia"/>
          <w:sz w:val="16"/>
          <w:szCs w:val="16"/>
        </w:rPr>
        <w:t>つの</w:t>
      </w:r>
      <w:r w:rsidRPr="00CB630C">
        <w:rPr>
          <w:rFonts w:hint="eastAsia"/>
          <w:sz w:val="16"/>
          <w:szCs w:val="16"/>
        </w:rPr>
        <w:t>ECU</w:t>
      </w:r>
      <w:r w:rsidRPr="00CB630C">
        <w:rPr>
          <w:rFonts w:hint="eastAsia"/>
          <w:sz w:val="16"/>
          <w:szCs w:val="16"/>
        </w:rPr>
        <w:t>から無効値データを検出した場合に、入り口釦を選択禁止とする仕様とする。</w:t>
      </w:r>
    </w:p>
    <w:p w14:paraId="16DF079F" w14:textId="77777777" w:rsidR="00A855C9" w:rsidRPr="00CB630C" w:rsidRDefault="00A855C9" w:rsidP="00A855C9">
      <w:pPr>
        <w:ind w:leftChars="201" w:left="387" w:firstLine="38"/>
        <w:rPr>
          <w:rFonts w:hint="eastAsia"/>
          <w:sz w:val="16"/>
          <w:szCs w:val="16"/>
        </w:rPr>
      </w:pPr>
      <w:r w:rsidRPr="00CB630C">
        <w:rPr>
          <w:rFonts w:hint="eastAsia"/>
          <w:sz w:val="16"/>
          <w:szCs w:val="16"/>
        </w:rPr>
        <w:t>カスタマイズ状態記憶値のみ無効値を受信している場合に、入り口釦表示をアクティブ表示にし</w:t>
      </w:r>
      <w:r w:rsidRPr="00D25CC8">
        <w:rPr>
          <w:rFonts w:hint="eastAsia"/>
          <w:sz w:val="16"/>
          <w:szCs w:val="16"/>
        </w:rPr>
        <w:t>、</w:t>
      </w:r>
      <w:r w:rsidR="00401554" w:rsidRPr="00D25CC8">
        <w:rPr>
          <w:sz w:val="16"/>
          <w:szCs w:val="16"/>
        </w:rPr>
        <w:fldChar w:fldCharType="begin"/>
      </w:r>
      <w:r w:rsidR="00401554" w:rsidRPr="00D25CC8">
        <w:rPr>
          <w:sz w:val="16"/>
          <w:szCs w:val="16"/>
        </w:rPr>
        <w:instrText xml:space="preserve"> </w:instrText>
      </w:r>
      <w:r w:rsidR="00401554" w:rsidRPr="00D25CC8">
        <w:rPr>
          <w:rFonts w:hint="eastAsia"/>
          <w:sz w:val="16"/>
          <w:szCs w:val="16"/>
        </w:rPr>
        <w:instrText>REF _Ref198547931 \r \h</w:instrText>
      </w:r>
      <w:r w:rsidR="00401554" w:rsidRPr="00D25CC8">
        <w:rPr>
          <w:sz w:val="16"/>
          <w:szCs w:val="16"/>
        </w:rPr>
        <w:instrText xml:space="preserve"> </w:instrText>
      </w:r>
      <w:r w:rsidR="00401554" w:rsidRPr="00D25CC8">
        <w:rPr>
          <w:sz w:val="16"/>
          <w:szCs w:val="16"/>
        </w:rPr>
      </w:r>
      <w:r w:rsidR="00401554" w:rsidRPr="00D25CC8">
        <w:rPr>
          <w:sz w:val="16"/>
          <w:szCs w:val="16"/>
        </w:rPr>
        <w:instrText xml:space="preserve"> \* MERGEFORMAT </w:instrText>
      </w:r>
      <w:r w:rsidR="00401554" w:rsidRPr="00D25CC8">
        <w:rPr>
          <w:sz w:val="16"/>
          <w:szCs w:val="16"/>
        </w:rPr>
        <w:fldChar w:fldCharType="separate"/>
      </w:r>
      <w:r w:rsidR="00336074" w:rsidRPr="00D25CC8">
        <w:rPr>
          <w:sz w:val="16"/>
          <w:szCs w:val="16"/>
        </w:rPr>
        <w:t>3.2</w:t>
      </w:r>
      <w:r w:rsidR="00401554" w:rsidRPr="00D25CC8">
        <w:rPr>
          <w:sz w:val="16"/>
          <w:szCs w:val="16"/>
        </w:rPr>
        <w:fldChar w:fldCharType="end"/>
      </w:r>
      <w:r w:rsidRPr="00D25CC8">
        <w:rPr>
          <w:rFonts w:hint="eastAsia"/>
          <w:sz w:val="16"/>
          <w:szCs w:val="16"/>
        </w:rPr>
        <w:t>で示す</w:t>
      </w:r>
      <w:r w:rsidRPr="00CB630C">
        <w:rPr>
          <w:rFonts w:hint="eastAsia"/>
          <w:sz w:val="16"/>
          <w:szCs w:val="16"/>
        </w:rPr>
        <w:t>設定画面にて、無効値を受信している機能については、トーンダウン表示とする仕様は採用可。</w:t>
      </w:r>
    </w:p>
    <w:p w14:paraId="053419F6" w14:textId="77777777" w:rsidR="00263334" w:rsidRPr="006F454E" w:rsidRDefault="00263334" w:rsidP="00A855C9">
      <w:pPr>
        <w:ind w:leftChars="201" w:left="387" w:firstLine="38"/>
        <w:rPr>
          <w:rFonts w:hint="eastAsia"/>
          <w:color w:val="00B0F0"/>
          <w:sz w:val="16"/>
          <w:szCs w:val="16"/>
        </w:rPr>
      </w:pPr>
    </w:p>
    <w:p w14:paraId="3AD49283" w14:textId="77777777" w:rsidR="00263334" w:rsidRPr="006F454E" w:rsidRDefault="00263334" w:rsidP="00A855C9">
      <w:pPr>
        <w:ind w:leftChars="201" w:left="387" w:firstLine="38"/>
        <w:rPr>
          <w:rFonts w:hint="eastAsia"/>
          <w:color w:val="00B0F0"/>
        </w:rPr>
      </w:pPr>
      <w:r w:rsidRPr="006F454E">
        <w:rPr>
          <w:rFonts w:hint="eastAsia"/>
          <w:color w:val="00B0F0"/>
          <w:sz w:val="16"/>
          <w:szCs w:val="16"/>
        </w:rPr>
        <w:t>※</w:t>
      </w:r>
      <w:r w:rsidRPr="006F454E">
        <w:rPr>
          <w:rFonts w:hint="eastAsia"/>
          <w:color w:val="00B0F0"/>
          <w:sz w:val="16"/>
          <w:szCs w:val="16"/>
        </w:rPr>
        <w:t>Refer</w:t>
      </w:r>
      <w:r w:rsidR="0017189C" w:rsidRPr="006F454E">
        <w:rPr>
          <w:rFonts w:hint="eastAsia"/>
          <w:color w:val="00B0F0"/>
          <w:sz w:val="16"/>
          <w:szCs w:val="16"/>
        </w:rPr>
        <w:t>e</w:t>
      </w:r>
      <w:r w:rsidRPr="006F454E">
        <w:rPr>
          <w:rFonts w:hint="eastAsia"/>
          <w:color w:val="00B0F0"/>
          <w:sz w:val="16"/>
          <w:szCs w:val="16"/>
        </w:rPr>
        <w:t>nce</w:t>
      </w:r>
      <w:r w:rsidR="0017189C" w:rsidRPr="006F454E">
        <w:rPr>
          <w:rFonts w:hint="eastAsia"/>
          <w:color w:val="00B0F0"/>
          <w:sz w:val="16"/>
          <w:szCs w:val="16"/>
        </w:rPr>
        <w:t>: Background of above specification</w:t>
      </w:r>
    </w:p>
    <w:p w14:paraId="08058283" w14:textId="77777777" w:rsidR="00307530" w:rsidRPr="006F454E" w:rsidRDefault="00263334" w:rsidP="00307530">
      <w:pPr>
        <w:ind w:left="425"/>
        <w:rPr>
          <w:rFonts w:hint="eastAsia"/>
          <w:color w:val="00B0F0"/>
        </w:rPr>
      </w:pPr>
      <w:r w:rsidRPr="006F454E">
        <w:rPr>
          <w:rFonts w:hint="eastAsia"/>
          <w:color w:val="00B0F0"/>
          <w:sz w:val="18"/>
        </w:rPr>
        <w:t xml:space="preserve">If </w:t>
      </w:r>
      <w:r w:rsidR="00CE31EE" w:rsidRPr="006F454E">
        <w:rPr>
          <w:rFonts w:hint="eastAsia"/>
          <w:color w:val="00B0F0"/>
          <w:sz w:val="18"/>
        </w:rPr>
        <w:t>AVN</w:t>
      </w:r>
      <w:r w:rsidRPr="006F454E">
        <w:rPr>
          <w:rFonts w:hint="eastAsia"/>
          <w:color w:val="00B0F0"/>
          <w:sz w:val="18"/>
        </w:rPr>
        <w:t xml:space="preserve"> displayed entering button for DMS customization setting and </w:t>
      </w:r>
      <w:r w:rsidR="0017189C" w:rsidRPr="006F454E">
        <w:rPr>
          <w:rFonts w:hint="eastAsia"/>
          <w:color w:val="00B0F0"/>
          <w:sz w:val="18"/>
        </w:rPr>
        <w:t>configuration button of valid system</w:t>
      </w:r>
      <w:r w:rsidR="00A0081D" w:rsidRPr="006F454E">
        <w:rPr>
          <w:rFonts w:hint="eastAsia"/>
          <w:color w:val="00B0F0"/>
          <w:sz w:val="18"/>
        </w:rPr>
        <w:t xml:space="preserve"> as active condition</w:t>
      </w:r>
      <w:r w:rsidR="0017189C" w:rsidRPr="006F454E">
        <w:rPr>
          <w:rFonts w:hint="eastAsia"/>
          <w:color w:val="00B0F0"/>
          <w:sz w:val="18"/>
        </w:rPr>
        <w:t xml:space="preserve"> and that of invalid system</w:t>
      </w:r>
      <w:r w:rsidR="00FA5E78" w:rsidRPr="006F454E">
        <w:rPr>
          <w:rFonts w:hint="eastAsia"/>
          <w:color w:val="00B0F0"/>
          <w:sz w:val="18"/>
        </w:rPr>
        <w:t xml:space="preserve"> as tonedown condition</w:t>
      </w:r>
      <w:r w:rsidR="0017189C" w:rsidRPr="006F454E">
        <w:rPr>
          <w:rFonts w:hint="eastAsia"/>
          <w:color w:val="00B0F0"/>
          <w:sz w:val="18"/>
        </w:rPr>
        <w:t xml:space="preserve">, the user could not notice </w:t>
      </w:r>
      <w:r w:rsidR="00FA5E78" w:rsidRPr="006F454E">
        <w:rPr>
          <w:rFonts w:hint="eastAsia"/>
          <w:color w:val="00B0F0"/>
          <w:sz w:val="18"/>
        </w:rPr>
        <w:t>not to configur</w:t>
      </w:r>
      <w:r w:rsidR="0017189C" w:rsidRPr="006F454E">
        <w:rPr>
          <w:rFonts w:hint="eastAsia"/>
          <w:color w:val="00B0F0"/>
          <w:sz w:val="18"/>
        </w:rPr>
        <w:t xml:space="preserve">e invalid system. Therefore, entering button for DMS customization setting is specified to be allowed no operation when </w:t>
      </w:r>
      <w:r w:rsidR="00CE31EE" w:rsidRPr="006F454E">
        <w:rPr>
          <w:rFonts w:hint="eastAsia"/>
          <w:color w:val="00B0F0"/>
          <w:sz w:val="18"/>
        </w:rPr>
        <w:t>AVN</w:t>
      </w:r>
      <w:r w:rsidR="0017189C" w:rsidRPr="006F454E">
        <w:rPr>
          <w:rFonts w:hint="eastAsia"/>
          <w:color w:val="00B0F0"/>
          <w:sz w:val="18"/>
        </w:rPr>
        <w:t xml:space="preserve"> detects at least one or more invalid information.</w:t>
      </w:r>
      <w:r w:rsidR="00B754F1" w:rsidRPr="006F454E">
        <w:rPr>
          <w:rFonts w:hint="eastAsia"/>
          <w:color w:val="00B0F0"/>
          <w:sz w:val="18"/>
        </w:rPr>
        <w:t xml:space="preserve"> The following specification can be applied. When only stored value of customized status is invalid, </w:t>
      </w:r>
      <w:r w:rsidR="00CE31EE" w:rsidRPr="006F454E">
        <w:rPr>
          <w:rFonts w:hint="eastAsia"/>
          <w:color w:val="00B0F0"/>
          <w:sz w:val="18"/>
        </w:rPr>
        <w:t>AVN</w:t>
      </w:r>
      <w:r w:rsidR="00B754F1" w:rsidRPr="006F454E">
        <w:rPr>
          <w:rFonts w:hint="eastAsia"/>
          <w:color w:val="00B0F0"/>
          <w:sz w:val="18"/>
        </w:rPr>
        <w:t xml:space="preserve"> displays entering button for DMS customization setting as active condition and displays configuration button of invalid system as tone down condition.</w:t>
      </w:r>
    </w:p>
    <w:p w14:paraId="566C83AD" w14:textId="77777777" w:rsidR="00A42BF3" w:rsidRDefault="00A42BF3" w:rsidP="009A62D4">
      <w:pPr>
        <w:rPr>
          <w:rFonts w:hint="eastAsia"/>
          <w:color w:val="000000"/>
        </w:rPr>
      </w:pPr>
    </w:p>
    <w:p w14:paraId="1C046482" w14:textId="77777777" w:rsidR="00A42BF3" w:rsidRPr="00A42BF3" w:rsidRDefault="00A42BF3" w:rsidP="00A42BF3">
      <w:pPr>
        <w:pStyle w:val="Heading3"/>
        <w:rPr>
          <w:color w:val="00B0F0"/>
        </w:rPr>
      </w:pPr>
      <w:bookmarkStart w:id="215" w:name="_Hlk169713551"/>
      <w:bookmarkStart w:id="216" w:name="_Toc207119761"/>
      <w:r w:rsidRPr="005000D7">
        <w:rPr>
          <w:rFonts w:hint="eastAsia"/>
        </w:rPr>
        <w:t>カスタマイズ設定画面への入り口釦の表示箇所</w:t>
      </w:r>
      <w:r w:rsidRPr="005000D7">
        <w:t>(19ePFv2)</w:t>
      </w:r>
      <w:r>
        <w:t xml:space="preserve"> </w:t>
      </w:r>
      <w:r w:rsidRPr="00A42BF3">
        <w:rPr>
          <w:rFonts w:hint="eastAsia"/>
          <w:color w:val="00B0F0"/>
        </w:rPr>
        <w:t>/</w:t>
      </w:r>
      <w:r w:rsidRPr="00A42BF3">
        <w:rPr>
          <w:color w:val="00B0F0"/>
        </w:rPr>
        <w:t xml:space="preserve"> </w:t>
      </w:r>
      <w:r w:rsidRPr="00A42BF3">
        <w:rPr>
          <w:rFonts w:hint="eastAsia"/>
          <w:color w:val="00B0F0"/>
        </w:rPr>
        <w:t xml:space="preserve">Display </w:t>
      </w:r>
      <w:r w:rsidRPr="00A42BF3">
        <w:rPr>
          <w:color w:val="00B0F0"/>
        </w:rPr>
        <w:t>location</w:t>
      </w:r>
      <w:r w:rsidRPr="00A42BF3">
        <w:rPr>
          <w:rFonts w:hint="eastAsia"/>
          <w:color w:val="00B0F0"/>
        </w:rPr>
        <w:t xml:space="preserve"> o</w:t>
      </w:r>
      <w:r w:rsidRPr="00A42BF3">
        <w:rPr>
          <w:color w:val="00B0F0"/>
        </w:rPr>
        <w:t>f</w:t>
      </w:r>
      <w:r w:rsidRPr="00A42BF3">
        <w:rPr>
          <w:rFonts w:hint="eastAsia"/>
          <w:color w:val="00B0F0"/>
        </w:rPr>
        <w:t xml:space="preserve"> entering button for DMS customization</w:t>
      </w:r>
      <w:r w:rsidRPr="00A42BF3">
        <w:rPr>
          <w:color w:val="00B0F0"/>
        </w:rPr>
        <w:t xml:space="preserve"> for 19ePFv2</w:t>
      </w:r>
      <w:bookmarkEnd w:id="215"/>
      <w:bookmarkEnd w:id="216"/>
    </w:p>
    <w:p w14:paraId="6F908ED7" w14:textId="77777777" w:rsidR="00A42BF3" w:rsidRPr="00AE2925" w:rsidRDefault="00A42BF3" w:rsidP="00A42BF3">
      <w:pPr>
        <w:rPr>
          <w:rFonts w:hint="eastAsia"/>
          <w:color w:val="000000"/>
        </w:rPr>
      </w:pPr>
    </w:p>
    <w:p w14:paraId="17C4B01D" w14:textId="77777777" w:rsidR="00A42BF3" w:rsidRPr="00BE0B2D" w:rsidRDefault="00401554" w:rsidP="00A42BF3">
      <w:pPr>
        <w:ind w:left="425"/>
        <w:rPr>
          <w:strike/>
          <w:color w:val="FF0000"/>
        </w:rPr>
      </w:pPr>
      <w:r w:rsidRPr="00A33C45">
        <w:fldChar w:fldCharType="begin"/>
      </w:r>
      <w:r w:rsidRPr="00A33C45">
        <w:instrText xml:space="preserve"> </w:instrText>
      </w:r>
      <w:r w:rsidRPr="00A33C45">
        <w:rPr>
          <w:rFonts w:hint="eastAsia"/>
        </w:rPr>
        <w:instrText>REF _Ref100587072 \r \h</w:instrText>
      </w:r>
      <w:r w:rsidRPr="00A33C45">
        <w:instrText xml:space="preserve"> </w:instrText>
      </w:r>
      <w:r w:rsidRPr="00A33C45">
        <w:instrText xml:space="preserve"> \* MERGEFORMAT </w:instrText>
      </w:r>
      <w:r w:rsidRPr="00A33C45">
        <w:fldChar w:fldCharType="separate"/>
      </w:r>
      <w:r w:rsidR="00336074" w:rsidRPr="00A33C45">
        <w:t>3.1</w:t>
      </w:r>
      <w:r w:rsidRPr="00A33C45">
        <w:fldChar w:fldCharType="end"/>
      </w:r>
      <w:r w:rsidR="00A42BF3" w:rsidRPr="00A33C45">
        <w:rPr>
          <w:rFonts w:hint="eastAsia"/>
        </w:rPr>
        <w:t>の</w:t>
      </w:r>
      <w:r w:rsidR="00A42BF3" w:rsidRPr="00A42BF3">
        <w:rPr>
          <w:rFonts w:hint="eastAsia"/>
        </w:rPr>
        <w:t>表示条件に従い、カスタマイズ設定画面への入口釦を表示すること。</w:t>
      </w:r>
    </w:p>
    <w:p w14:paraId="6FA5127D" w14:textId="77777777" w:rsidR="00A42BF3" w:rsidRPr="00A33C45" w:rsidRDefault="00A42BF3" w:rsidP="00A42BF3">
      <w:pPr>
        <w:ind w:left="425"/>
        <w:rPr>
          <w:color w:val="00B0F0"/>
        </w:rPr>
      </w:pPr>
      <w:r w:rsidRPr="00A42BF3">
        <w:rPr>
          <w:color w:val="00B0F0"/>
        </w:rPr>
        <w:t xml:space="preserve">Display the </w:t>
      </w:r>
      <w:r w:rsidRPr="00A42BF3">
        <w:rPr>
          <w:rFonts w:hint="eastAsia"/>
          <w:color w:val="00B0F0"/>
          <w:spacing w:val="-6"/>
          <w:sz w:val="20"/>
          <w:szCs w:val="22"/>
        </w:rPr>
        <w:t>entering button for DMS customization</w:t>
      </w:r>
      <w:r w:rsidRPr="00A42BF3">
        <w:rPr>
          <w:color w:val="00B0F0"/>
        </w:rPr>
        <w:t xml:space="preserve"> in accordance with the display specification </w:t>
      </w:r>
      <w:r w:rsidRPr="00A33C45">
        <w:rPr>
          <w:color w:val="00B0F0"/>
        </w:rPr>
        <w:t xml:space="preserve">of </w:t>
      </w:r>
      <w:r w:rsidR="00401554" w:rsidRPr="00A33C45">
        <w:rPr>
          <w:color w:val="00B0F0"/>
        </w:rPr>
        <w:fldChar w:fldCharType="begin"/>
      </w:r>
      <w:r w:rsidR="00401554" w:rsidRPr="00A33C45">
        <w:rPr>
          <w:color w:val="00B0F0"/>
        </w:rPr>
        <w:instrText xml:space="preserve"> </w:instrText>
      </w:r>
      <w:r w:rsidR="00401554" w:rsidRPr="00A33C45">
        <w:rPr>
          <w:rFonts w:hint="eastAsia"/>
          <w:color w:val="00B0F0"/>
        </w:rPr>
        <w:instrText>REF _Ref100587072 \r \h</w:instrText>
      </w:r>
      <w:r w:rsidR="00401554" w:rsidRPr="00A33C45">
        <w:rPr>
          <w:color w:val="00B0F0"/>
        </w:rPr>
        <w:instrText xml:space="preserve"> </w:instrText>
      </w:r>
      <w:r w:rsidR="00401554" w:rsidRPr="00A33C45">
        <w:rPr>
          <w:color w:val="00B0F0"/>
        </w:rPr>
      </w:r>
      <w:r w:rsidR="00401554" w:rsidRPr="00A33C45">
        <w:rPr>
          <w:color w:val="00B0F0"/>
        </w:rPr>
        <w:instrText xml:space="preserve"> \* MERGEFORMAT </w:instrText>
      </w:r>
      <w:r w:rsidR="00401554" w:rsidRPr="00A33C45">
        <w:rPr>
          <w:color w:val="00B0F0"/>
        </w:rPr>
        <w:fldChar w:fldCharType="separate"/>
      </w:r>
      <w:r w:rsidR="00336074" w:rsidRPr="00A33C45">
        <w:rPr>
          <w:color w:val="00B0F0"/>
        </w:rPr>
        <w:t>3.1</w:t>
      </w:r>
      <w:r w:rsidR="00401554" w:rsidRPr="00A33C45">
        <w:rPr>
          <w:color w:val="00B0F0"/>
        </w:rPr>
        <w:fldChar w:fldCharType="end"/>
      </w:r>
      <w:r w:rsidRPr="00A33C45">
        <w:rPr>
          <w:color w:val="00B0F0"/>
        </w:rPr>
        <w:t xml:space="preserve">. </w:t>
      </w:r>
    </w:p>
    <w:p w14:paraId="2AC329F7" w14:textId="77777777" w:rsidR="00A42BF3" w:rsidRPr="00AE2925" w:rsidRDefault="00A42BF3" w:rsidP="00A42BF3">
      <w:pPr>
        <w:ind w:left="425"/>
        <w:rPr>
          <w:rFonts w:hint="eastAsia"/>
          <w:color w:val="000000"/>
        </w:rPr>
      </w:pPr>
    </w:p>
    <w:p w14:paraId="1C2DB995" w14:textId="77777777" w:rsidR="00A42BF3" w:rsidRPr="005000D7" w:rsidRDefault="00A42BF3" w:rsidP="00A42BF3">
      <w:pPr>
        <w:pStyle w:val="Heading3"/>
      </w:pPr>
      <w:bookmarkStart w:id="217" w:name="_Ref199948622"/>
      <w:bookmarkStart w:id="218" w:name="_Toc207119762"/>
      <w:r w:rsidRPr="005000D7">
        <w:rPr>
          <w:rFonts w:hint="eastAsia"/>
        </w:rPr>
        <w:t>カスタマイズ設定画面への入り口釦の表示箇所</w:t>
      </w:r>
      <w:r w:rsidRPr="005000D7">
        <w:t>(19</w:t>
      </w:r>
      <w:r w:rsidRPr="009E2725">
        <w:t>ePFv</w:t>
      </w:r>
      <w:r w:rsidRPr="009E2725">
        <w:rPr>
          <w:rFonts w:hint="eastAsia"/>
        </w:rPr>
        <w:t>3,</w:t>
      </w:r>
      <w:r w:rsidRPr="009E2725">
        <w:t xml:space="preserve"> BEVstep3)</w:t>
      </w:r>
      <w:r>
        <w:t xml:space="preserve"> </w:t>
      </w:r>
      <w:r w:rsidRPr="00A42BF3">
        <w:rPr>
          <w:rFonts w:hint="eastAsia"/>
          <w:color w:val="00B0F0"/>
        </w:rPr>
        <w:t>/</w:t>
      </w:r>
      <w:r w:rsidRPr="00A42BF3">
        <w:rPr>
          <w:color w:val="00B0F0"/>
        </w:rPr>
        <w:t xml:space="preserve"> </w:t>
      </w:r>
      <w:r w:rsidRPr="00A42BF3">
        <w:rPr>
          <w:rFonts w:hint="eastAsia"/>
          <w:color w:val="00B0F0"/>
        </w:rPr>
        <w:t xml:space="preserve">Display </w:t>
      </w:r>
      <w:r w:rsidRPr="00A42BF3">
        <w:rPr>
          <w:color w:val="00B0F0"/>
        </w:rPr>
        <w:t>location</w:t>
      </w:r>
      <w:r w:rsidRPr="00A42BF3">
        <w:rPr>
          <w:rFonts w:hint="eastAsia"/>
          <w:color w:val="00B0F0"/>
        </w:rPr>
        <w:t xml:space="preserve"> o</w:t>
      </w:r>
      <w:r w:rsidRPr="00A42BF3">
        <w:rPr>
          <w:color w:val="00B0F0"/>
        </w:rPr>
        <w:t>f</w:t>
      </w:r>
      <w:r w:rsidRPr="00A42BF3">
        <w:rPr>
          <w:rFonts w:hint="eastAsia"/>
          <w:color w:val="00B0F0"/>
        </w:rPr>
        <w:t xml:space="preserve"> entering button for DMS customization</w:t>
      </w:r>
      <w:r w:rsidRPr="00A42BF3">
        <w:rPr>
          <w:color w:val="00B0F0"/>
        </w:rPr>
        <w:t xml:space="preserve"> for 19ePFv</w:t>
      </w:r>
      <w:r w:rsidRPr="007F2622">
        <w:rPr>
          <w:color w:val="00B0F0"/>
        </w:rPr>
        <w:t>3, BEVstep3.</w:t>
      </w:r>
      <w:bookmarkEnd w:id="217"/>
      <w:bookmarkEnd w:id="218"/>
    </w:p>
    <w:p w14:paraId="21353C3B" w14:textId="77777777" w:rsidR="00A42BF3" w:rsidRPr="005000D7" w:rsidRDefault="00A42BF3" w:rsidP="00A42BF3">
      <w:pPr>
        <w:rPr>
          <w:rFonts w:hint="eastAsia"/>
        </w:rPr>
      </w:pPr>
    </w:p>
    <w:p w14:paraId="125478A1" w14:textId="77777777" w:rsidR="00A42BF3" w:rsidRPr="00A42BF3" w:rsidRDefault="00401554" w:rsidP="00A42BF3">
      <w:pPr>
        <w:ind w:left="425"/>
      </w:pPr>
      <w:r w:rsidRPr="00A33C45">
        <w:fldChar w:fldCharType="begin"/>
      </w:r>
      <w:r w:rsidRPr="00A33C45">
        <w:instrText xml:space="preserve"> </w:instrText>
      </w:r>
      <w:r w:rsidRPr="00A33C45">
        <w:rPr>
          <w:rFonts w:hint="eastAsia"/>
        </w:rPr>
        <w:instrText>REF _Ref100586795 \r \h</w:instrText>
      </w:r>
      <w:r w:rsidRPr="00A33C45">
        <w:instrText xml:space="preserve"> </w:instrText>
      </w:r>
      <w:r w:rsidRPr="00A33C45">
        <w:instrText xml:space="preserve"> \* MERGEFORMAT </w:instrText>
      </w:r>
      <w:r w:rsidRPr="00A33C45">
        <w:fldChar w:fldCharType="separate"/>
      </w:r>
      <w:r w:rsidR="00336074" w:rsidRPr="00A33C45">
        <w:t>3.6</w:t>
      </w:r>
      <w:r w:rsidRPr="00A33C45">
        <w:fldChar w:fldCharType="end"/>
      </w:r>
      <w:r w:rsidR="00A42BF3" w:rsidRPr="00A33C45">
        <w:rPr>
          <w:rFonts w:hint="eastAsia"/>
        </w:rPr>
        <w:t>に記</w:t>
      </w:r>
      <w:r w:rsidR="00A42BF3" w:rsidRPr="00A42BF3">
        <w:rPr>
          <w:rFonts w:hint="eastAsia"/>
        </w:rPr>
        <w:t>載のソフトスイッチ画面を有する車両については、</w:t>
      </w:r>
      <w:r w:rsidR="00874BF2" w:rsidRPr="00D25CC8">
        <w:fldChar w:fldCharType="begin"/>
      </w:r>
      <w:r w:rsidR="00874BF2" w:rsidRPr="00D25CC8">
        <w:instrText xml:space="preserve"> </w:instrText>
      </w:r>
      <w:r w:rsidR="00874BF2" w:rsidRPr="00D25CC8">
        <w:rPr>
          <w:rFonts w:hint="eastAsia"/>
        </w:rPr>
        <w:instrText>REF _Ref100571087 \r \h</w:instrText>
      </w:r>
      <w:r w:rsidR="00874BF2" w:rsidRPr="00D25CC8">
        <w:instrText xml:space="preserve"> </w:instrText>
      </w:r>
      <w:r w:rsidR="00874BF2" w:rsidRPr="00D25CC8">
        <w:instrText xml:space="preserve"> \* MERGEFORMAT </w:instrText>
      </w:r>
      <w:r w:rsidR="00874BF2" w:rsidRPr="00D25CC8">
        <w:fldChar w:fldCharType="separate"/>
      </w:r>
      <w:r w:rsidR="00336074" w:rsidRPr="00D25CC8">
        <w:t>2.1.5</w:t>
      </w:r>
      <w:r w:rsidR="00874BF2" w:rsidRPr="00D25CC8">
        <w:fldChar w:fldCharType="end"/>
      </w:r>
      <w:r w:rsidR="00874BF2" w:rsidRPr="0057063F">
        <w:rPr>
          <w:rFonts w:hint="eastAsia"/>
        </w:rPr>
        <w:t>及</w:t>
      </w:r>
      <w:r w:rsidR="00874BF2" w:rsidRPr="00A33C45">
        <w:rPr>
          <w:rFonts w:hint="eastAsia"/>
        </w:rPr>
        <w:t>び</w:t>
      </w:r>
      <w:r w:rsidR="00874BF2" w:rsidRPr="00A33C45">
        <w:fldChar w:fldCharType="begin"/>
      </w:r>
      <w:r w:rsidR="00874BF2" w:rsidRPr="00A33C45">
        <w:instrText xml:space="preserve"> REF _Ref188895719 \r \h </w:instrText>
      </w:r>
      <w:r w:rsidR="00874BF2" w:rsidRPr="00A33C45">
        <w:instrText xml:space="preserve"> \* MERGEFORMAT </w:instrText>
      </w:r>
      <w:r w:rsidR="00874BF2" w:rsidRPr="00A33C45">
        <w:fldChar w:fldCharType="separate"/>
      </w:r>
      <w:r w:rsidR="00336074" w:rsidRPr="00A33C45">
        <w:t>2.1.7</w:t>
      </w:r>
      <w:r w:rsidR="00874BF2" w:rsidRPr="00A33C45">
        <w:fldChar w:fldCharType="end"/>
      </w:r>
      <w:r w:rsidR="00A42BF3" w:rsidRPr="00A33C45">
        <w:rPr>
          <w:rFonts w:hint="eastAsia"/>
        </w:rPr>
        <w:t>で示さ</w:t>
      </w:r>
      <w:r w:rsidR="00A42BF3" w:rsidRPr="00A42BF3">
        <w:rPr>
          <w:rFonts w:hint="eastAsia"/>
        </w:rPr>
        <w:t>れる設定モード情報において、</w:t>
      </w:r>
      <w:r w:rsidR="00A42BF3" w:rsidRPr="00A42BF3">
        <w:rPr>
          <w:rFonts w:hint="eastAsia"/>
        </w:rPr>
        <w:t>"Custom"</w:t>
      </w:r>
      <w:r w:rsidR="00A42BF3" w:rsidRPr="00A42BF3">
        <w:rPr>
          <w:rFonts w:hint="eastAsia"/>
        </w:rPr>
        <w:t>に該当するモード設定有りの場合、</w:t>
      </w:r>
      <w:r w:rsidR="00A42BF3" w:rsidRPr="00A42BF3">
        <w:rPr>
          <w:rFonts w:hint="eastAsia"/>
        </w:rPr>
        <w:t>"Custom"</w:t>
      </w:r>
      <w:r w:rsidR="00A42BF3" w:rsidRPr="00A42BF3">
        <w:rPr>
          <w:rFonts w:hint="eastAsia"/>
        </w:rPr>
        <w:t>モード選択釦とともに、</w:t>
      </w:r>
      <w:r w:rsidR="00A42BF3" w:rsidRPr="00A33C45">
        <w:rPr>
          <w:rFonts w:hint="eastAsia"/>
        </w:rPr>
        <w:t xml:space="preserve"> </w:t>
      </w:r>
      <w:r w:rsidR="00874BF2" w:rsidRPr="00A33C45">
        <w:fldChar w:fldCharType="begin"/>
      </w:r>
      <w:r w:rsidR="00874BF2" w:rsidRPr="00A33C45">
        <w:instrText xml:space="preserve"> </w:instrText>
      </w:r>
      <w:r w:rsidR="00874BF2" w:rsidRPr="00A33C45">
        <w:rPr>
          <w:rFonts w:hint="eastAsia"/>
        </w:rPr>
        <w:instrText>REF _Ref100587072 \r \h</w:instrText>
      </w:r>
      <w:r w:rsidR="00874BF2" w:rsidRPr="00A33C45">
        <w:instrText xml:space="preserve"> </w:instrText>
      </w:r>
      <w:r w:rsidR="00874BF2" w:rsidRPr="00A33C45">
        <w:instrText xml:space="preserve"> \* MERGEFORMAT </w:instrText>
      </w:r>
      <w:r w:rsidR="00874BF2" w:rsidRPr="00A33C45">
        <w:fldChar w:fldCharType="separate"/>
      </w:r>
      <w:r w:rsidR="00336074" w:rsidRPr="00A33C45">
        <w:t>3.1</w:t>
      </w:r>
      <w:r w:rsidR="00874BF2" w:rsidRPr="00A33C45">
        <w:fldChar w:fldCharType="end"/>
      </w:r>
      <w:r w:rsidR="00A42BF3" w:rsidRPr="00A33C45">
        <w:rPr>
          <w:rFonts w:hint="eastAsia"/>
        </w:rPr>
        <w:t>の</w:t>
      </w:r>
      <w:r w:rsidR="00A42BF3" w:rsidRPr="00A42BF3">
        <w:rPr>
          <w:rFonts w:hint="eastAsia"/>
        </w:rPr>
        <w:t>表示条件に従い、カスタマイズ設定画面への入り口釦を表示すること。画面イメージ</w:t>
      </w:r>
      <w:r w:rsidR="00A42BF3" w:rsidRPr="00A33C45">
        <w:rPr>
          <w:rFonts w:hint="eastAsia"/>
        </w:rPr>
        <w:t>は</w:t>
      </w:r>
      <w:r w:rsidR="005674E4" w:rsidRPr="00A33C45">
        <w:fldChar w:fldCharType="begin"/>
      </w:r>
      <w:r w:rsidR="005674E4" w:rsidRPr="00A33C45">
        <w:instrText xml:space="preserve"> </w:instrText>
      </w:r>
      <w:r w:rsidR="005674E4" w:rsidRPr="00A33C45">
        <w:rPr>
          <w:rFonts w:hint="eastAsia"/>
        </w:rPr>
        <w:instrText>REF _Ref199152076 \h</w:instrText>
      </w:r>
      <w:r w:rsidR="005674E4" w:rsidRPr="00A33C45">
        <w:instrText xml:space="preserve"> </w:instrText>
      </w:r>
      <w:r w:rsidR="00A33C45">
        <w:instrText xml:space="preserve"> \* MERGEFORMAT </w:instrText>
      </w:r>
      <w:r w:rsidR="005674E4" w:rsidRPr="00A33C45">
        <w:fldChar w:fldCharType="separate"/>
      </w:r>
      <w:r w:rsidR="005674E4" w:rsidRPr="00A33C45">
        <w:rPr>
          <w:rFonts w:hint="eastAsia"/>
        </w:rPr>
        <w:t>図</w:t>
      </w:r>
      <w:r w:rsidR="005674E4" w:rsidRPr="00A33C45">
        <w:rPr>
          <w:rFonts w:hint="eastAsia"/>
        </w:rPr>
        <w:t xml:space="preserve"> </w:t>
      </w:r>
      <w:r w:rsidR="005674E4" w:rsidRPr="00A33C45">
        <w:rPr>
          <w:noProof/>
        </w:rPr>
        <w:t>3</w:t>
      </w:r>
      <w:r w:rsidR="005674E4" w:rsidRPr="00A33C45">
        <w:t>.</w:t>
      </w:r>
      <w:r w:rsidR="005674E4" w:rsidRPr="00A33C45">
        <w:rPr>
          <w:noProof/>
        </w:rPr>
        <w:t>1</w:t>
      </w:r>
      <w:r w:rsidR="005674E4" w:rsidRPr="00A33C45">
        <w:fldChar w:fldCharType="end"/>
      </w:r>
      <w:r w:rsidR="00A42BF3" w:rsidRPr="00A33C45">
        <w:rPr>
          <w:rFonts w:hint="eastAsia"/>
        </w:rPr>
        <w:t>を参照。</w:t>
      </w:r>
    </w:p>
    <w:p w14:paraId="4DA4801F" w14:textId="77777777" w:rsidR="00A42BF3" w:rsidRPr="00A33C45" w:rsidRDefault="00A42BF3" w:rsidP="00A42BF3">
      <w:pPr>
        <w:ind w:left="425"/>
        <w:rPr>
          <w:rFonts w:hint="eastAsia"/>
          <w:color w:val="00B0F0"/>
        </w:rPr>
      </w:pPr>
      <w:r w:rsidRPr="00A33C45">
        <w:rPr>
          <w:color w:val="00B0F0"/>
        </w:rPr>
        <w:t xml:space="preserve">If the vehicle has a soft switch screen described in </w:t>
      </w:r>
      <w:r w:rsidR="00874BF2" w:rsidRPr="00A33C45">
        <w:rPr>
          <w:color w:val="00B0F0"/>
        </w:rPr>
        <w:fldChar w:fldCharType="begin"/>
      </w:r>
      <w:r w:rsidR="00874BF2" w:rsidRPr="00A33C45">
        <w:rPr>
          <w:color w:val="00B0F0"/>
        </w:rPr>
        <w:instrText xml:space="preserve"> </w:instrText>
      </w:r>
      <w:r w:rsidR="00874BF2" w:rsidRPr="00A33C45">
        <w:rPr>
          <w:rFonts w:hint="eastAsia"/>
          <w:color w:val="00B0F0"/>
        </w:rPr>
        <w:instrText>REF _Ref100586795 \r \h</w:instrText>
      </w:r>
      <w:r w:rsidR="00874BF2" w:rsidRPr="00A33C45">
        <w:rPr>
          <w:color w:val="00B0F0"/>
        </w:rPr>
        <w:instrText xml:space="preserve"> </w:instrText>
      </w:r>
      <w:r w:rsidR="00874BF2" w:rsidRPr="00A33C45">
        <w:rPr>
          <w:color w:val="00B0F0"/>
        </w:rPr>
      </w:r>
      <w:r w:rsidR="00874BF2" w:rsidRPr="00A33C45">
        <w:rPr>
          <w:color w:val="00B0F0"/>
        </w:rPr>
        <w:instrText xml:space="preserve"> \* MERGEFORMAT </w:instrText>
      </w:r>
      <w:r w:rsidR="00874BF2" w:rsidRPr="00A33C45">
        <w:rPr>
          <w:color w:val="00B0F0"/>
        </w:rPr>
        <w:fldChar w:fldCharType="separate"/>
      </w:r>
      <w:r w:rsidR="00336074" w:rsidRPr="00A33C45">
        <w:rPr>
          <w:color w:val="00B0F0"/>
        </w:rPr>
        <w:t>3.6</w:t>
      </w:r>
      <w:r w:rsidR="00874BF2" w:rsidRPr="00A33C45">
        <w:rPr>
          <w:color w:val="00B0F0"/>
        </w:rPr>
        <w:fldChar w:fldCharType="end"/>
      </w:r>
      <w:r w:rsidR="00A33C45" w:rsidRPr="00A33C45">
        <w:rPr>
          <w:rFonts w:hint="eastAsia"/>
          <w:color w:val="00B0F0"/>
        </w:rPr>
        <w:t xml:space="preserve"> </w:t>
      </w:r>
      <w:r w:rsidRPr="00A33C45">
        <w:rPr>
          <w:color w:val="00B0F0"/>
        </w:rPr>
        <w:t xml:space="preserve">and custom mode specified at the CAN signal described in </w:t>
      </w:r>
      <w:r w:rsidR="00874BF2" w:rsidRPr="00A33C45">
        <w:rPr>
          <w:color w:val="00B0F0"/>
        </w:rPr>
        <w:fldChar w:fldCharType="begin"/>
      </w:r>
      <w:r w:rsidR="00874BF2" w:rsidRPr="00A33C45">
        <w:rPr>
          <w:color w:val="00B0F0"/>
        </w:rPr>
        <w:instrText xml:space="preserve"> </w:instrText>
      </w:r>
      <w:r w:rsidR="00874BF2" w:rsidRPr="00A33C45">
        <w:rPr>
          <w:rFonts w:hint="eastAsia"/>
          <w:color w:val="00B0F0"/>
        </w:rPr>
        <w:instrText>REF _Ref100571087 \r \h</w:instrText>
      </w:r>
      <w:r w:rsidR="00874BF2" w:rsidRPr="00A33C45">
        <w:rPr>
          <w:color w:val="00B0F0"/>
        </w:rPr>
        <w:instrText xml:space="preserve"> </w:instrText>
      </w:r>
      <w:r w:rsidR="00874BF2" w:rsidRPr="00A33C45">
        <w:rPr>
          <w:color w:val="00B0F0"/>
        </w:rPr>
      </w:r>
      <w:r w:rsidR="00874BF2" w:rsidRPr="00A33C45">
        <w:rPr>
          <w:color w:val="00B0F0"/>
        </w:rPr>
        <w:instrText xml:space="preserve"> \* MERGEFORMAT </w:instrText>
      </w:r>
      <w:r w:rsidR="00874BF2" w:rsidRPr="00A33C45">
        <w:rPr>
          <w:color w:val="00B0F0"/>
        </w:rPr>
        <w:fldChar w:fldCharType="separate"/>
      </w:r>
      <w:r w:rsidR="00336074" w:rsidRPr="00A33C45">
        <w:rPr>
          <w:color w:val="00B0F0"/>
        </w:rPr>
        <w:t>2.1.5</w:t>
      </w:r>
      <w:r w:rsidR="00874BF2" w:rsidRPr="00A33C45">
        <w:rPr>
          <w:color w:val="00B0F0"/>
        </w:rPr>
        <w:fldChar w:fldCharType="end"/>
      </w:r>
      <w:r w:rsidR="00D25CC8" w:rsidRPr="00A33C45">
        <w:rPr>
          <w:rFonts w:hint="eastAsia"/>
          <w:color w:val="00B0F0"/>
        </w:rPr>
        <w:t xml:space="preserve"> </w:t>
      </w:r>
      <w:r w:rsidR="00874BF2" w:rsidRPr="00A33C45">
        <w:rPr>
          <w:rFonts w:hint="eastAsia"/>
          <w:color w:val="00B0F0"/>
        </w:rPr>
        <w:t>and</w:t>
      </w:r>
      <w:r w:rsidR="00D25CC8" w:rsidRPr="00A33C45">
        <w:rPr>
          <w:rFonts w:hint="eastAsia"/>
          <w:color w:val="00B0F0"/>
        </w:rPr>
        <w:t xml:space="preserve"> </w:t>
      </w:r>
      <w:r w:rsidR="00874BF2" w:rsidRPr="00A33C45">
        <w:rPr>
          <w:color w:val="00B0F0"/>
        </w:rPr>
        <w:fldChar w:fldCharType="begin"/>
      </w:r>
      <w:r w:rsidR="00874BF2" w:rsidRPr="00A33C45">
        <w:rPr>
          <w:color w:val="00B0F0"/>
        </w:rPr>
        <w:instrText xml:space="preserve"> REF _Ref188895719 \r \h </w:instrText>
      </w:r>
      <w:r w:rsidR="00874BF2" w:rsidRPr="00A33C45">
        <w:rPr>
          <w:color w:val="00B0F0"/>
        </w:rPr>
      </w:r>
      <w:r w:rsidR="00874BF2" w:rsidRPr="00A33C45">
        <w:rPr>
          <w:color w:val="00B0F0"/>
        </w:rPr>
        <w:instrText xml:space="preserve"> \* MERGEFORMAT </w:instrText>
      </w:r>
      <w:r w:rsidR="00874BF2" w:rsidRPr="00A33C45">
        <w:rPr>
          <w:color w:val="00B0F0"/>
        </w:rPr>
        <w:fldChar w:fldCharType="separate"/>
      </w:r>
      <w:r w:rsidR="00336074" w:rsidRPr="00A33C45">
        <w:rPr>
          <w:color w:val="00B0F0"/>
        </w:rPr>
        <w:t>2.1.7</w:t>
      </w:r>
      <w:r w:rsidR="00874BF2" w:rsidRPr="00A33C45">
        <w:rPr>
          <w:color w:val="00B0F0"/>
        </w:rPr>
        <w:fldChar w:fldCharType="end"/>
      </w:r>
      <w:r w:rsidRPr="00A33C45">
        <w:rPr>
          <w:color w:val="00B0F0"/>
        </w:rPr>
        <w:t xml:space="preserve">, display a custom mode software switch. Moreover, display the entrance button for DMS customization on the custom mode software switch in accordance with the display specification of </w:t>
      </w:r>
      <w:r w:rsidR="00874BF2" w:rsidRPr="00A33C45">
        <w:rPr>
          <w:color w:val="00B0F0"/>
        </w:rPr>
        <w:fldChar w:fldCharType="begin"/>
      </w:r>
      <w:r w:rsidR="00874BF2" w:rsidRPr="00A33C45">
        <w:rPr>
          <w:color w:val="00B0F0"/>
        </w:rPr>
        <w:instrText xml:space="preserve"> </w:instrText>
      </w:r>
      <w:r w:rsidR="00874BF2" w:rsidRPr="00A33C45">
        <w:rPr>
          <w:rFonts w:hint="eastAsia"/>
          <w:color w:val="00B0F0"/>
        </w:rPr>
        <w:instrText>REF _Ref100587072 \r \h</w:instrText>
      </w:r>
      <w:r w:rsidR="00874BF2" w:rsidRPr="00A33C45">
        <w:rPr>
          <w:color w:val="00B0F0"/>
        </w:rPr>
        <w:instrText xml:space="preserve"> </w:instrText>
      </w:r>
      <w:r w:rsidR="00874BF2" w:rsidRPr="00A33C45">
        <w:rPr>
          <w:color w:val="00B0F0"/>
        </w:rPr>
      </w:r>
      <w:r w:rsidR="00874BF2" w:rsidRPr="00A33C45">
        <w:rPr>
          <w:color w:val="00B0F0"/>
        </w:rPr>
        <w:instrText xml:space="preserve"> \* MERGEFORMAT </w:instrText>
      </w:r>
      <w:r w:rsidR="00874BF2" w:rsidRPr="00A33C45">
        <w:rPr>
          <w:color w:val="00B0F0"/>
        </w:rPr>
        <w:fldChar w:fldCharType="separate"/>
      </w:r>
      <w:r w:rsidR="00336074" w:rsidRPr="00A33C45">
        <w:rPr>
          <w:color w:val="00B0F0"/>
        </w:rPr>
        <w:t>3.1</w:t>
      </w:r>
      <w:r w:rsidR="00874BF2" w:rsidRPr="00A33C45">
        <w:rPr>
          <w:color w:val="00B0F0"/>
        </w:rPr>
        <w:fldChar w:fldCharType="end"/>
      </w:r>
      <w:r w:rsidRPr="00A33C45">
        <w:rPr>
          <w:color w:val="00B0F0"/>
        </w:rPr>
        <w:t xml:space="preserve">. Refer to </w:t>
      </w:r>
      <w:r w:rsidR="005674E4" w:rsidRPr="00A33C45">
        <w:rPr>
          <w:color w:val="00B0F0"/>
        </w:rPr>
        <w:fldChar w:fldCharType="begin"/>
      </w:r>
      <w:r w:rsidR="005674E4" w:rsidRPr="00A33C45">
        <w:rPr>
          <w:color w:val="00B0F0"/>
        </w:rPr>
        <w:instrText xml:space="preserve"> REF _Ref199152096 \h </w:instrText>
      </w:r>
      <w:r w:rsidR="005674E4" w:rsidRPr="00A33C45">
        <w:rPr>
          <w:color w:val="00B0F0"/>
        </w:rPr>
      </w:r>
      <w:r w:rsidR="00A33C45">
        <w:rPr>
          <w:color w:val="00B0F0"/>
        </w:rPr>
        <w:instrText xml:space="preserve"> \* MERGEFORMAT </w:instrText>
      </w:r>
      <w:r w:rsidR="005674E4" w:rsidRPr="00A33C45">
        <w:rPr>
          <w:color w:val="00B0F0"/>
        </w:rPr>
        <w:fldChar w:fldCharType="separate"/>
      </w:r>
      <w:r w:rsidR="005674E4" w:rsidRPr="00A33C45">
        <w:rPr>
          <w:color w:val="00B0F0"/>
        </w:rPr>
        <w:t xml:space="preserve">Figure </w:t>
      </w:r>
      <w:r w:rsidR="005674E4" w:rsidRPr="00A33C45">
        <w:rPr>
          <w:noProof/>
          <w:color w:val="00B0F0"/>
        </w:rPr>
        <w:t>3</w:t>
      </w:r>
      <w:r w:rsidR="005674E4" w:rsidRPr="00A33C45">
        <w:rPr>
          <w:color w:val="00B0F0"/>
        </w:rPr>
        <w:t>.</w:t>
      </w:r>
      <w:r w:rsidR="005674E4" w:rsidRPr="00A33C45">
        <w:rPr>
          <w:noProof/>
          <w:color w:val="00B0F0"/>
        </w:rPr>
        <w:t>1</w:t>
      </w:r>
      <w:r w:rsidR="005674E4" w:rsidRPr="00A33C45">
        <w:rPr>
          <w:color w:val="00B0F0"/>
        </w:rPr>
        <w:fldChar w:fldCharType="end"/>
      </w:r>
      <w:r w:rsidRPr="00A33C45">
        <w:rPr>
          <w:color w:val="00B0F0"/>
        </w:rPr>
        <w:t xml:space="preserve"> about the screen image.</w:t>
      </w:r>
    </w:p>
    <w:tbl>
      <w:tblPr>
        <w:tblW w:w="9581" w:type="dxa"/>
        <w:jc w:val="center"/>
        <w:tblLayout w:type="fixed"/>
        <w:tblLook w:val="04A0" w:firstRow="1" w:lastRow="0" w:firstColumn="1" w:lastColumn="0" w:noHBand="0" w:noVBand="1"/>
      </w:tblPr>
      <w:tblGrid>
        <w:gridCol w:w="9581"/>
      </w:tblGrid>
      <w:tr w:rsidR="00A42BF3" w:rsidRPr="00F2596D" w14:paraId="6FE8F165" w14:textId="77777777">
        <w:trPr>
          <w:jc w:val="center"/>
        </w:trPr>
        <w:tc>
          <w:tcPr>
            <w:tcW w:w="9581" w:type="dxa"/>
            <w:shd w:val="clear" w:color="auto" w:fill="auto"/>
          </w:tcPr>
          <w:p w14:paraId="3AD3F19D" w14:textId="518AB24B" w:rsidR="00A42BF3" w:rsidRPr="00F2596D" w:rsidRDefault="00FB37A0">
            <w:pPr>
              <w:jc w:val="center"/>
              <w:rPr>
                <w:color w:val="000000"/>
              </w:rPr>
            </w:pPr>
            <w:r w:rsidRPr="00F2596D">
              <w:rPr>
                <w:rFonts w:hint="eastAsia"/>
                <w:noProof/>
                <w:color w:val="000000"/>
              </w:rPr>
              <mc:AlternateContent>
                <mc:Choice Requires="wps">
                  <w:drawing>
                    <wp:anchor distT="0" distB="0" distL="114300" distR="114300" simplePos="0" relativeHeight="251816448" behindDoc="0" locked="0" layoutInCell="1" allowOverlap="1" wp14:anchorId="2150C378" wp14:editId="0699B393">
                      <wp:simplePos x="0" y="0"/>
                      <wp:positionH relativeFrom="column">
                        <wp:posOffset>4684395</wp:posOffset>
                      </wp:positionH>
                      <wp:positionV relativeFrom="paragraph">
                        <wp:posOffset>935990</wp:posOffset>
                      </wp:positionV>
                      <wp:extent cx="0" cy="309880"/>
                      <wp:effectExtent l="13970" t="12065" r="5080" b="11430"/>
                      <wp:wrapNone/>
                      <wp:docPr id="11" name="AutoShape 8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09880"/>
                              </a:xfrm>
                              <a:prstGeom prst="straightConnector1">
                                <a:avLst/>
                              </a:prstGeom>
                              <a:noFill/>
                              <a:ln w="9525">
                                <a:solidFill>
                                  <a:srgbClr val="FFFFFF"/>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09AA91" id="AutoShape 8343" o:spid="_x0000_s1026" type="#_x0000_t32" style="position:absolute;margin-left:368.85pt;margin-top:73.7pt;width:0;height:24.4pt;flip:y;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" strokecolor="white">
                      <v:stroke dashstyle="dash"/>
                    </v:shape>
                  </w:pict>
                </mc:Fallback>
              </mc:AlternateContent>
            </w:r>
            <w:r w:rsidRPr="00F2596D">
              <w:rPr>
                <w:rFonts w:hint="eastAsia"/>
                <w:noProof/>
                <w:color w:val="000000"/>
              </w:rPr>
              <mc:AlternateContent>
                <mc:Choice Requires="wps">
                  <w:drawing>
                    <wp:anchor distT="0" distB="0" distL="114300" distR="114300" simplePos="0" relativeHeight="251815424" behindDoc="0" locked="0" layoutInCell="1" allowOverlap="1" wp14:anchorId="32678F83" wp14:editId="0B62542F">
                      <wp:simplePos x="0" y="0"/>
                      <wp:positionH relativeFrom="column">
                        <wp:posOffset>3667125</wp:posOffset>
                      </wp:positionH>
                      <wp:positionV relativeFrom="paragraph">
                        <wp:posOffset>353060</wp:posOffset>
                      </wp:positionV>
                      <wp:extent cx="1876425" cy="602615"/>
                      <wp:effectExtent l="6350" t="10160" r="12700" b="6350"/>
                      <wp:wrapNone/>
                      <wp:docPr id="10"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6425" cy="602615"/>
                              </a:xfrm>
                              <a:prstGeom prst="flowChartAlternateProcess">
                                <a:avLst/>
                              </a:prstGeom>
                              <a:solidFill>
                                <a:srgbClr val="FFFFFF"/>
                              </a:solidFill>
                              <a:ln w="12700" algn="ctr">
                                <a:solidFill>
                                  <a:srgbClr val="000000"/>
                                </a:solidFill>
                                <a:miter lim="800000"/>
                                <a:headEnd/>
                                <a:tailEnd/>
                              </a:ln>
                            </wps:spPr>
                            <wps:txbx>
                              <w:txbxContent>
                                <w:p w14:paraId="0B08FE6E" w14:textId="77777777" w:rsidR="00A42BF3" w:rsidRPr="00A42BF3" w:rsidRDefault="00A42BF3" w:rsidP="00A42BF3">
                                  <w:pPr>
                                    <w:pStyle w:val="NormalWeb"/>
                                    <w:spacing w:before="0" w:beforeAutospacing="0" w:after="0" w:afterAutospacing="0"/>
                                    <w:jc w:val="center"/>
                                    <w:rPr>
                                      <w:rFonts w:ascii="Century" w:eastAsia="MS Mincho" w:hAnsi="MS Mincho" w:cs="Times New Roman" w:hint="eastAsia"/>
                                      <w:kern w:val="24"/>
                                      <w:sz w:val="18"/>
                                      <w:szCs w:val="21"/>
                                    </w:rPr>
                                  </w:pPr>
                                  <w:r w:rsidRPr="00A42BF3">
                                    <w:rPr>
                                      <w:rFonts w:ascii="Century" w:eastAsia="MS Mincho" w:hAnsi="Century" w:cs="Times New Roman" w:hint="eastAsia"/>
                                      <w:kern w:val="24"/>
                                      <w:sz w:val="18"/>
                                      <w:szCs w:val="21"/>
                                    </w:rPr>
                                    <w:t>カスタマイズ設定への</w:t>
                                  </w:r>
                                  <w:r w:rsidRPr="00A42BF3">
                                    <w:rPr>
                                      <w:rFonts w:ascii="Century" w:eastAsia="MS Mincho" w:hAnsi="MS Mincho" w:cs="Times New Roman" w:hint="eastAsia"/>
                                      <w:kern w:val="24"/>
                                      <w:sz w:val="18"/>
                                      <w:szCs w:val="21"/>
                                    </w:rPr>
                                    <w:t>入り口釦</w:t>
                                  </w:r>
                                </w:p>
                                <w:p w14:paraId="73157117" w14:textId="77777777" w:rsidR="00A42BF3" w:rsidRPr="00A42BF3" w:rsidRDefault="00A42BF3" w:rsidP="00A42BF3">
                                  <w:pPr>
                                    <w:pStyle w:val="NormalWeb"/>
                                    <w:spacing w:before="0" w:beforeAutospacing="0" w:after="0" w:afterAutospacing="0"/>
                                    <w:jc w:val="center"/>
                                    <w:rPr>
                                      <w:color w:val="00B0F0"/>
                                      <w:sz w:val="21"/>
                                    </w:rPr>
                                  </w:pPr>
                                  <w:r w:rsidRPr="00A42BF3">
                                    <w:rPr>
                                      <w:rFonts w:ascii="Century" w:eastAsia="MS Mincho" w:hAnsi="MS Mincho" w:cs="Times New Roman" w:hint="eastAsia"/>
                                      <w:color w:val="00B0F0"/>
                                      <w:kern w:val="24"/>
                                      <w:sz w:val="18"/>
                                      <w:szCs w:val="21"/>
                                    </w:rPr>
                                    <w:t>Entering button for DMS customization setting</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678F83" id="_x0000_s1300" type="#_x0000_t176" style="position:absolute;left:0;text-align:left;margin-left:288.75pt;margin-top:27.8pt;width:147.75pt;height:47.4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" strokeweight="1pt">
                      <v:textbox inset="0,0,0,0">
                        <w:txbxContent>
                          <w:p w14:paraId="0B08FE6E" w14:textId="77777777" w:rsidR="00A42BF3" w:rsidRPr="00A42BF3" w:rsidRDefault="00A42BF3" w:rsidP="00A42BF3">
                            <w:pPr>
                              <w:pStyle w:val="NormalWeb"/>
                              <w:spacing w:before="0" w:beforeAutospacing="0" w:after="0" w:afterAutospacing="0"/>
                              <w:jc w:val="center"/>
                              <w:rPr>
                                <w:rFonts w:ascii="Century" w:eastAsia="MS Mincho" w:hAnsi="MS Mincho" w:cs="Times New Roman" w:hint="eastAsia"/>
                                <w:kern w:val="24"/>
                                <w:sz w:val="18"/>
                                <w:szCs w:val="21"/>
                              </w:rPr>
                            </w:pPr>
                            <w:r w:rsidRPr="00A42BF3">
                              <w:rPr>
                                <w:rFonts w:ascii="Century" w:eastAsia="MS Mincho" w:hAnsi="Century" w:cs="Times New Roman" w:hint="eastAsia"/>
                                <w:kern w:val="24"/>
                                <w:sz w:val="18"/>
                                <w:szCs w:val="21"/>
                              </w:rPr>
                              <w:t>カスタマイズ設定への</w:t>
                            </w:r>
                            <w:r w:rsidRPr="00A42BF3">
                              <w:rPr>
                                <w:rFonts w:ascii="Century" w:eastAsia="MS Mincho" w:hAnsi="MS Mincho" w:cs="Times New Roman" w:hint="eastAsia"/>
                                <w:kern w:val="24"/>
                                <w:sz w:val="18"/>
                                <w:szCs w:val="21"/>
                              </w:rPr>
                              <w:t>入り口釦</w:t>
                            </w:r>
                          </w:p>
                          <w:p w14:paraId="73157117" w14:textId="77777777" w:rsidR="00A42BF3" w:rsidRPr="00A42BF3" w:rsidRDefault="00A42BF3" w:rsidP="00A42BF3">
                            <w:pPr>
                              <w:pStyle w:val="NormalWeb"/>
                              <w:spacing w:before="0" w:beforeAutospacing="0" w:after="0" w:afterAutospacing="0"/>
                              <w:jc w:val="center"/>
                              <w:rPr>
                                <w:color w:val="00B0F0"/>
                                <w:sz w:val="21"/>
                              </w:rPr>
                            </w:pPr>
                            <w:r w:rsidRPr="00A42BF3">
                              <w:rPr>
                                <w:rFonts w:ascii="Century" w:eastAsia="MS Mincho" w:hAnsi="MS Mincho" w:cs="Times New Roman" w:hint="eastAsia"/>
                                <w:color w:val="00B0F0"/>
                                <w:kern w:val="24"/>
                                <w:sz w:val="18"/>
                                <w:szCs w:val="21"/>
                              </w:rPr>
                              <w:t>Entering button for DMS customization setting</w:t>
                            </w:r>
                          </w:p>
                        </w:txbxContent>
                      </v:textbox>
                    </v:shape>
                  </w:pict>
                </mc:Fallback>
              </mc:AlternateContent>
            </w:r>
            <w:r w:rsidRPr="00DD4EF8">
              <w:rPr>
                <w:noProof/>
                <w:color w:val="000000"/>
              </w:rPr>
              <w:drawing>
                <wp:inline distT="0" distB="0" distL="0" distR="0" wp14:anchorId="0A52D26F" wp14:editId="38FCBA5D">
                  <wp:extent cx="4210050" cy="2352675"/>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10050" cy="2352675"/>
                          </a:xfrm>
                          <a:prstGeom prst="rect">
                            <a:avLst/>
                          </a:prstGeom>
                          <a:noFill/>
                          <a:ln>
                            <a:noFill/>
                          </a:ln>
                        </pic:spPr>
                      </pic:pic>
                    </a:graphicData>
                  </a:graphic>
                </wp:inline>
              </w:drawing>
            </w:r>
          </w:p>
        </w:tc>
      </w:tr>
      <w:tr w:rsidR="00A42BF3" w:rsidRPr="00F2596D" w14:paraId="446322AF" w14:textId="77777777">
        <w:trPr>
          <w:jc w:val="center"/>
        </w:trPr>
        <w:tc>
          <w:tcPr>
            <w:tcW w:w="9581" w:type="dxa"/>
            <w:shd w:val="clear" w:color="auto" w:fill="auto"/>
          </w:tcPr>
          <w:p w14:paraId="568195F8" w14:textId="77777777" w:rsidR="00A42BF3" w:rsidRPr="00A42BF3" w:rsidRDefault="005674E4" w:rsidP="005674E4">
            <w:pPr>
              <w:jc w:val="center"/>
            </w:pPr>
            <w:bookmarkStart w:id="219" w:name="_Ref199152076"/>
            <w:r w:rsidRPr="00A33C45">
              <w:rPr>
                <w:rFonts w:hint="eastAsia"/>
              </w:rPr>
              <w:t>図</w:t>
            </w:r>
            <w:r w:rsidRPr="00A33C45">
              <w:rPr>
                <w:rFonts w:hint="eastAsia"/>
              </w:rPr>
              <w:t xml:space="preserve"> </w:t>
            </w:r>
            <w:r w:rsidR="00F31CA7" w:rsidRPr="00A33C45">
              <w:fldChar w:fldCharType="begin"/>
            </w:r>
            <w:r w:rsidR="00F31CA7" w:rsidRPr="00A33C45">
              <w:instrText xml:space="preserve"> </w:instrText>
            </w:r>
            <w:r w:rsidR="00F31CA7" w:rsidRPr="00A33C45">
              <w:rPr>
                <w:rFonts w:hint="eastAsia"/>
              </w:rPr>
              <w:instrText>STYLEREF 1 \s</w:instrText>
            </w:r>
            <w:r w:rsidR="00F31CA7" w:rsidRPr="00A33C45">
              <w:instrText xml:space="preserve"> </w:instrText>
            </w:r>
            <w:r w:rsidR="00F31CA7" w:rsidRPr="00A33C45">
              <w:fldChar w:fldCharType="separate"/>
            </w:r>
            <w:r w:rsidR="00F31CA7" w:rsidRPr="00A33C45">
              <w:rPr>
                <w:noProof/>
              </w:rPr>
              <w:t>3</w:t>
            </w:r>
            <w:r w:rsidR="00F31CA7" w:rsidRPr="00A33C45">
              <w:fldChar w:fldCharType="end"/>
            </w:r>
            <w:r w:rsidR="00F31CA7" w:rsidRPr="00A33C45">
              <w:t>.</w:t>
            </w:r>
            <w:r w:rsidR="00F31CA7" w:rsidRPr="00A33C45">
              <w:fldChar w:fldCharType="begin"/>
            </w:r>
            <w:r w:rsidR="00F31CA7" w:rsidRPr="00A33C45">
              <w:instrText xml:space="preserve"> </w:instrText>
            </w:r>
            <w:r w:rsidR="00F31CA7" w:rsidRPr="00A33C45">
              <w:rPr>
                <w:rFonts w:hint="eastAsia"/>
              </w:rPr>
              <w:instrText xml:space="preserve">SEQ </w:instrText>
            </w:r>
            <w:r w:rsidR="00F31CA7" w:rsidRPr="00A33C45">
              <w:rPr>
                <w:rFonts w:hint="eastAsia"/>
              </w:rPr>
              <w:instrText>図</w:instrText>
            </w:r>
            <w:r w:rsidR="00F31CA7" w:rsidRPr="00A33C45">
              <w:rPr>
                <w:rFonts w:hint="eastAsia"/>
              </w:rPr>
              <w:instrText xml:space="preserve"> \* ARABIC \s 1</w:instrText>
            </w:r>
            <w:r w:rsidR="00F31CA7" w:rsidRPr="00A33C45">
              <w:instrText xml:space="preserve"> </w:instrText>
            </w:r>
            <w:r w:rsidR="00F31CA7" w:rsidRPr="00A33C45">
              <w:fldChar w:fldCharType="separate"/>
            </w:r>
            <w:r w:rsidR="00F31CA7" w:rsidRPr="00A33C45">
              <w:rPr>
                <w:noProof/>
              </w:rPr>
              <w:t>1</w:t>
            </w:r>
            <w:r w:rsidR="00F31CA7" w:rsidRPr="00A33C45">
              <w:fldChar w:fldCharType="end"/>
            </w:r>
            <w:bookmarkEnd w:id="219"/>
            <w:r w:rsidR="00A42BF3" w:rsidRPr="00A33C45">
              <w:rPr>
                <w:rFonts w:hint="eastAsia"/>
              </w:rPr>
              <w:t xml:space="preserve">　</w:t>
            </w:r>
            <w:r w:rsidR="00A42BF3" w:rsidRPr="00A42BF3">
              <w:rPr>
                <w:rFonts w:hint="eastAsia"/>
              </w:rPr>
              <w:t xml:space="preserve">DMS </w:t>
            </w:r>
            <w:r w:rsidR="00A42BF3" w:rsidRPr="00A42BF3">
              <w:rPr>
                <w:rFonts w:hint="eastAsia"/>
              </w:rPr>
              <w:t>カスタムモード画面とカスタマイズ設定への入り口釦（</w:t>
            </w:r>
            <w:r w:rsidR="00A42BF3" w:rsidRPr="00A42BF3">
              <w:rPr>
                <w:rFonts w:hint="eastAsia"/>
              </w:rPr>
              <w:t>D</w:t>
            </w:r>
            <w:r w:rsidR="00A42BF3" w:rsidRPr="00A42BF3">
              <w:t>MS</w:t>
            </w:r>
            <w:r w:rsidR="00A42BF3" w:rsidRPr="00A42BF3">
              <w:rPr>
                <w:rFonts w:hint="eastAsia"/>
              </w:rPr>
              <w:t>ソフトスイッチ有）</w:t>
            </w:r>
          </w:p>
        </w:tc>
      </w:tr>
      <w:tr w:rsidR="00A42BF3" w:rsidRPr="00A42BF3" w14:paraId="070196CF" w14:textId="77777777">
        <w:trPr>
          <w:jc w:val="center"/>
        </w:trPr>
        <w:tc>
          <w:tcPr>
            <w:tcW w:w="9581" w:type="dxa"/>
            <w:shd w:val="clear" w:color="auto" w:fill="auto"/>
          </w:tcPr>
          <w:p w14:paraId="2A367A61" w14:textId="77777777" w:rsidR="00A42BF3" w:rsidRPr="00A42BF3" w:rsidRDefault="005674E4" w:rsidP="005674E4">
            <w:pPr>
              <w:rPr>
                <w:rFonts w:hint="eastAsia"/>
              </w:rPr>
            </w:pPr>
            <w:bookmarkStart w:id="220" w:name="_Ref199152096"/>
            <w:r w:rsidRPr="00A33C45">
              <w:rPr>
                <w:color w:val="00B0F0"/>
              </w:rPr>
              <w:t xml:space="preserve">Figure </w:t>
            </w:r>
            <w:r w:rsidR="00F31CA7" w:rsidRPr="00A33C45">
              <w:rPr>
                <w:color w:val="00B0F0"/>
              </w:rPr>
              <w:fldChar w:fldCharType="begin"/>
            </w:r>
            <w:r w:rsidR="00F31CA7" w:rsidRPr="00A33C45">
              <w:rPr>
                <w:color w:val="00B0F0"/>
              </w:rPr>
              <w:instrText xml:space="preserve"> STYLEREF 1 \s </w:instrText>
            </w:r>
            <w:r w:rsidR="00F31CA7" w:rsidRPr="00A33C45">
              <w:rPr>
                <w:color w:val="00B0F0"/>
              </w:rPr>
              <w:fldChar w:fldCharType="separate"/>
            </w:r>
            <w:r w:rsidR="00F31CA7" w:rsidRPr="00A33C45">
              <w:rPr>
                <w:noProof/>
                <w:color w:val="00B0F0"/>
              </w:rPr>
              <w:t>3</w:t>
            </w:r>
            <w:r w:rsidR="00F31CA7" w:rsidRPr="00A33C45">
              <w:rPr>
                <w:color w:val="00B0F0"/>
              </w:rPr>
              <w:fldChar w:fldCharType="end"/>
            </w:r>
            <w:r w:rsidR="00F31CA7" w:rsidRPr="00A33C45">
              <w:rPr>
                <w:color w:val="00B0F0"/>
              </w:rPr>
              <w:t>.</w:t>
            </w:r>
            <w:r w:rsidR="00F31CA7" w:rsidRPr="00A33C45">
              <w:rPr>
                <w:color w:val="00B0F0"/>
              </w:rPr>
              <w:fldChar w:fldCharType="begin"/>
            </w:r>
            <w:r w:rsidR="00F31CA7" w:rsidRPr="00A33C45">
              <w:rPr>
                <w:color w:val="00B0F0"/>
              </w:rPr>
              <w:instrText xml:space="preserve"> SEQ Figure \* ARABIC \s 1 </w:instrText>
            </w:r>
            <w:r w:rsidR="00F31CA7" w:rsidRPr="00A33C45">
              <w:rPr>
                <w:color w:val="00B0F0"/>
              </w:rPr>
              <w:fldChar w:fldCharType="separate"/>
            </w:r>
            <w:r w:rsidR="00F31CA7" w:rsidRPr="00A33C45">
              <w:rPr>
                <w:noProof/>
                <w:color w:val="00B0F0"/>
              </w:rPr>
              <w:t>1</w:t>
            </w:r>
            <w:r w:rsidR="00F31CA7" w:rsidRPr="00A33C45">
              <w:rPr>
                <w:color w:val="00B0F0"/>
              </w:rPr>
              <w:fldChar w:fldCharType="end"/>
            </w:r>
            <w:bookmarkEnd w:id="220"/>
            <w:r w:rsidR="00A42BF3" w:rsidRPr="00A33C45">
              <w:rPr>
                <w:rFonts w:hint="eastAsia"/>
                <w:color w:val="00B0F0"/>
              </w:rPr>
              <w:t xml:space="preserve"> DM</w:t>
            </w:r>
            <w:r w:rsidR="00A42BF3" w:rsidRPr="008D36D0">
              <w:rPr>
                <w:rFonts w:hint="eastAsia"/>
                <w:color w:val="00B0F0"/>
              </w:rPr>
              <w:t>S custom mode screen and entering button for DMS customization setting</w:t>
            </w:r>
            <w:r w:rsidR="00A42BF3" w:rsidRPr="008D36D0">
              <w:rPr>
                <w:color w:val="00B0F0"/>
              </w:rPr>
              <w:t>(with DMS soft switch)</w:t>
            </w:r>
          </w:p>
        </w:tc>
      </w:tr>
    </w:tbl>
    <w:p w14:paraId="6303462F" w14:textId="77777777" w:rsidR="00A42BF3" w:rsidRPr="00A33C45" w:rsidRDefault="00A42BF3" w:rsidP="00A42BF3">
      <w:pPr>
        <w:ind w:left="425"/>
      </w:pPr>
    </w:p>
    <w:p w14:paraId="0FA861C1" w14:textId="77777777" w:rsidR="00A42BF3" w:rsidRPr="00A33C45" w:rsidRDefault="00A42BF3" w:rsidP="00A42BF3">
      <w:pPr>
        <w:ind w:left="425"/>
      </w:pPr>
      <w:r w:rsidRPr="00A33C45">
        <w:rPr>
          <w:rFonts w:hint="eastAsia"/>
        </w:rPr>
        <w:t>ソフトスイッチ画面はないが、</w:t>
      </w:r>
      <w:r w:rsidRPr="00A33C45">
        <w:rPr>
          <w:rFonts w:hint="eastAsia"/>
        </w:rPr>
        <w:t>Custom</w:t>
      </w:r>
      <w:r w:rsidRPr="00A33C45">
        <w:rPr>
          <w:rFonts w:hint="eastAsia"/>
        </w:rPr>
        <w:t>モードを有する車両（パワトレ系カスタマイズ情報（</w:t>
      </w:r>
      <w:r w:rsidR="00F5644E" w:rsidRPr="00A33C45">
        <w:fldChar w:fldCharType="begin"/>
      </w:r>
      <w:r w:rsidR="00F5644E" w:rsidRPr="00A33C45">
        <w:instrText xml:space="preserve"> </w:instrText>
      </w:r>
      <w:r w:rsidR="00F5644E" w:rsidRPr="00A33C45">
        <w:rPr>
          <w:rFonts w:hint="eastAsia"/>
        </w:rPr>
        <w:instrText>REF _Ref100570781 \r \h</w:instrText>
      </w:r>
      <w:r w:rsidR="00F5644E" w:rsidRPr="00A33C45">
        <w:instrText xml:space="preserve"> </w:instrText>
      </w:r>
      <w:r w:rsidR="00F5644E" w:rsidRPr="00A33C45">
        <w:instrText xml:space="preserve"> \* MERGEFORMAT </w:instrText>
      </w:r>
      <w:r w:rsidR="00F5644E" w:rsidRPr="00A33C45">
        <w:fldChar w:fldCharType="separate"/>
      </w:r>
      <w:r w:rsidR="00336074" w:rsidRPr="00A33C45">
        <w:t>2.1.1</w:t>
      </w:r>
      <w:r w:rsidR="00F5644E" w:rsidRPr="00A33C45">
        <w:fldChar w:fldCharType="end"/>
      </w:r>
      <w:r w:rsidRPr="00A33C45">
        <w:rPr>
          <w:rFonts w:hint="eastAsia"/>
        </w:rPr>
        <w:t>の</w:t>
      </w:r>
      <w:r w:rsidRPr="00A33C45">
        <w:rPr>
          <w:rFonts w:hint="eastAsia"/>
        </w:rPr>
        <w:t>P_DCMOD1</w:t>
      </w:r>
      <w:r w:rsidRPr="00A33C45">
        <w:rPr>
          <w:rFonts w:hint="eastAsia"/>
        </w:rPr>
        <w:t>）が、有り【</w:t>
      </w:r>
      <w:r w:rsidRPr="00A33C45">
        <w:rPr>
          <w:rFonts w:hint="eastAsia"/>
        </w:rPr>
        <w:t>1b</w:t>
      </w:r>
      <w:r w:rsidRPr="00A33C45">
        <w:rPr>
          <w:rFonts w:hint="eastAsia"/>
        </w:rPr>
        <w:t>】）についても、</w:t>
      </w:r>
      <w:r w:rsidR="00F5644E" w:rsidRPr="00A33C45">
        <w:fldChar w:fldCharType="begin"/>
      </w:r>
      <w:r w:rsidR="00F5644E" w:rsidRPr="00A33C45">
        <w:instrText xml:space="preserve"> </w:instrText>
      </w:r>
      <w:r w:rsidR="00F5644E" w:rsidRPr="00A33C45">
        <w:rPr>
          <w:rFonts w:hint="eastAsia"/>
        </w:rPr>
        <w:instrText>REF _Ref100587072 \r \h</w:instrText>
      </w:r>
      <w:r w:rsidR="00F5644E" w:rsidRPr="00A33C45">
        <w:instrText xml:space="preserve"> </w:instrText>
      </w:r>
      <w:r w:rsidR="00F5644E" w:rsidRPr="00A33C45">
        <w:instrText xml:space="preserve"> \* MERGEFORMAT </w:instrText>
      </w:r>
      <w:r w:rsidR="00F5644E" w:rsidRPr="00A33C45">
        <w:fldChar w:fldCharType="separate"/>
      </w:r>
      <w:r w:rsidR="00336074" w:rsidRPr="00A33C45">
        <w:t>3.1</w:t>
      </w:r>
      <w:r w:rsidR="00F5644E" w:rsidRPr="00A33C45">
        <w:fldChar w:fldCharType="end"/>
      </w:r>
      <w:r w:rsidRPr="00A33C45">
        <w:rPr>
          <w:rFonts w:hint="eastAsia"/>
        </w:rPr>
        <w:t>の表示条件に従い、カスタマイズ設定画面への入口釦を表示すること。画面イメージは</w:t>
      </w:r>
      <w:r w:rsidR="008D36D0" w:rsidRPr="00A33C45">
        <w:fldChar w:fldCharType="begin"/>
      </w:r>
      <w:r w:rsidR="008D36D0" w:rsidRPr="00A33C45">
        <w:instrText xml:space="preserve"> REF _Ref199316014 \h </w:instrText>
      </w:r>
      <w:r w:rsidR="00A33C45">
        <w:instrText xml:space="preserve"> \* MERGEFORMAT </w:instrText>
      </w:r>
      <w:r w:rsidR="008D36D0" w:rsidRPr="00A33C45">
        <w:fldChar w:fldCharType="separate"/>
      </w:r>
      <w:r w:rsidR="008D36D0" w:rsidRPr="00A33C45">
        <w:rPr>
          <w:rFonts w:hint="eastAsia"/>
        </w:rPr>
        <w:t>図</w:t>
      </w:r>
      <w:r w:rsidR="008D36D0" w:rsidRPr="00A33C45">
        <w:rPr>
          <w:rFonts w:hint="eastAsia"/>
        </w:rPr>
        <w:t xml:space="preserve"> </w:t>
      </w:r>
      <w:r w:rsidR="008D36D0" w:rsidRPr="00A33C45">
        <w:rPr>
          <w:noProof/>
        </w:rPr>
        <w:t>3</w:t>
      </w:r>
      <w:r w:rsidR="008D36D0" w:rsidRPr="00A33C45">
        <w:t>.</w:t>
      </w:r>
      <w:r w:rsidR="008D36D0" w:rsidRPr="00A33C45">
        <w:rPr>
          <w:noProof/>
        </w:rPr>
        <w:t>2</w:t>
      </w:r>
      <w:r w:rsidR="008D36D0" w:rsidRPr="00A33C45">
        <w:fldChar w:fldCharType="end"/>
      </w:r>
      <w:r w:rsidRPr="00A33C45">
        <w:rPr>
          <w:rFonts w:hint="eastAsia"/>
        </w:rPr>
        <w:t>を参照。</w:t>
      </w:r>
    </w:p>
    <w:p w14:paraId="49BAD313" w14:textId="77777777" w:rsidR="00A42BF3" w:rsidRPr="00A42BF3" w:rsidRDefault="00A42BF3" w:rsidP="00A42BF3">
      <w:pPr>
        <w:ind w:left="425"/>
        <w:rPr>
          <w:rFonts w:hint="eastAsia"/>
          <w:color w:val="00B0F0"/>
        </w:rPr>
      </w:pPr>
      <w:r w:rsidRPr="00A42BF3">
        <w:rPr>
          <w:color w:val="00B0F0"/>
        </w:rPr>
        <w:lastRenderedPageBreak/>
        <w:t>If the vehicle has no soft switch screen but has th</w:t>
      </w:r>
      <w:r w:rsidRPr="00A33C45">
        <w:rPr>
          <w:color w:val="00B0F0"/>
        </w:rPr>
        <w:t xml:space="preserve">e custom mode(P_DCMOD1 described in </w:t>
      </w:r>
      <w:r w:rsidR="00F5644E" w:rsidRPr="00A33C45">
        <w:rPr>
          <w:color w:val="00B0F0"/>
        </w:rPr>
        <w:fldChar w:fldCharType="begin"/>
      </w:r>
      <w:r w:rsidR="00F5644E" w:rsidRPr="00A33C45">
        <w:rPr>
          <w:color w:val="00B0F0"/>
        </w:rPr>
        <w:instrText xml:space="preserve"> </w:instrText>
      </w:r>
      <w:r w:rsidR="00F5644E" w:rsidRPr="00A33C45">
        <w:rPr>
          <w:rFonts w:hint="eastAsia"/>
          <w:color w:val="00B0F0"/>
        </w:rPr>
        <w:instrText>REF _Ref100570781 \r \h</w:instrText>
      </w:r>
      <w:r w:rsidR="00F5644E" w:rsidRPr="00A33C45">
        <w:rPr>
          <w:color w:val="00B0F0"/>
        </w:rPr>
        <w:instrText xml:space="preserve"> </w:instrText>
      </w:r>
      <w:r w:rsidR="00F5644E" w:rsidRPr="00A33C45">
        <w:rPr>
          <w:color w:val="00B0F0"/>
        </w:rPr>
      </w:r>
      <w:r w:rsidR="00F5644E" w:rsidRPr="00A33C45">
        <w:rPr>
          <w:color w:val="00B0F0"/>
        </w:rPr>
        <w:instrText xml:space="preserve"> \* MERGEFORMAT </w:instrText>
      </w:r>
      <w:r w:rsidR="00F5644E" w:rsidRPr="00A33C45">
        <w:rPr>
          <w:color w:val="00B0F0"/>
        </w:rPr>
        <w:fldChar w:fldCharType="separate"/>
      </w:r>
      <w:r w:rsidR="00336074" w:rsidRPr="00A33C45">
        <w:rPr>
          <w:color w:val="00B0F0"/>
        </w:rPr>
        <w:t>2.1.1</w:t>
      </w:r>
      <w:r w:rsidR="00F5644E" w:rsidRPr="00A33C45">
        <w:rPr>
          <w:color w:val="00B0F0"/>
        </w:rPr>
        <w:fldChar w:fldCharType="end"/>
      </w:r>
      <w:r w:rsidRPr="00A33C45">
        <w:rPr>
          <w:color w:val="00B0F0"/>
        </w:rPr>
        <w:t xml:space="preserve"> is 1b(existing)), display the entrance button for DMS customization in accordance with the display specification of </w:t>
      </w:r>
      <w:r w:rsidR="00F5644E" w:rsidRPr="00A33C45">
        <w:rPr>
          <w:color w:val="00B0F0"/>
        </w:rPr>
        <w:fldChar w:fldCharType="begin"/>
      </w:r>
      <w:r w:rsidR="00F5644E" w:rsidRPr="00A33C45">
        <w:rPr>
          <w:color w:val="00B0F0"/>
        </w:rPr>
        <w:instrText xml:space="preserve"> </w:instrText>
      </w:r>
      <w:r w:rsidR="00F5644E" w:rsidRPr="00A33C45">
        <w:rPr>
          <w:rFonts w:hint="eastAsia"/>
          <w:color w:val="00B0F0"/>
        </w:rPr>
        <w:instrText>REF _Ref100587072 \r \h</w:instrText>
      </w:r>
      <w:r w:rsidR="00F5644E" w:rsidRPr="00A33C45">
        <w:rPr>
          <w:color w:val="00B0F0"/>
        </w:rPr>
        <w:instrText xml:space="preserve"> </w:instrText>
      </w:r>
      <w:r w:rsidR="00F5644E" w:rsidRPr="00A33C45">
        <w:rPr>
          <w:color w:val="00B0F0"/>
        </w:rPr>
      </w:r>
      <w:r w:rsidR="00F5644E" w:rsidRPr="00A33C45">
        <w:rPr>
          <w:color w:val="00B0F0"/>
        </w:rPr>
        <w:instrText xml:space="preserve"> \* MERGEFORMAT </w:instrText>
      </w:r>
      <w:r w:rsidR="00F5644E" w:rsidRPr="00A33C45">
        <w:rPr>
          <w:color w:val="00B0F0"/>
        </w:rPr>
        <w:fldChar w:fldCharType="separate"/>
      </w:r>
      <w:r w:rsidR="00336074" w:rsidRPr="00A33C45">
        <w:rPr>
          <w:color w:val="00B0F0"/>
        </w:rPr>
        <w:t>3.1</w:t>
      </w:r>
      <w:r w:rsidR="00F5644E" w:rsidRPr="00A33C45">
        <w:rPr>
          <w:color w:val="00B0F0"/>
        </w:rPr>
        <w:fldChar w:fldCharType="end"/>
      </w:r>
      <w:r w:rsidRPr="00A33C45">
        <w:rPr>
          <w:color w:val="00B0F0"/>
        </w:rPr>
        <w:t>. Refer to</w:t>
      </w:r>
      <w:r w:rsidR="008D36D0" w:rsidRPr="00A33C45">
        <w:rPr>
          <w:rFonts w:hint="eastAsia"/>
          <w:color w:val="00B0F0"/>
        </w:rPr>
        <w:t xml:space="preserve"> </w:t>
      </w:r>
      <w:r w:rsidR="008D36D0" w:rsidRPr="00A33C45">
        <w:rPr>
          <w:color w:val="00B0F0"/>
        </w:rPr>
        <w:fldChar w:fldCharType="begin"/>
      </w:r>
      <w:r w:rsidR="008D36D0" w:rsidRPr="00A33C45">
        <w:rPr>
          <w:color w:val="00B0F0"/>
        </w:rPr>
        <w:instrText xml:space="preserve"> REF _Ref199316041 \h </w:instrText>
      </w:r>
      <w:r w:rsidR="008D36D0" w:rsidRPr="00A33C45">
        <w:rPr>
          <w:color w:val="00B0F0"/>
        </w:rPr>
      </w:r>
      <w:r w:rsidR="00A33C45">
        <w:rPr>
          <w:color w:val="00B0F0"/>
        </w:rPr>
        <w:instrText xml:space="preserve"> \* MERGEFORMAT </w:instrText>
      </w:r>
      <w:r w:rsidR="008D36D0" w:rsidRPr="00A33C45">
        <w:rPr>
          <w:color w:val="00B0F0"/>
        </w:rPr>
        <w:fldChar w:fldCharType="separate"/>
      </w:r>
      <w:r w:rsidR="008D36D0" w:rsidRPr="00A33C45">
        <w:rPr>
          <w:color w:val="00B0F0"/>
        </w:rPr>
        <w:t xml:space="preserve">Figure </w:t>
      </w:r>
      <w:r w:rsidR="008D36D0" w:rsidRPr="00A33C45">
        <w:rPr>
          <w:noProof/>
          <w:color w:val="00B0F0"/>
        </w:rPr>
        <w:t>3</w:t>
      </w:r>
      <w:r w:rsidR="008D36D0" w:rsidRPr="00A33C45">
        <w:rPr>
          <w:color w:val="00B0F0"/>
        </w:rPr>
        <w:t>.</w:t>
      </w:r>
      <w:r w:rsidR="008D36D0" w:rsidRPr="00A33C45">
        <w:rPr>
          <w:noProof/>
          <w:color w:val="00B0F0"/>
        </w:rPr>
        <w:t>2</w:t>
      </w:r>
      <w:r w:rsidR="008D36D0" w:rsidRPr="00A33C45">
        <w:rPr>
          <w:color w:val="00B0F0"/>
        </w:rPr>
        <w:fldChar w:fldCharType="end"/>
      </w:r>
      <w:r w:rsidRPr="00A33C45">
        <w:rPr>
          <w:color w:val="00B0F0"/>
        </w:rPr>
        <w:t xml:space="preserve"> about the screen image.</w:t>
      </w:r>
    </w:p>
    <w:tbl>
      <w:tblPr>
        <w:tblW w:w="9921" w:type="dxa"/>
        <w:jc w:val="center"/>
        <w:tblLayout w:type="fixed"/>
        <w:tblLook w:val="04A0" w:firstRow="1" w:lastRow="0" w:firstColumn="1" w:lastColumn="0" w:noHBand="0" w:noVBand="1"/>
      </w:tblPr>
      <w:tblGrid>
        <w:gridCol w:w="9921"/>
      </w:tblGrid>
      <w:tr w:rsidR="00A42BF3" w:rsidRPr="00F2596D" w14:paraId="0121B253" w14:textId="77777777">
        <w:trPr>
          <w:jc w:val="center"/>
        </w:trPr>
        <w:tc>
          <w:tcPr>
            <w:tcW w:w="9921" w:type="dxa"/>
            <w:shd w:val="clear" w:color="auto" w:fill="auto"/>
          </w:tcPr>
          <w:p w14:paraId="1F404EF4" w14:textId="006FAAE8" w:rsidR="00A42BF3" w:rsidRPr="00F2596D" w:rsidRDefault="00FB37A0">
            <w:pPr>
              <w:jc w:val="center"/>
              <w:rPr>
                <w:rFonts w:hint="eastAsia"/>
                <w:color w:val="000000"/>
              </w:rPr>
            </w:pPr>
            <w:r w:rsidRPr="00F2596D">
              <w:rPr>
                <w:rFonts w:hint="eastAsia"/>
                <w:noProof/>
                <w:color w:val="000000"/>
              </w:rPr>
              <mc:AlternateContent>
                <mc:Choice Requires="wps">
                  <w:drawing>
                    <wp:anchor distT="0" distB="0" distL="114300" distR="114300" simplePos="0" relativeHeight="251817472" behindDoc="0" locked="0" layoutInCell="1" allowOverlap="1" wp14:anchorId="49F961EA" wp14:editId="6C407905">
                      <wp:simplePos x="0" y="0"/>
                      <wp:positionH relativeFrom="column">
                        <wp:posOffset>3248025</wp:posOffset>
                      </wp:positionH>
                      <wp:positionV relativeFrom="paragraph">
                        <wp:posOffset>753110</wp:posOffset>
                      </wp:positionV>
                      <wp:extent cx="1876425" cy="602615"/>
                      <wp:effectExtent l="12700" t="8255" r="15875" b="8255"/>
                      <wp:wrapNone/>
                      <wp:docPr id="9"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6425" cy="602615"/>
                              </a:xfrm>
                              <a:prstGeom prst="flowChartAlternateProcess">
                                <a:avLst/>
                              </a:prstGeom>
                              <a:solidFill>
                                <a:srgbClr val="FFFFFF"/>
                              </a:solidFill>
                              <a:ln w="12700" algn="ctr">
                                <a:solidFill>
                                  <a:srgbClr val="000000"/>
                                </a:solidFill>
                                <a:miter lim="800000"/>
                                <a:headEnd/>
                                <a:tailEnd/>
                              </a:ln>
                            </wps:spPr>
                            <wps:txbx>
                              <w:txbxContent>
                                <w:p w14:paraId="5BFD7427" w14:textId="77777777" w:rsidR="00A42BF3" w:rsidRPr="00A42BF3" w:rsidRDefault="00A42BF3" w:rsidP="00A42BF3">
                                  <w:pPr>
                                    <w:pStyle w:val="NormalWeb"/>
                                    <w:spacing w:before="0" w:beforeAutospacing="0" w:after="0" w:afterAutospacing="0"/>
                                    <w:jc w:val="center"/>
                                    <w:rPr>
                                      <w:rFonts w:ascii="Century" w:eastAsia="MS Mincho" w:hAnsi="MS Mincho" w:cs="Times New Roman" w:hint="eastAsia"/>
                                      <w:kern w:val="24"/>
                                      <w:sz w:val="18"/>
                                      <w:szCs w:val="21"/>
                                    </w:rPr>
                                  </w:pPr>
                                  <w:r w:rsidRPr="00A42BF3">
                                    <w:rPr>
                                      <w:rFonts w:ascii="Century" w:eastAsia="MS Mincho" w:hAnsi="Century" w:cs="Times New Roman" w:hint="eastAsia"/>
                                      <w:kern w:val="24"/>
                                      <w:sz w:val="18"/>
                                      <w:szCs w:val="21"/>
                                    </w:rPr>
                                    <w:t>カスタマイズ設定への</w:t>
                                  </w:r>
                                  <w:r w:rsidRPr="00A42BF3">
                                    <w:rPr>
                                      <w:rFonts w:ascii="Century" w:eastAsia="MS Mincho" w:hAnsi="MS Mincho" w:cs="Times New Roman" w:hint="eastAsia"/>
                                      <w:kern w:val="24"/>
                                      <w:sz w:val="18"/>
                                      <w:szCs w:val="21"/>
                                    </w:rPr>
                                    <w:t>入り口釦</w:t>
                                  </w:r>
                                </w:p>
                                <w:p w14:paraId="255DDB07" w14:textId="77777777" w:rsidR="00A42BF3" w:rsidRPr="00A42BF3" w:rsidRDefault="00A42BF3" w:rsidP="00A42BF3">
                                  <w:pPr>
                                    <w:pStyle w:val="NormalWeb"/>
                                    <w:spacing w:before="0" w:beforeAutospacing="0" w:after="0" w:afterAutospacing="0"/>
                                    <w:jc w:val="center"/>
                                    <w:rPr>
                                      <w:color w:val="00B0F0"/>
                                      <w:sz w:val="21"/>
                                    </w:rPr>
                                  </w:pPr>
                                  <w:r w:rsidRPr="00A42BF3">
                                    <w:rPr>
                                      <w:rFonts w:ascii="Century" w:eastAsia="MS Mincho" w:hAnsi="MS Mincho" w:cs="Times New Roman" w:hint="eastAsia"/>
                                      <w:color w:val="00B0F0"/>
                                      <w:kern w:val="24"/>
                                      <w:sz w:val="18"/>
                                      <w:szCs w:val="21"/>
                                    </w:rPr>
                                    <w:t>Entering button for DMS customization setting</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9F961EA" id="_x0000_s1301" type="#_x0000_t176" style="position:absolute;left:0;text-align:left;margin-left:255.75pt;margin-top:59.3pt;width:147.75pt;height:47.45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" strokeweight="1pt">
                      <v:textbox inset="0,0,0,0">
                        <w:txbxContent>
                          <w:p w14:paraId="5BFD7427" w14:textId="77777777" w:rsidR="00A42BF3" w:rsidRPr="00A42BF3" w:rsidRDefault="00A42BF3" w:rsidP="00A42BF3">
                            <w:pPr>
                              <w:pStyle w:val="NormalWeb"/>
                              <w:spacing w:before="0" w:beforeAutospacing="0" w:after="0" w:afterAutospacing="0"/>
                              <w:jc w:val="center"/>
                              <w:rPr>
                                <w:rFonts w:ascii="Century" w:eastAsia="MS Mincho" w:hAnsi="MS Mincho" w:cs="Times New Roman" w:hint="eastAsia"/>
                                <w:kern w:val="24"/>
                                <w:sz w:val="18"/>
                                <w:szCs w:val="21"/>
                              </w:rPr>
                            </w:pPr>
                            <w:r w:rsidRPr="00A42BF3">
                              <w:rPr>
                                <w:rFonts w:ascii="Century" w:eastAsia="MS Mincho" w:hAnsi="Century" w:cs="Times New Roman" w:hint="eastAsia"/>
                                <w:kern w:val="24"/>
                                <w:sz w:val="18"/>
                                <w:szCs w:val="21"/>
                              </w:rPr>
                              <w:t>カスタマイズ設定への</w:t>
                            </w:r>
                            <w:r w:rsidRPr="00A42BF3">
                              <w:rPr>
                                <w:rFonts w:ascii="Century" w:eastAsia="MS Mincho" w:hAnsi="MS Mincho" w:cs="Times New Roman" w:hint="eastAsia"/>
                                <w:kern w:val="24"/>
                                <w:sz w:val="18"/>
                                <w:szCs w:val="21"/>
                              </w:rPr>
                              <w:t>入り口釦</w:t>
                            </w:r>
                          </w:p>
                          <w:p w14:paraId="255DDB07" w14:textId="77777777" w:rsidR="00A42BF3" w:rsidRPr="00A42BF3" w:rsidRDefault="00A42BF3" w:rsidP="00A42BF3">
                            <w:pPr>
                              <w:pStyle w:val="NormalWeb"/>
                              <w:spacing w:before="0" w:beforeAutospacing="0" w:after="0" w:afterAutospacing="0"/>
                              <w:jc w:val="center"/>
                              <w:rPr>
                                <w:color w:val="00B0F0"/>
                                <w:sz w:val="21"/>
                              </w:rPr>
                            </w:pPr>
                            <w:r w:rsidRPr="00A42BF3">
                              <w:rPr>
                                <w:rFonts w:ascii="Century" w:eastAsia="MS Mincho" w:hAnsi="MS Mincho" w:cs="Times New Roman" w:hint="eastAsia"/>
                                <w:color w:val="00B0F0"/>
                                <w:kern w:val="24"/>
                                <w:sz w:val="18"/>
                                <w:szCs w:val="21"/>
                              </w:rPr>
                              <w:t>Entering button for DMS customization setting</w:t>
                            </w:r>
                          </w:p>
                        </w:txbxContent>
                      </v:textbox>
                    </v:shape>
                  </w:pict>
                </mc:Fallback>
              </mc:AlternateContent>
            </w:r>
            <w:r>
              <w:rPr>
                <w:noProof/>
                <w:color w:val="000000"/>
              </w:rPr>
              <w:drawing>
                <wp:inline distT="0" distB="0" distL="0" distR="0" wp14:anchorId="7F2E393A" wp14:editId="187B1393">
                  <wp:extent cx="3470910" cy="1933575"/>
                  <wp:effectExtent l="0" t="0" r="0" b="0"/>
                  <wp:docPr id="8341" name="Picture 8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0910" cy="1933575"/>
                          </a:xfrm>
                          <a:prstGeom prst="rect">
                            <a:avLst/>
                          </a:prstGeom>
                          <a:noFill/>
                          <a:ln>
                            <a:noFill/>
                          </a:ln>
                        </pic:spPr>
                      </pic:pic>
                    </a:graphicData>
                  </a:graphic>
                </wp:inline>
              </w:drawing>
            </w:r>
            <w:r w:rsidRPr="00F2596D">
              <w:rPr>
                <w:rFonts w:hint="eastAsia"/>
                <w:noProof/>
                <w:color w:val="000000"/>
              </w:rPr>
              <mc:AlternateContent>
                <mc:Choice Requires="wps">
                  <w:drawing>
                    <wp:anchor distT="0" distB="0" distL="114300" distR="114300" simplePos="0" relativeHeight="251818496" behindDoc="0" locked="0" layoutInCell="1" allowOverlap="1" wp14:anchorId="2B566380" wp14:editId="7526FE96">
                      <wp:simplePos x="0" y="0"/>
                      <wp:positionH relativeFrom="column">
                        <wp:posOffset>2051685</wp:posOffset>
                      </wp:positionH>
                      <wp:positionV relativeFrom="paragraph">
                        <wp:posOffset>474980</wp:posOffset>
                      </wp:positionV>
                      <wp:extent cx="1915160" cy="461010"/>
                      <wp:effectExtent l="6985" t="6350" r="11430" b="8890"/>
                      <wp:wrapNone/>
                      <wp:docPr id="8" name="AutoShape 8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5160" cy="461010"/>
                              </a:xfrm>
                              <a:prstGeom prst="straightConnector1">
                                <a:avLst/>
                              </a:prstGeom>
                              <a:noFill/>
                              <a:ln w="9525">
                                <a:solidFill>
                                  <a:srgbClr val="FFFFFF"/>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78524D" id="AutoShape 8345" o:spid="_x0000_s1026" type="#_x0000_t32" style="position:absolute;margin-left:161.55pt;margin-top:37.4pt;width:150.8pt;height:36.3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" strokecolor="white">
                      <v:stroke dashstyle="dash"/>
                    </v:shape>
                  </w:pict>
                </mc:Fallback>
              </mc:AlternateContent>
            </w:r>
          </w:p>
        </w:tc>
      </w:tr>
      <w:tr w:rsidR="00A42BF3" w:rsidRPr="00F2596D" w14:paraId="3D384F1D" w14:textId="77777777">
        <w:trPr>
          <w:jc w:val="center"/>
        </w:trPr>
        <w:tc>
          <w:tcPr>
            <w:tcW w:w="9921" w:type="dxa"/>
            <w:shd w:val="clear" w:color="auto" w:fill="auto"/>
          </w:tcPr>
          <w:p w14:paraId="04C2B8CD" w14:textId="77777777" w:rsidR="00A42BF3" w:rsidRPr="00A42BF3" w:rsidRDefault="00197ABE" w:rsidP="00197ABE">
            <w:pPr>
              <w:pStyle w:val="Caption"/>
            </w:pPr>
            <w:bookmarkStart w:id="221" w:name="_Ref199316014"/>
            <w:r>
              <w:rPr>
                <w:rFonts w:hint="eastAsia"/>
                <w:color w:val="000000"/>
              </w:rPr>
              <w:t>図</w:t>
            </w:r>
            <w:r>
              <w:rPr>
                <w:rFonts w:hint="eastAsia"/>
                <w:color w:val="000000"/>
              </w:rPr>
              <w:t xml:space="preserve"> </w:t>
            </w:r>
            <w:r w:rsidR="00F31CA7">
              <w:rPr>
                <w:color w:val="000000"/>
              </w:rPr>
              <w:fldChar w:fldCharType="begin"/>
            </w:r>
            <w:r w:rsidR="00F31CA7">
              <w:rPr>
                <w:color w:val="000000"/>
              </w:rPr>
              <w:instrText xml:space="preserve"> </w:instrText>
            </w:r>
            <w:r w:rsidR="00F31CA7">
              <w:rPr>
                <w:rFonts w:hint="eastAsia"/>
                <w:color w:val="000000"/>
              </w:rPr>
              <w:instrText>STYLEREF 1 \s</w:instrText>
            </w:r>
            <w:r w:rsidR="00F31CA7">
              <w:rPr>
                <w:color w:val="000000"/>
              </w:rPr>
              <w:instrText xml:space="preserve"> </w:instrText>
            </w:r>
            <w:r w:rsidR="00F31CA7">
              <w:rPr>
                <w:color w:val="000000"/>
              </w:rPr>
              <w:fldChar w:fldCharType="separate"/>
            </w:r>
            <w:r w:rsidR="00F31CA7">
              <w:rPr>
                <w:noProof/>
                <w:color w:val="000000"/>
              </w:rPr>
              <w:t>3</w:t>
            </w:r>
            <w:r w:rsidR="00F31CA7">
              <w:rPr>
                <w:color w:val="000000"/>
              </w:rPr>
              <w:fldChar w:fldCharType="end"/>
            </w:r>
            <w:r w:rsidR="00F31CA7">
              <w:rPr>
                <w:color w:val="000000"/>
              </w:rPr>
              <w:t>.</w:t>
            </w:r>
            <w:r w:rsidR="00F31CA7">
              <w:rPr>
                <w:color w:val="000000"/>
              </w:rPr>
              <w:fldChar w:fldCharType="begin"/>
            </w:r>
            <w:r w:rsidR="00F31CA7">
              <w:rPr>
                <w:color w:val="000000"/>
              </w:rPr>
              <w:instrText xml:space="preserve"> </w:instrText>
            </w:r>
            <w:r w:rsidR="00F31CA7">
              <w:rPr>
                <w:rFonts w:hint="eastAsia"/>
                <w:color w:val="000000"/>
              </w:rPr>
              <w:instrText xml:space="preserve">SEQ </w:instrText>
            </w:r>
            <w:r w:rsidR="00F31CA7">
              <w:rPr>
                <w:rFonts w:hint="eastAsia"/>
                <w:color w:val="000000"/>
              </w:rPr>
              <w:instrText>図</w:instrText>
            </w:r>
            <w:r w:rsidR="00F31CA7">
              <w:rPr>
                <w:rFonts w:hint="eastAsia"/>
                <w:color w:val="000000"/>
              </w:rPr>
              <w:instrText xml:space="preserve"> \* ARABIC \s 1</w:instrText>
            </w:r>
            <w:r w:rsidR="00F31CA7">
              <w:rPr>
                <w:color w:val="000000"/>
              </w:rPr>
              <w:instrText xml:space="preserve"> </w:instrText>
            </w:r>
            <w:r w:rsidR="00F31CA7">
              <w:rPr>
                <w:color w:val="000000"/>
              </w:rPr>
              <w:fldChar w:fldCharType="separate"/>
            </w:r>
            <w:r w:rsidR="00F31CA7">
              <w:rPr>
                <w:noProof/>
                <w:color w:val="000000"/>
              </w:rPr>
              <w:t>2</w:t>
            </w:r>
            <w:r w:rsidR="00F31CA7">
              <w:rPr>
                <w:color w:val="000000"/>
              </w:rPr>
              <w:fldChar w:fldCharType="end"/>
            </w:r>
            <w:bookmarkEnd w:id="221"/>
            <w:r w:rsidR="00A42BF3">
              <w:rPr>
                <w:rFonts w:hint="eastAsia"/>
                <w:color w:val="000000"/>
              </w:rPr>
              <w:t xml:space="preserve">　</w:t>
            </w:r>
            <w:r w:rsidR="00A42BF3">
              <w:rPr>
                <w:rFonts w:hint="eastAsia"/>
                <w:color w:val="000000"/>
              </w:rPr>
              <w:t>D</w:t>
            </w:r>
            <w:r w:rsidR="00A42BF3" w:rsidRPr="00A42BF3">
              <w:rPr>
                <w:rFonts w:hint="eastAsia"/>
              </w:rPr>
              <w:t xml:space="preserve">MS </w:t>
            </w:r>
            <w:r w:rsidR="00A42BF3" w:rsidRPr="00A42BF3">
              <w:rPr>
                <w:rFonts w:hint="eastAsia"/>
              </w:rPr>
              <w:t>カスタムモード画面とカスタマイズ設定への入り口釦（</w:t>
            </w:r>
            <w:r w:rsidR="00A42BF3" w:rsidRPr="00A42BF3">
              <w:rPr>
                <w:rFonts w:hint="eastAsia"/>
              </w:rPr>
              <w:t>D</w:t>
            </w:r>
            <w:r w:rsidR="00A42BF3" w:rsidRPr="00A42BF3">
              <w:t>MS</w:t>
            </w:r>
            <w:r w:rsidR="00A42BF3" w:rsidRPr="00A42BF3">
              <w:rPr>
                <w:rFonts w:hint="eastAsia"/>
              </w:rPr>
              <w:t>ソフトスイッチ無）</w:t>
            </w:r>
          </w:p>
        </w:tc>
      </w:tr>
      <w:tr w:rsidR="00A42BF3" w:rsidRPr="00F2596D" w14:paraId="132DFD8F" w14:textId="77777777">
        <w:trPr>
          <w:jc w:val="center"/>
        </w:trPr>
        <w:tc>
          <w:tcPr>
            <w:tcW w:w="9921" w:type="dxa"/>
            <w:shd w:val="clear" w:color="auto" w:fill="auto"/>
          </w:tcPr>
          <w:p w14:paraId="343FEB2D" w14:textId="77777777" w:rsidR="00A42BF3" w:rsidRPr="00197ABE" w:rsidRDefault="00197ABE" w:rsidP="008D36D0">
            <w:pPr>
              <w:pStyle w:val="Caption"/>
              <w:rPr>
                <w:rFonts w:hint="eastAsia"/>
                <w:color w:val="00B0F0"/>
              </w:rPr>
            </w:pPr>
            <w:r w:rsidRPr="00A33C45">
              <w:rPr>
                <w:rFonts w:hint="eastAsia"/>
                <w:color w:val="00B0F0"/>
              </w:rPr>
              <w:t xml:space="preserve">　</w:t>
            </w:r>
            <w:bookmarkStart w:id="222" w:name="_Ref199316041"/>
            <w:r w:rsidR="008D36D0" w:rsidRPr="00A33C45">
              <w:rPr>
                <w:color w:val="00B0F0"/>
              </w:rPr>
              <w:t xml:space="preserve">Figure </w:t>
            </w:r>
            <w:r w:rsidR="00F31CA7" w:rsidRPr="00A33C45">
              <w:rPr>
                <w:color w:val="00B0F0"/>
              </w:rPr>
              <w:fldChar w:fldCharType="begin"/>
            </w:r>
            <w:r w:rsidR="00F31CA7" w:rsidRPr="00A33C45">
              <w:rPr>
                <w:color w:val="00B0F0"/>
              </w:rPr>
              <w:instrText xml:space="preserve"> STYLEREF 1 \s </w:instrText>
            </w:r>
            <w:r w:rsidR="00F31CA7" w:rsidRPr="00A33C45">
              <w:rPr>
                <w:color w:val="00B0F0"/>
              </w:rPr>
              <w:fldChar w:fldCharType="separate"/>
            </w:r>
            <w:r w:rsidR="00F31CA7" w:rsidRPr="00A33C45">
              <w:rPr>
                <w:noProof/>
                <w:color w:val="00B0F0"/>
              </w:rPr>
              <w:t>3</w:t>
            </w:r>
            <w:r w:rsidR="00F31CA7" w:rsidRPr="00A33C45">
              <w:rPr>
                <w:color w:val="00B0F0"/>
              </w:rPr>
              <w:fldChar w:fldCharType="end"/>
            </w:r>
            <w:r w:rsidR="00F31CA7" w:rsidRPr="00A33C45">
              <w:rPr>
                <w:color w:val="00B0F0"/>
              </w:rPr>
              <w:t>.</w:t>
            </w:r>
            <w:r w:rsidR="00F31CA7" w:rsidRPr="00A33C45">
              <w:rPr>
                <w:color w:val="00B0F0"/>
              </w:rPr>
              <w:fldChar w:fldCharType="begin"/>
            </w:r>
            <w:r w:rsidR="00F31CA7" w:rsidRPr="00A33C45">
              <w:rPr>
                <w:color w:val="00B0F0"/>
              </w:rPr>
              <w:instrText xml:space="preserve"> SEQ Figure \* ARABIC \s 1 </w:instrText>
            </w:r>
            <w:r w:rsidR="00F31CA7" w:rsidRPr="00A33C45">
              <w:rPr>
                <w:color w:val="00B0F0"/>
              </w:rPr>
              <w:fldChar w:fldCharType="separate"/>
            </w:r>
            <w:r w:rsidR="00F31CA7" w:rsidRPr="00A33C45">
              <w:rPr>
                <w:noProof/>
                <w:color w:val="00B0F0"/>
              </w:rPr>
              <w:t>2</w:t>
            </w:r>
            <w:r w:rsidR="00F31CA7" w:rsidRPr="00A33C45">
              <w:rPr>
                <w:color w:val="00B0F0"/>
              </w:rPr>
              <w:fldChar w:fldCharType="end"/>
            </w:r>
            <w:bookmarkEnd w:id="222"/>
            <w:r w:rsidR="00A42BF3" w:rsidRPr="00A33C45">
              <w:rPr>
                <w:rFonts w:hint="eastAsia"/>
                <w:strike/>
                <w:color w:val="00B0F0"/>
              </w:rPr>
              <w:t xml:space="preserve"> </w:t>
            </w:r>
            <w:r w:rsidR="00A42BF3" w:rsidRPr="00A33C45">
              <w:rPr>
                <w:rFonts w:hint="eastAsia"/>
                <w:color w:val="00B0F0"/>
              </w:rPr>
              <w:t>D</w:t>
            </w:r>
            <w:r w:rsidR="00A42BF3" w:rsidRPr="00197ABE">
              <w:rPr>
                <w:rFonts w:hint="eastAsia"/>
                <w:color w:val="00B0F0"/>
              </w:rPr>
              <w:t>MS custom mode screen and entering button for DMS customization setting</w:t>
            </w:r>
            <w:r w:rsidR="00A42BF3" w:rsidRPr="00197ABE">
              <w:rPr>
                <w:color w:val="00B0F0"/>
              </w:rPr>
              <w:t>(without DMS soft switch)</w:t>
            </w:r>
          </w:p>
        </w:tc>
      </w:tr>
    </w:tbl>
    <w:p w14:paraId="6665131D" w14:textId="77777777" w:rsidR="003735B4" w:rsidRPr="00CB630C" w:rsidRDefault="003735B4" w:rsidP="00307530">
      <w:pPr>
        <w:ind w:left="425"/>
        <w:rPr>
          <w:rFonts w:hint="eastAsia"/>
        </w:rPr>
      </w:pPr>
    </w:p>
    <w:p w14:paraId="4E9B3A44" w14:textId="77777777" w:rsidR="00A855C9" w:rsidRPr="00CB630C" w:rsidRDefault="00A855C9" w:rsidP="00CC17EE">
      <w:pPr>
        <w:pStyle w:val="Heading2"/>
        <w:rPr>
          <w:rFonts w:hint="eastAsia"/>
        </w:rPr>
      </w:pPr>
      <w:bookmarkStart w:id="223" w:name="_Toc166749019"/>
      <w:bookmarkStart w:id="224" w:name="_Ref197717945"/>
      <w:bookmarkStart w:id="225" w:name="_Ref198547931"/>
      <w:bookmarkStart w:id="226" w:name="_Ref199948669"/>
      <w:bookmarkStart w:id="227" w:name="_Toc207119763"/>
      <w:r w:rsidRPr="00CB630C">
        <w:rPr>
          <w:rFonts w:hint="eastAsia"/>
        </w:rPr>
        <w:t>カスタマイズ設定画面の表示条件</w:t>
      </w:r>
      <w:r w:rsidR="00F47722" w:rsidRPr="00CB630C">
        <w:rPr>
          <w:rFonts w:hint="eastAsia"/>
        </w:rPr>
        <w:t xml:space="preserve"> </w:t>
      </w:r>
      <w:r w:rsidR="00B754F1" w:rsidRPr="00675031">
        <w:rPr>
          <w:rFonts w:hint="eastAsia"/>
          <w:color w:val="00B0F0"/>
          <w:sz w:val="20"/>
          <w:szCs w:val="22"/>
        </w:rPr>
        <w:t xml:space="preserve">/ Display specification on </w:t>
      </w:r>
      <w:r w:rsidR="00087C39" w:rsidRPr="00675031">
        <w:rPr>
          <w:rFonts w:hint="eastAsia"/>
          <w:color w:val="00B0F0"/>
          <w:sz w:val="20"/>
          <w:szCs w:val="22"/>
        </w:rPr>
        <w:t>DMS customization</w:t>
      </w:r>
      <w:r w:rsidR="00B754F1" w:rsidRPr="00675031">
        <w:rPr>
          <w:rFonts w:hint="eastAsia"/>
          <w:color w:val="00B0F0"/>
          <w:sz w:val="20"/>
          <w:szCs w:val="22"/>
        </w:rPr>
        <w:t xml:space="preserve"> setting screen</w:t>
      </w:r>
      <w:bookmarkEnd w:id="223"/>
      <w:bookmarkEnd w:id="224"/>
      <w:bookmarkEnd w:id="225"/>
      <w:bookmarkEnd w:id="226"/>
      <w:bookmarkEnd w:id="227"/>
    </w:p>
    <w:p w14:paraId="341730C6" w14:textId="77777777" w:rsidR="00A855C9" w:rsidRPr="00CB630C" w:rsidRDefault="00A855C9" w:rsidP="00136B41">
      <w:pPr>
        <w:rPr>
          <w:rFonts w:hint="eastAsia"/>
        </w:rPr>
      </w:pPr>
    </w:p>
    <w:p w14:paraId="78B6EF3F" w14:textId="77777777" w:rsidR="00A855C9" w:rsidRPr="00CB630C" w:rsidRDefault="00A855C9" w:rsidP="00A855C9">
      <w:pPr>
        <w:ind w:leftChars="200" w:left="386"/>
        <w:rPr>
          <w:rFonts w:hint="eastAsia"/>
        </w:rPr>
      </w:pPr>
      <w:r w:rsidRPr="00CB630C">
        <w:rPr>
          <w:rFonts w:hint="eastAsia"/>
        </w:rPr>
        <w:t>設定画面は</w:t>
      </w:r>
      <w:r>
        <w:rPr>
          <w:rFonts w:hint="eastAsia"/>
          <w:color w:val="000000"/>
        </w:rPr>
        <w:t>、「</w:t>
      </w:r>
      <w:r w:rsidR="00EB7AB2">
        <w:rPr>
          <w:color w:val="000000"/>
        </w:rPr>
        <w:fldChar w:fldCharType="begin"/>
      </w:r>
      <w:r w:rsidR="00EB7AB2">
        <w:rPr>
          <w:color w:val="000000"/>
        </w:rPr>
        <w:instrText xml:space="preserve"> </w:instrText>
      </w:r>
      <w:r w:rsidR="00EB7AB2">
        <w:rPr>
          <w:rFonts w:hint="eastAsia"/>
          <w:color w:val="000000"/>
        </w:rPr>
        <w:instrText>REF _Ref100587115 \r \h</w:instrText>
      </w:r>
      <w:r w:rsidR="00EB7AB2">
        <w:rPr>
          <w:color w:val="000000"/>
        </w:rPr>
        <w:instrText xml:space="preserve"> </w:instrText>
      </w:r>
      <w:r w:rsidR="00EB7AB2">
        <w:rPr>
          <w:color w:val="000000"/>
        </w:rPr>
      </w:r>
      <w:r w:rsidR="00EB7AB2">
        <w:rPr>
          <w:color w:val="000000"/>
        </w:rPr>
        <w:instrText xml:space="preserve"> \* MERGEFORMAT </w:instrText>
      </w:r>
      <w:r w:rsidR="00EB7AB2">
        <w:rPr>
          <w:color w:val="000000"/>
        </w:rPr>
        <w:fldChar w:fldCharType="separate"/>
      </w:r>
      <w:r w:rsidR="00336074">
        <w:rPr>
          <w:color w:val="000000"/>
        </w:rPr>
        <w:t>3.1</w:t>
      </w:r>
      <w:r w:rsidR="00EB7AB2">
        <w:rPr>
          <w:color w:val="000000"/>
        </w:rPr>
        <w:fldChar w:fldCharType="end"/>
      </w:r>
      <w:r>
        <w:rPr>
          <w:rFonts w:hint="eastAsia"/>
          <w:color w:val="000000"/>
        </w:rPr>
        <w:t>カ</w:t>
      </w:r>
      <w:r w:rsidRPr="00CB630C">
        <w:rPr>
          <w:rFonts w:hint="eastAsia"/>
        </w:rPr>
        <w:t>スタマイズ設定画面への入り口釦」がアクティブ表示状態で操作された時に遷移し、表示する。カスタマイズ対象の</w:t>
      </w:r>
      <w:r w:rsidRPr="00CB630C">
        <w:rPr>
          <w:rFonts w:hint="eastAsia"/>
        </w:rPr>
        <w:t>ECU</w:t>
      </w:r>
      <w:r w:rsidRPr="00CB630C">
        <w:rPr>
          <w:rFonts w:hint="eastAsia"/>
        </w:rPr>
        <w:t>が存在しない場合、該当する</w:t>
      </w:r>
      <w:r w:rsidRPr="00CB630C">
        <w:rPr>
          <w:rFonts w:hint="eastAsia"/>
        </w:rPr>
        <w:t>SW</w:t>
      </w:r>
      <w:r w:rsidRPr="00CB630C">
        <w:rPr>
          <w:rFonts w:hint="eastAsia"/>
        </w:rPr>
        <w:t>は消去し、上詰めで表示させる。</w:t>
      </w:r>
    </w:p>
    <w:p w14:paraId="1D05437E" w14:textId="77777777" w:rsidR="0039781A" w:rsidRPr="00CB630C" w:rsidRDefault="00087C39" w:rsidP="001C74B4">
      <w:pPr>
        <w:ind w:leftChars="200" w:left="386"/>
        <w:rPr>
          <w:noProof/>
        </w:rPr>
      </w:pPr>
      <w:r w:rsidRPr="00675031">
        <w:rPr>
          <w:rFonts w:hint="eastAsia"/>
          <w:color w:val="00B0F0"/>
          <w:sz w:val="20"/>
          <w:szCs w:val="22"/>
        </w:rPr>
        <w:t>When entering button for DMS customization is displayed as active condition and user operates it, screen transits to DMS customization setting screen. Availability information of a certain system is received as 0b, configuration button of the system is not displayed.</w:t>
      </w:r>
      <w:r w:rsidR="003942B3" w:rsidRPr="00675031">
        <w:rPr>
          <w:rFonts w:hint="eastAsia"/>
          <w:color w:val="00B0F0"/>
          <w:sz w:val="20"/>
          <w:szCs w:val="22"/>
        </w:rPr>
        <w:t xml:space="preserve"> All the available button is displayed with no blank space for unavailable system. </w:t>
      </w:r>
      <w:r w:rsidR="00CB630C">
        <w:br w:type="page"/>
      </w:r>
    </w:p>
    <w:tbl>
      <w:tblPr>
        <w:tblW w:w="0" w:type="auto"/>
        <w:tblInd w:w="386" w:type="dxa"/>
        <w:tblLook w:val="04A0" w:firstRow="1" w:lastRow="0" w:firstColumn="1" w:lastColumn="0" w:noHBand="0" w:noVBand="1"/>
      </w:tblPr>
      <w:tblGrid>
        <w:gridCol w:w="9252"/>
      </w:tblGrid>
      <w:tr w:rsidR="0039781A" w:rsidRPr="00CB630C" w14:paraId="50348EAD" w14:textId="77777777" w:rsidTr="00F2596D">
        <w:tc>
          <w:tcPr>
            <w:tcW w:w="9836" w:type="dxa"/>
            <w:shd w:val="clear" w:color="auto" w:fill="auto"/>
          </w:tcPr>
          <w:p w14:paraId="6DFAF922" w14:textId="43D4404B" w:rsidR="0039781A" w:rsidRPr="00CB630C" w:rsidRDefault="00FB37A0" w:rsidP="00F2596D">
            <w:pPr>
              <w:jc w:val="center"/>
              <w:rPr>
                <w:noProof/>
              </w:rPr>
            </w:pPr>
            <w:r w:rsidRPr="00CB630C">
              <w:rPr>
                <w:rFonts w:hint="eastAsia"/>
                <w:noProof/>
              </w:rPr>
              <mc:AlternateContent>
                <mc:Choice Requires="wps">
                  <w:drawing>
                    <wp:anchor distT="0" distB="0" distL="114300" distR="114300" simplePos="0" relativeHeight="251624960" behindDoc="0" locked="0" layoutInCell="1" allowOverlap="1" wp14:anchorId="2C34020A" wp14:editId="50E03168">
                      <wp:simplePos x="0" y="0"/>
                      <wp:positionH relativeFrom="column">
                        <wp:posOffset>266700</wp:posOffset>
                      </wp:positionH>
                      <wp:positionV relativeFrom="paragraph">
                        <wp:posOffset>1951355</wp:posOffset>
                      </wp:positionV>
                      <wp:extent cx="1788795" cy="1415415"/>
                      <wp:effectExtent l="12700" t="8255" r="8255" b="5080"/>
                      <wp:wrapNone/>
                      <wp:docPr id="6" name="AutoShape 78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788795" cy="1415415"/>
                              </a:xfrm>
                              <a:prstGeom prst="straightConnector1">
                                <a:avLst/>
                              </a:prstGeom>
                              <a:noFill/>
                              <a:ln w="9525">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9B5E92" id="AutoShape 7884" o:spid="_x0000_s1026" type="#_x0000_t32" style="position:absolute;margin-left:21pt;margin-top:153.65pt;width:140.85pt;height:111.45pt;flip:x;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">
                      <v:stroke dashstyle="dash"/>
                    </v:shape>
                  </w:pict>
                </mc:Fallback>
              </mc:AlternateContent>
            </w:r>
            <w:r w:rsidRPr="00CB630C">
              <w:rPr>
                <w:noProof/>
              </w:rPr>
              <w:drawing>
                <wp:inline distT="0" distB="0" distL="0" distR="0" wp14:anchorId="4084AA7C" wp14:editId="629C51FF">
                  <wp:extent cx="4229100" cy="2686050"/>
                  <wp:effectExtent l="0" t="0" r="0" b="0"/>
                  <wp:docPr id="14" name="図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38"/>
                          <pic:cNvPicPr>
                            <a:picLocks noChangeAspect="1" noChangeArrowheads="1"/>
                          </pic:cNvPicPr>
                        </pic:nvPicPr>
                        <pic:blipFill>
                          <a:blip r:embed="rId18">
                            <a:extLst>
                              <a:ext uri="{28A0092B-C50C-407E-A947-70E740481C1C}">
                                <a14:useLocalDpi xmlns:a14="http://schemas.microsoft.com/office/drawing/2010/main" val="0"/>
                              </a:ext>
                            </a:extLst>
                          </a:blip>
                          <a:srcRect t="34943" r="71837" b="33427"/>
                          <a:stretch>
                            <a:fillRect/>
                          </a:stretch>
                        </pic:blipFill>
                        <pic:spPr bwMode="auto">
                          <a:xfrm>
                            <a:off x="0" y="0"/>
                            <a:ext cx="4229100" cy="2686050"/>
                          </a:xfrm>
                          <a:prstGeom prst="rect">
                            <a:avLst/>
                          </a:prstGeom>
                          <a:noFill/>
                          <a:ln>
                            <a:noFill/>
                          </a:ln>
                        </pic:spPr>
                      </pic:pic>
                    </a:graphicData>
                  </a:graphic>
                </wp:inline>
              </w:drawing>
            </w:r>
          </w:p>
        </w:tc>
      </w:tr>
      <w:tr w:rsidR="0039781A" w14:paraId="74B17B77" w14:textId="77777777" w:rsidTr="00F2596D">
        <w:tc>
          <w:tcPr>
            <w:tcW w:w="9836" w:type="dxa"/>
            <w:shd w:val="clear" w:color="auto" w:fill="auto"/>
          </w:tcPr>
          <w:p w14:paraId="0B527079" w14:textId="77777777" w:rsidR="0039781A" w:rsidRDefault="008D36D0" w:rsidP="008D36D0">
            <w:pPr>
              <w:pStyle w:val="Caption"/>
              <w:rPr>
                <w:noProof/>
              </w:rPr>
            </w:pPr>
            <w:bookmarkStart w:id="228" w:name="_Ref199316261"/>
            <w:r>
              <w:rPr>
                <w:rFonts w:hint="eastAsia"/>
                <w:color w:val="000000"/>
              </w:rPr>
              <w:t>図</w:t>
            </w:r>
            <w:r>
              <w:rPr>
                <w:rFonts w:hint="eastAsia"/>
                <w:color w:val="000000"/>
              </w:rPr>
              <w:t xml:space="preserve"> </w:t>
            </w:r>
            <w:r w:rsidR="00F31CA7">
              <w:rPr>
                <w:color w:val="000000"/>
              </w:rPr>
              <w:fldChar w:fldCharType="begin"/>
            </w:r>
            <w:r w:rsidR="00F31CA7">
              <w:rPr>
                <w:color w:val="000000"/>
              </w:rPr>
              <w:instrText xml:space="preserve"> </w:instrText>
            </w:r>
            <w:r w:rsidR="00F31CA7">
              <w:rPr>
                <w:rFonts w:hint="eastAsia"/>
                <w:color w:val="000000"/>
              </w:rPr>
              <w:instrText>STYLEREF 1 \s</w:instrText>
            </w:r>
            <w:r w:rsidR="00F31CA7">
              <w:rPr>
                <w:color w:val="000000"/>
              </w:rPr>
              <w:instrText xml:space="preserve"> </w:instrText>
            </w:r>
            <w:r w:rsidR="00F31CA7">
              <w:rPr>
                <w:color w:val="000000"/>
              </w:rPr>
              <w:fldChar w:fldCharType="separate"/>
            </w:r>
            <w:r w:rsidR="00F31CA7">
              <w:rPr>
                <w:noProof/>
                <w:color w:val="000000"/>
              </w:rPr>
              <w:t>3</w:t>
            </w:r>
            <w:r w:rsidR="00F31CA7">
              <w:rPr>
                <w:color w:val="000000"/>
              </w:rPr>
              <w:fldChar w:fldCharType="end"/>
            </w:r>
            <w:r w:rsidR="00F31CA7">
              <w:rPr>
                <w:color w:val="000000"/>
              </w:rPr>
              <w:t>.</w:t>
            </w:r>
            <w:r w:rsidR="00F31CA7">
              <w:rPr>
                <w:color w:val="000000"/>
              </w:rPr>
              <w:fldChar w:fldCharType="begin"/>
            </w:r>
            <w:r w:rsidR="00F31CA7">
              <w:rPr>
                <w:color w:val="000000"/>
              </w:rPr>
              <w:instrText xml:space="preserve"> </w:instrText>
            </w:r>
            <w:r w:rsidR="00F31CA7">
              <w:rPr>
                <w:rFonts w:hint="eastAsia"/>
                <w:color w:val="000000"/>
              </w:rPr>
              <w:instrText xml:space="preserve">SEQ </w:instrText>
            </w:r>
            <w:r w:rsidR="00F31CA7">
              <w:rPr>
                <w:rFonts w:hint="eastAsia"/>
                <w:color w:val="000000"/>
              </w:rPr>
              <w:instrText>図</w:instrText>
            </w:r>
            <w:r w:rsidR="00F31CA7">
              <w:rPr>
                <w:rFonts w:hint="eastAsia"/>
                <w:color w:val="000000"/>
              </w:rPr>
              <w:instrText xml:space="preserve"> \* ARABIC \s 1</w:instrText>
            </w:r>
            <w:r w:rsidR="00F31CA7">
              <w:rPr>
                <w:color w:val="000000"/>
              </w:rPr>
              <w:instrText xml:space="preserve"> </w:instrText>
            </w:r>
            <w:r w:rsidR="00F31CA7">
              <w:rPr>
                <w:color w:val="000000"/>
              </w:rPr>
              <w:fldChar w:fldCharType="separate"/>
            </w:r>
            <w:r w:rsidR="00F31CA7">
              <w:rPr>
                <w:noProof/>
                <w:color w:val="000000"/>
              </w:rPr>
              <w:t>3</w:t>
            </w:r>
            <w:r w:rsidR="00F31CA7">
              <w:rPr>
                <w:color w:val="000000"/>
              </w:rPr>
              <w:fldChar w:fldCharType="end"/>
            </w:r>
            <w:bookmarkEnd w:id="228"/>
            <w:r w:rsidR="0039781A">
              <w:rPr>
                <w:rFonts w:hint="eastAsia"/>
                <w:color w:val="000000"/>
              </w:rPr>
              <w:t xml:space="preserve">　</w:t>
            </w:r>
            <w:r w:rsidR="0039781A">
              <w:rPr>
                <w:rFonts w:hint="eastAsia"/>
                <w:color w:val="000000"/>
              </w:rPr>
              <w:t>D</w:t>
            </w:r>
            <w:r w:rsidR="0039781A">
              <w:rPr>
                <w:rFonts w:hint="eastAsia"/>
              </w:rPr>
              <w:t>MS</w:t>
            </w:r>
            <w:r w:rsidR="0039781A">
              <w:rPr>
                <w:rFonts w:hint="eastAsia"/>
              </w:rPr>
              <w:t>カスタマイズ設定画面と各システム機能選択釦</w:t>
            </w:r>
          </w:p>
        </w:tc>
      </w:tr>
      <w:tr w:rsidR="0039781A" w14:paraId="72F540A4" w14:textId="77777777" w:rsidTr="00F2596D">
        <w:tc>
          <w:tcPr>
            <w:tcW w:w="9836" w:type="dxa"/>
            <w:shd w:val="clear" w:color="auto" w:fill="auto"/>
          </w:tcPr>
          <w:p w14:paraId="57DA7632" w14:textId="77777777" w:rsidR="0039781A" w:rsidRPr="00675031" w:rsidRDefault="008D36D0" w:rsidP="008D36D0">
            <w:pPr>
              <w:pStyle w:val="Caption"/>
              <w:rPr>
                <w:rFonts w:hint="eastAsia"/>
                <w:color w:val="00B0F0"/>
              </w:rPr>
            </w:pPr>
            <w:bookmarkStart w:id="229" w:name="_Ref199316304"/>
            <w:r w:rsidRPr="00A33C45">
              <w:rPr>
                <w:color w:val="00B0F0"/>
              </w:rPr>
              <w:t xml:space="preserve">Figure </w:t>
            </w:r>
            <w:r w:rsidR="00F31CA7" w:rsidRPr="00A33C45">
              <w:rPr>
                <w:color w:val="00B0F0"/>
              </w:rPr>
              <w:fldChar w:fldCharType="begin"/>
            </w:r>
            <w:r w:rsidR="00F31CA7" w:rsidRPr="00A33C45">
              <w:rPr>
                <w:color w:val="00B0F0"/>
              </w:rPr>
              <w:instrText xml:space="preserve"> STYLEREF 1 \s </w:instrText>
            </w:r>
            <w:r w:rsidR="00F31CA7" w:rsidRPr="00A33C45">
              <w:rPr>
                <w:color w:val="00B0F0"/>
              </w:rPr>
              <w:fldChar w:fldCharType="separate"/>
            </w:r>
            <w:r w:rsidR="00F31CA7" w:rsidRPr="00A33C45">
              <w:rPr>
                <w:noProof/>
                <w:color w:val="00B0F0"/>
              </w:rPr>
              <w:t>3</w:t>
            </w:r>
            <w:r w:rsidR="00F31CA7" w:rsidRPr="00A33C45">
              <w:rPr>
                <w:color w:val="00B0F0"/>
              </w:rPr>
              <w:fldChar w:fldCharType="end"/>
            </w:r>
            <w:r w:rsidR="00F31CA7" w:rsidRPr="00A33C45">
              <w:rPr>
                <w:color w:val="00B0F0"/>
              </w:rPr>
              <w:t>.</w:t>
            </w:r>
            <w:r w:rsidR="00F31CA7" w:rsidRPr="00A33C45">
              <w:rPr>
                <w:color w:val="00B0F0"/>
              </w:rPr>
              <w:fldChar w:fldCharType="begin"/>
            </w:r>
            <w:r w:rsidR="00F31CA7" w:rsidRPr="00A33C45">
              <w:rPr>
                <w:color w:val="00B0F0"/>
              </w:rPr>
              <w:instrText xml:space="preserve"> SEQ Figure \* ARABIC \s 1 </w:instrText>
            </w:r>
            <w:r w:rsidR="00F31CA7" w:rsidRPr="00A33C45">
              <w:rPr>
                <w:color w:val="00B0F0"/>
              </w:rPr>
              <w:fldChar w:fldCharType="separate"/>
            </w:r>
            <w:r w:rsidR="00F31CA7" w:rsidRPr="00A33C45">
              <w:rPr>
                <w:noProof/>
                <w:color w:val="00B0F0"/>
              </w:rPr>
              <w:t>3</w:t>
            </w:r>
            <w:r w:rsidR="00F31CA7" w:rsidRPr="00A33C45">
              <w:rPr>
                <w:color w:val="00B0F0"/>
              </w:rPr>
              <w:fldChar w:fldCharType="end"/>
            </w:r>
            <w:bookmarkEnd w:id="229"/>
            <w:r w:rsidR="0039781A" w:rsidRPr="00A33C45">
              <w:rPr>
                <w:rFonts w:hint="eastAsia"/>
                <w:color w:val="00B0F0"/>
                <w:sz w:val="20"/>
                <w:szCs w:val="22"/>
              </w:rPr>
              <w:t xml:space="preserve"> D</w:t>
            </w:r>
            <w:r w:rsidR="0039781A" w:rsidRPr="00675031">
              <w:rPr>
                <w:rFonts w:hint="eastAsia"/>
                <w:color w:val="00B0F0"/>
                <w:sz w:val="20"/>
                <w:szCs w:val="22"/>
              </w:rPr>
              <w:t>MS customization setting screen and configuration button of each system</w:t>
            </w:r>
          </w:p>
        </w:tc>
      </w:tr>
    </w:tbl>
    <w:p w14:paraId="45BDC3AC" w14:textId="18172DC1" w:rsidR="0039781A" w:rsidRDefault="00FB37A0" w:rsidP="001C74B4">
      <w:pPr>
        <w:ind w:leftChars="200" w:left="386"/>
        <w:rPr>
          <w:noProof/>
        </w:rPr>
      </w:pPr>
      <w:r w:rsidRPr="00CB630C">
        <w:rPr>
          <w:rFonts w:hint="eastAsia"/>
          <w:noProof/>
        </w:rPr>
        <mc:AlternateContent>
          <mc:Choice Requires="wps">
            <w:drawing>
              <wp:anchor distT="0" distB="0" distL="114300" distR="114300" simplePos="0" relativeHeight="251623936" behindDoc="0" locked="0" layoutInCell="1" allowOverlap="1" wp14:anchorId="623EF99F" wp14:editId="1F338F8F">
                <wp:simplePos x="0" y="0"/>
                <wp:positionH relativeFrom="column">
                  <wp:posOffset>274320</wp:posOffset>
                </wp:positionH>
                <wp:positionV relativeFrom="paragraph">
                  <wp:posOffset>158750</wp:posOffset>
                </wp:positionV>
                <wp:extent cx="4992370" cy="2164080"/>
                <wp:effectExtent l="13335" t="14605" r="13970" b="12065"/>
                <wp:wrapNone/>
                <wp:docPr id="4" name="フローチャート : 代替処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92370" cy="2164080"/>
                        </a:xfrm>
                        <a:prstGeom prst="flowChartAlternateProcess">
                          <a:avLst/>
                        </a:prstGeom>
                        <a:solidFill>
                          <a:srgbClr val="FFFFFF"/>
                        </a:solidFill>
                        <a:ln w="12700" algn="ctr">
                          <a:solidFill>
                            <a:srgbClr val="000000"/>
                          </a:solidFill>
                          <a:miter lim="800000"/>
                          <a:headEnd/>
                          <a:tailEnd/>
                        </a:ln>
                      </wps:spPr>
                      <wps:txbx>
                        <w:txbxContent>
                          <w:p w14:paraId="056CC51F" w14:textId="77777777" w:rsidR="00784C2F" w:rsidRPr="00D34D1C" w:rsidRDefault="00784C2F" w:rsidP="0039781A">
                            <w:pPr>
                              <w:rPr>
                                <w:rFonts w:hint="eastAsia"/>
                              </w:rPr>
                            </w:pPr>
                            <w:r w:rsidRPr="00D34D1C">
                              <w:rPr>
                                <w:rFonts w:hint="eastAsia"/>
                              </w:rPr>
                              <w:t>【機能選択釦</w:t>
                            </w:r>
                            <w:r w:rsidRPr="00675031">
                              <w:rPr>
                                <w:rFonts w:hint="eastAsia"/>
                                <w:color w:val="00B0F0"/>
                                <w:sz w:val="20"/>
                                <w:szCs w:val="22"/>
                              </w:rPr>
                              <w:t>/ Configuration button of each system</w:t>
                            </w:r>
                            <w:r w:rsidRPr="00D34D1C">
                              <w:rPr>
                                <w:rFonts w:hint="eastAsia"/>
                              </w:rPr>
                              <w:t>】</w:t>
                            </w:r>
                            <w:r>
                              <w:rPr>
                                <w:rFonts w:hint="eastAsia"/>
                              </w:rPr>
                              <w:t xml:space="preserve"> </w:t>
                            </w:r>
                          </w:p>
                          <w:p w14:paraId="38D2F73A" w14:textId="77777777" w:rsidR="00784C2F" w:rsidRDefault="00784C2F" w:rsidP="0039781A">
                            <w:pPr>
                              <w:rPr>
                                <w:rFonts w:hint="eastAsia"/>
                              </w:rPr>
                            </w:pPr>
                            <w:r>
                              <w:rPr>
                                <w:rFonts w:hint="eastAsia"/>
                              </w:rPr>
                              <w:t>表示条件：</w:t>
                            </w:r>
                            <w:r w:rsidRPr="00D34D1C">
                              <w:rPr>
                                <w:rFonts w:hint="eastAsia"/>
                              </w:rPr>
                              <w:t>[</w:t>
                            </w:r>
                            <w:r>
                              <w:rPr>
                                <w:rFonts w:hint="eastAsia"/>
                              </w:rPr>
                              <w:t>各システム</w:t>
                            </w:r>
                            <w:r w:rsidRPr="00D34D1C">
                              <w:rPr>
                                <w:rFonts w:hint="eastAsia"/>
                              </w:rPr>
                              <w:t>有無情報＝有</w:t>
                            </w:r>
                            <w:r w:rsidRPr="00D34D1C">
                              <w:rPr>
                                <w:rFonts w:hint="eastAsia"/>
                              </w:rPr>
                              <w:t xml:space="preserve">] </w:t>
                            </w:r>
                          </w:p>
                          <w:p w14:paraId="1063320E" w14:textId="77777777" w:rsidR="00784C2F" w:rsidRPr="0010788C" w:rsidRDefault="00784C2F" w:rsidP="0039781A">
                            <w:pPr>
                              <w:rPr>
                                <w:rFonts w:hint="eastAsia"/>
                                <w:color w:val="00B0F0"/>
                                <w:sz w:val="20"/>
                                <w:szCs w:val="22"/>
                              </w:rPr>
                            </w:pPr>
                            <w:r w:rsidRPr="0010788C">
                              <w:rPr>
                                <w:rFonts w:hint="eastAsia"/>
                                <w:color w:val="00B0F0"/>
                                <w:sz w:val="20"/>
                                <w:szCs w:val="22"/>
                              </w:rPr>
                              <w:t>Display condition: Availability information of each system is 1b.</w:t>
                            </w:r>
                          </w:p>
                          <w:p w14:paraId="48840F96" w14:textId="77777777" w:rsidR="00784C2F" w:rsidRDefault="00784C2F" w:rsidP="0039781A">
                            <w:pPr>
                              <w:rPr>
                                <w:rFonts w:hint="eastAsia"/>
                              </w:rPr>
                            </w:pPr>
                            <w:r w:rsidRPr="00D34D1C">
                              <w:rPr>
                                <w:rFonts w:hint="eastAsia"/>
                              </w:rPr>
                              <w:t>アクティブ表示</w:t>
                            </w:r>
                            <w:r>
                              <w:rPr>
                                <w:rFonts w:hint="eastAsia"/>
                              </w:rPr>
                              <w:t>：</w:t>
                            </w:r>
                            <w:r w:rsidRPr="00D34D1C">
                              <w:rPr>
                                <w:rFonts w:hint="eastAsia"/>
                              </w:rPr>
                              <w:t>[I</w:t>
                            </w:r>
                            <w:r w:rsidRPr="00FC7797">
                              <w:rPr>
                                <w:rFonts w:hint="eastAsia"/>
                              </w:rPr>
                              <w:t>G</w:t>
                            </w:r>
                            <w:r w:rsidR="006327C7" w:rsidRPr="00FC7797">
                              <w:rPr>
                                <w:rFonts w:hint="eastAsia"/>
                              </w:rPr>
                              <w:t>-P</w:t>
                            </w:r>
                            <w:r w:rsidRPr="00FC7797">
                              <w:rPr>
                                <w:rFonts w:hint="eastAsia"/>
                              </w:rPr>
                              <w:t>=ON</w:t>
                            </w:r>
                            <w:r w:rsidR="00081970" w:rsidRPr="00FC7797">
                              <w:rPr>
                                <w:rFonts w:hint="eastAsia"/>
                              </w:rPr>
                              <w:t>(</w:t>
                            </w:r>
                            <w:r w:rsidR="00081970" w:rsidRPr="00FC7797">
                              <w:t>BEV Step3 :Power-ON</w:t>
                            </w:r>
                            <w:r w:rsidR="006327C7" w:rsidRPr="00FC7797">
                              <w:rPr>
                                <w:rFonts w:hint="eastAsia"/>
                              </w:rPr>
                              <w:t>通常</w:t>
                            </w:r>
                            <w:r w:rsidR="00081970" w:rsidRPr="00FC7797">
                              <w:t>)</w:t>
                            </w:r>
                            <w:r w:rsidRPr="00FC7797">
                              <w:rPr>
                                <w:rFonts w:hint="eastAsia"/>
                              </w:rPr>
                              <w:t xml:space="preserve"> &amp; </w:t>
                            </w:r>
                            <w:r w:rsidRPr="00FC7797">
                              <w:rPr>
                                <w:rFonts w:hint="eastAsia"/>
                              </w:rPr>
                              <w:t>走</w:t>
                            </w:r>
                            <w:r w:rsidRPr="00D34D1C">
                              <w:rPr>
                                <w:rFonts w:hint="eastAsia"/>
                              </w:rPr>
                              <w:t>行規制解除</w:t>
                            </w:r>
                            <w:r w:rsidRPr="00D34D1C">
                              <w:rPr>
                                <w:rFonts w:hint="eastAsia"/>
                              </w:rPr>
                              <w:t>]</w:t>
                            </w:r>
                          </w:p>
                          <w:p w14:paraId="0D56D8CB" w14:textId="77777777" w:rsidR="00784C2F" w:rsidRPr="0010788C" w:rsidRDefault="00784C2F" w:rsidP="0039781A">
                            <w:pPr>
                              <w:rPr>
                                <w:rFonts w:hint="eastAsia"/>
                                <w:color w:val="00B0F0"/>
                                <w:sz w:val="20"/>
                                <w:szCs w:val="22"/>
                              </w:rPr>
                            </w:pPr>
                            <w:r w:rsidRPr="0010788C">
                              <w:rPr>
                                <w:rFonts w:hint="eastAsia"/>
                                <w:color w:val="00B0F0"/>
                                <w:sz w:val="20"/>
                                <w:szCs w:val="22"/>
                              </w:rPr>
                              <w:t>Active condition: I</w:t>
                            </w:r>
                            <w:r w:rsidRPr="00FC7797">
                              <w:rPr>
                                <w:rFonts w:hint="eastAsia"/>
                                <w:color w:val="00B0F0"/>
                                <w:sz w:val="20"/>
                                <w:szCs w:val="22"/>
                              </w:rPr>
                              <w:t>G</w:t>
                            </w:r>
                            <w:r w:rsidR="00507371" w:rsidRPr="00FC7797">
                              <w:rPr>
                                <w:rFonts w:hint="eastAsia"/>
                                <w:color w:val="00B0F0"/>
                                <w:sz w:val="20"/>
                                <w:szCs w:val="22"/>
                              </w:rPr>
                              <w:t>-P</w:t>
                            </w:r>
                            <w:r w:rsidRPr="00FC7797">
                              <w:rPr>
                                <w:rFonts w:hint="eastAsia"/>
                                <w:color w:val="00B0F0"/>
                                <w:sz w:val="20"/>
                                <w:szCs w:val="22"/>
                              </w:rPr>
                              <w:t>-ON</w:t>
                            </w:r>
                            <w:r w:rsidR="00507371" w:rsidRPr="00FC7797">
                              <w:rPr>
                                <w:rFonts w:hint="eastAsia"/>
                                <w:color w:val="00B0F0"/>
                                <w:sz w:val="20"/>
                                <w:szCs w:val="22"/>
                              </w:rPr>
                              <w:t>(</w:t>
                            </w:r>
                            <w:r w:rsidR="00507371" w:rsidRPr="00FC7797">
                              <w:rPr>
                                <w:color w:val="00B0F0"/>
                              </w:rPr>
                              <w:t>BEV Step3 :Power-ON</w:t>
                            </w:r>
                            <w:r w:rsidR="00507371" w:rsidRPr="00FC7797">
                              <w:rPr>
                                <w:rFonts w:hint="eastAsia"/>
                                <w:color w:val="00B0F0"/>
                              </w:rPr>
                              <w:t xml:space="preserve"> General</w:t>
                            </w:r>
                            <w:r w:rsidR="00507371" w:rsidRPr="00FC7797">
                              <w:rPr>
                                <w:rFonts w:hint="eastAsia"/>
                                <w:color w:val="00B0F0"/>
                                <w:sz w:val="20"/>
                                <w:szCs w:val="22"/>
                              </w:rPr>
                              <w:t>)</w:t>
                            </w:r>
                            <w:r w:rsidRPr="00FC7797">
                              <w:rPr>
                                <w:rFonts w:hint="eastAsia"/>
                                <w:color w:val="00B0F0"/>
                                <w:sz w:val="20"/>
                                <w:szCs w:val="22"/>
                              </w:rPr>
                              <w:t>&amp;In mo</w:t>
                            </w:r>
                            <w:r w:rsidRPr="0010788C">
                              <w:rPr>
                                <w:rFonts w:hint="eastAsia"/>
                                <w:color w:val="00B0F0"/>
                                <w:sz w:val="20"/>
                                <w:szCs w:val="22"/>
                              </w:rPr>
                              <w:t>tion</w:t>
                            </w:r>
                          </w:p>
                          <w:p w14:paraId="57C79B6B" w14:textId="77777777" w:rsidR="00784C2F" w:rsidRPr="005C0DB0" w:rsidRDefault="00784C2F" w:rsidP="0039781A">
                            <w:pPr>
                              <w:rPr>
                                <w:rFonts w:hint="eastAsia"/>
                                <w:sz w:val="20"/>
                                <w:szCs w:val="22"/>
                              </w:rPr>
                            </w:pPr>
                            <w:r w:rsidRPr="005D4911">
                              <w:rPr>
                                <w:rFonts w:hint="eastAsia"/>
                              </w:rPr>
                              <w:t>トーンダウン表示：</w:t>
                            </w:r>
                            <w:r w:rsidR="0009127A" w:rsidRPr="005D4911">
                              <w:rPr>
                                <w:rFonts w:hint="eastAsia"/>
                              </w:rPr>
                              <w:t>［</w:t>
                            </w:r>
                            <w:r w:rsidR="0009127A" w:rsidRPr="005D4911">
                              <w:rPr>
                                <w:rFonts w:hint="eastAsia"/>
                              </w:rPr>
                              <w:t>I</w:t>
                            </w:r>
                            <w:r w:rsidR="0009127A" w:rsidRPr="00FC7797">
                              <w:rPr>
                                <w:rFonts w:hint="eastAsia"/>
                              </w:rPr>
                              <w:t>G</w:t>
                            </w:r>
                            <w:r w:rsidR="006327C7" w:rsidRPr="00FC7797">
                              <w:rPr>
                                <w:rFonts w:hint="eastAsia"/>
                              </w:rPr>
                              <w:t>-P</w:t>
                            </w:r>
                            <w:r w:rsidR="0009127A" w:rsidRPr="00FC7797">
                              <w:rPr>
                                <w:rFonts w:hint="eastAsia"/>
                              </w:rPr>
                              <w:t>＝</w:t>
                            </w:r>
                            <w:r w:rsidR="0009127A" w:rsidRPr="00FC7797">
                              <w:rPr>
                                <w:rFonts w:hint="eastAsia"/>
                              </w:rPr>
                              <w:t>0FF</w:t>
                            </w:r>
                            <w:r w:rsidR="00081970" w:rsidRPr="00FC7797">
                              <w:rPr>
                                <w:rFonts w:hint="eastAsia"/>
                              </w:rPr>
                              <w:t>(</w:t>
                            </w:r>
                            <w:r w:rsidR="00081970" w:rsidRPr="00FC7797">
                              <w:t>BEV Step3 :Power-</w:t>
                            </w:r>
                            <w:r w:rsidR="006327C7" w:rsidRPr="00FC7797">
                              <w:rPr>
                                <w:rFonts w:hint="eastAsia"/>
                              </w:rPr>
                              <w:t>ON</w:t>
                            </w:r>
                            <w:r w:rsidR="006327C7" w:rsidRPr="00FC7797">
                              <w:rPr>
                                <w:rFonts w:hint="eastAsia"/>
                              </w:rPr>
                              <w:t>通常以外</w:t>
                            </w:r>
                            <w:r w:rsidR="00081970" w:rsidRPr="00FC7797">
                              <w:t>)</w:t>
                            </w:r>
                            <w:r w:rsidR="0009127A" w:rsidRPr="00FC7797">
                              <w:rPr>
                                <w:rFonts w:hint="eastAsia"/>
                              </w:rPr>
                              <w:t>］</w:t>
                            </w:r>
                            <w:r w:rsidR="0009127A" w:rsidRPr="00FC7797">
                              <w:rPr>
                                <w:rFonts w:hint="eastAsia"/>
                              </w:rPr>
                              <w:t>o</w:t>
                            </w:r>
                            <w:r w:rsidR="0009127A" w:rsidRPr="00FC7797">
                              <w:t xml:space="preserve">r </w:t>
                            </w:r>
                            <w:r w:rsidRPr="00FC7797">
                              <w:rPr>
                                <w:rFonts w:hint="eastAsia"/>
                              </w:rPr>
                              <w:t>[IG</w:t>
                            </w:r>
                            <w:r w:rsidR="006327C7" w:rsidRPr="00FC7797">
                              <w:rPr>
                                <w:rFonts w:hint="eastAsia"/>
                              </w:rPr>
                              <w:t>-P</w:t>
                            </w:r>
                            <w:r w:rsidRPr="00FC7797">
                              <w:rPr>
                                <w:rFonts w:hint="eastAsia"/>
                              </w:rPr>
                              <w:t>=ON</w:t>
                            </w:r>
                            <w:r w:rsidR="00081970" w:rsidRPr="00FC7797">
                              <w:rPr>
                                <w:rFonts w:hint="eastAsia"/>
                              </w:rPr>
                              <w:t>(</w:t>
                            </w:r>
                            <w:r w:rsidR="00081970" w:rsidRPr="00FC7797">
                              <w:t>BEV Step3 :Power-ON</w:t>
                            </w:r>
                            <w:r w:rsidR="006327C7" w:rsidRPr="00FC7797">
                              <w:rPr>
                                <w:rFonts w:hint="eastAsia"/>
                              </w:rPr>
                              <w:t>通常</w:t>
                            </w:r>
                            <w:r w:rsidR="00081970" w:rsidRPr="00FC7797">
                              <w:t>)</w:t>
                            </w:r>
                            <w:r w:rsidRPr="00FC7797">
                              <w:rPr>
                                <w:rFonts w:hint="eastAsia"/>
                              </w:rPr>
                              <w:t xml:space="preserve"> &amp; </w:t>
                            </w:r>
                            <w:r w:rsidRPr="00FC7797">
                              <w:rPr>
                                <w:rFonts w:hint="eastAsia"/>
                              </w:rPr>
                              <w:t>走行規制中</w:t>
                            </w:r>
                            <w:r w:rsidR="0009127A" w:rsidRPr="00FC7797">
                              <w:rPr>
                                <w:rFonts w:hint="eastAsia"/>
                              </w:rPr>
                              <w:t>]</w:t>
                            </w:r>
                            <w:r w:rsidRPr="00FC7797">
                              <w:rPr>
                                <w:rFonts w:hint="eastAsia"/>
                              </w:rPr>
                              <w:t xml:space="preserve"> or </w:t>
                            </w:r>
                            <w:r w:rsidRPr="00FC7797">
                              <w:rPr>
                                <w:rFonts w:hint="eastAsia"/>
                              </w:rPr>
                              <w:t>無効値受信</w:t>
                            </w:r>
                            <w:r w:rsidR="00AE3AD8" w:rsidRPr="00FC7797">
                              <w:rPr>
                                <w:rFonts w:hint="eastAsia"/>
                              </w:rPr>
                              <w:t xml:space="preserve"> or </w:t>
                            </w:r>
                            <w:r w:rsidR="00AE3AD8" w:rsidRPr="00FC7797">
                              <w:rPr>
                                <w:rFonts w:hint="eastAsia"/>
                              </w:rPr>
                              <w:t>通信</w:t>
                            </w:r>
                            <w:r w:rsidR="00AE3AD8" w:rsidRPr="005C0DB0">
                              <w:rPr>
                                <w:rFonts w:hint="eastAsia"/>
                              </w:rPr>
                              <w:t>途絶時</w:t>
                            </w:r>
                          </w:p>
                          <w:p w14:paraId="1FA23024" w14:textId="77777777" w:rsidR="00AE3AD8" w:rsidRPr="005C0DB0" w:rsidRDefault="00784C2F" w:rsidP="00AE3AD8">
                            <w:pPr>
                              <w:rPr>
                                <w:rFonts w:hint="eastAsia"/>
                                <w:color w:val="00B0F0"/>
                                <w:sz w:val="20"/>
                                <w:szCs w:val="22"/>
                              </w:rPr>
                            </w:pPr>
                            <w:r w:rsidRPr="0010788C">
                              <w:rPr>
                                <w:rFonts w:hint="eastAsia"/>
                                <w:color w:val="00B0F0"/>
                                <w:sz w:val="20"/>
                                <w:szCs w:val="22"/>
                              </w:rPr>
                              <w:t>Tonedown conditio</w:t>
                            </w:r>
                            <w:r w:rsidRPr="00FC7797">
                              <w:rPr>
                                <w:rFonts w:hint="eastAsia"/>
                                <w:color w:val="00B0F0"/>
                                <w:sz w:val="20"/>
                                <w:szCs w:val="22"/>
                              </w:rPr>
                              <w:t xml:space="preserve">n: </w:t>
                            </w:r>
                            <w:r w:rsidR="00820B16" w:rsidRPr="00FC7797">
                              <w:rPr>
                                <w:rFonts w:hint="eastAsia"/>
                                <w:color w:val="00B0F0"/>
                                <w:sz w:val="20"/>
                                <w:szCs w:val="22"/>
                              </w:rPr>
                              <w:t>[IG</w:t>
                            </w:r>
                            <w:r w:rsidR="00507371" w:rsidRPr="00FC7797">
                              <w:rPr>
                                <w:rFonts w:hint="eastAsia"/>
                                <w:color w:val="00B0F0"/>
                                <w:sz w:val="20"/>
                                <w:szCs w:val="22"/>
                              </w:rPr>
                              <w:t>-P</w:t>
                            </w:r>
                            <w:r w:rsidR="00820B16" w:rsidRPr="00FC7797">
                              <w:rPr>
                                <w:rFonts w:hint="eastAsia"/>
                                <w:color w:val="00B0F0"/>
                                <w:sz w:val="20"/>
                                <w:szCs w:val="22"/>
                              </w:rPr>
                              <w:t>-OFF</w:t>
                            </w:r>
                            <w:r w:rsidR="00081970" w:rsidRPr="00FC7797">
                              <w:rPr>
                                <w:rFonts w:hint="eastAsia"/>
                                <w:color w:val="00B0F0"/>
                              </w:rPr>
                              <w:t>(</w:t>
                            </w:r>
                            <w:r w:rsidR="00081970" w:rsidRPr="00FC7797">
                              <w:rPr>
                                <w:color w:val="00B0F0"/>
                              </w:rPr>
                              <w:t>BEV Step3 :Power-</w:t>
                            </w:r>
                            <w:r w:rsidR="00507371" w:rsidRPr="00FC7797">
                              <w:rPr>
                                <w:rFonts w:hint="eastAsia"/>
                                <w:color w:val="00B0F0"/>
                              </w:rPr>
                              <w:t>ON General-OFF</w:t>
                            </w:r>
                            <w:r w:rsidR="00081970" w:rsidRPr="00FC7797">
                              <w:rPr>
                                <w:color w:val="00B0F0"/>
                              </w:rPr>
                              <w:t>)</w:t>
                            </w:r>
                            <w:r w:rsidR="00820B16" w:rsidRPr="00FC7797">
                              <w:rPr>
                                <w:rFonts w:hint="eastAsia"/>
                                <w:color w:val="00B0F0"/>
                                <w:sz w:val="20"/>
                                <w:szCs w:val="22"/>
                              </w:rPr>
                              <w:t>]</w:t>
                            </w:r>
                            <w:r w:rsidR="00820B16" w:rsidRPr="00FC7797">
                              <w:rPr>
                                <w:color w:val="00B0F0"/>
                                <w:sz w:val="20"/>
                                <w:szCs w:val="22"/>
                              </w:rPr>
                              <w:t xml:space="preserve"> OR</w:t>
                            </w:r>
                            <w:r w:rsidR="00820B16" w:rsidRPr="00FC7797">
                              <w:rPr>
                                <w:rFonts w:hint="eastAsia"/>
                                <w:color w:val="00B0F0"/>
                                <w:sz w:val="20"/>
                                <w:szCs w:val="22"/>
                              </w:rPr>
                              <w:t xml:space="preserve"> </w:t>
                            </w:r>
                            <w:r w:rsidRPr="00FC7797">
                              <w:rPr>
                                <w:rFonts w:hint="eastAsia"/>
                                <w:color w:val="00B0F0"/>
                                <w:sz w:val="20"/>
                                <w:szCs w:val="22"/>
                              </w:rPr>
                              <w:t>IG</w:t>
                            </w:r>
                            <w:r w:rsidR="00507371" w:rsidRPr="00FC7797">
                              <w:rPr>
                                <w:rFonts w:hint="eastAsia"/>
                                <w:color w:val="00B0F0"/>
                                <w:sz w:val="20"/>
                                <w:szCs w:val="22"/>
                              </w:rPr>
                              <w:t>-P</w:t>
                            </w:r>
                            <w:r w:rsidRPr="00FC7797">
                              <w:rPr>
                                <w:rFonts w:hint="eastAsia"/>
                                <w:color w:val="00B0F0"/>
                                <w:sz w:val="20"/>
                                <w:szCs w:val="22"/>
                              </w:rPr>
                              <w:t>-ON</w:t>
                            </w:r>
                            <w:r w:rsidR="00081970" w:rsidRPr="00FC7797">
                              <w:rPr>
                                <w:rFonts w:hint="eastAsia"/>
                                <w:color w:val="00B0F0"/>
                              </w:rPr>
                              <w:t>(</w:t>
                            </w:r>
                            <w:r w:rsidR="00081970" w:rsidRPr="00FC7797">
                              <w:rPr>
                                <w:color w:val="00B0F0"/>
                              </w:rPr>
                              <w:t>BEV Step3 :Power-ON</w:t>
                            </w:r>
                            <w:r w:rsidR="00507371" w:rsidRPr="00FC7797">
                              <w:rPr>
                                <w:rFonts w:hint="eastAsia"/>
                                <w:color w:val="00B0F0"/>
                              </w:rPr>
                              <w:t xml:space="preserve"> General</w:t>
                            </w:r>
                            <w:r w:rsidR="00081970" w:rsidRPr="00FC7797">
                              <w:rPr>
                                <w:color w:val="00B0F0"/>
                              </w:rPr>
                              <w:t>)</w:t>
                            </w:r>
                            <w:r w:rsidRPr="00FC7797">
                              <w:rPr>
                                <w:rFonts w:hint="eastAsia"/>
                                <w:color w:val="00B0F0"/>
                                <w:sz w:val="20"/>
                                <w:szCs w:val="22"/>
                              </w:rPr>
                              <w:t>&amp;In</w:t>
                            </w:r>
                            <w:r w:rsidRPr="0010788C">
                              <w:rPr>
                                <w:rFonts w:hint="eastAsia"/>
                                <w:color w:val="00B0F0"/>
                                <w:sz w:val="20"/>
                                <w:szCs w:val="22"/>
                              </w:rPr>
                              <w:t xml:space="preserve"> motion OR invalid data detected</w:t>
                            </w:r>
                            <w:r w:rsidR="00AE3AD8" w:rsidRPr="00AE3AD8">
                              <w:rPr>
                                <w:rFonts w:hint="eastAsia"/>
                                <w:color w:val="FF0000"/>
                                <w:sz w:val="20"/>
                                <w:szCs w:val="22"/>
                              </w:rPr>
                              <w:t xml:space="preserve"> </w:t>
                            </w:r>
                            <w:r w:rsidR="00AE3AD8" w:rsidRPr="005C0DB0">
                              <w:rPr>
                                <w:rFonts w:hint="eastAsia"/>
                                <w:color w:val="00B0F0"/>
                                <w:sz w:val="20"/>
                                <w:szCs w:val="22"/>
                              </w:rPr>
                              <w:t>OR CAN communication is disrupted</w:t>
                            </w:r>
                          </w:p>
                          <w:p w14:paraId="2C1D8782" w14:textId="77777777" w:rsidR="00784C2F" w:rsidRPr="00AE3AD8" w:rsidRDefault="00784C2F" w:rsidP="0039781A">
                            <w:pPr>
                              <w:rPr>
                                <w:color w:val="00B0F0"/>
                                <w:sz w:val="20"/>
                                <w:szCs w:val="22"/>
                              </w:rPr>
                            </w:pPr>
                          </w:p>
                          <w:p w14:paraId="03E44313" w14:textId="77777777" w:rsidR="00784C2F" w:rsidRPr="00136B41" w:rsidRDefault="00784C2F" w:rsidP="0039781A">
                            <w:pPr>
                              <w:pStyle w:val="NormalWeb"/>
                              <w:spacing w:before="0" w:beforeAutospacing="0" w:after="0" w:afterAutospacing="0"/>
                              <w:jc w:val="center"/>
                              <w:rPr>
                                <w:sz w:val="21"/>
                              </w:rPr>
                            </w:pP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3EF99F" id="_x0000_s1302" type="#_x0000_t176" style="position:absolute;left:0;text-align:left;margin-left:21.6pt;margin-top:12.5pt;width:393.1pt;height:170.4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" strokeweight="1pt">
                <v:textbox inset="0,0,0,0">
                  <w:txbxContent>
                    <w:p w14:paraId="056CC51F" w14:textId="77777777" w:rsidR="00784C2F" w:rsidRPr="00D34D1C" w:rsidRDefault="00784C2F" w:rsidP="0039781A">
                      <w:pPr>
                        <w:rPr>
                          <w:rFonts w:hint="eastAsia"/>
                        </w:rPr>
                      </w:pPr>
                      <w:r w:rsidRPr="00D34D1C">
                        <w:rPr>
                          <w:rFonts w:hint="eastAsia"/>
                        </w:rPr>
                        <w:t>【機能選択釦</w:t>
                      </w:r>
                      <w:r w:rsidRPr="00675031">
                        <w:rPr>
                          <w:rFonts w:hint="eastAsia"/>
                          <w:color w:val="00B0F0"/>
                          <w:sz w:val="20"/>
                          <w:szCs w:val="22"/>
                        </w:rPr>
                        <w:t>/ Configuration button of each system</w:t>
                      </w:r>
                      <w:r w:rsidRPr="00D34D1C">
                        <w:rPr>
                          <w:rFonts w:hint="eastAsia"/>
                        </w:rPr>
                        <w:t>】</w:t>
                      </w:r>
                      <w:r>
                        <w:rPr>
                          <w:rFonts w:hint="eastAsia"/>
                        </w:rPr>
                        <w:t xml:space="preserve"> </w:t>
                      </w:r>
                    </w:p>
                    <w:p w14:paraId="38D2F73A" w14:textId="77777777" w:rsidR="00784C2F" w:rsidRDefault="00784C2F" w:rsidP="0039781A">
                      <w:pPr>
                        <w:rPr>
                          <w:rFonts w:hint="eastAsia"/>
                        </w:rPr>
                      </w:pPr>
                      <w:r>
                        <w:rPr>
                          <w:rFonts w:hint="eastAsia"/>
                        </w:rPr>
                        <w:t>表示条件：</w:t>
                      </w:r>
                      <w:r w:rsidRPr="00D34D1C">
                        <w:rPr>
                          <w:rFonts w:hint="eastAsia"/>
                        </w:rPr>
                        <w:t>[</w:t>
                      </w:r>
                      <w:r>
                        <w:rPr>
                          <w:rFonts w:hint="eastAsia"/>
                        </w:rPr>
                        <w:t>各システム</w:t>
                      </w:r>
                      <w:r w:rsidRPr="00D34D1C">
                        <w:rPr>
                          <w:rFonts w:hint="eastAsia"/>
                        </w:rPr>
                        <w:t>有無情報＝有</w:t>
                      </w:r>
                      <w:r w:rsidRPr="00D34D1C">
                        <w:rPr>
                          <w:rFonts w:hint="eastAsia"/>
                        </w:rPr>
                        <w:t xml:space="preserve">] </w:t>
                      </w:r>
                    </w:p>
                    <w:p w14:paraId="1063320E" w14:textId="77777777" w:rsidR="00784C2F" w:rsidRPr="0010788C" w:rsidRDefault="00784C2F" w:rsidP="0039781A">
                      <w:pPr>
                        <w:rPr>
                          <w:rFonts w:hint="eastAsia"/>
                          <w:color w:val="00B0F0"/>
                          <w:sz w:val="20"/>
                          <w:szCs w:val="22"/>
                        </w:rPr>
                      </w:pPr>
                      <w:r w:rsidRPr="0010788C">
                        <w:rPr>
                          <w:rFonts w:hint="eastAsia"/>
                          <w:color w:val="00B0F0"/>
                          <w:sz w:val="20"/>
                          <w:szCs w:val="22"/>
                        </w:rPr>
                        <w:t>Display condition: Availability information of each system is 1b.</w:t>
                      </w:r>
                    </w:p>
                    <w:p w14:paraId="48840F96" w14:textId="77777777" w:rsidR="00784C2F" w:rsidRDefault="00784C2F" w:rsidP="0039781A">
                      <w:pPr>
                        <w:rPr>
                          <w:rFonts w:hint="eastAsia"/>
                        </w:rPr>
                      </w:pPr>
                      <w:r w:rsidRPr="00D34D1C">
                        <w:rPr>
                          <w:rFonts w:hint="eastAsia"/>
                        </w:rPr>
                        <w:t>アクティブ表示</w:t>
                      </w:r>
                      <w:r>
                        <w:rPr>
                          <w:rFonts w:hint="eastAsia"/>
                        </w:rPr>
                        <w:t>：</w:t>
                      </w:r>
                      <w:r w:rsidRPr="00D34D1C">
                        <w:rPr>
                          <w:rFonts w:hint="eastAsia"/>
                        </w:rPr>
                        <w:t>[I</w:t>
                      </w:r>
                      <w:r w:rsidRPr="00FC7797">
                        <w:rPr>
                          <w:rFonts w:hint="eastAsia"/>
                        </w:rPr>
                        <w:t>G</w:t>
                      </w:r>
                      <w:r w:rsidR="006327C7" w:rsidRPr="00FC7797">
                        <w:rPr>
                          <w:rFonts w:hint="eastAsia"/>
                        </w:rPr>
                        <w:t>-P</w:t>
                      </w:r>
                      <w:r w:rsidRPr="00FC7797">
                        <w:rPr>
                          <w:rFonts w:hint="eastAsia"/>
                        </w:rPr>
                        <w:t>=ON</w:t>
                      </w:r>
                      <w:r w:rsidR="00081970" w:rsidRPr="00FC7797">
                        <w:rPr>
                          <w:rFonts w:hint="eastAsia"/>
                        </w:rPr>
                        <w:t>(</w:t>
                      </w:r>
                      <w:r w:rsidR="00081970" w:rsidRPr="00FC7797">
                        <w:t>BEV Step3 :Power-ON</w:t>
                      </w:r>
                      <w:r w:rsidR="006327C7" w:rsidRPr="00FC7797">
                        <w:rPr>
                          <w:rFonts w:hint="eastAsia"/>
                        </w:rPr>
                        <w:t>通常</w:t>
                      </w:r>
                      <w:r w:rsidR="00081970" w:rsidRPr="00FC7797">
                        <w:t>)</w:t>
                      </w:r>
                      <w:r w:rsidRPr="00FC7797">
                        <w:rPr>
                          <w:rFonts w:hint="eastAsia"/>
                        </w:rPr>
                        <w:t xml:space="preserve"> &amp; </w:t>
                      </w:r>
                      <w:r w:rsidRPr="00FC7797">
                        <w:rPr>
                          <w:rFonts w:hint="eastAsia"/>
                        </w:rPr>
                        <w:t>走</w:t>
                      </w:r>
                      <w:r w:rsidRPr="00D34D1C">
                        <w:rPr>
                          <w:rFonts w:hint="eastAsia"/>
                        </w:rPr>
                        <w:t>行規制解除</w:t>
                      </w:r>
                      <w:r w:rsidRPr="00D34D1C">
                        <w:rPr>
                          <w:rFonts w:hint="eastAsia"/>
                        </w:rPr>
                        <w:t>]</w:t>
                      </w:r>
                    </w:p>
                    <w:p w14:paraId="0D56D8CB" w14:textId="77777777" w:rsidR="00784C2F" w:rsidRPr="0010788C" w:rsidRDefault="00784C2F" w:rsidP="0039781A">
                      <w:pPr>
                        <w:rPr>
                          <w:rFonts w:hint="eastAsia"/>
                          <w:color w:val="00B0F0"/>
                          <w:sz w:val="20"/>
                          <w:szCs w:val="22"/>
                        </w:rPr>
                      </w:pPr>
                      <w:r w:rsidRPr="0010788C">
                        <w:rPr>
                          <w:rFonts w:hint="eastAsia"/>
                          <w:color w:val="00B0F0"/>
                          <w:sz w:val="20"/>
                          <w:szCs w:val="22"/>
                        </w:rPr>
                        <w:t>Active condition: I</w:t>
                      </w:r>
                      <w:r w:rsidRPr="00FC7797">
                        <w:rPr>
                          <w:rFonts w:hint="eastAsia"/>
                          <w:color w:val="00B0F0"/>
                          <w:sz w:val="20"/>
                          <w:szCs w:val="22"/>
                        </w:rPr>
                        <w:t>G</w:t>
                      </w:r>
                      <w:r w:rsidR="00507371" w:rsidRPr="00FC7797">
                        <w:rPr>
                          <w:rFonts w:hint="eastAsia"/>
                          <w:color w:val="00B0F0"/>
                          <w:sz w:val="20"/>
                          <w:szCs w:val="22"/>
                        </w:rPr>
                        <w:t>-P</w:t>
                      </w:r>
                      <w:r w:rsidRPr="00FC7797">
                        <w:rPr>
                          <w:rFonts w:hint="eastAsia"/>
                          <w:color w:val="00B0F0"/>
                          <w:sz w:val="20"/>
                          <w:szCs w:val="22"/>
                        </w:rPr>
                        <w:t>-ON</w:t>
                      </w:r>
                      <w:r w:rsidR="00507371" w:rsidRPr="00FC7797">
                        <w:rPr>
                          <w:rFonts w:hint="eastAsia"/>
                          <w:color w:val="00B0F0"/>
                          <w:sz w:val="20"/>
                          <w:szCs w:val="22"/>
                        </w:rPr>
                        <w:t>(</w:t>
                      </w:r>
                      <w:r w:rsidR="00507371" w:rsidRPr="00FC7797">
                        <w:rPr>
                          <w:color w:val="00B0F0"/>
                        </w:rPr>
                        <w:t>BEV Step3 :Power-ON</w:t>
                      </w:r>
                      <w:r w:rsidR="00507371" w:rsidRPr="00FC7797">
                        <w:rPr>
                          <w:rFonts w:hint="eastAsia"/>
                          <w:color w:val="00B0F0"/>
                        </w:rPr>
                        <w:t xml:space="preserve"> General</w:t>
                      </w:r>
                      <w:r w:rsidR="00507371" w:rsidRPr="00FC7797">
                        <w:rPr>
                          <w:rFonts w:hint="eastAsia"/>
                          <w:color w:val="00B0F0"/>
                          <w:sz w:val="20"/>
                          <w:szCs w:val="22"/>
                        </w:rPr>
                        <w:t>)</w:t>
                      </w:r>
                      <w:r w:rsidRPr="00FC7797">
                        <w:rPr>
                          <w:rFonts w:hint="eastAsia"/>
                          <w:color w:val="00B0F0"/>
                          <w:sz w:val="20"/>
                          <w:szCs w:val="22"/>
                        </w:rPr>
                        <w:t>&amp;In mo</w:t>
                      </w:r>
                      <w:r w:rsidRPr="0010788C">
                        <w:rPr>
                          <w:rFonts w:hint="eastAsia"/>
                          <w:color w:val="00B0F0"/>
                          <w:sz w:val="20"/>
                          <w:szCs w:val="22"/>
                        </w:rPr>
                        <w:t>tion</w:t>
                      </w:r>
                    </w:p>
                    <w:p w14:paraId="57C79B6B" w14:textId="77777777" w:rsidR="00784C2F" w:rsidRPr="005C0DB0" w:rsidRDefault="00784C2F" w:rsidP="0039781A">
                      <w:pPr>
                        <w:rPr>
                          <w:rFonts w:hint="eastAsia"/>
                          <w:sz w:val="20"/>
                          <w:szCs w:val="22"/>
                        </w:rPr>
                      </w:pPr>
                      <w:r w:rsidRPr="005D4911">
                        <w:rPr>
                          <w:rFonts w:hint="eastAsia"/>
                        </w:rPr>
                        <w:t>トーンダウン表示：</w:t>
                      </w:r>
                      <w:r w:rsidR="0009127A" w:rsidRPr="005D4911">
                        <w:rPr>
                          <w:rFonts w:hint="eastAsia"/>
                        </w:rPr>
                        <w:t>［</w:t>
                      </w:r>
                      <w:r w:rsidR="0009127A" w:rsidRPr="005D4911">
                        <w:rPr>
                          <w:rFonts w:hint="eastAsia"/>
                        </w:rPr>
                        <w:t>I</w:t>
                      </w:r>
                      <w:r w:rsidR="0009127A" w:rsidRPr="00FC7797">
                        <w:rPr>
                          <w:rFonts w:hint="eastAsia"/>
                        </w:rPr>
                        <w:t>G</w:t>
                      </w:r>
                      <w:r w:rsidR="006327C7" w:rsidRPr="00FC7797">
                        <w:rPr>
                          <w:rFonts w:hint="eastAsia"/>
                        </w:rPr>
                        <w:t>-P</w:t>
                      </w:r>
                      <w:r w:rsidR="0009127A" w:rsidRPr="00FC7797">
                        <w:rPr>
                          <w:rFonts w:hint="eastAsia"/>
                        </w:rPr>
                        <w:t>＝</w:t>
                      </w:r>
                      <w:r w:rsidR="0009127A" w:rsidRPr="00FC7797">
                        <w:rPr>
                          <w:rFonts w:hint="eastAsia"/>
                        </w:rPr>
                        <w:t>0FF</w:t>
                      </w:r>
                      <w:r w:rsidR="00081970" w:rsidRPr="00FC7797">
                        <w:rPr>
                          <w:rFonts w:hint="eastAsia"/>
                        </w:rPr>
                        <w:t>(</w:t>
                      </w:r>
                      <w:r w:rsidR="00081970" w:rsidRPr="00FC7797">
                        <w:t>BEV Step3 :Power-</w:t>
                      </w:r>
                      <w:r w:rsidR="006327C7" w:rsidRPr="00FC7797">
                        <w:rPr>
                          <w:rFonts w:hint="eastAsia"/>
                        </w:rPr>
                        <w:t>ON</w:t>
                      </w:r>
                      <w:r w:rsidR="006327C7" w:rsidRPr="00FC7797">
                        <w:rPr>
                          <w:rFonts w:hint="eastAsia"/>
                        </w:rPr>
                        <w:t>通常以外</w:t>
                      </w:r>
                      <w:r w:rsidR="00081970" w:rsidRPr="00FC7797">
                        <w:t>)</w:t>
                      </w:r>
                      <w:r w:rsidR="0009127A" w:rsidRPr="00FC7797">
                        <w:rPr>
                          <w:rFonts w:hint="eastAsia"/>
                        </w:rPr>
                        <w:t>］</w:t>
                      </w:r>
                      <w:r w:rsidR="0009127A" w:rsidRPr="00FC7797">
                        <w:rPr>
                          <w:rFonts w:hint="eastAsia"/>
                        </w:rPr>
                        <w:t>o</w:t>
                      </w:r>
                      <w:r w:rsidR="0009127A" w:rsidRPr="00FC7797">
                        <w:t xml:space="preserve">r </w:t>
                      </w:r>
                      <w:r w:rsidRPr="00FC7797">
                        <w:rPr>
                          <w:rFonts w:hint="eastAsia"/>
                        </w:rPr>
                        <w:t>[IG</w:t>
                      </w:r>
                      <w:r w:rsidR="006327C7" w:rsidRPr="00FC7797">
                        <w:rPr>
                          <w:rFonts w:hint="eastAsia"/>
                        </w:rPr>
                        <w:t>-P</w:t>
                      </w:r>
                      <w:r w:rsidRPr="00FC7797">
                        <w:rPr>
                          <w:rFonts w:hint="eastAsia"/>
                        </w:rPr>
                        <w:t>=ON</w:t>
                      </w:r>
                      <w:r w:rsidR="00081970" w:rsidRPr="00FC7797">
                        <w:rPr>
                          <w:rFonts w:hint="eastAsia"/>
                        </w:rPr>
                        <w:t>(</w:t>
                      </w:r>
                      <w:r w:rsidR="00081970" w:rsidRPr="00FC7797">
                        <w:t>BEV Step3 :Power-ON</w:t>
                      </w:r>
                      <w:r w:rsidR="006327C7" w:rsidRPr="00FC7797">
                        <w:rPr>
                          <w:rFonts w:hint="eastAsia"/>
                        </w:rPr>
                        <w:t>通常</w:t>
                      </w:r>
                      <w:r w:rsidR="00081970" w:rsidRPr="00FC7797">
                        <w:t>)</w:t>
                      </w:r>
                      <w:r w:rsidRPr="00FC7797">
                        <w:rPr>
                          <w:rFonts w:hint="eastAsia"/>
                        </w:rPr>
                        <w:t xml:space="preserve"> &amp; </w:t>
                      </w:r>
                      <w:r w:rsidRPr="00FC7797">
                        <w:rPr>
                          <w:rFonts w:hint="eastAsia"/>
                        </w:rPr>
                        <w:t>走行規制中</w:t>
                      </w:r>
                      <w:r w:rsidR="0009127A" w:rsidRPr="00FC7797">
                        <w:rPr>
                          <w:rFonts w:hint="eastAsia"/>
                        </w:rPr>
                        <w:t>]</w:t>
                      </w:r>
                      <w:r w:rsidRPr="00FC7797">
                        <w:rPr>
                          <w:rFonts w:hint="eastAsia"/>
                        </w:rPr>
                        <w:t xml:space="preserve"> or </w:t>
                      </w:r>
                      <w:r w:rsidRPr="00FC7797">
                        <w:rPr>
                          <w:rFonts w:hint="eastAsia"/>
                        </w:rPr>
                        <w:t>無効値受信</w:t>
                      </w:r>
                      <w:r w:rsidR="00AE3AD8" w:rsidRPr="00FC7797">
                        <w:rPr>
                          <w:rFonts w:hint="eastAsia"/>
                        </w:rPr>
                        <w:t xml:space="preserve"> or </w:t>
                      </w:r>
                      <w:r w:rsidR="00AE3AD8" w:rsidRPr="00FC7797">
                        <w:rPr>
                          <w:rFonts w:hint="eastAsia"/>
                        </w:rPr>
                        <w:t>通信</w:t>
                      </w:r>
                      <w:r w:rsidR="00AE3AD8" w:rsidRPr="005C0DB0">
                        <w:rPr>
                          <w:rFonts w:hint="eastAsia"/>
                        </w:rPr>
                        <w:t>途絶時</w:t>
                      </w:r>
                    </w:p>
                    <w:p w14:paraId="1FA23024" w14:textId="77777777" w:rsidR="00AE3AD8" w:rsidRPr="005C0DB0" w:rsidRDefault="00784C2F" w:rsidP="00AE3AD8">
                      <w:pPr>
                        <w:rPr>
                          <w:rFonts w:hint="eastAsia"/>
                          <w:color w:val="00B0F0"/>
                          <w:sz w:val="20"/>
                          <w:szCs w:val="22"/>
                        </w:rPr>
                      </w:pPr>
                      <w:r w:rsidRPr="0010788C">
                        <w:rPr>
                          <w:rFonts w:hint="eastAsia"/>
                          <w:color w:val="00B0F0"/>
                          <w:sz w:val="20"/>
                          <w:szCs w:val="22"/>
                        </w:rPr>
                        <w:t>Tonedown conditio</w:t>
                      </w:r>
                      <w:r w:rsidRPr="00FC7797">
                        <w:rPr>
                          <w:rFonts w:hint="eastAsia"/>
                          <w:color w:val="00B0F0"/>
                          <w:sz w:val="20"/>
                          <w:szCs w:val="22"/>
                        </w:rPr>
                        <w:t xml:space="preserve">n: </w:t>
                      </w:r>
                      <w:r w:rsidR="00820B16" w:rsidRPr="00FC7797">
                        <w:rPr>
                          <w:rFonts w:hint="eastAsia"/>
                          <w:color w:val="00B0F0"/>
                          <w:sz w:val="20"/>
                          <w:szCs w:val="22"/>
                        </w:rPr>
                        <w:t>[IG</w:t>
                      </w:r>
                      <w:r w:rsidR="00507371" w:rsidRPr="00FC7797">
                        <w:rPr>
                          <w:rFonts w:hint="eastAsia"/>
                          <w:color w:val="00B0F0"/>
                          <w:sz w:val="20"/>
                          <w:szCs w:val="22"/>
                        </w:rPr>
                        <w:t>-P</w:t>
                      </w:r>
                      <w:r w:rsidR="00820B16" w:rsidRPr="00FC7797">
                        <w:rPr>
                          <w:rFonts w:hint="eastAsia"/>
                          <w:color w:val="00B0F0"/>
                          <w:sz w:val="20"/>
                          <w:szCs w:val="22"/>
                        </w:rPr>
                        <w:t>-OFF</w:t>
                      </w:r>
                      <w:r w:rsidR="00081970" w:rsidRPr="00FC7797">
                        <w:rPr>
                          <w:rFonts w:hint="eastAsia"/>
                          <w:color w:val="00B0F0"/>
                        </w:rPr>
                        <w:t>(</w:t>
                      </w:r>
                      <w:r w:rsidR="00081970" w:rsidRPr="00FC7797">
                        <w:rPr>
                          <w:color w:val="00B0F0"/>
                        </w:rPr>
                        <w:t>BEV Step3 :Power-</w:t>
                      </w:r>
                      <w:r w:rsidR="00507371" w:rsidRPr="00FC7797">
                        <w:rPr>
                          <w:rFonts w:hint="eastAsia"/>
                          <w:color w:val="00B0F0"/>
                        </w:rPr>
                        <w:t>ON General-OFF</w:t>
                      </w:r>
                      <w:r w:rsidR="00081970" w:rsidRPr="00FC7797">
                        <w:rPr>
                          <w:color w:val="00B0F0"/>
                        </w:rPr>
                        <w:t>)</w:t>
                      </w:r>
                      <w:r w:rsidR="00820B16" w:rsidRPr="00FC7797">
                        <w:rPr>
                          <w:rFonts w:hint="eastAsia"/>
                          <w:color w:val="00B0F0"/>
                          <w:sz w:val="20"/>
                          <w:szCs w:val="22"/>
                        </w:rPr>
                        <w:t>]</w:t>
                      </w:r>
                      <w:r w:rsidR="00820B16" w:rsidRPr="00FC7797">
                        <w:rPr>
                          <w:color w:val="00B0F0"/>
                          <w:sz w:val="20"/>
                          <w:szCs w:val="22"/>
                        </w:rPr>
                        <w:t xml:space="preserve"> OR</w:t>
                      </w:r>
                      <w:r w:rsidR="00820B16" w:rsidRPr="00FC7797">
                        <w:rPr>
                          <w:rFonts w:hint="eastAsia"/>
                          <w:color w:val="00B0F0"/>
                          <w:sz w:val="20"/>
                          <w:szCs w:val="22"/>
                        </w:rPr>
                        <w:t xml:space="preserve"> </w:t>
                      </w:r>
                      <w:r w:rsidRPr="00FC7797">
                        <w:rPr>
                          <w:rFonts w:hint="eastAsia"/>
                          <w:color w:val="00B0F0"/>
                          <w:sz w:val="20"/>
                          <w:szCs w:val="22"/>
                        </w:rPr>
                        <w:t>IG</w:t>
                      </w:r>
                      <w:r w:rsidR="00507371" w:rsidRPr="00FC7797">
                        <w:rPr>
                          <w:rFonts w:hint="eastAsia"/>
                          <w:color w:val="00B0F0"/>
                          <w:sz w:val="20"/>
                          <w:szCs w:val="22"/>
                        </w:rPr>
                        <w:t>-P</w:t>
                      </w:r>
                      <w:r w:rsidRPr="00FC7797">
                        <w:rPr>
                          <w:rFonts w:hint="eastAsia"/>
                          <w:color w:val="00B0F0"/>
                          <w:sz w:val="20"/>
                          <w:szCs w:val="22"/>
                        </w:rPr>
                        <w:t>-ON</w:t>
                      </w:r>
                      <w:r w:rsidR="00081970" w:rsidRPr="00FC7797">
                        <w:rPr>
                          <w:rFonts w:hint="eastAsia"/>
                          <w:color w:val="00B0F0"/>
                        </w:rPr>
                        <w:t>(</w:t>
                      </w:r>
                      <w:r w:rsidR="00081970" w:rsidRPr="00FC7797">
                        <w:rPr>
                          <w:color w:val="00B0F0"/>
                        </w:rPr>
                        <w:t>BEV Step3 :Power-ON</w:t>
                      </w:r>
                      <w:r w:rsidR="00507371" w:rsidRPr="00FC7797">
                        <w:rPr>
                          <w:rFonts w:hint="eastAsia"/>
                          <w:color w:val="00B0F0"/>
                        </w:rPr>
                        <w:t xml:space="preserve"> General</w:t>
                      </w:r>
                      <w:r w:rsidR="00081970" w:rsidRPr="00FC7797">
                        <w:rPr>
                          <w:color w:val="00B0F0"/>
                        </w:rPr>
                        <w:t>)</w:t>
                      </w:r>
                      <w:r w:rsidRPr="00FC7797">
                        <w:rPr>
                          <w:rFonts w:hint="eastAsia"/>
                          <w:color w:val="00B0F0"/>
                          <w:sz w:val="20"/>
                          <w:szCs w:val="22"/>
                        </w:rPr>
                        <w:t>&amp;In</w:t>
                      </w:r>
                      <w:r w:rsidRPr="0010788C">
                        <w:rPr>
                          <w:rFonts w:hint="eastAsia"/>
                          <w:color w:val="00B0F0"/>
                          <w:sz w:val="20"/>
                          <w:szCs w:val="22"/>
                        </w:rPr>
                        <w:t xml:space="preserve"> motion OR invalid data detected</w:t>
                      </w:r>
                      <w:r w:rsidR="00AE3AD8" w:rsidRPr="00AE3AD8">
                        <w:rPr>
                          <w:rFonts w:hint="eastAsia"/>
                          <w:color w:val="FF0000"/>
                          <w:sz w:val="20"/>
                          <w:szCs w:val="22"/>
                        </w:rPr>
                        <w:t xml:space="preserve"> </w:t>
                      </w:r>
                      <w:r w:rsidR="00AE3AD8" w:rsidRPr="005C0DB0">
                        <w:rPr>
                          <w:rFonts w:hint="eastAsia"/>
                          <w:color w:val="00B0F0"/>
                          <w:sz w:val="20"/>
                          <w:szCs w:val="22"/>
                        </w:rPr>
                        <w:t>OR CAN communication is disrupted</w:t>
                      </w:r>
                    </w:p>
                    <w:p w14:paraId="2C1D8782" w14:textId="77777777" w:rsidR="00784C2F" w:rsidRPr="00AE3AD8" w:rsidRDefault="00784C2F" w:rsidP="0039781A">
                      <w:pPr>
                        <w:rPr>
                          <w:color w:val="00B0F0"/>
                          <w:sz w:val="20"/>
                          <w:szCs w:val="22"/>
                        </w:rPr>
                      </w:pPr>
                    </w:p>
                    <w:p w14:paraId="03E44313" w14:textId="77777777" w:rsidR="00784C2F" w:rsidRPr="00136B41" w:rsidRDefault="00784C2F" w:rsidP="0039781A">
                      <w:pPr>
                        <w:pStyle w:val="NormalWeb"/>
                        <w:spacing w:before="0" w:beforeAutospacing="0" w:after="0" w:afterAutospacing="0"/>
                        <w:jc w:val="center"/>
                        <w:rPr>
                          <w:sz w:val="21"/>
                        </w:rPr>
                      </w:pPr>
                    </w:p>
                  </w:txbxContent>
                </v:textbox>
              </v:shape>
            </w:pict>
          </mc:Fallback>
        </mc:AlternateContent>
      </w:r>
    </w:p>
    <w:p w14:paraId="1C086D23" w14:textId="77777777" w:rsidR="001C74B4" w:rsidRPr="003672AD" w:rsidRDefault="001C74B4" w:rsidP="001C74B4">
      <w:pPr>
        <w:ind w:leftChars="200" w:left="386"/>
        <w:rPr>
          <w:rFonts w:hint="eastAsia"/>
          <w:color w:val="5B9BD5"/>
        </w:rPr>
      </w:pPr>
    </w:p>
    <w:p w14:paraId="0A4F8E6B" w14:textId="77777777" w:rsidR="00307530" w:rsidRPr="00245056" w:rsidRDefault="00307530" w:rsidP="00136B41">
      <w:pPr>
        <w:ind w:left="425"/>
        <w:jc w:val="center"/>
        <w:rPr>
          <w:rFonts w:hint="eastAsia"/>
          <w:color w:val="000000"/>
        </w:rPr>
      </w:pPr>
    </w:p>
    <w:p w14:paraId="291742EA" w14:textId="77777777" w:rsidR="00307530" w:rsidRPr="00245056" w:rsidRDefault="00307530" w:rsidP="00307530">
      <w:pPr>
        <w:ind w:left="425"/>
        <w:rPr>
          <w:rFonts w:hint="eastAsia"/>
          <w:color w:val="000000"/>
        </w:rPr>
      </w:pPr>
    </w:p>
    <w:p w14:paraId="7C6ECCA4" w14:textId="77777777" w:rsidR="00A855C9" w:rsidRPr="00245056" w:rsidRDefault="00A855C9" w:rsidP="00307530">
      <w:pPr>
        <w:ind w:left="425"/>
        <w:rPr>
          <w:rFonts w:hint="eastAsia"/>
          <w:color w:val="000000"/>
        </w:rPr>
      </w:pPr>
    </w:p>
    <w:p w14:paraId="41ADB447" w14:textId="77777777" w:rsidR="00564015" w:rsidRPr="00245056" w:rsidRDefault="00564015" w:rsidP="00307530">
      <w:pPr>
        <w:ind w:left="425"/>
        <w:rPr>
          <w:rFonts w:hint="eastAsia"/>
          <w:color w:val="000000"/>
        </w:rPr>
      </w:pPr>
    </w:p>
    <w:p w14:paraId="3FE9D5A5" w14:textId="77777777" w:rsidR="00564015" w:rsidRPr="00245056" w:rsidRDefault="00564015" w:rsidP="00307530">
      <w:pPr>
        <w:ind w:left="425"/>
        <w:rPr>
          <w:rFonts w:hint="eastAsia"/>
          <w:color w:val="000000"/>
        </w:rPr>
      </w:pPr>
    </w:p>
    <w:p w14:paraId="08B5EA38" w14:textId="77777777" w:rsidR="006B0FC0" w:rsidRPr="00245056" w:rsidRDefault="006B0FC0" w:rsidP="00245056">
      <w:pPr>
        <w:rPr>
          <w:rFonts w:hint="eastAsia"/>
          <w:color w:val="000000"/>
        </w:rPr>
      </w:pPr>
    </w:p>
    <w:p w14:paraId="45E72090" w14:textId="77777777" w:rsidR="008A0801" w:rsidRDefault="008A0801" w:rsidP="008A0801">
      <w:pPr>
        <w:rPr>
          <w:color w:val="000000"/>
        </w:rPr>
      </w:pPr>
    </w:p>
    <w:p w14:paraId="4ED91352" w14:textId="77777777" w:rsidR="00D34D1C" w:rsidRDefault="00D34D1C" w:rsidP="00245056"/>
    <w:p w14:paraId="78C716EA" w14:textId="77777777" w:rsidR="00081970" w:rsidRDefault="00081970" w:rsidP="00245056"/>
    <w:p w14:paraId="08C6FEF4" w14:textId="77777777" w:rsidR="00081970" w:rsidRDefault="00081970" w:rsidP="00245056"/>
    <w:p w14:paraId="552F9880" w14:textId="77777777" w:rsidR="00081970" w:rsidRDefault="00081970" w:rsidP="00245056"/>
    <w:p w14:paraId="1DFA59BE" w14:textId="77777777" w:rsidR="00081970" w:rsidRPr="00CB630C" w:rsidRDefault="00081970" w:rsidP="00245056">
      <w:pPr>
        <w:rPr>
          <w:rFonts w:hint="eastAsia"/>
        </w:rPr>
      </w:pPr>
    </w:p>
    <w:p w14:paraId="28518F70" w14:textId="77777777" w:rsidR="00D34D1C" w:rsidRPr="00CB630C" w:rsidRDefault="00D34D1C" w:rsidP="00CC17EE">
      <w:pPr>
        <w:pStyle w:val="Heading2"/>
        <w:rPr>
          <w:rFonts w:hint="eastAsia"/>
        </w:rPr>
      </w:pPr>
      <w:bookmarkStart w:id="230" w:name="_Ref100570458"/>
      <w:bookmarkStart w:id="231" w:name="_Ref100570512"/>
      <w:bookmarkStart w:id="232" w:name="_Toc166749020"/>
      <w:bookmarkStart w:id="233" w:name="_Toc207119764"/>
      <w:r w:rsidRPr="00CB630C">
        <w:rPr>
          <w:rFonts w:hint="eastAsia"/>
        </w:rPr>
        <w:t>カスタマイズ状態記憶表示</w:t>
      </w:r>
      <w:r w:rsidR="006D0E93" w:rsidRPr="0010788C">
        <w:rPr>
          <w:rFonts w:hint="eastAsia"/>
          <w:color w:val="00B0F0"/>
          <w:sz w:val="20"/>
          <w:szCs w:val="22"/>
        </w:rPr>
        <w:t xml:space="preserve">/ </w:t>
      </w:r>
      <w:r w:rsidR="006D0E93" w:rsidRPr="0010788C">
        <w:rPr>
          <w:rFonts w:hint="eastAsia"/>
          <w:noProof/>
          <w:color w:val="00B0F0"/>
          <w:sz w:val="20"/>
          <w:szCs w:val="22"/>
        </w:rPr>
        <w:t>Display specification on stored stasus of DMS customization</w:t>
      </w:r>
      <w:bookmarkEnd w:id="230"/>
      <w:bookmarkEnd w:id="231"/>
      <w:bookmarkEnd w:id="232"/>
      <w:bookmarkEnd w:id="233"/>
    </w:p>
    <w:p w14:paraId="5BF8851E" w14:textId="77777777" w:rsidR="00D34D1C" w:rsidRPr="00CB630C" w:rsidRDefault="00D34D1C" w:rsidP="00D34D1C">
      <w:pPr>
        <w:rPr>
          <w:rFonts w:hint="eastAsia"/>
        </w:rPr>
      </w:pPr>
    </w:p>
    <w:p w14:paraId="6817AA09" w14:textId="77777777" w:rsidR="00D34D1C" w:rsidRDefault="006D0E93" w:rsidP="00D34D1C">
      <w:pPr>
        <w:ind w:leftChars="200" w:left="386"/>
        <w:rPr>
          <w:rFonts w:hint="eastAsia"/>
          <w:color w:val="000000"/>
        </w:rPr>
      </w:pPr>
      <w:r w:rsidRPr="00CB630C">
        <w:rPr>
          <w:rFonts w:hint="eastAsia"/>
        </w:rPr>
        <w:t>カスタマイズ設定画面上で、</w:t>
      </w:r>
      <w:r w:rsidR="00D34D1C" w:rsidRPr="00CB630C">
        <w:rPr>
          <w:rFonts w:hint="eastAsia"/>
        </w:rPr>
        <w:t>各機能の</w:t>
      </w:r>
      <w:r w:rsidR="00BA48BC" w:rsidRPr="00CB630C">
        <w:rPr>
          <w:rFonts w:hint="eastAsia"/>
        </w:rPr>
        <w:t>選択状態</w:t>
      </w:r>
      <w:r w:rsidR="00D34D1C" w:rsidRPr="00CB630C">
        <w:rPr>
          <w:rFonts w:hint="eastAsia"/>
        </w:rPr>
        <w:t>は</w:t>
      </w:r>
      <w:r w:rsidR="00D34D1C">
        <w:rPr>
          <w:rFonts w:hint="eastAsia"/>
          <w:color w:val="000000"/>
        </w:rPr>
        <w:t>、「</w:t>
      </w:r>
      <w:r w:rsidR="00F53E45">
        <w:rPr>
          <w:color w:val="000000"/>
        </w:rPr>
        <w:fldChar w:fldCharType="begin"/>
      </w:r>
      <w:r w:rsidR="00F53E45">
        <w:rPr>
          <w:color w:val="000000"/>
        </w:rPr>
        <w:instrText xml:space="preserve"> </w:instrText>
      </w:r>
      <w:r w:rsidR="00F53E45">
        <w:rPr>
          <w:rFonts w:hint="eastAsia"/>
          <w:color w:val="000000"/>
        </w:rPr>
        <w:instrText>REF _Ref100570781 \w \h</w:instrText>
      </w:r>
      <w:r w:rsidR="00F53E45">
        <w:rPr>
          <w:color w:val="000000"/>
        </w:rPr>
        <w:instrText xml:space="preserve"> </w:instrText>
      </w:r>
      <w:r w:rsidR="00F53E45">
        <w:rPr>
          <w:color w:val="000000"/>
        </w:rPr>
      </w:r>
      <w:r w:rsidR="00F53E45">
        <w:rPr>
          <w:color w:val="000000"/>
        </w:rPr>
        <w:instrText xml:space="preserve"> \* MERGEFORMAT </w:instrText>
      </w:r>
      <w:r w:rsidR="00F53E45">
        <w:rPr>
          <w:color w:val="000000"/>
        </w:rPr>
        <w:fldChar w:fldCharType="separate"/>
      </w:r>
      <w:r w:rsidR="00336074">
        <w:rPr>
          <w:color w:val="000000"/>
        </w:rPr>
        <w:t>2.1.1</w:t>
      </w:r>
      <w:r w:rsidR="00F53E45">
        <w:rPr>
          <w:color w:val="000000"/>
        </w:rPr>
        <w:fldChar w:fldCharType="end"/>
      </w:r>
      <w:r w:rsidR="00F53E45">
        <w:rPr>
          <w:color w:val="000000"/>
        </w:rPr>
        <w:fldChar w:fldCharType="begin"/>
      </w:r>
      <w:r w:rsidR="00F53E45">
        <w:rPr>
          <w:color w:val="000000"/>
        </w:rPr>
        <w:instrText xml:space="preserve"> REF _Ref100570781 \h </w:instrText>
      </w:r>
      <w:r w:rsidR="00F53E45">
        <w:rPr>
          <w:color w:val="000000"/>
        </w:rPr>
      </w:r>
      <w:r w:rsidR="00F53E45">
        <w:rPr>
          <w:color w:val="000000"/>
        </w:rPr>
        <w:instrText xml:space="preserve"> \* MERGEFORMAT </w:instrText>
      </w:r>
      <w:r w:rsidR="00F53E45">
        <w:rPr>
          <w:color w:val="000000"/>
        </w:rPr>
        <w:fldChar w:fldCharType="separate"/>
      </w:r>
      <w:r w:rsidR="00336074">
        <w:rPr>
          <w:rFonts w:hint="eastAsia"/>
          <w:color w:val="000000"/>
        </w:rPr>
        <w:t>CAN</w:t>
      </w:r>
      <w:r w:rsidR="00336074">
        <w:rPr>
          <w:rFonts w:hint="eastAsia"/>
          <w:color w:val="000000"/>
        </w:rPr>
        <w:t>入力信号（カスタマイズ）</w:t>
      </w:r>
      <w:r w:rsidR="00336074">
        <w:rPr>
          <w:rFonts w:hint="eastAsia"/>
          <w:color w:val="000000"/>
        </w:rPr>
        <w:t>/ CAN input signal (for DMS customization)</w:t>
      </w:r>
      <w:r w:rsidR="00F53E45">
        <w:rPr>
          <w:color w:val="000000"/>
        </w:rPr>
        <w:fldChar w:fldCharType="end"/>
      </w:r>
      <w:r w:rsidR="00D34D1C">
        <w:rPr>
          <w:rFonts w:hint="eastAsia"/>
          <w:color w:val="000000"/>
        </w:rPr>
        <w:t>」</w:t>
      </w:r>
      <w:r w:rsidR="00BA48BC">
        <w:rPr>
          <w:rFonts w:hint="eastAsia"/>
          <w:color w:val="000000"/>
        </w:rPr>
        <w:t>のカスタマイズ状態記憶値に応じて</w:t>
      </w:r>
      <w:r w:rsidR="00D34D1C">
        <w:rPr>
          <w:rFonts w:hint="eastAsia"/>
          <w:color w:val="000000"/>
        </w:rPr>
        <w:t>表示させる。</w:t>
      </w:r>
      <w:r w:rsidR="008D36D0">
        <w:rPr>
          <w:color w:val="000000"/>
        </w:rPr>
        <w:fldChar w:fldCharType="begin"/>
      </w:r>
      <w:r w:rsidR="008D36D0">
        <w:rPr>
          <w:color w:val="000000"/>
        </w:rPr>
        <w:instrText xml:space="preserve"> </w:instrText>
      </w:r>
      <w:r w:rsidR="008D36D0">
        <w:rPr>
          <w:rFonts w:hint="eastAsia"/>
          <w:color w:val="000000"/>
        </w:rPr>
        <w:instrText>REF _Ref199316261 \h</w:instrText>
      </w:r>
      <w:r w:rsidR="008D36D0">
        <w:rPr>
          <w:color w:val="000000"/>
        </w:rPr>
        <w:instrText xml:space="preserve"> </w:instrText>
      </w:r>
      <w:r w:rsidR="008D36D0">
        <w:rPr>
          <w:color w:val="000000"/>
        </w:rPr>
      </w:r>
      <w:r w:rsidR="00D97B91">
        <w:rPr>
          <w:color w:val="000000"/>
        </w:rPr>
        <w:instrText xml:space="preserve"> \* MERGEFORMAT </w:instrText>
      </w:r>
      <w:r w:rsidR="008D36D0">
        <w:rPr>
          <w:color w:val="000000"/>
        </w:rPr>
        <w:fldChar w:fldCharType="separate"/>
      </w:r>
      <w:r w:rsidR="008D36D0">
        <w:rPr>
          <w:rFonts w:hint="eastAsia"/>
          <w:color w:val="000000"/>
        </w:rPr>
        <w:t>図</w:t>
      </w:r>
      <w:r w:rsidR="008D36D0">
        <w:rPr>
          <w:rFonts w:hint="eastAsia"/>
          <w:color w:val="000000"/>
        </w:rPr>
        <w:t xml:space="preserve"> </w:t>
      </w:r>
      <w:r w:rsidR="008D36D0">
        <w:rPr>
          <w:noProof/>
          <w:color w:val="000000"/>
        </w:rPr>
        <w:t>3</w:t>
      </w:r>
      <w:r w:rsidR="008D36D0">
        <w:rPr>
          <w:color w:val="000000"/>
        </w:rPr>
        <w:t>.</w:t>
      </w:r>
      <w:r w:rsidR="008D36D0">
        <w:rPr>
          <w:noProof/>
          <w:color w:val="000000"/>
        </w:rPr>
        <w:t>3</w:t>
      </w:r>
      <w:r w:rsidR="008D36D0">
        <w:rPr>
          <w:color w:val="000000"/>
        </w:rPr>
        <w:fldChar w:fldCharType="end"/>
      </w:r>
      <w:r w:rsidR="00D34D1C">
        <w:rPr>
          <w:rFonts w:hint="eastAsia"/>
          <w:color w:val="000000"/>
        </w:rPr>
        <w:t>で例示される設定画面を表示中に、無効値データを検出した場合は、</w:t>
      </w:r>
      <w:r w:rsidR="00EB628C">
        <w:rPr>
          <w:rFonts w:hint="eastAsia"/>
          <w:color w:val="000000"/>
        </w:rPr>
        <w:t>設定項目</w:t>
      </w:r>
      <w:r w:rsidR="00D34D1C">
        <w:rPr>
          <w:rFonts w:hint="eastAsia"/>
          <w:color w:val="000000"/>
        </w:rPr>
        <w:t>の表示をトーンダウンさせ、選択禁止とする。</w:t>
      </w:r>
    </w:p>
    <w:p w14:paraId="6EE308D0" w14:textId="77777777" w:rsidR="00DC7A0B" w:rsidRPr="00CD09A9" w:rsidRDefault="00D34D1C" w:rsidP="00DC7A0B">
      <w:pPr>
        <w:ind w:leftChars="201" w:left="387"/>
        <w:rPr>
          <w:sz w:val="20"/>
          <w:szCs w:val="21"/>
        </w:rPr>
      </w:pPr>
      <w:r>
        <w:rPr>
          <w:rFonts w:hint="eastAsia"/>
          <w:color w:val="000000"/>
        </w:rPr>
        <w:t>ここで、無効値データとは</w:t>
      </w:r>
      <w:r w:rsidR="004C62A1">
        <w:rPr>
          <w:rFonts w:hint="eastAsia"/>
          <w:color w:val="000000"/>
        </w:rPr>
        <w:t>、カスタマイズ有無情報が有り［</w:t>
      </w:r>
      <w:r w:rsidR="004C62A1">
        <w:rPr>
          <w:rFonts w:hint="eastAsia"/>
          <w:color w:val="000000"/>
        </w:rPr>
        <w:t>1b</w:t>
      </w:r>
      <w:r w:rsidR="004C62A1">
        <w:rPr>
          <w:rFonts w:hint="eastAsia"/>
          <w:color w:val="000000"/>
        </w:rPr>
        <w:t>］を送信している</w:t>
      </w:r>
      <w:r w:rsidR="004C62A1">
        <w:rPr>
          <w:rFonts w:hint="eastAsia"/>
          <w:color w:val="000000"/>
        </w:rPr>
        <w:t>E</w:t>
      </w:r>
      <w:r w:rsidR="004C62A1">
        <w:rPr>
          <w:color w:val="000000"/>
        </w:rPr>
        <w:t>CU</w:t>
      </w:r>
      <w:r w:rsidR="004C62A1">
        <w:rPr>
          <w:rFonts w:hint="eastAsia"/>
          <w:color w:val="000000"/>
        </w:rPr>
        <w:t>における、</w:t>
      </w:r>
      <w:r w:rsidR="00F53E45">
        <w:rPr>
          <w:color w:val="000000"/>
        </w:rPr>
        <w:fldChar w:fldCharType="begin"/>
      </w:r>
      <w:r w:rsidR="00F53E45">
        <w:rPr>
          <w:color w:val="000000"/>
        </w:rPr>
        <w:instrText xml:space="preserve"> </w:instrText>
      </w:r>
      <w:r w:rsidR="00F53E45">
        <w:rPr>
          <w:rFonts w:hint="eastAsia"/>
          <w:color w:val="000000"/>
        </w:rPr>
        <w:instrText>REF _Ref100570781 \r \h</w:instrText>
      </w:r>
      <w:r w:rsidR="00F53E45">
        <w:rPr>
          <w:color w:val="000000"/>
        </w:rPr>
        <w:instrText xml:space="preserve"> </w:instrText>
      </w:r>
      <w:r w:rsidR="00F53E45">
        <w:rPr>
          <w:color w:val="000000"/>
        </w:rPr>
      </w:r>
      <w:r w:rsidR="00F53E45">
        <w:rPr>
          <w:color w:val="000000"/>
        </w:rPr>
        <w:instrText xml:space="preserve"> \* MERGEFORMAT </w:instrText>
      </w:r>
      <w:r w:rsidR="00F53E45">
        <w:rPr>
          <w:color w:val="000000"/>
        </w:rPr>
        <w:fldChar w:fldCharType="separate"/>
      </w:r>
      <w:r w:rsidR="00336074">
        <w:rPr>
          <w:color w:val="000000"/>
        </w:rPr>
        <w:t>2.1.1</w:t>
      </w:r>
      <w:r w:rsidR="00F53E45">
        <w:rPr>
          <w:color w:val="000000"/>
        </w:rPr>
        <w:fldChar w:fldCharType="end"/>
      </w:r>
      <w:r w:rsidRPr="00CD09A9">
        <w:rPr>
          <w:rFonts w:hint="eastAsia"/>
        </w:rPr>
        <w:t>にて未定義のサポート情報およびカスタマイズ状態記憶値を意味する。</w:t>
      </w:r>
      <w:r w:rsidR="00DC7A0B" w:rsidRPr="00CD09A9">
        <w:rPr>
          <w:rFonts w:hint="eastAsia"/>
        </w:rPr>
        <w:t>ただし、シャシー系機能については、</w:t>
      </w:r>
      <w:r w:rsidR="00DC7A0B" w:rsidRPr="00CD09A9">
        <w:t>C_DCMOD1</w:t>
      </w:r>
      <w:r w:rsidR="00DC7A0B" w:rsidRPr="00CD09A9">
        <w:rPr>
          <w:rFonts w:hint="eastAsia"/>
        </w:rPr>
        <w:t>が有り</w:t>
      </w:r>
      <w:r w:rsidR="00DC7A0B" w:rsidRPr="00CD09A9">
        <w:rPr>
          <w:rFonts w:hint="eastAsia"/>
        </w:rPr>
        <w:t>[1b]</w:t>
      </w:r>
      <w:r w:rsidR="00DC7A0B" w:rsidRPr="00CD09A9">
        <w:rPr>
          <w:rFonts w:hint="eastAsia"/>
        </w:rPr>
        <w:t>の場合、下記の通り無効値データの該否判断および表示処置を行うこと。</w:t>
      </w:r>
    </w:p>
    <w:p w14:paraId="16D602D5" w14:textId="77777777" w:rsidR="00DC7A0B" w:rsidRPr="00CD09A9" w:rsidRDefault="00DC7A0B" w:rsidP="00DC7A0B">
      <w:pPr>
        <w:ind w:leftChars="201" w:left="387"/>
      </w:pPr>
      <w:r w:rsidRPr="00CD09A9">
        <w:rPr>
          <w:rFonts w:hint="eastAsia"/>
        </w:rPr>
        <w:t>【</w:t>
      </w:r>
      <w:r w:rsidRPr="00CD09A9">
        <w:rPr>
          <w:rFonts w:hint="eastAsia"/>
        </w:rPr>
        <w:t>C_DCMOD2</w:t>
      </w:r>
      <w:r w:rsidRPr="00CD09A9">
        <w:rPr>
          <w:rFonts w:hint="eastAsia"/>
        </w:rPr>
        <w:t>：</w:t>
      </w:r>
      <w:r w:rsidRPr="00CD09A9">
        <w:rPr>
          <w:rFonts w:hint="eastAsia"/>
        </w:rPr>
        <w:t>0</w:t>
      </w:r>
      <w:r w:rsidRPr="00CD09A9">
        <w:t>11</w:t>
      </w:r>
      <w:r w:rsidRPr="00CD09A9">
        <w:rPr>
          <w:rFonts w:hint="eastAsia"/>
        </w:rPr>
        <w:t>b</w:t>
      </w:r>
      <w:r w:rsidRPr="00CD09A9">
        <w:rPr>
          <w:rFonts w:hint="eastAsia"/>
        </w:rPr>
        <w:t>の場合】</w:t>
      </w:r>
    </w:p>
    <w:p w14:paraId="2B37752E" w14:textId="77777777" w:rsidR="00DC7A0B" w:rsidRPr="00CB630C" w:rsidRDefault="00AE6B75" w:rsidP="00DC7A0B">
      <w:pPr>
        <w:ind w:left="746"/>
      </w:pPr>
      <w:r w:rsidRPr="00CB630C">
        <w:rPr>
          <w:rFonts w:hint="eastAsia"/>
          <w:sz w:val="20"/>
          <w:szCs w:val="21"/>
        </w:rPr>
        <w:t>C</w:t>
      </w:r>
      <w:r w:rsidRPr="00CB630C">
        <w:rPr>
          <w:sz w:val="20"/>
          <w:szCs w:val="21"/>
        </w:rPr>
        <w:t xml:space="preserve">_DCMDE1, </w:t>
      </w:r>
      <w:r w:rsidRPr="00CB630C">
        <w:rPr>
          <w:rFonts w:hint="eastAsia"/>
          <w:sz w:val="20"/>
          <w:szCs w:val="21"/>
        </w:rPr>
        <w:t>C</w:t>
      </w:r>
      <w:r w:rsidRPr="00CB630C">
        <w:rPr>
          <w:sz w:val="20"/>
          <w:szCs w:val="21"/>
        </w:rPr>
        <w:t>_DCMDS1,</w:t>
      </w:r>
      <w:r w:rsidRPr="00CB630C">
        <w:rPr>
          <w:rFonts w:hint="eastAsia"/>
          <w:sz w:val="20"/>
          <w:szCs w:val="21"/>
        </w:rPr>
        <w:t xml:space="preserve"> C</w:t>
      </w:r>
      <w:r w:rsidRPr="00CB630C">
        <w:rPr>
          <w:sz w:val="20"/>
          <w:szCs w:val="21"/>
        </w:rPr>
        <w:t>_DCMDB1</w:t>
      </w:r>
      <w:r w:rsidR="00DC7A0B" w:rsidRPr="00CB630C">
        <w:rPr>
          <w:rFonts w:hint="eastAsia"/>
          <w:szCs w:val="21"/>
        </w:rPr>
        <w:t>のカスタマイズ有無情報を確認し、有り</w:t>
      </w:r>
      <w:r w:rsidR="00DC7A0B" w:rsidRPr="00CB630C">
        <w:rPr>
          <w:rFonts w:hint="eastAsia"/>
          <w:szCs w:val="21"/>
        </w:rPr>
        <w:t>[1b]</w:t>
      </w:r>
      <w:r w:rsidR="00DC7A0B" w:rsidRPr="00CB630C">
        <w:rPr>
          <w:rFonts w:hint="eastAsia"/>
          <w:szCs w:val="21"/>
        </w:rPr>
        <w:t>に該当する機能についての項目で、無効値データを検出した場合、</w:t>
      </w:r>
      <w:r w:rsidR="00DC7A0B" w:rsidRPr="00CB630C">
        <w:rPr>
          <w:rFonts w:hint="eastAsia"/>
        </w:rPr>
        <w:t>設定項目の表示をトーンダウンさせ、選択禁止とする。</w:t>
      </w:r>
    </w:p>
    <w:p w14:paraId="09972A59" w14:textId="77777777" w:rsidR="00DC7A0B" w:rsidRPr="00CB630C" w:rsidRDefault="00DC7A0B" w:rsidP="00DC7A0B">
      <w:pPr>
        <w:ind w:firstLineChars="200" w:firstLine="386"/>
        <w:rPr>
          <w:rFonts w:hint="eastAsia"/>
        </w:rPr>
      </w:pPr>
      <w:r w:rsidRPr="00CB630C">
        <w:rPr>
          <w:rFonts w:hint="eastAsia"/>
        </w:rPr>
        <w:t>【</w:t>
      </w:r>
      <w:r w:rsidRPr="00CB630C">
        <w:rPr>
          <w:rFonts w:hint="eastAsia"/>
        </w:rPr>
        <w:t>C_DCMOD2</w:t>
      </w:r>
      <w:r w:rsidRPr="00CB630C">
        <w:rPr>
          <w:rFonts w:hint="eastAsia"/>
        </w:rPr>
        <w:t>：</w:t>
      </w:r>
      <w:r w:rsidRPr="00CB630C">
        <w:rPr>
          <w:rFonts w:hint="eastAsia"/>
        </w:rPr>
        <w:t>0</w:t>
      </w:r>
      <w:r w:rsidRPr="00CB630C">
        <w:t>11</w:t>
      </w:r>
      <w:r w:rsidRPr="00CB630C">
        <w:rPr>
          <w:rFonts w:hint="eastAsia"/>
        </w:rPr>
        <w:t>b</w:t>
      </w:r>
      <w:r w:rsidRPr="00CB630C">
        <w:rPr>
          <w:rFonts w:hint="eastAsia"/>
        </w:rPr>
        <w:t>以外の有効値の場合】</w:t>
      </w:r>
    </w:p>
    <w:p w14:paraId="07405A7F" w14:textId="77777777" w:rsidR="00DC7A0B" w:rsidRPr="00CB630C" w:rsidRDefault="00DC7A0B" w:rsidP="00DC7A0B">
      <w:pPr>
        <w:ind w:leftChars="367" w:left="707" w:firstLine="37"/>
        <w:rPr>
          <w:sz w:val="20"/>
          <w:szCs w:val="21"/>
        </w:rPr>
      </w:pPr>
      <w:r w:rsidRPr="00CB630C">
        <w:rPr>
          <w:rFonts w:hint="eastAsia"/>
          <w:sz w:val="20"/>
          <w:szCs w:val="21"/>
        </w:rPr>
        <w:t>C</w:t>
      </w:r>
      <w:r w:rsidRPr="00CB630C">
        <w:rPr>
          <w:sz w:val="20"/>
          <w:szCs w:val="21"/>
        </w:rPr>
        <w:t>_</w:t>
      </w:r>
      <w:r w:rsidRPr="00CB630C">
        <w:rPr>
          <w:rFonts w:hint="eastAsia"/>
          <w:sz w:val="20"/>
          <w:szCs w:val="21"/>
        </w:rPr>
        <w:t>DCMOD3</w:t>
      </w:r>
      <w:r w:rsidRPr="00CB630C">
        <w:rPr>
          <w:rFonts w:hint="eastAsia"/>
          <w:sz w:val="20"/>
          <w:szCs w:val="21"/>
        </w:rPr>
        <w:t>が無効値データである場合、</w:t>
      </w:r>
      <w:r w:rsidRPr="00CB630C">
        <w:rPr>
          <w:rFonts w:hint="eastAsia"/>
        </w:rPr>
        <w:t>設定項目の表示をトーンダウンさせ、選択禁止とする。</w:t>
      </w:r>
    </w:p>
    <w:p w14:paraId="4ADC7C86" w14:textId="77777777" w:rsidR="00DC7A0B" w:rsidRPr="00CB630C" w:rsidRDefault="00DC7A0B" w:rsidP="00DC7A0B">
      <w:pPr>
        <w:ind w:firstLineChars="200" w:firstLine="386"/>
      </w:pPr>
      <w:r w:rsidRPr="00CB630C">
        <w:rPr>
          <w:rFonts w:hint="eastAsia"/>
        </w:rPr>
        <w:t>【</w:t>
      </w:r>
      <w:r w:rsidRPr="00CB630C">
        <w:rPr>
          <w:rFonts w:hint="eastAsia"/>
        </w:rPr>
        <w:t>C_DCMOD2</w:t>
      </w:r>
      <w:r w:rsidRPr="00CB630C">
        <w:rPr>
          <w:rFonts w:hint="eastAsia"/>
        </w:rPr>
        <w:t>：無効値の場合】</w:t>
      </w:r>
    </w:p>
    <w:p w14:paraId="07A1F7FA" w14:textId="77777777" w:rsidR="00DC7A0B" w:rsidRPr="00CB630C" w:rsidRDefault="00DC7A0B" w:rsidP="00DC7A0B">
      <w:pPr>
        <w:ind w:firstLineChars="400" w:firstLine="771"/>
        <w:rPr>
          <w:rFonts w:hint="eastAsia"/>
        </w:rPr>
      </w:pPr>
      <w:r w:rsidRPr="00CB630C">
        <w:rPr>
          <w:rFonts w:hint="eastAsia"/>
        </w:rPr>
        <w:t>設定項目の表示をトーンダウンさせ、選択禁止とする。</w:t>
      </w:r>
    </w:p>
    <w:p w14:paraId="6BB2D662" w14:textId="77777777" w:rsidR="0023758D" w:rsidRPr="00CB630C" w:rsidRDefault="0023758D" w:rsidP="00E63A0E">
      <w:pPr>
        <w:ind w:leftChars="200" w:left="386"/>
        <w:rPr>
          <w:rFonts w:hint="eastAsia"/>
        </w:rPr>
      </w:pPr>
    </w:p>
    <w:p w14:paraId="46D76004" w14:textId="77777777" w:rsidR="007E053E" w:rsidRPr="0010788C" w:rsidRDefault="00BA48BC" w:rsidP="007E053E">
      <w:pPr>
        <w:ind w:leftChars="201" w:left="387"/>
        <w:rPr>
          <w:color w:val="00B0F0"/>
          <w:sz w:val="20"/>
          <w:szCs w:val="22"/>
        </w:rPr>
      </w:pPr>
      <w:r w:rsidRPr="0010788C">
        <w:rPr>
          <w:rFonts w:hint="eastAsia"/>
          <w:color w:val="00B0F0"/>
          <w:sz w:val="20"/>
          <w:szCs w:val="22"/>
        </w:rPr>
        <w:t>On the DMS customization setting screen, selected status of each system is displayed according to stored value of customized status wri</w:t>
      </w:r>
      <w:r w:rsidRPr="00D97B91">
        <w:rPr>
          <w:rFonts w:hint="eastAsia"/>
          <w:color w:val="00B0F0"/>
          <w:sz w:val="20"/>
          <w:szCs w:val="22"/>
        </w:rPr>
        <w:t xml:space="preserve">tten in section </w:t>
      </w:r>
      <w:r w:rsidR="00F53E45" w:rsidRPr="00D97B91">
        <w:rPr>
          <w:color w:val="00B0F0"/>
          <w:sz w:val="20"/>
          <w:szCs w:val="22"/>
        </w:rPr>
        <w:fldChar w:fldCharType="begin"/>
      </w:r>
      <w:r w:rsidR="00F53E45" w:rsidRPr="00D97B91">
        <w:rPr>
          <w:color w:val="00B0F0"/>
          <w:sz w:val="20"/>
          <w:szCs w:val="22"/>
        </w:rPr>
        <w:instrText xml:space="preserve"> </w:instrText>
      </w:r>
      <w:r w:rsidR="00F53E45" w:rsidRPr="00D97B91">
        <w:rPr>
          <w:rFonts w:hint="eastAsia"/>
          <w:color w:val="00B0F0"/>
          <w:sz w:val="20"/>
          <w:szCs w:val="22"/>
        </w:rPr>
        <w:instrText>REF _Ref100570781 \r \h</w:instrText>
      </w:r>
      <w:r w:rsidR="00F53E45" w:rsidRPr="00D97B91">
        <w:rPr>
          <w:color w:val="00B0F0"/>
          <w:sz w:val="20"/>
          <w:szCs w:val="22"/>
        </w:rPr>
        <w:instrText xml:space="preserve"> </w:instrText>
      </w:r>
      <w:r w:rsidR="00F53E45" w:rsidRPr="00D97B91">
        <w:rPr>
          <w:color w:val="00B0F0"/>
          <w:sz w:val="20"/>
          <w:szCs w:val="22"/>
        </w:rPr>
      </w:r>
      <w:r w:rsidR="00F53E45" w:rsidRPr="00D97B91">
        <w:rPr>
          <w:color w:val="00B0F0"/>
          <w:sz w:val="20"/>
          <w:szCs w:val="22"/>
        </w:rPr>
        <w:instrText xml:space="preserve"> \* MERGEFORMAT </w:instrText>
      </w:r>
      <w:r w:rsidR="00F53E45" w:rsidRPr="00D97B91">
        <w:rPr>
          <w:color w:val="00B0F0"/>
          <w:sz w:val="20"/>
          <w:szCs w:val="22"/>
        </w:rPr>
        <w:fldChar w:fldCharType="separate"/>
      </w:r>
      <w:r w:rsidR="00336074" w:rsidRPr="00D97B91">
        <w:rPr>
          <w:color w:val="00B0F0"/>
          <w:sz w:val="20"/>
          <w:szCs w:val="22"/>
        </w:rPr>
        <w:t>2.1.1</w:t>
      </w:r>
      <w:r w:rsidR="00F53E45" w:rsidRPr="00D97B91">
        <w:rPr>
          <w:color w:val="00B0F0"/>
          <w:sz w:val="20"/>
          <w:szCs w:val="22"/>
        </w:rPr>
        <w:fldChar w:fldCharType="end"/>
      </w:r>
      <w:r w:rsidRPr="00D97B91">
        <w:rPr>
          <w:rFonts w:hint="eastAsia"/>
          <w:color w:val="00B0F0"/>
          <w:sz w:val="20"/>
          <w:szCs w:val="22"/>
        </w:rPr>
        <w:t>.</w:t>
      </w:r>
      <w:r w:rsidR="005E27F6" w:rsidRPr="00D97B91">
        <w:rPr>
          <w:rFonts w:hint="eastAsia"/>
          <w:color w:val="00B0F0"/>
          <w:sz w:val="20"/>
          <w:szCs w:val="22"/>
        </w:rPr>
        <w:t xml:space="preserve"> While displaying DMS customize setting screen like </w:t>
      </w:r>
      <w:r w:rsidR="008D36D0" w:rsidRPr="00D97B91">
        <w:rPr>
          <w:color w:val="00B0F0"/>
          <w:sz w:val="20"/>
          <w:szCs w:val="22"/>
        </w:rPr>
        <w:fldChar w:fldCharType="begin"/>
      </w:r>
      <w:r w:rsidR="008D36D0" w:rsidRPr="00D97B91">
        <w:rPr>
          <w:color w:val="00B0F0"/>
          <w:sz w:val="20"/>
          <w:szCs w:val="22"/>
        </w:rPr>
        <w:instrText xml:space="preserve"> </w:instrText>
      </w:r>
      <w:r w:rsidR="008D36D0" w:rsidRPr="00D97B91">
        <w:rPr>
          <w:rFonts w:hint="eastAsia"/>
          <w:color w:val="00B0F0"/>
          <w:sz w:val="20"/>
          <w:szCs w:val="22"/>
        </w:rPr>
        <w:instrText>REF _Ref199316304 \h</w:instrText>
      </w:r>
      <w:r w:rsidR="008D36D0" w:rsidRPr="00D97B91">
        <w:rPr>
          <w:color w:val="00B0F0"/>
          <w:sz w:val="20"/>
          <w:szCs w:val="22"/>
        </w:rPr>
        <w:instrText xml:space="preserve"> </w:instrText>
      </w:r>
      <w:r w:rsidR="008D36D0" w:rsidRPr="00D97B91">
        <w:rPr>
          <w:color w:val="00B0F0"/>
          <w:sz w:val="20"/>
          <w:szCs w:val="22"/>
        </w:rPr>
      </w:r>
      <w:r w:rsidR="00D97B91">
        <w:rPr>
          <w:color w:val="00B0F0"/>
          <w:sz w:val="20"/>
          <w:szCs w:val="22"/>
        </w:rPr>
        <w:instrText xml:space="preserve"> \* MERGEFORMAT </w:instrText>
      </w:r>
      <w:r w:rsidR="008D36D0" w:rsidRPr="00D97B91">
        <w:rPr>
          <w:color w:val="00B0F0"/>
          <w:sz w:val="20"/>
          <w:szCs w:val="22"/>
        </w:rPr>
        <w:fldChar w:fldCharType="separate"/>
      </w:r>
      <w:r w:rsidR="008D36D0" w:rsidRPr="00D97B91">
        <w:rPr>
          <w:color w:val="00B0F0"/>
        </w:rPr>
        <w:t xml:space="preserve">Figure </w:t>
      </w:r>
      <w:r w:rsidR="008D36D0" w:rsidRPr="00D97B91">
        <w:rPr>
          <w:noProof/>
          <w:color w:val="00B0F0"/>
        </w:rPr>
        <w:t>3</w:t>
      </w:r>
      <w:r w:rsidR="008D36D0" w:rsidRPr="00D97B91">
        <w:rPr>
          <w:color w:val="00B0F0"/>
        </w:rPr>
        <w:t>.</w:t>
      </w:r>
      <w:r w:rsidR="008D36D0" w:rsidRPr="00D97B91">
        <w:rPr>
          <w:noProof/>
          <w:color w:val="00B0F0"/>
        </w:rPr>
        <w:t>3</w:t>
      </w:r>
      <w:r w:rsidR="008D36D0" w:rsidRPr="00D97B91">
        <w:rPr>
          <w:color w:val="00B0F0"/>
          <w:sz w:val="20"/>
          <w:szCs w:val="22"/>
        </w:rPr>
        <w:fldChar w:fldCharType="end"/>
      </w:r>
      <w:r w:rsidR="005E27F6" w:rsidRPr="00D97B91">
        <w:rPr>
          <w:rFonts w:hint="eastAsia"/>
          <w:color w:val="00B0F0"/>
          <w:sz w:val="20"/>
          <w:szCs w:val="22"/>
        </w:rPr>
        <w:t>,</w:t>
      </w:r>
      <w:r w:rsidR="00EB628C" w:rsidRPr="00D97B91">
        <w:rPr>
          <w:rFonts w:hint="eastAsia"/>
          <w:color w:val="00B0F0"/>
          <w:sz w:val="20"/>
          <w:szCs w:val="22"/>
        </w:rPr>
        <w:t xml:space="preserve"> </w:t>
      </w:r>
      <w:r w:rsidR="00CE31EE" w:rsidRPr="00D97B91">
        <w:rPr>
          <w:rFonts w:hint="eastAsia"/>
          <w:color w:val="00B0F0"/>
          <w:sz w:val="20"/>
          <w:szCs w:val="22"/>
        </w:rPr>
        <w:t>AVN</w:t>
      </w:r>
      <w:r w:rsidR="00E24E5D" w:rsidRPr="00D97B91">
        <w:rPr>
          <w:rFonts w:hint="eastAsia"/>
          <w:color w:val="00B0F0"/>
          <w:sz w:val="20"/>
          <w:szCs w:val="22"/>
        </w:rPr>
        <w:t xml:space="preserve"> </w:t>
      </w:r>
      <w:r w:rsidR="00EB628C" w:rsidRPr="00D97B91">
        <w:rPr>
          <w:rFonts w:hint="eastAsia"/>
          <w:color w:val="00B0F0"/>
          <w:sz w:val="20"/>
          <w:szCs w:val="22"/>
        </w:rPr>
        <w:t>set</w:t>
      </w:r>
      <w:r w:rsidR="00EB628C" w:rsidRPr="0010788C">
        <w:rPr>
          <w:rFonts w:hint="eastAsia"/>
          <w:color w:val="00B0F0"/>
          <w:sz w:val="20"/>
          <w:szCs w:val="22"/>
        </w:rPr>
        <w:t>s</w:t>
      </w:r>
      <w:r w:rsidR="00E24E5D" w:rsidRPr="0010788C">
        <w:rPr>
          <w:rFonts w:hint="eastAsia"/>
          <w:color w:val="00B0F0"/>
          <w:sz w:val="20"/>
          <w:szCs w:val="22"/>
        </w:rPr>
        <w:t xml:space="preserve"> </w:t>
      </w:r>
      <w:r w:rsidR="00EB628C" w:rsidRPr="0010788C">
        <w:rPr>
          <w:rFonts w:hint="eastAsia"/>
          <w:color w:val="00B0F0"/>
          <w:sz w:val="20"/>
          <w:szCs w:val="22"/>
        </w:rPr>
        <w:t xml:space="preserve">the </w:t>
      </w:r>
      <w:r w:rsidR="00EB628C" w:rsidRPr="0010788C">
        <w:rPr>
          <w:rFonts w:hint="eastAsia"/>
          <w:color w:val="00B0F0"/>
          <w:sz w:val="20"/>
          <w:szCs w:val="22"/>
        </w:rPr>
        <w:lastRenderedPageBreak/>
        <w:t>setting button as tone down condition and does not permit user operation</w:t>
      </w:r>
      <w:r w:rsidR="005E27F6" w:rsidRPr="0010788C">
        <w:rPr>
          <w:rFonts w:hint="eastAsia"/>
          <w:color w:val="00B0F0"/>
          <w:sz w:val="20"/>
          <w:szCs w:val="22"/>
        </w:rPr>
        <w:t xml:space="preserve">, when </w:t>
      </w:r>
      <w:r w:rsidR="00CE31EE" w:rsidRPr="0010788C">
        <w:rPr>
          <w:rFonts w:hint="eastAsia"/>
          <w:color w:val="00B0F0"/>
          <w:sz w:val="20"/>
          <w:szCs w:val="22"/>
        </w:rPr>
        <w:t>AVN</w:t>
      </w:r>
      <w:r w:rsidR="005E27F6" w:rsidRPr="0010788C">
        <w:rPr>
          <w:rFonts w:hint="eastAsia"/>
          <w:color w:val="00B0F0"/>
          <w:sz w:val="20"/>
          <w:szCs w:val="22"/>
        </w:rPr>
        <w:t xml:space="preserve"> detects invalid data. </w:t>
      </w:r>
      <w:r w:rsidR="00A0081D" w:rsidRPr="0010788C">
        <w:rPr>
          <w:rFonts w:hint="eastAsia"/>
          <w:color w:val="00B0F0"/>
          <w:sz w:val="20"/>
          <w:szCs w:val="22"/>
        </w:rPr>
        <w:t>Invalid data means undefined value of support information an</w:t>
      </w:r>
      <w:r w:rsidR="00955417" w:rsidRPr="0010788C">
        <w:rPr>
          <w:rFonts w:hint="eastAsia"/>
          <w:color w:val="00B0F0"/>
          <w:sz w:val="20"/>
          <w:szCs w:val="22"/>
        </w:rPr>
        <w:t>d</w:t>
      </w:r>
      <w:r w:rsidR="00955417" w:rsidRPr="0010788C">
        <w:rPr>
          <w:color w:val="00B0F0"/>
          <w:sz w:val="20"/>
          <w:szCs w:val="22"/>
        </w:rPr>
        <w:t xml:space="preserve"> memr</w:t>
      </w:r>
      <w:r w:rsidR="00A0081D" w:rsidRPr="0010788C">
        <w:rPr>
          <w:rFonts w:hint="eastAsia"/>
          <w:color w:val="00B0F0"/>
          <w:sz w:val="20"/>
          <w:szCs w:val="22"/>
        </w:rPr>
        <w:t>ized infor</w:t>
      </w:r>
      <w:r w:rsidR="0016038E" w:rsidRPr="0010788C">
        <w:rPr>
          <w:rFonts w:hint="eastAsia"/>
          <w:color w:val="00B0F0"/>
          <w:sz w:val="20"/>
          <w:szCs w:val="22"/>
        </w:rPr>
        <w:t>mation w</w:t>
      </w:r>
      <w:r w:rsidR="0016038E" w:rsidRPr="00D97B91">
        <w:rPr>
          <w:rFonts w:hint="eastAsia"/>
          <w:color w:val="00B0F0"/>
          <w:sz w:val="20"/>
          <w:szCs w:val="22"/>
        </w:rPr>
        <w:t xml:space="preserve">ritten in section </w:t>
      </w:r>
      <w:r w:rsidR="00F53E45" w:rsidRPr="00D97B91">
        <w:rPr>
          <w:color w:val="00B0F0"/>
          <w:sz w:val="20"/>
          <w:szCs w:val="22"/>
        </w:rPr>
        <w:fldChar w:fldCharType="begin"/>
      </w:r>
      <w:r w:rsidR="00F53E45" w:rsidRPr="00D97B91">
        <w:rPr>
          <w:color w:val="00B0F0"/>
          <w:sz w:val="20"/>
          <w:szCs w:val="22"/>
        </w:rPr>
        <w:instrText xml:space="preserve"> </w:instrText>
      </w:r>
      <w:r w:rsidR="00F53E45" w:rsidRPr="00D97B91">
        <w:rPr>
          <w:rFonts w:hint="eastAsia"/>
          <w:color w:val="00B0F0"/>
          <w:sz w:val="20"/>
          <w:szCs w:val="22"/>
        </w:rPr>
        <w:instrText>REF _Ref100570781 \r \h</w:instrText>
      </w:r>
      <w:r w:rsidR="00F53E45" w:rsidRPr="00D97B91">
        <w:rPr>
          <w:color w:val="00B0F0"/>
          <w:sz w:val="20"/>
          <w:szCs w:val="22"/>
        </w:rPr>
        <w:instrText xml:space="preserve"> </w:instrText>
      </w:r>
      <w:r w:rsidR="00F53E45" w:rsidRPr="00D97B91">
        <w:rPr>
          <w:color w:val="00B0F0"/>
          <w:sz w:val="20"/>
          <w:szCs w:val="22"/>
        </w:rPr>
      </w:r>
      <w:r w:rsidR="00F53E45" w:rsidRPr="00D97B91">
        <w:rPr>
          <w:color w:val="00B0F0"/>
          <w:sz w:val="20"/>
          <w:szCs w:val="22"/>
        </w:rPr>
        <w:instrText xml:space="preserve"> \* MERGEFORMAT </w:instrText>
      </w:r>
      <w:r w:rsidR="00F53E45" w:rsidRPr="00D97B91">
        <w:rPr>
          <w:color w:val="00B0F0"/>
          <w:sz w:val="20"/>
          <w:szCs w:val="22"/>
        </w:rPr>
        <w:fldChar w:fldCharType="separate"/>
      </w:r>
      <w:r w:rsidR="00336074" w:rsidRPr="00D97B91">
        <w:rPr>
          <w:color w:val="00B0F0"/>
          <w:sz w:val="20"/>
          <w:szCs w:val="22"/>
        </w:rPr>
        <w:t>2.1.1</w:t>
      </w:r>
      <w:r w:rsidR="00F53E45" w:rsidRPr="00D97B91">
        <w:rPr>
          <w:color w:val="00B0F0"/>
          <w:sz w:val="20"/>
          <w:szCs w:val="22"/>
        </w:rPr>
        <w:fldChar w:fldCharType="end"/>
      </w:r>
      <w:r w:rsidR="00955417" w:rsidRPr="00D97B91">
        <w:rPr>
          <w:color w:val="00B0F0"/>
          <w:sz w:val="20"/>
          <w:szCs w:val="22"/>
        </w:rPr>
        <w:t xml:space="preserve"> for EC</w:t>
      </w:r>
      <w:r w:rsidR="00955417" w:rsidRPr="0010788C">
        <w:rPr>
          <w:color w:val="00B0F0"/>
          <w:sz w:val="20"/>
          <w:szCs w:val="22"/>
        </w:rPr>
        <w:t>Us which send a</w:t>
      </w:r>
      <w:r w:rsidR="00955417" w:rsidRPr="0010788C">
        <w:rPr>
          <w:rFonts w:hint="eastAsia"/>
          <w:color w:val="00B0F0"/>
          <w:sz w:val="16"/>
          <w:szCs w:val="16"/>
        </w:rPr>
        <w:t>vailability</w:t>
      </w:r>
      <w:r w:rsidR="00955417" w:rsidRPr="0010788C">
        <w:rPr>
          <w:color w:val="00B0F0"/>
          <w:sz w:val="20"/>
          <w:szCs w:val="22"/>
        </w:rPr>
        <w:t xml:space="preserve"> information as “Available:1b”</w:t>
      </w:r>
      <w:r w:rsidR="007E053E" w:rsidRPr="0010788C">
        <w:rPr>
          <w:rFonts w:hint="eastAsia"/>
          <w:color w:val="00B0F0"/>
          <w:sz w:val="20"/>
          <w:szCs w:val="22"/>
        </w:rPr>
        <w:t>.</w:t>
      </w:r>
      <w:r w:rsidR="007E053E" w:rsidRPr="0010788C">
        <w:rPr>
          <w:color w:val="00B0F0"/>
          <w:sz w:val="20"/>
          <w:szCs w:val="22"/>
        </w:rPr>
        <w:t xml:space="preserve"> However, about chassis functions, when “C_DCMOD1” is received as “Available 1b”, </w:t>
      </w:r>
      <w:r w:rsidR="007E053E" w:rsidRPr="0010788C">
        <w:rPr>
          <w:rFonts w:hint="eastAsia"/>
          <w:color w:val="00B0F0"/>
          <w:sz w:val="20"/>
          <w:szCs w:val="22"/>
        </w:rPr>
        <w:t>judge</w:t>
      </w:r>
      <w:r w:rsidR="007E053E" w:rsidRPr="0010788C">
        <w:rPr>
          <w:color w:val="00B0F0"/>
          <w:sz w:val="20"/>
          <w:szCs w:val="22"/>
        </w:rPr>
        <w:t>s</w:t>
      </w:r>
      <w:r w:rsidR="007E053E" w:rsidRPr="0010788C">
        <w:rPr>
          <w:rFonts w:hint="eastAsia"/>
          <w:color w:val="00B0F0"/>
          <w:sz w:val="20"/>
          <w:szCs w:val="22"/>
        </w:rPr>
        <w:t xml:space="preserve"> the </w:t>
      </w:r>
      <w:r w:rsidR="007E053E" w:rsidRPr="0010788C">
        <w:rPr>
          <w:color w:val="00B0F0"/>
          <w:sz w:val="20"/>
          <w:szCs w:val="22"/>
        </w:rPr>
        <w:t>validity of the data and display under following rules.</w:t>
      </w:r>
    </w:p>
    <w:p w14:paraId="4F8B6161" w14:textId="77777777" w:rsidR="007E053E" w:rsidRPr="0010788C" w:rsidRDefault="007E053E" w:rsidP="007E053E">
      <w:pPr>
        <w:ind w:leftChars="201" w:left="387"/>
        <w:rPr>
          <w:color w:val="00B0F0"/>
          <w:sz w:val="20"/>
          <w:szCs w:val="22"/>
        </w:rPr>
      </w:pPr>
      <w:r w:rsidRPr="0010788C">
        <w:rPr>
          <w:rFonts w:hint="eastAsia"/>
          <w:color w:val="00B0F0"/>
          <w:sz w:val="20"/>
          <w:szCs w:val="22"/>
        </w:rPr>
        <w:t>[</w:t>
      </w:r>
      <w:r w:rsidRPr="0010788C">
        <w:rPr>
          <w:color w:val="00B0F0"/>
          <w:sz w:val="20"/>
          <w:szCs w:val="22"/>
        </w:rPr>
        <w:t>In case C_DCMOD2 :011b</w:t>
      </w:r>
      <w:r w:rsidRPr="0010788C">
        <w:rPr>
          <w:rFonts w:hint="eastAsia"/>
          <w:color w:val="00B0F0"/>
          <w:sz w:val="20"/>
          <w:szCs w:val="22"/>
        </w:rPr>
        <w:t>]</w:t>
      </w:r>
    </w:p>
    <w:p w14:paraId="31239D9B" w14:textId="77777777" w:rsidR="007E053E" w:rsidRPr="0010788C" w:rsidRDefault="007E053E" w:rsidP="007E053E">
      <w:pPr>
        <w:ind w:leftChars="201" w:left="387"/>
        <w:rPr>
          <w:color w:val="00B0F0"/>
          <w:sz w:val="20"/>
          <w:szCs w:val="22"/>
        </w:rPr>
      </w:pPr>
      <w:r w:rsidRPr="0010788C">
        <w:rPr>
          <w:color w:val="00B0F0"/>
          <w:sz w:val="20"/>
          <w:szCs w:val="22"/>
        </w:rPr>
        <w:t xml:space="preserve">When availability information of VSC1S93 is received as “Available 1b” and the any related data is invalid, </w:t>
      </w:r>
      <w:r w:rsidRPr="0010788C">
        <w:rPr>
          <w:rFonts w:hint="eastAsia"/>
          <w:color w:val="00B0F0"/>
          <w:sz w:val="20"/>
          <w:szCs w:val="22"/>
        </w:rPr>
        <w:t>entering button for DMS customize setting is allowed no operation and is displayed as tone down condition</w:t>
      </w:r>
    </w:p>
    <w:p w14:paraId="3E621535" w14:textId="77777777" w:rsidR="007E053E" w:rsidRPr="0010788C" w:rsidRDefault="007E053E" w:rsidP="007E053E">
      <w:pPr>
        <w:ind w:leftChars="201" w:left="387"/>
        <w:rPr>
          <w:color w:val="00B0F0"/>
          <w:sz w:val="20"/>
          <w:szCs w:val="22"/>
        </w:rPr>
      </w:pPr>
      <w:r w:rsidRPr="0010788C">
        <w:rPr>
          <w:rFonts w:hint="eastAsia"/>
          <w:color w:val="00B0F0"/>
          <w:sz w:val="20"/>
          <w:szCs w:val="22"/>
        </w:rPr>
        <w:t>[</w:t>
      </w:r>
      <w:r w:rsidRPr="0010788C">
        <w:rPr>
          <w:color w:val="00B0F0"/>
          <w:sz w:val="20"/>
          <w:szCs w:val="22"/>
        </w:rPr>
        <w:t>In case C_DCMOD2 : Valid and other than 011b</w:t>
      </w:r>
      <w:r w:rsidRPr="0010788C">
        <w:rPr>
          <w:rFonts w:hint="eastAsia"/>
          <w:color w:val="00B0F0"/>
          <w:sz w:val="20"/>
          <w:szCs w:val="22"/>
        </w:rPr>
        <w:t>]</w:t>
      </w:r>
    </w:p>
    <w:p w14:paraId="53D45A2F" w14:textId="77777777" w:rsidR="007E053E" w:rsidRPr="0010788C" w:rsidRDefault="007E053E" w:rsidP="007E053E">
      <w:pPr>
        <w:ind w:leftChars="201" w:left="387"/>
        <w:rPr>
          <w:color w:val="00B0F0"/>
          <w:sz w:val="20"/>
          <w:szCs w:val="22"/>
        </w:rPr>
      </w:pPr>
      <w:r w:rsidRPr="0010788C">
        <w:rPr>
          <w:color w:val="00B0F0"/>
          <w:sz w:val="20"/>
          <w:szCs w:val="22"/>
        </w:rPr>
        <w:t xml:space="preserve">When “C_DCMOD3” is invalid, </w:t>
      </w:r>
      <w:r w:rsidRPr="0010788C">
        <w:rPr>
          <w:rFonts w:hint="eastAsia"/>
          <w:color w:val="00B0F0"/>
          <w:sz w:val="20"/>
          <w:szCs w:val="22"/>
        </w:rPr>
        <w:t>entering button for DMS customize setting is allowed no operation and is displayed as tone down condition</w:t>
      </w:r>
    </w:p>
    <w:p w14:paraId="1494A54D" w14:textId="77777777" w:rsidR="007E053E" w:rsidRPr="0010788C" w:rsidRDefault="007E053E" w:rsidP="007E053E">
      <w:pPr>
        <w:ind w:leftChars="201" w:left="387"/>
        <w:rPr>
          <w:color w:val="00B0F0"/>
          <w:sz w:val="20"/>
          <w:szCs w:val="22"/>
        </w:rPr>
      </w:pPr>
      <w:r w:rsidRPr="0010788C">
        <w:rPr>
          <w:rFonts w:hint="eastAsia"/>
          <w:color w:val="00B0F0"/>
          <w:sz w:val="20"/>
          <w:szCs w:val="22"/>
        </w:rPr>
        <w:t>[</w:t>
      </w:r>
      <w:r w:rsidRPr="0010788C">
        <w:rPr>
          <w:color w:val="00B0F0"/>
          <w:sz w:val="20"/>
          <w:szCs w:val="22"/>
        </w:rPr>
        <w:t>In case C_DCMOD2 : Invalid</w:t>
      </w:r>
      <w:r w:rsidRPr="0010788C">
        <w:rPr>
          <w:rFonts w:hint="eastAsia"/>
          <w:color w:val="00B0F0"/>
          <w:sz w:val="20"/>
          <w:szCs w:val="22"/>
        </w:rPr>
        <w:t>]</w:t>
      </w:r>
    </w:p>
    <w:p w14:paraId="259647DA" w14:textId="77777777" w:rsidR="007E053E" w:rsidRPr="0010788C" w:rsidRDefault="007E053E" w:rsidP="007E053E">
      <w:pPr>
        <w:ind w:leftChars="201" w:left="387"/>
        <w:rPr>
          <w:color w:val="00B0F0"/>
          <w:sz w:val="20"/>
          <w:szCs w:val="22"/>
        </w:rPr>
      </w:pPr>
      <w:r w:rsidRPr="0010788C">
        <w:rPr>
          <w:color w:val="00B0F0"/>
          <w:sz w:val="20"/>
          <w:szCs w:val="22"/>
        </w:rPr>
        <w:t>E</w:t>
      </w:r>
      <w:r w:rsidRPr="0010788C">
        <w:rPr>
          <w:rFonts w:hint="eastAsia"/>
          <w:color w:val="00B0F0"/>
          <w:sz w:val="20"/>
          <w:szCs w:val="22"/>
        </w:rPr>
        <w:t>ntering button for DMS customize setting is allowed no operation and is displayed as tone down condition</w:t>
      </w:r>
    </w:p>
    <w:p w14:paraId="114F379C" w14:textId="77777777" w:rsidR="007E053E" w:rsidRPr="0010788C" w:rsidRDefault="007E053E" w:rsidP="007E053E">
      <w:pPr>
        <w:ind w:leftChars="200" w:left="386"/>
        <w:rPr>
          <w:rFonts w:hint="eastAsia"/>
          <w:color w:val="00B0F0"/>
          <w:sz w:val="20"/>
          <w:szCs w:val="22"/>
        </w:rPr>
      </w:pPr>
    </w:p>
    <w:p w14:paraId="2715251A" w14:textId="77777777" w:rsidR="00F556BF" w:rsidRPr="00CB630C" w:rsidRDefault="00F556BF" w:rsidP="00F556BF">
      <w:pPr>
        <w:ind w:leftChars="201" w:left="387"/>
        <w:rPr>
          <w:sz w:val="20"/>
          <w:szCs w:val="21"/>
        </w:rPr>
      </w:pPr>
      <w:r w:rsidRPr="00CB630C">
        <w:rPr>
          <w:rFonts w:hint="eastAsia"/>
        </w:rPr>
        <w:t>また、パワトレ系機能の表示については、</w:t>
      </w:r>
      <w:r w:rsidR="00D40330">
        <w:fldChar w:fldCharType="begin"/>
      </w:r>
      <w:r w:rsidR="00D40330">
        <w:instrText xml:space="preserve"> </w:instrText>
      </w:r>
      <w:r w:rsidR="00D40330">
        <w:rPr>
          <w:rFonts w:hint="eastAsia"/>
        </w:rPr>
        <w:instrText>REF _Ref199161113 \h</w:instrText>
      </w:r>
      <w:r w:rsidR="00D40330">
        <w:instrText xml:space="preserve"> </w:instrText>
      </w:r>
      <w:r w:rsidR="00D40330">
        <w:fldChar w:fldCharType="separate"/>
      </w:r>
      <w:r w:rsidR="00D40330" w:rsidRPr="00D40330">
        <w:rPr>
          <w:rFonts w:hint="eastAsia"/>
        </w:rPr>
        <w:t>表</w:t>
      </w:r>
      <w:r w:rsidR="00D40330" w:rsidRPr="00D40330">
        <w:rPr>
          <w:rFonts w:hint="eastAsia"/>
        </w:rPr>
        <w:t xml:space="preserve"> </w:t>
      </w:r>
      <w:r w:rsidR="00D40330" w:rsidRPr="00D40330">
        <w:rPr>
          <w:noProof/>
        </w:rPr>
        <w:t>3</w:t>
      </w:r>
      <w:r w:rsidR="00D40330" w:rsidRPr="00D40330">
        <w:t>.</w:t>
      </w:r>
      <w:r w:rsidR="00D40330" w:rsidRPr="00D40330">
        <w:rPr>
          <w:noProof/>
        </w:rPr>
        <w:t>1</w:t>
      </w:r>
      <w:r w:rsidR="00D40330">
        <w:fldChar w:fldCharType="end"/>
      </w:r>
      <w:r w:rsidRPr="00CB630C">
        <w:rPr>
          <w:rFonts w:hint="eastAsia"/>
        </w:rPr>
        <w:t>の条件に従い</w:t>
      </w:r>
      <w:r w:rsidRPr="00CB630C">
        <w:rPr>
          <w:rFonts w:hint="eastAsia"/>
          <w:sz w:val="20"/>
          <w:szCs w:val="21"/>
        </w:rPr>
        <w:t>表示を切り替えること。</w:t>
      </w:r>
    </w:p>
    <w:p w14:paraId="713D3095" w14:textId="77777777" w:rsidR="00F556BF" w:rsidRPr="0010788C" w:rsidRDefault="00F556BF" w:rsidP="00F556BF">
      <w:pPr>
        <w:ind w:leftChars="200" w:left="386"/>
        <w:rPr>
          <w:color w:val="00B0F0"/>
          <w:sz w:val="20"/>
          <w:szCs w:val="20"/>
        </w:rPr>
      </w:pPr>
      <w:r w:rsidRPr="0010788C">
        <w:rPr>
          <w:rFonts w:hint="eastAsia"/>
          <w:color w:val="00B0F0"/>
          <w:sz w:val="20"/>
          <w:szCs w:val="22"/>
        </w:rPr>
        <w:t>And,</w:t>
      </w:r>
      <w:r w:rsidRPr="0010788C">
        <w:rPr>
          <w:color w:val="00B0F0"/>
          <w:sz w:val="20"/>
          <w:szCs w:val="22"/>
        </w:rPr>
        <w:t xml:space="preserve"> displayed symbol for powertrain function is changed under following rules shown in Table 3.1.</w:t>
      </w:r>
    </w:p>
    <w:p w14:paraId="537DB1AC" w14:textId="77777777" w:rsidR="00F556BF" w:rsidRPr="00CB630C" w:rsidRDefault="00F556BF" w:rsidP="00F556BF">
      <w:pPr>
        <w:ind w:leftChars="200" w:left="386"/>
        <w:jc w:val="left"/>
      </w:pPr>
    </w:p>
    <w:p w14:paraId="181602E8" w14:textId="77777777" w:rsidR="00F556BF" w:rsidRPr="00D40330" w:rsidRDefault="00D40330" w:rsidP="00D40330">
      <w:pPr>
        <w:jc w:val="center"/>
        <w:rPr>
          <w:rFonts w:hint="eastAsia"/>
        </w:rPr>
      </w:pPr>
      <w:bookmarkStart w:id="234" w:name="_Ref199161113"/>
      <w:r w:rsidRPr="00D40330">
        <w:rPr>
          <w:rFonts w:hint="eastAsia"/>
        </w:rPr>
        <w:t>表</w:t>
      </w:r>
      <w:r w:rsidRPr="00D40330">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bookmarkEnd w:id="234"/>
      <w:r w:rsidR="00F556BF" w:rsidRPr="00D40330">
        <w:rPr>
          <w:rFonts w:hint="eastAsia"/>
        </w:rPr>
        <w:t xml:space="preserve"> </w:t>
      </w:r>
      <w:r w:rsidR="00F556BF" w:rsidRPr="00D40330">
        <w:rPr>
          <w:rFonts w:hint="eastAsia"/>
        </w:rPr>
        <w:t>パワトレ系機能表示名称（カスタマイズ状態記憶値）</w:t>
      </w:r>
    </w:p>
    <w:p w14:paraId="1F7A3595" w14:textId="77777777" w:rsidR="00F556BF" w:rsidRPr="0010788C" w:rsidRDefault="00D40330" w:rsidP="00D40330">
      <w:pPr>
        <w:pStyle w:val="Caption"/>
        <w:rPr>
          <w:rFonts w:hint="eastAsia"/>
          <w:color w:val="00B0F0"/>
          <w:sz w:val="20"/>
          <w:szCs w:val="22"/>
        </w:rPr>
      </w:pPr>
      <w:r w:rsidRPr="00D40330">
        <w:rPr>
          <w:color w:val="00B0F0"/>
        </w:rPr>
        <w:t xml:space="preserve">Table </w:t>
      </w:r>
      <w:r>
        <w:rPr>
          <w:color w:val="00B0F0"/>
        </w:rPr>
        <w:fldChar w:fldCharType="begin"/>
      </w:r>
      <w:r>
        <w:rPr>
          <w:color w:val="00B0F0"/>
        </w:rPr>
        <w:instrText xml:space="preserve"> STYLEREF 1 \s </w:instrText>
      </w:r>
      <w:r>
        <w:rPr>
          <w:color w:val="00B0F0"/>
        </w:rPr>
        <w:fldChar w:fldCharType="separate"/>
      </w:r>
      <w:r>
        <w:rPr>
          <w:noProof/>
          <w:color w:val="00B0F0"/>
        </w:rPr>
        <w:t>3</w:t>
      </w:r>
      <w:r>
        <w:rPr>
          <w:color w:val="00B0F0"/>
        </w:rPr>
        <w:fldChar w:fldCharType="end"/>
      </w:r>
      <w:r>
        <w:rPr>
          <w:color w:val="00B0F0"/>
        </w:rPr>
        <w:t>.</w:t>
      </w:r>
      <w:r>
        <w:rPr>
          <w:color w:val="00B0F0"/>
        </w:rPr>
        <w:fldChar w:fldCharType="begin"/>
      </w:r>
      <w:r>
        <w:rPr>
          <w:color w:val="00B0F0"/>
        </w:rPr>
        <w:instrText xml:space="preserve"> SEQ Table \* ARABIC \s 1 </w:instrText>
      </w:r>
      <w:r>
        <w:rPr>
          <w:color w:val="00B0F0"/>
        </w:rPr>
        <w:fldChar w:fldCharType="separate"/>
      </w:r>
      <w:r>
        <w:rPr>
          <w:noProof/>
          <w:color w:val="00B0F0"/>
        </w:rPr>
        <w:t>1</w:t>
      </w:r>
      <w:r>
        <w:rPr>
          <w:color w:val="00B0F0"/>
        </w:rPr>
        <w:fldChar w:fldCharType="end"/>
      </w:r>
      <w:r w:rsidR="00F556BF" w:rsidRPr="0010788C">
        <w:rPr>
          <w:color w:val="00B0F0"/>
          <w:sz w:val="20"/>
          <w:szCs w:val="22"/>
        </w:rPr>
        <w:t xml:space="preserve">Displayed symbol for </w:t>
      </w:r>
      <w:r w:rsidR="00F556BF" w:rsidRPr="0010788C">
        <w:rPr>
          <w:rFonts w:hint="eastAsia"/>
          <w:color w:val="00B0F0"/>
          <w:sz w:val="20"/>
          <w:szCs w:val="22"/>
        </w:rPr>
        <w:t xml:space="preserve">Power-train </w:t>
      </w:r>
      <w:r w:rsidR="00F556BF" w:rsidRPr="0010788C">
        <w:rPr>
          <w:color w:val="00B0F0"/>
          <w:sz w:val="20"/>
          <w:szCs w:val="22"/>
        </w:rPr>
        <w:t>function</w:t>
      </w:r>
    </w:p>
    <w:tbl>
      <w:tblPr>
        <w:tblW w:w="0" w:type="auto"/>
        <w:tblInd w:w="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97"/>
        <w:gridCol w:w="3107"/>
        <w:gridCol w:w="3038"/>
      </w:tblGrid>
      <w:tr w:rsidR="00F556BF" w:rsidRPr="00CB630C" w14:paraId="2D89BEBB" w14:textId="77777777" w:rsidTr="007341FE">
        <w:tc>
          <w:tcPr>
            <w:tcW w:w="6355" w:type="dxa"/>
            <w:gridSpan w:val="2"/>
            <w:shd w:val="clear" w:color="auto" w:fill="auto"/>
          </w:tcPr>
          <w:p w14:paraId="2E664A8E" w14:textId="77777777" w:rsidR="00F556BF" w:rsidRPr="00CB630C" w:rsidRDefault="00F556BF" w:rsidP="007341FE">
            <w:pPr>
              <w:jc w:val="center"/>
              <w:rPr>
                <w:rFonts w:hint="eastAsia"/>
              </w:rPr>
            </w:pPr>
            <w:r w:rsidRPr="00CB630C">
              <w:rPr>
                <w:rFonts w:hint="eastAsia"/>
              </w:rPr>
              <w:t>条件</w:t>
            </w:r>
            <w:r w:rsidRPr="0010788C">
              <w:rPr>
                <w:rFonts w:hint="eastAsia"/>
                <w:color w:val="00B0F0"/>
                <w:sz w:val="20"/>
                <w:szCs w:val="22"/>
              </w:rPr>
              <w:t xml:space="preserve"> / Condition</w:t>
            </w:r>
          </w:p>
        </w:tc>
        <w:tc>
          <w:tcPr>
            <w:tcW w:w="3113" w:type="dxa"/>
            <w:vMerge w:val="restart"/>
            <w:shd w:val="clear" w:color="auto" w:fill="auto"/>
          </w:tcPr>
          <w:p w14:paraId="2546F09F" w14:textId="77777777" w:rsidR="00F556BF" w:rsidRPr="00CB630C" w:rsidRDefault="00F556BF" w:rsidP="007341FE">
            <w:pPr>
              <w:jc w:val="center"/>
              <w:rPr>
                <w:rFonts w:hint="eastAsia"/>
              </w:rPr>
            </w:pPr>
            <w:r w:rsidRPr="00CB630C">
              <w:rPr>
                <w:rFonts w:hint="eastAsia"/>
              </w:rPr>
              <w:t>表示名称</w:t>
            </w:r>
            <w:r w:rsidRPr="0010788C">
              <w:rPr>
                <w:rFonts w:hint="eastAsia"/>
                <w:color w:val="00B0F0"/>
                <w:sz w:val="20"/>
                <w:szCs w:val="22"/>
              </w:rPr>
              <w:t xml:space="preserve"> / </w:t>
            </w:r>
            <w:r w:rsidRPr="0010788C">
              <w:rPr>
                <w:color w:val="00B0F0"/>
                <w:sz w:val="20"/>
                <w:szCs w:val="22"/>
              </w:rPr>
              <w:t>displayed symbol</w:t>
            </w:r>
          </w:p>
        </w:tc>
      </w:tr>
      <w:tr w:rsidR="00F556BF" w:rsidRPr="00CB630C" w14:paraId="0B709367" w14:textId="77777777" w:rsidTr="007341FE">
        <w:tc>
          <w:tcPr>
            <w:tcW w:w="3173" w:type="dxa"/>
            <w:shd w:val="clear" w:color="auto" w:fill="auto"/>
          </w:tcPr>
          <w:p w14:paraId="1866E3E7" w14:textId="77777777" w:rsidR="00F556BF" w:rsidRPr="00CB630C" w:rsidRDefault="00F556BF" w:rsidP="007341FE">
            <w:pPr>
              <w:jc w:val="center"/>
            </w:pPr>
            <w:r w:rsidRPr="00CB630C">
              <w:rPr>
                <w:rFonts w:hint="eastAsia"/>
              </w:rPr>
              <w:t>P_DCMOD3</w:t>
            </w:r>
          </w:p>
        </w:tc>
        <w:tc>
          <w:tcPr>
            <w:tcW w:w="3182" w:type="dxa"/>
            <w:shd w:val="clear" w:color="auto" w:fill="auto"/>
          </w:tcPr>
          <w:p w14:paraId="3E41D1D6" w14:textId="77777777" w:rsidR="00F556BF" w:rsidRPr="00CB630C" w:rsidRDefault="00F556BF" w:rsidP="007341FE">
            <w:pPr>
              <w:jc w:val="center"/>
            </w:pPr>
            <w:r w:rsidRPr="00CB630C">
              <w:t>C</w:t>
            </w:r>
            <w:r w:rsidRPr="00CB630C">
              <w:rPr>
                <w:rFonts w:hint="eastAsia"/>
              </w:rPr>
              <w:t>_DCMOD2</w:t>
            </w:r>
          </w:p>
        </w:tc>
        <w:tc>
          <w:tcPr>
            <w:tcW w:w="3113" w:type="dxa"/>
            <w:vMerge/>
            <w:shd w:val="clear" w:color="auto" w:fill="auto"/>
          </w:tcPr>
          <w:p w14:paraId="7E1BCC11" w14:textId="77777777" w:rsidR="00F556BF" w:rsidRPr="00CB630C" w:rsidRDefault="00F556BF" w:rsidP="007341FE"/>
        </w:tc>
      </w:tr>
      <w:tr w:rsidR="00F556BF" w:rsidRPr="00CB630C" w14:paraId="76919026" w14:textId="77777777" w:rsidTr="007341FE">
        <w:tc>
          <w:tcPr>
            <w:tcW w:w="3173" w:type="dxa"/>
            <w:shd w:val="clear" w:color="auto" w:fill="auto"/>
          </w:tcPr>
          <w:p w14:paraId="78D38731" w14:textId="77777777" w:rsidR="00F556BF" w:rsidRPr="00CB630C" w:rsidRDefault="00F556BF" w:rsidP="007341FE">
            <w:r w:rsidRPr="00CB630C">
              <w:rPr>
                <w:rFonts w:hint="eastAsia"/>
              </w:rPr>
              <w:t>0001b</w:t>
            </w:r>
            <w:r w:rsidRPr="00CB630C">
              <w:rPr>
                <w:rFonts w:hint="eastAsia"/>
              </w:rPr>
              <w:t>以外</w:t>
            </w:r>
            <w:r w:rsidRPr="00CB630C">
              <w:rPr>
                <w:rFonts w:hint="eastAsia"/>
              </w:rPr>
              <w:t xml:space="preserve"> </w:t>
            </w:r>
            <w:r w:rsidRPr="0010788C">
              <w:rPr>
                <w:rFonts w:hint="eastAsia"/>
                <w:color w:val="00B0F0"/>
                <w:sz w:val="20"/>
                <w:szCs w:val="22"/>
              </w:rPr>
              <w:t>/</w:t>
            </w:r>
            <w:r w:rsidRPr="0010788C">
              <w:rPr>
                <w:color w:val="00B0F0"/>
                <w:sz w:val="20"/>
                <w:szCs w:val="22"/>
              </w:rPr>
              <w:t xml:space="preserve"> Other than </w:t>
            </w:r>
            <w:r w:rsidRPr="0010788C">
              <w:rPr>
                <w:rFonts w:hint="eastAsia"/>
                <w:color w:val="00B0F0"/>
                <w:sz w:val="20"/>
                <w:szCs w:val="22"/>
              </w:rPr>
              <w:t>0001b</w:t>
            </w:r>
          </w:p>
        </w:tc>
        <w:tc>
          <w:tcPr>
            <w:tcW w:w="3182" w:type="dxa"/>
            <w:shd w:val="clear" w:color="auto" w:fill="auto"/>
          </w:tcPr>
          <w:p w14:paraId="65F66C84" w14:textId="77777777" w:rsidR="00F556BF" w:rsidRPr="00CB630C" w:rsidRDefault="00F556BF" w:rsidP="007341FE">
            <w:r w:rsidRPr="00CB630C">
              <w:rPr>
                <w:rFonts w:hint="eastAsia"/>
              </w:rPr>
              <w:t>Any</w:t>
            </w:r>
          </w:p>
        </w:tc>
        <w:tc>
          <w:tcPr>
            <w:tcW w:w="3113" w:type="dxa"/>
            <w:shd w:val="clear" w:color="auto" w:fill="auto"/>
          </w:tcPr>
          <w:p w14:paraId="39ADFEC3" w14:textId="77777777" w:rsidR="00F556BF" w:rsidRPr="0010788C" w:rsidRDefault="00F556BF" w:rsidP="007341FE">
            <w:pPr>
              <w:rPr>
                <w:color w:val="00B0F0"/>
                <w:sz w:val="18"/>
                <w:szCs w:val="20"/>
              </w:rPr>
            </w:pPr>
            <w:r w:rsidRPr="00CB630C">
              <w:rPr>
                <w:rFonts w:hint="eastAsia"/>
                <w:sz w:val="20"/>
                <w:szCs w:val="21"/>
              </w:rPr>
              <w:t>P</w:t>
            </w:r>
            <w:r w:rsidRPr="00CB630C">
              <w:rPr>
                <w:sz w:val="20"/>
                <w:szCs w:val="21"/>
              </w:rPr>
              <w:t>_</w:t>
            </w:r>
            <w:r w:rsidRPr="00CB630C">
              <w:rPr>
                <w:rFonts w:hint="eastAsia"/>
                <w:sz w:val="20"/>
                <w:szCs w:val="21"/>
              </w:rPr>
              <w:t>DCMOD3</w:t>
            </w:r>
            <w:r w:rsidRPr="00CB630C">
              <w:rPr>
                <w:rFonts w:hint="eastAsia"/>
                <w:sz w:val="20"/>
                <w:szCs w:val="21"/>
              </w:rPr>
              <w:t>に応じた表示</w:t>
            </w:r>
          </w:p>
          <w:p w14:paraId="63134D83" w14:textId="77777777" w:rsidR="00F556BF" w:rsidRPr="00CB630C" w:rsidRDefault="00F556BF" w:rsidP="007341FE">
            <w:pPr>
              <w:rPr>
                <w:rFonts w:hint="eastAsia"/>
              </w:rPr>
            </w:pPr>
            <w:r w:rsidRPr="0010788C">
              <w:rPr>
                <w:rFonts w:hint="eastAsia"/>
                <w:color w:val="00B0F0"/>
                <w:sz w:val="18"/>
                <w:szCs w:val="20"/>
              </w:rPr>
              <w:t>Depending on P_DCMOD3</w:t>
            </w:r>
          </w:p>
        </w:tc>
      </w:tr>
      <w:tr w:rsidR="00F556BF" w:rsidRPr="00CB630C" w14:paraId="1C23E509" w14:textId="77777777" w:rsidTr="007341FE">
        <w:tc>
          <w:tcPr>
            <w:tcW w:w="3173" w:type="dxa"/>
            <w:vMerge w:val="restart"/>
            <w:shd w:val="clear" w:color="auto" w:fill="auto"/>
          </w:tcPr>
          <w:p w14:paraId="495401C8" w14:textId="77777777" w:rsidR="00F556BF" w:rsidRPr="00CB630C" w:rsidRDefault="00F556BF" w:rsidP="007341FE">
            <w:r w:rsidRPr="00CB630C">
              <w:rPr>
                <w:rFonts w:hint="eastAsia"/>
              </w:rPr>
              <w:t>0001b</w:t>
            </w:r>
          </w:p>
        </w:tc>
        <w:tc>
          <w:tcPr>
            <w:tcW w:w="3182" w:type="dxa"/>
            <w:shd w:val="clear" w:color="auto" w:fill="auto"/>
          </w:tcPr>
          <w:p w14:paraId="36D538CA" w14:textId="77777777" w:rsidR="00F556BF" w:rsidRPr="00CB630C" w:rsidRDefault="00F556BF" w:rsidP="007341FE">
            <w:pPr>
              <w:rPr>
                <w:rFonts w:hint="eastAsia"/>
              </w:rPr>
            </w:pPr>
            <w:r w:rsidRPr="00CB630C">
              <w:rPr>
                <w:rFonts w:hint="eastAsia"/>
              </w:rPr>
              <w:t>011b</w:t>
            </w:r>
          </w:p>
        </w:tc>
        <w:tc>
          <w:tcPr>
            <w:tcW w:w="3113" w:type="dxa"/>
            <w:shd w:val="clear" w:color="auto" w:fill="auto"/>
          </w:tcPr>
          <w:p w14:paraId="2CF05CC6" w14:textId="77777777" w:rsidR="00F556BF" w:rsidRPr="00CB630C" w:rsidRDefault="00F556BF" w:rsidP="007341FE">
            <w:r w:rsidRPr="00CB630C">
              <w:rPr>
                <w:rFonts w:hint="eastAsia"/>
              </w:rPr>
              <w:t>Sport</w:t>
            </w:r>
          </w:p>
        </w:tc>
      </w:tr>
      <w:tr w:rsidR="00F556BF" w:rsidRPr="00CB630C" w14:paraId="3C43EEF3" w14:textId="77777777" w:rsidTr="007341FE">
        <w:tc>
          <w:tcPr>
            <w:tcW w:w="3173" w:type="dxa"/>
            <w:vMerge/>
            <w:shd w:val="clear" w:color="auto" w:fill="auto"/>
          </w:tcPr>
          <w:p w14:paraId="28163A3A" w14:textId="77777777" w:rsidR="00F556BF" w:rsidRPr="00CB630C" w:rsidRDefault="00F556BF" w:rsidP="007341FE"/>
        </w:tc>
        <w:tc>
          <w:tcPr>
            <w:tcW w:w="3182" w:type="dxa"/>
            <w:shd w:val="clear" w:color="auto" w:fill="auto"/>
          </w:tcPr>
          <w:p w14:paraId="77C48022" w14:textId="77777777" w:rsidR="00F556BF" w:rsidRPr="00CB630C" w:rsidRDefault="00F556BF" w:rsidP="007341FE">
            <w:pPr>
              <w:rPr>
                <w:rFonts w:hint="eastAsia"/>
              </w:rPr>
            </w:pPr>
            <w:r w:rsidRPr="00CB630C">
              <w:t>011b</w:t>
            </w:r>
            <w:r w:rsidRPr="00CB630C">
              <w:rPr>
                <w:rFonts w:hint="eastAsia"/>
              </w:rPr>
              <w:t>以外</w:t>
            </w:r>
            <w:r w:rsidRPr="00CB630C">
              <w:rPr>
                <w:rFonts w:hint="eastAsia"/>
              </w:rPr>
              <w:t xml:space="preserve"> </w:t>
            </w:r>
            <w:r w:rsidRPr="0010788C">
              <w:rPr>
                <w:rFonts w:hint="eastAsia"/>
                <w:color w:val="00B0F0"/>
                <w:sz w:val="20"/>
                <w:szCs w:val="22"/>
              </w:rPr>
              <w:t>/ Other than 011b</w:t>
            </w:r>
          </w:p>
        </w:tc>
        <w:tc>
          <w:tcPr>
            <w:tcW w:w="3113" w:type="dxa"/>
            <w:shd w:val="clear" w:color="auto" w:fill="auto"/>
          </w:tcPr>
          <w:p w14:paraId="487499FA" w14:textId="77777777" w:rsidR="00F556BF" w:rsidRPr="00CB630C" w:rsidRDefault="00F556BF" w:rsidP="007341FE">
            <w:r w:rsidRPr="00CB630C">
              <w:rPr>
                <w:rFonts w:hint="eastAsia"/>
              </w:rPr>
              <w:t>Power</w:t>
            </w:r>
          </w:p>
        </w:tc>
      </w:tr>
    </w:tbl>
    <w:p w14:paraId="1532C608" w14:textId="77777777" w:rsidR="007E053E" w:rsidRPr="00CB630C" w:rsidRDefault="007E053E" w:rsidP="007E053E">
      <w:pPr>
        <w:ind w:leftChars="201" w:left="387"/>
        <w:rPr>
          <w:rFonts w:hint="eastAsia"/>
        </w:rPr>
      </w:pPr>
    </w:p>
    <w:p w14:paraId="57E3EE02" w14:textId="77777777" w:rsidR="00A1204E" w:rsidRPr="00CB630C" w:rsidRDefault="00A1204E" w:rsidP="007E053E">
      <w:pPr>
        <w:ind w:leftChars="201" w:left="387"/>
        <w:rPr>
          <w:rFonts w:hint="eastAsia"/>
        </w:rPr>
      </w:pPr>
    </w:p>
    <w:p w14:paraId="5E2E990B" w14:textId="77777777" w:rsidR="00D34D1C" w:rsidRPr="00CB630C" w:rsidRDefault="00D34D1C" w:rsidP="00D34D1C">
      <w:pPr>
        <w:ind w:leftChars="201" w:left="387"/>
        <w:rPr>
          <w:rFonts w:hint="eastAsia"/>
          <w:sz w:val="16"/>
          <w:szCs w:val="16"/>
        </w:rPr>
      </w:pPr>
      <w:r w:rsidRPr="00CB630C">
        <w:rPr>
          <w:rFonts w:hint="eastAsia"/>
          <w:sz w:val="16"/>
          <w:szCs w:val="16"/>
        </w:rPr>
        <w:t>※　参考：考え方</w:t>
      </w:r>
    </w:p>
    <w:p w14:paraId="3CB21E6D" w14:textId="77777777" w:rsidR="00D34D1C" w:rsidRPr="00CB630C" w:rsidRDefault="00D34D1C" w:rsidP="00D34D1C">
      <w:pPr>
        <w:ind w:leftChars="201" w:left="387" w:firstLine="38"/>
        <w:rPr>
          <w:rFonts w:hint="eastAsia"/>
          <w:sz w:val="16"/>
          <w:szCs w:val="16"/>
        </w:rPr>
      </w:pPr>
      <w:r w:rsidRPr="00CB630C">
        <w:rPr>
          <w:rFonts w:hint="eastAsia"/>
          <w:sz w:val="16"/>
          <w:szCs w:val="16"/>
        </w:rPr>
        <w:t>一部の</w:t>
      </w:r>
      <w:r w:rsidRPr="00CB630C">
        <w:rPr>
          <w:rFonts w:hint="eastAsia"/>
          <w:sz w:val="16"/>
          <w:szCs w:val="16"/>
        </w:rPr>
        <w:t>ECU</w:t>
      </w:r>
      <w:r w:rsidRPr="00CB630C">
        <w:rPr>
          <w:rFonts w:hint="eastAsia"/>
          <w:sz w:val="16"/>
          <w:szCs w:val="16"/>
        </w:rPr>
        <w:t>から無効値を受信し、その他の</w:t>
      </w:r>
      <w:r w:rsidRPr="00CB630C">
        <w:rPr>
          <w:rFonts w:hint="eastAsia"/>
          <w:sz w:val="16"/>
          <w:szCs w:val="16"/>
        </w:rPr>
        <w:t>ECU</w:t>
      </w:r>
      <w:r w:rsidRPr="00CB630C">
        <w:rPr>
          <w:rFonts w:hint="eastAsia"/>
          <w:sz w:val="16"/>
          <w:szCs w:val="16"/>
        </w:rPr>
        <w:t>からは有効値を受信している場合、無効値を受信している</w:t>
      </w:r>
      <w:r w:rsidRPr="00CB630C">
        <w:rPr>
          <w:rFonts w:hint="eastAsia"/>
          <w:sz w:val="16"/>
          <w:szCs w:val="16"/>
        </w:rPr>
        <w:t>ECU</w:t>
      </w:r>
      <w:r w:rsidRPr="00CB630C">
        <w:rPr>
          <w:rFonts w:hint="eastAsia"/>
          <w:sz w:val="16"/>
          <w:szCs w:val="16"/>
        </w:rPr>
        <w:t>の機能選択釦のみトーンダウンさせ、有効値を受信している</w:t>
      </w:r>
      <w:r w:rsidRPr="00CB630C">
        <w:rPr>
          <w:rFonts w:hint="eastAsia"/>
          <w:sz w:val="16"/>
          <w:szCs w:val="16"/>
        </w:rPr>
        <w:t>ECU</w:t>
      </w:r>
      <w:r w:rsidRPr="00CB630C">
        <w:rPr>
          <w:rFonts w:hint="eastAsia"/>
          <w:sz w:val="16"/>
          <w:szCs w:val="16"/>
        </w:rPr>
        <w:t>の機能選択釦のみアクティブ表示させる仕様も考えられる</w:t>
      </w:r>
      <w:r w:rsidRPr="00D97B91">
        <w:rPr>
          <w:rFonts w:hint="eastAsia"/>
          <w:sz w:val="16"/>
          <w:szCs w:val="16"/>
        </w:rPr>
        <w:t>が、</w:t>
      </w:r>
      <w:r w:rsidR="00F5644E" w:rsidRPr="00D97B91">
        <w:rPr>
          <w:sz w:val="16"/>
          <w:szCs w:val="16"/>
        </w:rPr>
        <w:fldChar w:fldCharType="begin"/>
      </w:r>
      <w:r w:rsidR="00F5644E" w:rsidRPr="00D97B91">
        <w:rPr>
          <w:sz w:val="16"/>
          <w:szCs w:val="16"/>
        </w:rPr>
        <w:instrText xml:space="preserve"> </w:instrText>
      </w:r>
      <w:r w:rsidR="00F5644E" w:rsidRPr="00D97B91">
        <w:rPr>
          <w:rFonts w:hint="eastAsia"/>
          <w:sz w:val="16"/>
          <w:szCs w:val="16"/>
        </w:rPr>
        <w:instrText>REF _Ref100587072 \r \h</w:instrText>
      </w:r>
      <w:r w:rsidR="00F5644E" w:rsidRPr="00D97B91">
        <w:rPr>
          <w:sz w:val="16"/>
          <w:szCs w:val="16"/>
        </w:rPr>
        <w:instrText xml:space="preserve"> </w:instrText>
      </w:r>
      <w:r w:rsidR="00F5644E" w:rsidRPr="00D97B91">
        <w:rPr>
          <w:sz w:val="16"/>
          <w:szCs w:val="16"/>
        </w:rPr>
      </w:r>
      <w:r w:rsidR="00F5644E" w:rsidRPr="00D97B91">
        <w:rPr>
          <w:sz w:val="16"/>
          <w:szCs w:val="16"/>
        </w:rPr>
        <w:instrText xml:space="preserve"> \* MERGEFORMAT </w:instrText>
      </w:r>
      <w:r w:rsidR="00F5644E" w:rsidRPr="00D97B91">
        <w:rPr>
          <w:sz w:val="16"/>
          <w:szCs w:val="16"/>
        </w:rPr>
        <w:fldChar w:fldCharType="separate"/>
      </w:r>
      <w:r w:rsidR="00336074" w:rsidRPr="00D97B91">
        <w:rPr>
          <w:sz w:val="16"/>
          <w:szCs w:val="16"/>
        </w:rPr>
        <w:t>3.1</w:t>
      </w:r>
      <w:r w:rsidR="00F5644E" w:rsidRPr="00D97B91">
        <w:rPr>
          <w:sz w:val="16"/>
          <w:szCs w:val="16"/>
        </w:rPr>
        <w:fldChar w:fldCharType="end"/>
      </w:r>
      <w:r w:rsidRPr="00D97B91">
        <w:rPr>
          <w:rFonts w:hint="eastAsia"/>
          <w:sz w:val="16"/>
          <w:szCs w:val="16"/>
        </w:rPr>
        <w:t>項の仕様の考え方</w:t>
      </w:r>
      <w:r w:rsidRPr="00CB630C">
        <w:rPr>
          <w:rFonts w:hint="eastAsia"/>
          <w:sz w:val="16"/>
          <w:szCs w:val="16"/>
        </w:rPr>
        <w:t>（無効値受信時は、基本的に機能設定画面を表示させない）と、考え方を統一するため、上記仕様とする。</w:t>
      </w:r>
    </w:p>
    <w:p w14:paraId="184616DD" w14:textId="77777777" w:rsidR="00D34D1C" w:rsidRPr="00CB630C" w:rsidRDefault="00D34D1C" w:rsidP="00D34D1C">
      <w:pPr>
        <w:ind w:leftChars="201" w:left="387" w:firstLine="38"/>
        <w:rPr>
          <w:rFonts w:hint="eastAsia"/>
          <w:sz w:val="16"/>
          <w:szCs w:val="16"/>
        </w:rPr>
      </w:pPr>
      <w:r w:rsidRPr="00CB630C">
        <w:rPr>
          <w:rFonts w:hint="eastAsia"/>
          <w:sz w:val="16"/>
          <w:szCs w:val="16"/>
        </w:rPr>
        <w:t>ただし、マルチメディア側の要求として、「クリアランスソナー設定」等での無効値受信時の整合性確保のため、仕様変更の必要がある場合は、本要求仕様書発行部署までご連絡下さい。</w:t>
      </w:r>
    </w:p>
    <w:p w14:paraId="53E7D8E7" w14:textId="77777777" w:rsidR="00A0081D" w:rsidRPr="0010788C" w:rsidRDefault="00A0081D" w:rsidP="00A0081D">
      <w:pPr>
        <w:ind w:leftChars="201" w:left="387" w:firstLine="38"/>
        <w:rPr>
          <w:rFonts w:hint="eastAsia"/>
          <w:color w:val="00B0F0"/>
        </w:rPr>
      </w:pPr>
      <w:r w:rsidRPr="0010788C">
        <w:rPr>
          <w:rFonts w:hint="eastAsia"/>
          <w:color w:val="00B0F0"/>
          <w:sz w:val="16"/>
          <w:szCs w:val="16"/>
        </w:rPr>
        <w:t>※</w:t>
      </w:r>
      <w:r w:rsidRPr="0010788C">
        <w:rPr>
          <w:rFonts w:hint="eastAsia"/>
          <w:color w:val="00B0F0"/>
          <w:sz w:val="16"/>
          <w:szCs w:val="16"/>
        </w:rPr>
        <w:t>Reference: Background of above specification</w:t>
      </w:r>
    </w:p>
    <w:p w14:paraId="0078EDBD" w14:textId="77777777" w:rsidR="00A0081D" w:rsidRPr="0010788C" w:rsidRDefault="00A0081D" w:rsidP="00A0081D">
      <w:pPr>
        <w:ind w:left="425"/>
        <w:rPr>
          <w:rFonts w:hint="eastAsia"/>
          <w:color w:val="00B0F0"/>
        </w:rPr>
      </w:pPr>
      <w:r w:rsidRPr="0010788C">
        <w:rPr>
          <w:rFonts w:hint="eastAsia"/>
          <w:color w:val="00B0F0"/>
          <w:sz w:val="18"/>
        </w:rPr>
        <w:t xml:space="preserve">If </w:t>
      </w:r>
      <w:r w:rsidR="00CE31EE" w:rsidRPr="0010788C">
        <w:rPr>
          <w:rFonts w:hint="eastAsia"/>
          <w:color w:val="00B0F0"/>
          <w:sz w:val="18"/>
        </w:rPr>
        <w:t>AVN</w:t>
      </w:r>
      <w:r w:rsidRPr="0010788C">
        <w:rPr>
          <w:rFonts w:hint="eastAsia"/>
          <w:color w:val="00B0F0"/>
          <w:sz w:val="18"/>
        </w:rPr>
        <w:t xml:space="preserve"> displayed configuration button of valid system </w:t>
      </w:r>
      <w:r w:rsidR="00FA5E78" w:rsidRPr="0010788C">
        <w:rPr>
          <w:rFonts w:hint="eastAsia"/>
          <w:color w:val="00B0F0"/>
          <w:sz w:val="18"/>
        </w:rPr>
        <w:t xml:space="preserve">as active condition </w:t>
      </w:r>
      <w:r w:rsidRPr="0010788C">
        <w:rPr>
          <w:rFonts w:hint="eastAsia"/>
          <w:color w:val="00B0F0"/>
          <w:sz w:val="18"/>
        </w:rPr>
        <w:t>and display</w:t>
      </w:r>
      <w:r w:rsidR="00FA5E78" w:rsidRPr="0010788C">
        <w:rPr>
          <w:rFonts w:hint="eastAsia"/>
          <w:color w:val="00B0F0"/>
          <w:sz w:val="18"/>
        </w:rPr>
        <w:t>ed</w:t>
      </w:r>
      <w:r w:rsidRPr="0010788C">
        <w:rPr>
          <w:rFonts w:hint="eastAsia"/>
          <w:color w:val="00B0F0"/>
          <w:sz w:val="18"/>
        </w:rPr>
        <w:t xml:space="preserve"> that of invalid system</w:t>
      </w:r>
      <w:r w:rsidR="00FA5E78" w:rsidRPr="0010788C">
        <w:rPr>
          <w:rFonts w:hint="eastAsia"/>
          <w:color w:val="00B0F0"/>
          <w:sz w:val="18"/>
        </w:rPr>
        <w:t xml:space="preserve"> as tondown condition</w:t>
      </w:r>
      <w:r w:rsidRPr="0010788C">
        <w:rPr>
          <w:rFonts w:hint="eastAsia"/>
          <w:color w:val="00B0F0"/>
          <w:sz w:val="18"/>
        </w:rPr>
        <w:t>, the user could not notice not to configure invalid system. Therefore,</w:t>
      </w:r>
      <w:r w:rsidR="007A6C95" w:rsidRPr="0010788C">
        <w:rPr>
          <w:rFonts w:hint="eastAsia"/>
          <w:color w:val="00B0F0"/>
          <w:sz w:val="18"/>
        </w:rPr>
        <w:t xml:space="preserve"> for consistensy with specification d</w:t>
      </w:r>
      <w:r w:rsidR="007A6C95" w:rsidRPr="00D97B91">
        <w:rPr>
          <w:rFonts w:hint="eastAsia"/>
          <w:color w:val="00B0F0"/>
          <w:sz w:val="18"/>
        </w:rPr>
        <w:t xml:space="preserve">escribed in section </w:t>
      </w:r>
      <w:r w:rsidR="00F5644E" w:rsidRPr="00D97B91">
        <w:rPr>
          <w:color w:val="00B0F0"/>
          <w:sz w:val="16"/>
          <w:szCs w:val="16"/>
        </w:rPr>
        <w:fldChar w:fldCharType="begin"/>
      </w:r>
      <w:r w:rsidR="00F5644E" w:rsidRPr="00D97B91">
        <w:rPr>
          <w:color w:val="00B0F0"/>
          <w:sz w:val="16"/>
          <w:szCs w:val="16"/>
        </w:rPr>
        <w:instrText xml:space="preserve"> </w:instrText>
      </w:r>
      <w:r w:rsidR="00F5644E" w:rsidRPr="00D97B91">
        <w:rPr>
          <w:rFonts w:hint="eastAsia"/>
          <w:color w:val="00B0F0"/>
          <w:sz w:val="16"/>
          <w:szCs w:val="16"/>
        </w:rPr>
        <w:instrText>REF _Ref100587072 \r \h</w:instrText>
      </w:r>
      <w:r w:rsidR="00F5644E" w:rsidRPr="00D97B91">
        <w:rPr>
          <w:color w:val="00B0F0"/>
          <w:sz w:val="16"/>
          <w:szCs w:val="16"/>
        </w:rPr>
        <w:instrText xml:space="preserve"> </w:instrText>
      </w:r>
      <w:r w:rsidR="00F5644E" w:rsidRPr="00D97B91">
        <w:rPr>
          <w:color w:val="00B0F0"/>
          <w:sz w:val="16"/>
          <w:szCs w:val="16"/>
        </w:rPr>
      </w:r>
      <w:r w:rsidR="00F5644E" w:rsidRPr="00D97B91">
        <w:rPr>
          <w:color w:val="00B0F0"/>
          <w:sz w:val="16"/>
          <w:szCs w:val="16"/>
        </w:rPr>
        <w:instrText xml:space="preserve"> \* MERGEFORMAT </w:instrText>
      </w:r>
      <w:r w:rsidR="00F5644E" w:rsidRPr="00D97B91">
        <w:rPr>
          <w:color w:val="00B0F0"/>
          <w:sz w:val="16"/>
          <w:szCs w:val="16"/>
        </w:rPr>
        <w:fldChar w:fldCharType="separate"/>
      </w:r>
      <w:r w:rsidR="00336074" w:rsidRPr="00D97B91">
        <w:rPr>
          <w:color w:val="00B0F0"/>
          <w:sz w:val="16"/>
          <w:szCs w:val="16"/>
        </w:rPr>
        <w:t>3.1</w:t>
      </w:r>
      <w:r w:rsidR="00F5644E" w:rsidRPr="00D97B91">
        <w:rPr>
          <w:color w:val="00B0F0"/>
          <w:sz w:val="16"/>
          <w:szCs w:val="16"/>
        </w:rPr>
        <w:fldChar w:fldCharType="end"/>
      </w:r>
      <w:r w:rsidR="007A6C95" w:rsidRPr="00D97B91">
        <w:rPr>
          <w:rFonts w:hint="eastAsia"/>
          <w:color w:val="00B0F0"/>
          <w:sz w:val="18"/>
        </w:rPr>
        <w:t>,</w:t>
      </w:r>
      <w:r w:rsidRPr="00D97B91">
        <w:rPr>
          <w:rFonts w:hint="eastAsia"/>
          <w:color w:val="00B0F0"/>
          <w:sz w:val="18"/>
        </w:rPr>
        <w:t xml:space="preserve"> </w:t>
      </w:r>
      <w:r w:rsidR="00CE31EE" w:rsidRPr="00D97B91">
        <w:rPr>
          <w:rFonts w:hint="eastAsia"/>
          <w:color w:val="00B0F0"/>
          <w:sz w:val="18"/>
        </w:rPr>
        <w:t>AV</w:t>
      </w:r>
      <w:r w:rsidR="00CE31EE" w:rsidRPr="0010788C">
        <w:rPr>
          <w:rFonts w:hint="eastAsia"/>
          <w:color w:val="00B0F0"/>
          <w:sz w:val="18"/>
        </w:rPr>
        <w:t>N</w:t>
      </w:r>
      <w:r w:rsidR="00FA5E78" w:rsidRPr="0010788C">
        <w:rPr>
          <w:rFonts w:hint="eastAsia"/>
          <w:color w:val="00B0F0"/>
          <w:sz w:val="18"/>
        </w:rPr>
        <w:t xml:space="preserve"> does not display DMS customization setting</w:t>
      </w:r>
      <w:r w:rsidRPr="0010788C">
        <w:rPr>
          <w:rFonts w:hint="eastAsia"/>
          <w:color w:val="00B0F0"/>
          <w:sz w:val="18"/>
        </w:rPr>
        <w:t xml:space="preserve"> </w:t>
      </w:r>
      <w:r w:rsidR="007A6C95" w:rsidRPr="0010788C">
        <w:rPr>
          <w:rFonts w:hint="eastAsia"/>
          <w:color w:val="00B0F0"/>
          <w:sz w:val="18"/>
        </w:rPr>
        <w:t xml:space="preserve">when </w:t>
      </w:r>
      <w:r w:rsidR="00CE31EE" w:rsidRPr="0010788C">
        <w:rPr>
          <w:rFonts w:hint="eastAsia"/>
          <w:color w:val="00B0F0"/>
          <w:sz w:val="18"/>
        </w:rPr>
        <w:t>AVN</w:t>
      </w:r>
      <w:r w:rsidRPr="0010788C">
        <w:rPr>
          <w:rFonts w:hint="eastAsia"/>
          <w:color w:val="00B0F0"/>
          <w:sz w:val="18"/>
        </w:rPr>
        <w:t xml:space="preserve"> detects at least one or more invalid information. </w:t>
      </w:r>
      <w:r w:rsidR="007A6C95" w:rsidRPr="0010788C">
        <w:rPr>
          <w:rFonts w:hint="eastAsia"/>
          <w:color w:val="00B0F0"/>
          <w:sz w:val="18"/>
        </w:rPr>
        <w:t xml:space="preserve">If this specification is needed to change for consistensy with </w:t>
      </w:r>
      <w:r w:rsidR="0086227E" w:rsidRPr="0010788C">
        <w:rPr>
          <w:rFonts w:hint="eastAsia"/>
          <w:color w:val="00B0F0"/>
          <w:sz w:val="18"/>
        </w:rPr>
        <w:t>similar configuration like c</w:t>
      </w:r>
      <w:r w:rsidR="007A6C95" w:rsidRPr="0010788C">
        <w:rPr>
          <w:rFonts w:hint="eastAsia"/>
          <w:color w:val="00B0F0"/>
          <w:sz w:val="18"/>
        </w:rPr>
        <w:t>lerance sonar</w:t>
      </w:r>
      <w:r w:rsidR="0086227E" w:rsidRPr="0010788C">
        <w:rPr>
          <w:rFonts w:hint="eastAsia"/>
          <w:color w:val="00B0F0"/>
          <w:sz w:val="18"/>
        </w:rPr>
        <w:t>, contact</w:t>
      </w:r>
      <w:r w:rsidR="007A6C95" w:rsidRPr="0010788C">
        <w:rPr>
          <w:rFonts w:hint="eastAsia"/>
          <w:color w:val="00B0F0"/>
          <w:sz w:val="18"/>
        </w:rPr>
        <w:t xml:space="preserve"> </w:t>
      </w:r>
      <w:r w:rsidR="0086227E" w:rsidRPr="0010788C">
        <w:rPr>
          <w:rFonts w:hint="eastAsia"/>
          <w:color w:val="00B0F0"/>
          <w:sz w:val="18"/>
        </w:rPr>
        <w:t>to the person in charge.</w:t>
      </w:r>
      <w:r w:rsidR="007A6C95" w:rsidRPr="0010788C">
        <w:rPr>
          <w:rFonts w:hint="eastAsia"/>
          <w:color w:val="00B0F0"/>
          <w:sz w:val="18"/>
        </w:rPr>
        <w:t xml:space="preserve"> </w:t>
      </w:r>
    </w:p>
    <w:p w14:paraId="3A451AA4" w14:textId="77777777" w:rsidR="00A0081D" w:rsidRPr="00CB630C" w:rsidRDefault="00A0081D" w:rsidP="00D34D1C">
      <w:pPr>
        <w:ind w:leftChars="201" w:left="387" w:firstLine="38"/>
        <w:rPr>
          <w:rFonts w:hint="eastAsia"/>
          <w:sz w:val="16"/>
          <w:szCs w:val="16"/>
        </w:rPr>
      </w:pPr>
    </w:p>
    <w:p w14:paraId="081BDB27" w14:textId="77777777" w:rsidR="00564015" w:rsidRPr="00CB630C" w:rsidRDefault="00564015" w:rsidP="00307530">
      <w:pPr>
        <w:ind w:left="425"/>
        <w:rPr>
          <w:rFonts w:hint="eastAsia"/>
        </w:rPr>
      </w:pPr>
    </w:p>
    <w:p w14:paraId="2FB31061" w14:textId="77777777" w:rsidR="00D34D1C" w:rsidRPr="00CB630C" w:rsidRDefault="00D34D1C" w:rsidP="00CC17EE">
      <w:pPr>
        <w:pStyle w:val="Heading2"/>
        <w:rPr>
          <w:rFonts w:hint="eastAsia"/>
        </w:rPr>
      </w:pPr>
      <w:bookmarkStart w:id="235" w:name="_Ref100570481"/>
      <w:bookmarkStart w:id="236" w:name="_Ref100570528"/>
      <w:bookmarkStart w:id="237" w:name="_Toc166749021"/>
      <w:bookmarkStart w:id="238" w:name="_Toc207119765"/>
      <w:r w:rsidRPr="00CB630C">
        <w:rPr>
          <w:rFonts w:hint="eastAsia"/>
        </w:rPr>
        <w:t>機能</w:t>
      </w:r>
      <w:r w:rsidR="00F47722" w:rsidRPr="00CB630C">
        <w:rPr>
          <w:rFonts w:hint="eastAsia"/>
        </w:rPr>
        <w:t>選択</w:t>
      </w:r>
      <w:r w:rsidRPr="00CB630C">
        <w:rPr>
          <w:rFonts w:hint="eastAsia"/>
        </w:rPr>
        <w:t>釦の表示</w:t>
      </w:r>
      <w:r w:rsidR="006567F4" w:rsidRPr="00CB630C">
        <w:rPr>
          <w:rFonts w:hint="eastAsia"/>
        </w:rPr>
        <w:t xml:space="preserve"> </w:t>
      </w:r>
      <w:r w:rsidR="0086227E" w:rsidRPr="00CB630C">
        <w:rPr>
          <w:rFonts w:hint="eastAsia"/>
        </w:rPr>
        <w:t xml:space="preserve"> </w:t>
      </w:r>
      <w:r w:rsidR="0086227E" w:rsidRPr="0010788C">
        <w:rPr>
          <w:rFonts w:hint="eastAsia"/>
          <w:color w:val="00B0F0"/>
          <w:sz w:val="20"/>
          <w:szCs w:val="22"/>
        </w:rPr>
        <w:t>/</w:t>
      </w:r>
      <w:r w:rsidR="0086227E" w:rsidRPr="0010788C">
        <w:rPr>
          <w:rFonts w:hint="eastAsia"/>
          <w:noProof/>
          <w:color w:val="00B0F0"/>
          <w:sz w:val="20"/>
          <w:szCs w:val="22"/>
        </w:rPr>
        <w:t xml:space="preserve"> Display specification on configuration button of each system</w:t>
      </w:r>
      <w:bookmarkEnd w:id="235"/>
      <w:bookmarkEnd w:id="236"/>
      <w:bookmarkEnd w:id="237"/>
      <w:bookmarkEnd w:id="238"/>
    </w:p>
    <w:p w14:paraId="03882F56" w14:textId="77777777" w:rsidR="00564015" w:rsidRPr="00CB630C" w:rsidRDefault="00564015" w:rsidP="00307530">
      <w:pPr>
        <w:ind w:left="425"/>
        <w:rPr>
          <w:rFonts w:hint="eastAsia"/>
        </w:rPr>
      </w:pPr>
    </w:p>
    <w:p w14:paraId="1A8C9E68" w14:textId="77777777" w:rsidR="00D34D1C" w:rsidRPr="005D4911" w:rsidRDefault="00D34D1C" w:rsidP="00D34D1C">
      <w:pPr>
        <w:ind w:leftChars="200" w:left="386"/>
        <w:rPr>
          <w:rFonts w:hint="eastAsia"/>
        </w:rPr>
      </w:pPr>
      <w:r w:rsidRPr="00CB630C">
        <w:rPr>
          <w:rFonts w:hint="eastAsia"/>
        </w:rPr>
        <w:t>機能</w:t>
      </w:r>
      <w:r w:rsidR="00BA40F8" w:rsidRPr="00CB630C">
        <w:rPr>
          <w:rFonts w:hint="eastAsia"/>
        </w:rPr>
        <w:t>選択</w:t>
      </w:r>
      <w:r w:rsidRPr="00CB630C">
        <w:rPr>
          <w:rFonts w:hint="eastAsia"/>
        </w:rPr>
        <w:t>釦は</w:t>
      </w:r>
      <w:r w:rsidRPr="00D97B91">
        <w:rPr>
          <w:rFonts w:hint="eastAsia"/>
        </w:rPr>
        <w:t>、</w:t>
      </w:r>
      <w:r w:rsidR="005263E9" w:rsidRPr="00D97B91">
        <w:rPr>
          <w:rFonts w:hint="eastAsia"/>
        </w:rPr>
        <w:t>「</w:t>
      </w:r>
      <w:r w:rsidR="00F53E45" w:rsidRPr="00D97B91">
        <w:fldChar w:fldCharType="begin"/>
      </w:r>
      <w:r w:rsidR="00F53E45" w:rsidRPr="00D97B91">
        <w:instrText xml:space="preserve"> </w:instrText>
      </w:r>
      <w:r w:rsidR="00F53E45" w:rsidRPr="00D97B91">
        <w:rPr>
          <w:rFonts w:hint="eastAsia"/>
        </w:rPr>
        <w:instrText>REF _Ref100570781 \w \h</w:instrText>
      </w:r>
      <w:r w:rsidR="00F53E45" w:rsidRPr="00D97B91">
        <w:instrText xml:space="preserve"> </w:instrText>
      </w:r>
      <w:r w:rsidR="00F53E45" w:rsidRPr="00D97B91">
        <w:instrText xml:space="preserve"> \* MERGEFORMAT </w:instrText>
      </w:r>
      <w:r w:rsidR="00F53E45" w:rsidRPr="00D97B91">
        <w:fldChar w:fldCharType="separate"/>
      </w:r>
      <w:r w:rsidR="00336074" w:rsidRPr="00D97B91">
        <w:t>2.1.1</w:t>
      </w:r>
      <w:r w:rsidR="00F53E45" w:rsidRPr="00D97B91">
        <w:fldChar w:fldCharType="end"/>
      </w:r>
      <w:r w:rsidR="00F53E45" w:rsidRPr="00D97B91">
        <w:fldChar w:fldCharType="begin"/>
      </w:r>
      <w:r w:rsidR="00F53E45" w:rsidRPr="00D97B91">
        <w:instrText xml:space="preserve"> REF _Ref100570781 \h </w:instrText>
      </w:r>
      <w:r w:rsidR="00F53E45" w:rsidRPr="00D97B91">
        <w:instrText xml:space="preserve"> \* MERGEFORMAT </w:instrText>
      </w:r>
      <w:r w:rsidR="00F53E45" w:rsidRPr="00D97B91">
        <w:fldChar w:fldCharType="separate"/>
      </w:r>
      <w:r w:rsidR="00336074" w:rsidRPr="00D97B91">
        <w:rPr>
          <w:rFonts w:hint="eastAsia"/>
        </w:rPr>
        <w:t>CAN</w:t>
      </w:r>
      <w:r w:rsidR="00336074" w:rsidRPr="00D97B91">
        <w:rPr>
          <w:rFonts w:hint="eastAsia"/>
        </w:rPr>
        <w:t>入力信号（カスタマイズ）</w:t>
      </w:r>
      <w:r w:rsidR="00336074" w:rsidRPr="00D97B91">
        <w:rPr>
          <w:rFonts w:hint="eastAsia"/>
        </w:rPr>
        <w:t>/ CAN input signal (for DMS customization)</w:t>
      </w:r>
      <w:r w:rsidR="00F53E45" w:rsidRPr="00D97B91">
        <w:fldChar w:fldCharType="end"/>
      </w:r>
      <w:r w:rsidR="005263E9" w:rsidRPr="00D97B91">
        <w:rPr>
          <w:rFonts w:hint="eastAsia"/>
        </w:rPr>
        <w:t>」</w:t>
      </w:r>
      <w:r w:rsidRPr="00D97B91">
        <w:rPr>
          <w:rFonts w:hint="eastAsia"/>
        </w:rPr>
        <w:t>で示されるサポート情報に従って</w:t>
      </w:r>
      <w:r w:rsidR="00806294" w:rsidRPr="00D97B91">
        <w:rPr>
          <w:rFonts w:hint="eastAsia"/>
        </w:rPr>
        <w:t>表示する</w:t>
      </w:r>
      <w:r w:rsidRPr="00D97B91">
        <w:rPr>
          <w:rFonts w:hint="eastAsia"/>
        </w:rPr>
        <w:t>。</w:t>
      </w:r>
      <w:r w:rsidRPr="005D4911">
        <w:rPr>
          <w:rFonts w:hint="eastAsia"/>
        </w:rPr>
        <w:t>表示の種類は以下の</w:t>
      </w:r>
      <w:r w:rsidRPr="005D4911">
        <w:rPr>
          <w:rFonts w:hint="eastAsia"/>
        </w:rPr>
        <w:t>3</w:t>
      </w:r>
      <w:r w:rsidRPr="005D4911">
        <w:rPr>
          <w:rFonts w:hint="eastAsia"/>
        </w:rPr>
        <w:t>種である。</w:t>
      </w:r>
    </w:p>
    <w:p w14:paraId="1FA5BD0C" w14:textId="77777777" w:rsidR="00D34D1C" w:rsidRPr="009E2725" w:rsidRDefault="00D34D1C" w:rsidP="00D34D1C">
      <w:pPr>
        <w:ind w:leftChars="200" w:left="386" w:firstLineChars="49" w:firstLine="94"/>
        <w:rPr>
          <w:rFonts w:hint="eastAsia"/>
        </w:rPr>
      </w:pPr>
      <w:r w:rsidRPr="005D4911">
        <w:rPr>
          <w:rFonts w:hint="eastAsia"/>
        </w:rPr>
        <w:t>アクティブ表示：</w:t>
      </w:r>
      <w:r w:rsidRPr="005D4911">
        <w:rPr>
          <w:rFonts w:hint="eastAsia"/>
        </w:rPr>
        <w:t>IG=ON</w:t>
      </w:r>
      <w:r w:rsidR="00D80FEF" w:rsidRPr="009E2725">
        <w:rPr>
          <w:rFonts w:hint="eastAsia"/>
        </w:rPr>
        <w:t>(</w:t>
      </w:r>
      <w:r w:rsidR="00D80FEF" w:rsidRPr="009E2725">
        <w:t>BEV Step3 :Power-ON)</w:t>
      </w:r>
      <w:r w:rsidRPr="009E2725">
        <w:rPr>
          <w:rFonts w:hint="eastAsia"/>
        </w:rPr>
        <w:t xml:space="preserve"> &amp; </w:t>
      </w:r>
      <w:r w:rsidRPr="009E2725">
        <w:rPr>
          <w:rFonts w:hint="eastAsia"/>
        </w:rPr>
        <w:t>走行規制解除状態</w:t>
      </w:r>
    </w:p>
    <w:p w14:paraId="345230DA" w14:textId="77777777" w:rsidR="00D34D1C" w:rsidRPr="005D4911" w:rsidRDefault="00D34D1C" w:rsidP="00C956B7">
      <w:pPr>
        <w:ind w:leftChars="200" w:left="386" w:firstLineChars="49" w:firstLine="94"/>
        <w:rPr>
          <w:rFonts w:hint="eastAsia"/>
        </w:rPr>
      </w:pPr>
      <w:r w:rsidRPr="009E2725">
        <w:rPr>
          <w:rFonts w:hint="eastAsia"/>
        </w:rPr>
        <w:t>トーンダウン表示：</w:t>
      </w:r>
      <w:r w:rsidR="005A3F84" w:rsidRPr="009E2725">
        <w:rPr>
          <w:rFonts w:hint="eastAsia"/>
        </w:rPr>
        <w:t>IG</w:t>
      </w:r>
      <w:r w:rsidR="005A3F84" w:rsidRPr="009E2725">
        <w:rPr>
          <w:rFonts w:hint="eastAsia"/>
        </w:rPr>
        <w:t>＝</w:t>
      </w:r>
      <w:r w:rsidR="00C956B7">
        <w:t>O</w:t>
      </w:r>
      <w:r w:rsidR="005A3F84" w:rsidRPr="009E2725">
        <w:rPr>
          <w:rFonts w:hint="eastAsia"/>
        </w:rPr>
        <w:t>FF</w:t>
      </w:r>
      <w:r w:rsidR="00D80FEF" w:rsidRPr="009E2725">
        <w:rPr>
          <w:rFonts w:hint="eastAsia"/>
        </w:rPr>
        <w:t>(</w:t>
      </w:r>
      <w:r w:rsidR="00D80FEF" w:rsidRPr="009E2725">
        <w:t>BEV Step3 :Power-OFF)</w:t>
      </w:r>
      <w:r w:rsidR="00DF6C6C" w:rsidRPr="009E2725">
        <w:rPr>
          <w:rFonts w:hint="eastAsia"/>
        </w:rPr>
        <w:t xml:space="preserve"> </w:t>
      </w:r>
      <w:r w:rsidR="005A3F84" w:rsidRPr="009E2725">
        <w:rPr>
          <w:rFonts w:hint="eastAsia"/>
        </w:rPr>
        <w:t>o</w:t>
      </w:r>
      <w:r w:rsidR="005A3F84" w:rsidRPr="009E2725">
        <w:t>r</w:t>
      </w:r>
      <w:r w:rsidR="005A3F84" w:rsidRPr="009E2725">
        <w:rPr>
          <w:rFonts w:hint="eastAsia"/>
        </w:rPr>
        <w:t xml:space="preserve"> </w:t>
      </w:r>
      <w:r w:rsidR="00DF6C6C" w:rsidRPr="009E2725">
        <w:t>[</w:t>
      </w:r>
      <w:r w:rsidRPr="009E2725">
        <w:rPr>
          <w:rFonts w:hint="eastAsia"/>
        </w:rPr>
        <w:t>IG=ON</w:t>
      </w:r>
      <w:r w:rsidR="00D80FEF" w:rsidRPr="009E2725">
        <w:rPr>
          <w:rFonts w:hint="eastAsia"/>
        </w:rPr>
        <w:t>(</w:t>
      </w:r>
      <w:r w:rsidR="00D80FEF" w:rsidRPr="009E2725">
        <w:t>BEV Step3 :Power-ON)</w:t>
      </w:r>
      <w:r w:rsidRPr="009E2725">
        <w:rPr>
          <w:rFonts w:hint="eastAsia"/>
        </w:rPr>
        <w:t xml:space="preserve"> &amp;</w:t>
      </w:r>
      <w:r w:rsidRPr="005D4911">
        <w:rPr>
          <w:rFonts w:hint="eastAsia"/>
        </w:rPr>
        <w:t xml:space="preserve"> </w:t>
      </w:r>
      <w:r w:rsidRPr="005D4911">
        <w:rPr>
          <w:rFonts w:hint="eastAsia"/>
        </w:rPr>
        <w:t>走行規制状態</w:t>
      </w:r>
      <w:r w:rsidR="00DF6C6C" w:rsidRPr="005D4911">
        <w:rPr>
          <w:rFonts w:hint="eastAsia"/>
        </w:rPr>
        <w:t>]</w:t>
      </w:r>
      <w:r w:rsidR="005A3F84" w:rsidRPr="005D4911">
        <w:rPr>
          <w:rFonts w:hint="eastAsia"/>
        </w:rPr>
        <w:t xml:space="preserve"> or </w:t>
      </w:r>
      <w:r w:rsidR="005A3F84" w:rsidRPr="005D4911">
        <w:rPr>
          <w:rFonts w:hint="eastAsia"/>
        </w:rPr>
        <w:t>無効値受信</w:t>
      </w:r>
      <w:r w:rsidR="005A3F84" w:rsidRPr="005D4911">
        <w:t xml:space="preserve"> </w:t>
      </w:r>
      <w:r w:rsidR="002A2E39" w:rsidRPr="00AE2925">
        <w:rPr>
          <w:color w:val="000000"/>
        </w:rPr>
        <w:t>or</w:t>
      </w:r>
      <w:r w:rsidR="002A2E39" w:rsidRPr="00AE2925">
        <w:rPr>
          <w:rFonts w:hint="eastAsia"/>
          <w:color w:val="000000"/>
        </w:rPr>
        <w:t xml:space="preserve"> </w:t>
      </w:r>
      <w:r w:rsidR="002A2E39" w:rsidRPr="00AE2925">
        <w:rPr>
          <w:rFonts w:hint="eastAsia"/>
          <w:color w:val="000000"/>
        </w:rPr>
        <w:t>通信途絶時</w:t>
      </w:r>
    </w:p>
    <w:p w14:paraId="5028FD93" w14:textId="77777777" w:rsidR="00D34D1C" w:rsidRPr="005D4911" w:rsidRDefault="00EE18BB" w:rsidP="00D34D1C">
      <w:pPr>
        <w:ind w:leftChars="200" w:left="386" w:firstLineChars="49" w:firstLine="94"/>
      </w:pPr>
      <w:r w:rsidRPr="005D4911">
        <w:rPr>
          <w:rFonts w:hint="eastAsia"/>
        </w:rPr>
        <w:t>各釦の</w:t>
      </w:r>
      <w:r w:rsidR="00D34D1C" w:rsidRPr="005D4911">
        <w:rPr>
          <w:rFonts w:hint="eastAsia"/>
        </w:rPr>
        <w:t>選択表示：カスタマイズ状態記憶値に該当</w:t>
      </w:r>
    </w:p>
    <w:p w14:paraId="4F94DD33" w14:textId="77777777" w:rsidR="00233650" w:rsidRPr="005D4911" w:rsidRDefault="00233650" w:rsidP="00D34D1C">
      <w:pPr>
        <w:ind w:leftChars="200" w:left="386" w:firstLineChars="49" w:firstLine="94"/>
      </w:pPr>
    </w:p>
    <w:p w14:paraId="1CF6BD7A" w14:textId="77777777" w:rsidR="007E053E" w:rsidRPr="0010788C" w:rsidRDefault="007E053E" w:rsidP="007E053E">
      <w:pPr>
        <w:ind w:left="425"/>
        <w:rPr>
          <w:rFonts w:hint="eastAsia"/>
          <w:color w:val="00B0F0"/>
          <w:sz w:val="20"/>
          <w:szCs w:val="22"/>
        </w:rPr>
      </w:pPr>
      <w:r w:rsidRPr="0010788C">
        <w:rPr>
          <w:rFonts w:hint="eastAsia"/>
          <w:color w:val="00B0F0"/>
          <w:sz w:val="20"/>
          <w:szCs w:val="22"/>
        </w:rPr>
        <w:t xml:space="preserve">Configuration button of each system is displayed according to </w:t>
      </w:r>
      <w:r w:rsidRPr="0010788C">
        <w:rPr>
          <w:color w:val="00B0F0"/>
          <w:sz w:val="20"/>
          <w:szCs w:val="22"/>
        </w:rPr>
        <w:t>support</w:t>
      </w:r>
      <w:r w:rsidRPr="0010788C">
        <w:rPr>
          <w:rFonts w:hint="eastAsia"/>
          <w:color w:val="00B0F0"/>
          <w:sz w:val="20"/>
          <w:szCs w:val="22"/>
        </w:rPr>
        <w:t xml:space="preserve"> information of each system written in.</w:t>
      </w:r>
      <w:r w:rsidRPr="0010788C">
        <w:rPr>
          <w:rFonts w:hint="eastAsia"/>
          <w:color w:val="00B0F0"/>
          <w:sz w:val="20"/>
          <w:szCs w:val="22"/>
        </w:rPr>
        <w:t xml:space="preserve">　</w:t>
      </w:r>
      <w:r w:rsidRPr="0010788C">
        <w:rPr>
          <w:rFonts w:hint="eastAsia"/>
          <w:color w:val="00B0F0"/>
          <w:sz w:val="20"/>
          <w:szCs w:val="22"/>
        </w:rPr>
        <w:t>Display condition is as follows.</w:t>
      </w:r>
    </w:p>
    <w:p w14:paraId="40CFC3E4" w14:textId="77777777" w:rsidR="007E053E" w:rsidRPr="007F2622" w:rsidRDefault="007E053E" w:rsidP="007E053E">
      <w:pPr>
        <w:ind w:left="425"/>
        <w:rPr>
          <w:rFonts w:hint="eastAsia"/>
          <w:color w:val="00B0F0"/>
          <w:sz w:val="20"/>
          <w:szCs w:val="22"/>
        </w:rPr>
      </w:pPr>
      <w:r w:rsidRPr="0010788C">
        <w:rPr>
          <w:rFonts w:hint="eastAsia"/>
          <w:color w:val="00B0F0"/>
          <w:sz w:val="20"/>
          <w:szCs w:val="22"/>
        </w:rPr>
        <w:lastRenderedPageBreak/>
        <w:t xml:space="preserve"> Active condition: IG-O</w:t>
      </w:r>
      <w:r w:rsidRPr="007F2622">
        <w:rPr>
          <w:rFonts w:hint="eastAsia"/>
          <w:color w:val="00B0F0"/>
          <w:sz w:val="20"/>
          <w:szCs w:val="22"/>
        </w:rPr>
        <w:t>N</w:t>
      </w:r>
      <w:r w:rsidR="00D80FEF" w:rsidRPr="007F2622">
        <w:rPr>
          <w:rFonts w:hint="eastAsia"/>
          <w:color w:val="00B0F0"/>
        </w:rPr>
        <w:t>(</w:t>
      </w:r>
      <w:r w:rsidR="00D80FEF" w:rsidRPr="007F2622">
        <w:rPr>
          <w:color w:val="00B0F0"/>
        </w:rPr>
        <w:t>BEV Step3 :Power-ON)</w:t>
      </w:r>
      <w:r w:rsidRPr="007F2622">
        <w:rPr>
          <w:rFonts w:hint="eastAsia"/>
          <w:color w:val="00B0F0"/>
          <w:sz w:val="20"/>
          <w:szCs w:val="22"/>
        </w:rPr>
        <w:t>&amp;Except in motion</w:t>
      </w:r>
    </w:p>
    <w:p w14:paraId="7D9AE21C" w14:textId="77777777" w:rsidR="007E053E" w:rsidRPr="0010788C" w:rsidRDefault="007E053E" w:rsidP="007E053E">
      <w:pPr>
        <w:ind w:left="425"/>
        <w:rPr>
          <w:rFonts w:hint="eastAsia"/>
          <w:color w:val="00B0F0"/>
          <w:sz w:val="20"/>
          <w:szCs w:val="22"/>
        </w:rPr>
      </w:pPr>
      <w:r w:rsidRPr="007F2622">
        <w:rPr>
          <w:rFonts w:hint="eastAsia"/>
          <w:color w:val="00B0F0"/>
          <w:sz w:val="20"/>
          <w:szCs w:val="22"/>
        </w:rPr>
        <w:t xml:space="preserve"> Tonedown condition: </w:t>
      </w:r>
      <w:r w:rsidR="00820B16" w:rsidRPr="007F2622">
        <w:rPr>
          <w:rFonts w:hint="eastAsia"/>
          <w:color w:val="00B0F0"/>
          <w:sz w:val="20"/>
          <w:szCs w:val="22"/>
        </w:rPr>
        <w:t>[IG-OFF</w:t>
      </w:r>
      <w:r w:rsidR="00D80FEF" w:rsidRPr="007F2622">
        <w:rPr>
          <w:rFonts w:hint="eastAsia"/>
          <w:color w:val="00B0F0"/>
        </w:rPr>
        <w:t>(</w:t>
      </w:r>
      <w:r w:rsidR="00D80FEF" w:rsidRPr="007F2622">
        <w:rPr>
          <w:color w:val="00B0F0"/>
        </w:rPr>
        <w:t>BEV Step3 :Power-OFF)</w:t>
      </w:r>
      <w:r w:rsidR="00820B16" w:rsidRPr="007F2622">
        <w:rPr>
          <w:rFonts w:hint="eastAsia"/>
          <w:color w:val="00B0F0"/>
          <w:sz w:val="20"/>
          <w:szCs w:val="22"/>
        </w:rPr>
        <w:t>]</w:t>
      </w:r>
      <w:r w:rsidR="00820B16" w:rsidRPr="007F2622">
        <w:rPr>
          <w:color w:val="00B0F0"/>
          <w:sz w:val="20"/>
          <w:szCs w:val="22"/>
        </w:rPr>
        <w:t xml:space="preserve"> OR</w:t>
      </w:r>
      <w:r w:rsidR="00820B16" w:rsidRPr="007F2622">
        <w:rPr>
          <w:rFonts w:hint="eastAsia"/>
          <w:color w:val="00B0F0"/>
          <w:sz w:val="20"/>
          <w:szCs w:val="22"/>
        </w:rPr>
        <w:t xml:space="preserve"> </w:t>
      </w:r>
      <w:r w:rsidR="00820B16" w:rsidRPr="007F2622">
        <w:rPr>
          <w:color w:val="00B0F0"/>
          <w:sz w:val="20"/>
          <w:szCs w:val="22"/>
        </w:rPr>
        <w:t>[</w:t>
      </w:r>
      <w:r w:rsidRPr="007F2622">
        <w:rPr>
          <w:rFonts w:hint="eastAsia"/>
          <w:color w:val="00B0F0"/>
          <w:sz w:val="20"/>
          <w:szCs w:val="22"/>
        </w:rPr>
        <w:t>IG-O</w:t>
      </w:r>
      <w:r w:rsidR="00D80FEF" w:rsidRPr="007F2622">
        <w:rPr>
          <w:color w:val="00B0F0"/>
          <w:sz w:val="20"/>
          <w:szCs w:val="22"/>
        </w:rPr>
        <w:t>N</w:t>
      </w:r>
      <w:r w:rsidR="00D80FEF" w:rsidRPr="007F2622">
        <w:rPr>
          <w:rFonts w:hint="eastAsia"/>
          <w:color w:val="00B0F0"/>
        </w:rPr>
        <w:t>(</w:t>
      </w:r>
      <w:r w:rsidR="00D80FEF" w:rsidRPr="007F2622">
        <w:rPr>
          <w:color w:val="00B0F0"/>
        </w:rPr>
        <w:t>BEV Step3 :Power-ON)</w:t>
      </w:r>
      <w:r w:rsidRPr="0010788C">
        <w:rPr>
          <w:rFonts w:hint="eastAsia"/>
          <w:color w:val="00B0F0"/>
          <w:sz w:val="20"/>
          <w:szCs w:val="22"/>
        </w:rPr>
        <w:t>&amp;In motion</w:t>
      </w:r>
      <w:r w:rsidR="00820B16" w:rsidRPr="0010788C">
        <w:rPr>
          <w:color w:val="00B0F0"/>
          <w:sz w:val="20"/>
          <w:szCs w:val="22"/>
        </w:rPr>
        <w:t xml:space="preserve">] </w:t>
      </w:r>
      <w:r w:rsidR="00820B16" w:rsidRPr="0010788C">
        <w:rPr>
          <w:rFonts w:hint="eastAsia"/>
          <w:color w:val="00B0F0"/>
          <w:sz w:val="20"/>
          <w:szCs w:val="22"/>
        </w:rPr>
        <w:t>OR invalid data detected</w:t>
      </w:r>
    </w:p>
    <w:p w14:paraId="39E135AC" w14:textId="77777777" w:rsidR="007E053E" w:rsidRPr="0010788C" w:rsidRDefault="007E053E" w:rsidP="007E053E">
      <w:pPr>
        <w:ind w:left="425"/>
        <w:rPr>
          <w:rFonts w:hint="eastAsia"/>
          <w:color w:val="00B0F0"/>
          <w:sz w:val="20"/>
          <w:szCs w:val="22"/>
        </w:rPr>
      </w:pPr>
      <w:r w:rsidRPr="0010788C">
        <w:rPr>
          <w:rFonts w:hint="eastAsia"/>
          <w:color w:val="00B0F0"/>
          <w:sz w:val="20"/>
          <w:szCs w:val="22"/>
        </w:rPr>
        <w:t xml:space="preserve"> Selected condition of each button: According to stored value of customized information</w:t>
      </w:r>
    </w:p>
    <w:p w14:paraId="0FD4D7BC" w14:textId="77777777" w:rsidR="007E053E" w:rsidRPr="005D4911" w:rsidRDefault="007E053E" w:rsidP="00D34D1C">
      <w:pPr>
        <w:ind w:leftChars="200" w:left="386" w:firstLineChars="49" w:firstLine="94"/>
      </w:pPr>
    </w:p>
    <w:p w14:paraId="73650F60" w14:textId="77777777" w:rsidR="007E053E" w:rsidRPr="00CB630C" w:rsidRDefault="007E053E" w:rsidP="00D34D1C">
      <w:pPr>
        <w:ind w:leftChars="200" w:left="386" w:firstLineChars="49" w:firstLine="94"/>
        <w:rPr>
          <w:rFonts w:hint="eastAsia"/>
        </w:rPr>
      </w:pPr>
    </w:p>
    <w:p w14:paraId="070BCC0A" w14:textId="77777777" w:rsidR="00F556BF" w:rsidRPr="00CB630C" w:rsidRDefault="00F556BF" w:rsidP="00F556BF">
      <w:pPr>
        <w:ind w:leftChars="201" w:left="387"/>
        <w:rPr>
          <w:sz w:val="20"/>
          <w:szCs w:val="21"/>
        </w:rPr>
      </w:pPr>
      <w:r w:rsidRPr="00CB630C">
        <w:rPr>
          <w:rFonts w:hint="eastAsia"/>
        </w:rPr>
        <w:t>ただし、パワトレ系機能の表示については、</w:t>
      </w:r>
      <w:r w:rsidR="00D40330">
        <w:fldChar w:fldCharType="begin"/>
      </w:r>
      <w:r w:rsidR="00D40330">
        <w:instrText xml:space="preserve"> </w:instrText>
      </w:r>
      <w:r w:rsidR="00D40330">
        <w:rPr>
          <w:rFonts w:hint="eastAsia"/>
        </w:rPr>
        <w:instrText>REF _Ref199161171 \h</w:instrText>
      </w:r>
      <w:r w:rsidR="00D40330">
        <w:instrText xml:space="preserve"> </w:instrText>
      </w:r>
      <w:r w:rsidR="00D40330">
        <w:fldChar w:fldCharType="separate"/>
      </w:r>
      <w:r w:rsidR="00D40330">
        <w:rPr>
          <w:rFonts w:hint="eastAsia"/>
        </w:rPr>
        <w:t>表</w:t>
      </w:r>
      <w:r w:rsidR="00D40330">
        <w:rPr>
          <w:rFonts w:hint="eastAsia"/>
        </w:rPr>
        <w:t xml:space="preserve"> </w:t>
      </w:r>
      <w:r w:rsidR="00D40330">
        <w:rPr>
          <w:noProof/>
        </w:rPr>
        <w:t>3</w:t>
      </w:r>
      <w:r w:rsidR="00D40330">
        <w:t>.</w:t>
      </w:r>
      <w:r w:rsidR="00D40330">
        <w:rPr>
          <w:noProof/>
        </w:rPr>
        <w:t>2</w:t>
      </w:r>
      <w:r w:rsidR="00D40330">
        <w:fldChar w:fldCharType="end"/>
      </w:r>
      <w:r w:rsidRPr="00CB630C">
        <w:rPr>
          <w:rFonts w:hint="eastAsia"/>
        </w:rPr>
        <w:t>の条件に従い</w:t>
      </w:r>
      <w:r w:rsidRPr="00CB630C">
        <w:rPr>
          <w:rFonts w:hint="eastAsia"/>
          <w:sz w:val="20"/>
          <w:szCs w:val="21"/>
        </w:rPr>
        <w:t>表示を切り替えること。</w:t>
      </w:r>
    </w:p>
    <w:p w14:paraId="6A9F6057" w14:textId="77777777" w:rsidR="00F556BF" w:rsidRPr="0010788C" w:rsidRDefault="00F556BF" w:rsidP="00F556BF">
      <w:pPr>
        <w:ind w:leftChars="200" w:left="386"/>
        <w:rPr>
          <w:color w:val="00B0F0"/>
          <w:sz w:val="20"/>
          <w:szCs w:val="20"/>
        </w:rPr>
      </w:pPr>
      <w:r w:rsidRPr="0010788C">
        <w:rPr>
          <w:rFonts w:hint="eastAsia"/>
          <w:color w:val="00B0F0"/>
          <w:sz w:val="20"/>
          <w:szCs w:val="22"/>
        </w:rPr>
        <w:t>And,</w:t>
      </w:r>
      <w:r w:rsidRPr="0010788C">
        <w:rPr>
          <w:color w:val="00B0F0"/>
          <w:sz w:val="20"/>
          <w:szCs w:val="22"/>
        </w:rPr>
        <w:t xml:space="preserve"> displayed symbol for powertrain function is changed under following rules shown in Table 3.2.</w:t>
      </w:r>
    </w:p>
    <w:p w14:paraId="7F3FD918" w14:textId="77777777" w:rsidR="00F556BF" w:rsidRPr="00CB630C" w:rsidRDefault="00F556BF" w:rsidP="00F556BF"/>
    <w:p w14:paraId="4F7878B6" w14:textId="77777777" w:rsidR="00F556BF" w:rsidRPr="00CB630C" w:rsidRDefault="00D40330" w:rsidP="00D40330">
      <w:pPr>
        <w:pStyle w:val="Caption"/>
      </w:pPr>
      <w:bookmarkStart w:id="239" w:name="_Ref19916117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t>.</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bookmarkEnd w:id="239"/>
      <w:r w:rsidR="00F556BF" w:rsidRPr="00CB630C">
        <w:rPr>
          <w:rFonts w:hint="eastAsia"/>
        </w:rPr>
        <w:t xml:space="preserve"> </w:t>
      </w:r>
      <w:r w:rsidR="00F556BF" w:rsidRPr="00CB630C">
        <w:rPr>
          <w:rFonts w:hint="eastAsia"/>
        </w:rPr>
        <w:t>パワトレ系機能表示名称（機能選択釦）</w:t>
      </w:r>
    </w:p>
    <w:p w14:paraId="5BBBB5DB" w14:textId="77777777" w:rsidR="00F556BF" w:rsidRPr="0010788C" w:rsidRDefault="00D40330" w:rsidP="00D40330">
      <w:pPr>
        <w:pStyle w:val="Caption"/>
        <w:rPr>
          <w:rFonts w:hint="eastAsia"/>
          <w:color w:val="00B0F0"/>
          <w:sz w:val="20"/>
          <w:szCs w:val="22"/>
        </w:rPr>
      </w:pPr>
      <w:r w:rsidRPr="00D40330">
        <w:rPr>
          <w:color w:val="00B0F0"/>
        </w:rPr>
        <w:t xml:space="preserve">Table </w:t>
      </w:r>
      <w:r w:rsidRPr="00D40330">
        <w:rPr>
          <w:color w:val="00B0F0"/>
        </w:rPr>
        <w:fldChar w:fldCharType="begin"/>
      </w:r>
      <w:r w:rsidRPr="00D40330">
        <w:rPr>
          <w:color w:val="00B0F0"/>
        </w:rPr>
        <w:instrText xml:space="preserve"> STYLEREF 1 \s </w:instrText>
      </w:r>
      <w:r w:rsidRPr="00D40330">
        <w:rPr>
          <w:color w:val="00B0F0"/>
        </w:rPr>
        <w:fldChar w:fldCharType="separate"/>
      </w:r>
      <w:r w:rsidRPr="00D40330">
        <w:rPr>
          <w:noProof/>
          <w:color w:val="00B0F0"/>
        </w:rPr>
        <w:t>3</w:t>
      </w:r>
      <w:r w:rsidRPr="00D40330">
        <w:rPr>
          <w:color w:val="00B0F0"/>
        </w:rPr>
        <w:fldChar w:fldCharType="end"/>
      </w:r>
      <w:r w:rsidRPr="00D40330">
        <w:rPr>
          <w:color w:val="00B0F0"/>
        </w:rPr>
        <w:t>.</w:t>
      </w:r>
      <w:r w:rsidRPr="00D40330">
        <w:rPr>
          <w:color w:val="00B0F0"/>
        </w:rPr>
        <w:fldChar w:fldCharType="begin"/>
      </w:r>
      <w:r w:rsidRPr="00D40330">
        <w:rPr>
          <w:color w:val="00B0F0"/>
        </w:rPr>
        <w:instrText xml:space="preserve"> SEQ Table \* ARABIC \s 1 </w:instrText>
      </w:r>
      <w:r w:rsidRPr="00D40330">
        <w:rPr>
          <w:color w:val="00B0F0"/>
        </w:rPr>
        <w:fldChar w:fldCharType="separate"/>
      </w:r>
      <w:r w:rsidRPr="00D40330">
        <w:rPr>
          <w:noProof/>
          <w:color w:val="00B0F0"/>
        </w:rPr>
        <w:t>2</w:t>
      </w:r>
      <w:r w:rsidRPr="00D40330">
        <w:rPr>
          <w:color w:val="00B0F0"/>
        </w:rPr>
        <w:fldChar w:fldCharType="end"/>
      </w:r>
      <w:r w:rsidR="00F556BF" w:rsidRPr="00D40330">
        <w:rPr>
          <w:color w:val="00B0F0"/>
          <w:sz w:val="20"/>
          <w:szCs w:val="22"/>
        </w:rPr>
        <w:t>D</w:t>
      </w:r>
      <w:r w:rsidR="00F556BF" w:rsidRPr="0010788C">
        <w:rPr>
          <w:color w:val="00B0F0"/>
          <w:sz w:val="20"/>
          <w:szCs w:val="22"/>
        </w:rPr>
        <w:t xml:space="preserve">isplayed symbol for </w:t>
      </w:r>
      <w:r w:rsidR="00F556BF" w:rsidRPr="0010788C">
        <w:rPr>
          <w:rFonts w:hint="eastAsia"/>
          <w:color w:val="00B0F0"/>
          <w:sz w:val="20"/>
          <w:szCs w:val="22"/>
        </w:rPr>
        <w:t xml:space="preserve">Power-train </w:t>
      </w:r>
      <w:r w:rsidR="00F556BF" w:rsidRPr="0010788C">
        <w:rPr>
          <w:color w:val="00B0F0"/>
          <w:sz w:val="20"/>
          <w:szCs w:val="22"/>
        </w:rPr>
        <w:t>function</w:t>
      </w:r>
    </w:p>
    <w:tbl>
      <w:tblPr>
        <w:tblW w:w="0" w:type="auto"/>
        <w:tblInd w:w="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2760"/>
        <w:gridCol w:w="3717"/>
      </w:tblGrid>
      <w:tr w:rsidR="00F556BF" w:rsidRPr="00CB630C" w14:paraId="072575B6" w14:textId="77777777" w:rsidTr="00D80A98">
        <w:tc>
          <w:tcPr>
            <w:tcW w:w="5676" w:type="dxa"/>
            <w:gridSpan w:val="2"/>
            <w:shd w:val="clear" w:color="auto" w:fill="auto"/>
          </w:tcPr>
          <w:p w14:paraId="4B3C874C" w14:textId="77777777" w:rsidR="00F556BF" w:rsidRPr="00CB630C" w:rsidRDefault="00F556BF" w:rsidP="007341FE">
            <w:pPr>
              <w:jc w:val="center"/>
              <w:rPr>
                <w:rFonts w:hint="eastAsia"/>
              </w:rPr>
            </w:pPr>
            <w:r w:rsidRPr="00CB630C">
              <w:rPr>
                <w:rFonts w:hint="eastAsia"/>
              </w:rPr>
              <w:t>条件</w:t>
            </w:r>
            <w:r w:rsidRPr="00CB630C">
              <w:rPr>
                <w:rFonts w:hint="eastAsia"/>
              </w:rPr>
              <w:t xml:space="preserve"> </w:t>
            </w:r>
            <w:r w:rsidRPr="0010788C">
              <w:rPr>
                <w:rFonts w:hint="eastAsia"/>
                <w:color w:val="00B0F0"/>
                <w:sz w:val="20"/>
                <w:szCs w:val="22"/>
              </w:rPr>
              <w:t>/ Condition</w:t>
            </w:r>
          </w:p>
        </w:tc>
        <w:tc>
          <w:tcPr>
            <w:tcW w:w="3792" w:type="dxa"/>
            <w:vMerge w:val="restart"/>
            <w:shd w:val="clear" w:color="auto" w:fill="auto"/>
          </w:tcPr>
          <w:p w14:paraId="6C1F484C" w14:textId="77777777" w:rsidR="00F556BF" w:rsidRPr="00CB630C" w:rsidRDefault="00F556BF" w:rsidP="007341FE">
            <w:pPr>
              <w:jc w:val="center"/>
              <w:rPr>
                <w:rFonts w:hint="eastAsia"/>
              </w:rPr>
            </w:pPr>
            <w:r w:rsidRPr="00CB630C">
              <w:rPr>
                <w:rFonts w:hint="eastAsia"/>
              </w:rPr>
              <w:t>表示名称</w:t>
            </w:r>
            <w:r w:rsidRPr="00CB630C">
              <w:rPr>
                <w:rFonts w:hint="eastAsia"/>
              </w:rPr>
              <w:t xml:space="preserve"> </w:t>
            </w:r>
            <w:r w:rsidRPr="0010788C">
              <w:rPr>
                <w:rFonts w:hint="eastAsia"/>
                <w:color w:val="00B0F0"/>
                <w:sz w:val="20"/>
                <w:szCs w:val="22"/>
              </w:rPr>
              <w:t xml:space="preserve">/ </w:t>
            </w:r>
            <w:r w:rsidRPr="0010788C">
              <w:rPr>
                <w:color w:val="00B0F0"/>
                <w:sz w:val="20"/>
                <w:szCs w:val="22"/>
              </w:rPr>
              <w:t>displayed symbol</w:t>
            </w:r>
          </w:p>
        </w:tc>
      </w:tr>
      <w:tr w:rsidR="00F556BF" w:rsidRPr="00CB630C" w14:paraId="4FE3F5BB" w14:textId="77777777" w:rsidTr="00D80A98">
        <w:tc>
          <w:tcPr>
            <w:tcW w:w="2841" w:type="dxa"/>
            <w:shd w:val="clear" w:color="auto" w:fill="auto"/>
          </w:tcPr>
          <w:p w14:paraId="43218263" w14:textId="77777777" w:rsidR="00F556BF" w:rsidRPr="00CB630C" w:rsidRDefault="00F556BF" w:rsidP="007341FE">
            <w:pPr>
              <w:jc w:val="center"/>
            </w:pPr>
            <w:r w:rsidRPr="00CB630C">
              <w:rPr>
                <w:rFonts w:hint="eastAsia"/>
              </w:rPr>
              <w:t>P_DCMOD2</w:t>
            </w:r>
          </w:p>
        </w:tc>
        <w:tc>
          <w:tcPr>
            <w:tcW w:w="2835" w:type="dxa"/>
            <w:shd w:val="clear" w:color="auto" w:fill="auto"/>
          </w:tcPr>
          <w:p w14:paraId="7793DD70" w14:textId="77777777" w:rsidR="00F556BF" w:rsidRPr="00CB630C" w:rsidRDefault="00F556BF" w:rsidP="007341FE">
            <w:pPr>
              <w:jc w:val="center"/>
            </w:pPr>
            <w:r w:rsidRPr="00CB630C">
              <w:t>C</w:t>
            </w:r>
            <w:r w:rsidRPr="00CB630C">
              <w:rPr>
                <w:rFonts w:hint="eastAsia"/>
              </w:rPr>
              <w:t>_DCMOD2</w:t>
            </w:r>
          </w:p>
        </w:tc>
        <w:tc>
          <w:tcPr>
            <w:tcW w:w="3792" w:type="dxa"/>
            <w:vMerge/>
            <w:shd w:val="clear" w:color="auto" w:fill="auto"/>
          </w:tcPr>
          <w:p w14:paraId="7EA30AD8" w14:textId="77777777" w:rsidR="00F556BF" w:rsidRPr="00CB630C" w:rsidRDefault="00F556BF" w:rsidP="007341FE"/>
        </w:tc>
      </w:tr>
      <w:tr w:rsidR="00F556BF" w:rsidRPr="00CB630C" w14:paraId="21259345" w14:textId="77777777" w:rsidTr="00D80A98">
        <w:tc>
          <w:tcPr>
            <w:tcW w:w="2841" w:type="dxa"/>
            <w:shd w:val="clear" w:color="auto" w:fill="auto"/>
          </w:tcPr>
          <w:p w14:paraId="7756EB1C" w14:textId="77777777" w:rsidR="00F556BF" w:rsidRPr="00CB630C" w:rsidRDefault="00F556BF" w:rsidP="007341FE">
            <w:r w:rsidRPr="00CB630C">
              <w:t>001b</w:t>
            </w:r>
            <w:r w:rsidRPr="00CB630C">
              <w:rPr>
                <w:rFonts w:hint="eastAsia"/>
              </w:rPr>
              <w:t>以外</w:t>
            </w:r>
            <w:r w:rsidRPr="00CB630C">
              <w:rPr>
                <w:rFonts w:hint="eastAsia"/>
              </w:rPr>
              <w:t xml:space="preserve"> </w:t>
            </w:r>
            <w:r w:rsidRPr="0010788C">
              <w:rPr>
                <w:rFonts w:hint="eastAsia"/>
                <w:color w:val="00B0F0"/>
                <w:sz w:val="20"/>
                <w:szCs w:val="22"/>
              </w:rPr>
              <w:t xml:space="preserve">/ </w:t>
            </w:r>
            <w:r w:rsidRPr="0010788C">
              <w:rPr>
                <w:color w:val="00B0F0"/>
                <w:sz w:val="20"/>
                <w:szCs w:val="22"/>
              </w:rPr>
              <w:t xml:space="preserve">Other than </w:t>
            </w:r>
            <w:r w:rsidRPr="0010788C">
              <w:rPr>
                <w:rFonts w:hint="eastAsia"/>
                <w:color w:val="00B0F0"/>
                <w:sz w:val="20"/>
                <w:szCs w:val="22"/>
              </w:rPr>
              <w:t>001b</w:t>
            </w:r>
          </w:p>
        </w:tc>
        <w:tc>
          <w:tcPr>
            <w:tcW w:w="2835" w:type="dxa"/>
            <w:shd w:val="clear" w:color="auto" w:fill="auto"/>
          </w:tcPr>
          <w:p w14:paraId="5C868BC1" w14:textId="77777777" w:rsidR="00F556BF" w:rsidRPr="00CB630C" w:rsidRDefault="00F556BF" w:rsidP="007341FE">
            <w:r w:rsidRPr="00CB630C">
              <w:rPr>
                <w:rFonts w:hint="eastAsia"/>
              </w:rPr>
              <w:t>Any</w:t>
            </w:r>
          </w:p>
        </w:tc>
        <w:tc>
          <w:tcPr>
            <w:tcW w:w="3792" w:type="dxa"/>
            <w:shd w:val="clear" w:color="auto" w:fill="auto"/>
          </w:tcPr>
          <w:p w14:paraId="30AC4B3F" w14:textId="77777777" w:rsidR="00F556BF" w:rsidRPr="00CB630C" w:rsidRDefault="00F556BF" w:rsidP="007341FE">
            <w:pPr>
              <w:rPr>
                <w:sz w:val="20"/>
                <w:szCs w:val="21"/>
              </w:rPr>
            </w:pPr>
            <w:r w:rsidRPr="00CB630C">
              <w:rPr>
                <w:rFonts w:hint="eastAsia"/>
                <w:sz w:val="20"/>
                <w:szCs w:val="21"/>
              </w:rPr>
              <w:t>P</w:t>
            </w:r>
            <w:r w:rsidRPr="00CB630C">
              <w:rPr>
                <w:sz w:val="20"/>
                <w:szCs w:val="21"/>
              </w:rPr>
              <w:t>_</w:t>
            </w:r>
            <w:r w:rsidRPr="00CB630C">
              <w:rPr>
                <w:rFonts w:hint="eastAsia"/>
                <w:sz w:val="20"/>
                <w:szCs w:val="21"/>
              </w:rPr>
              <w:t>DCMOD2</w:t>
            </w:r>
            <w:r w:rsidRPr="00CB630C">
              <w:rPr>
                <w:rFonts w:hint="eastAsia"/>
                <w:sz w:val="20"/>
                <w:szCs w:val="21"/>
              </w:rPr>
              <w:t>に応じた表示</w:t>
            </w:r>
          </w:p>
          <w:p w14:paraId="5CCF8B73" w14:textId="77777777" w:rsidR="00F556BF" w:rsidRPr="0010788C" w:rsidRDefault="00F556BF" w:rsidP="007341FE">
            <w:pPr>
              <w:rPr>
                <w:rFonts w:hint="eastAsia"/>
                <w:color w:val="00B0F0"/>
              </w:rPr>
            </w:pPr>
            <w:r w:rsidRPr="0010788C">
              <w:rPr>
                <w:rFonts w:hint="eastAsia"/>
                <w:color w:val="00B0F0"/>
                <w:sz w:val="18"/>
                <w:szCs w:val="20"/>
              </w:rPr>
              <w:t>Depending on P_DCMOD2</w:t>
            </w:r>
          </w:p>
        </w:tc>
      </w:tr>
      <w:tr w:rsidR="00F556BF" w:rsidRPr="00CB630C" w14:paraId="0A3F110D" w14:textId="77777777" w:rsidTr="00D80A98">
        <w:tc>
          <w:tcPr>
            <w:tcW w:w="2841" w:type="dxa"/>
            <w:vMerge w:val="restart"/>
            <w:shd w:val="clear" w:color="auto" w:fill="auto"/>
          </w:tcPr>
          <w:p w14:paraId="398F8566" w14:textId="77777777" w:rsidR="00F556BF" w:rsidRPr="00CB630C" w:rsidRDefault="00F556BF" w:rsidP="007341FE">
            <w:r w:rsidRPr="00CB630C">
              <w:rPr>
                <w:rFonts w:hint="eastAsia"/>
              </w:rPr>
              <w:t>001b</w:t>
            </w:r>
          </w:p>
        </w:tc>
        <w:tc>
          <w:tcPr>
            <w:tcW w:w="2835" w:type="dxa"/>
            <w:shd w:val="clear" w:color="auto" w:fill="auto"/>
          </w:tcPr>
          <w:p w14:paraId="51FD70E5" w14:textId="77777777" w:rsidR="00F556BF" w:rsidRPr="00CB630C" w:rsidRDefault="00F556BF" w:rsidP="007341FE">
            <w:pPr>
              <w:rPr>
                <w:rFonts w:hint="eastAsia"/>
              </w:rPr>
            </w:pPr>
            <w:r w:rsidRPr="00CB630C">
              <w:rPr>
                <w:rFonts w:hint="eastAsia"/>
              </w:rPr>
              <w:t xml:space="preserve">011b </w:t>
            </w:r>
          </w:p>
        </w:tc>
        <w:tc>
          <w:tcPr>
            <w:tcW w:w="3792" w:type="dxa"/>
            <w:shd w:val="clear" w:color="auto" w:fill="auto"/>
          </w:tcPr>
          <w:p w14:paraId="02E0EF0A" w14:textId="77777777" w:rsidR="00F556BF" w:rsidRPr="009E2725" w:rsidRDefault="00F556BF" w:rsidP="007341FE">
            <w:pPr>
              <w:rPr>
                <w:rFonts w:hint="eastAsia"/>
              </w:rPr>
            </w:pPr>
            <w:r w:rsidRPr="009E2725">
              <w:rPr>
                <w:rFonts w:hint="eastAsia"/>
              </w:rPr>
              <w:t>Sport</w:t>
            </w:r>
            <w:r w:rsidRPr="009E2725">
              <w:t>/Normal/Eco</w:t>
            </w:r>
            <w:r w:rsidR="00D80A98" w:rsidRPr="009E2725">
              <w:rPr>
                <w:rFonts w:hint="eastAsia"/>
              </w:rPr>
              <w:t>/(BEV Step3)Range</w:t>
            </w:r>
          </w:p>
        </w:tc>
      </w:tr>
      <w:tr w:rsidR="00F556BF" w:rsidRPr="00CB630C" w14:paraId="4320EE93" w14:textId="77777777" w:rsidTr="00D80A98">
        <w:tc>
          <w:tcPr>
            <w:tcW w:w="2841" w:type="dxa"/>
            <w:vMerge/>
            <w:shd w:val="clear" w:color="auto" w:fill="auto"/>
          </w:tcPr>
          <w:p w14:paraId="307DDEF7" w14:textId="77777777" w:rsidR="00F556BF" w:rsidRPr="00CB630C" w:rsidRDefault="00F556BF" w:rsidP="007341FE"/>
        </w:tc>
        <w:tc>
          <w:tcPr>
            <w:tcW w:w="2835" w:type="dxa"/>
            <w:shd w:val="clear" w:color="auto" w:fill="auto"/>
          </w:tcPr>
          <w:p w14:paraId="67DF7FE3" w14:textId="77777777" w:rsidR="00F556BF" w:rsidRPr="00CB630C" w:rsidRDefault="00F556BF" w:rsidP="007341FE">
            <w:r w:rsidRPr="00CB630C">
              <w:t>011b</w:t>
            </w:r>
            <w:r w:rsidRPr="00CB630C">
              <w:rPr>
                <w:rFonts w:hint="eastAsia"/>
              </w:rPr>
              <w:t>以外</w:t>
            </w:r>
            <w:r w:rsidRPr="00CB630C">
              <w:rPr>
                <w:rFonts w:hint="eastAsia"/>
              </w:rPr>
              <w:t xml:space="preserve"> </w:t>
            </w:r>
            <w:r w:rsidRPr="0010788C">
              <w:rPr>
                <w:rFonts w:hint="eastAsia"/>
                <w:color w:val="00B0F0"/>
                <w:sz w:val="20"/>
                <w:szCs w:val="22"/>
              </w:rPr>
              <w:t xml:space="preserve">/ </w:t>
            </w:r>
            <w:r w:rsidRPr="0010788C">
              <w:rPr>
                <w:color w:val="00B0F0"/>
                <w:sz w:val="20"/>
                <w:szCs w:val="22"/>
              </w:rPr>
              <w:t xml:space="preserve">Other than </w:t>
            </w:r>
            <w:r w:rsidRPr="0010788C">
              <w:rPr>
                <w:rFonts w:hint="eastAsia"/>
                <w:color w:val="00B0F0"/>
                <w:sz w:val="20"/>
                <w:szCs w:val="22"/>
              </w:rPr>
              <w:t>011b</w:t>
            </w:r>
          </w:p>
        </w:tc>
        <w:tc>
          <w:tcPr>
            <w:tcW w:w="3792" w:type="dxa"/>
            <w:shd w:val="clear" w:color="auto" w:fill="auto"/>
          </w:tcPr>
          <w:p w14:paraId="043A1414" w14:textId="77777777" w:rsidR="00F556BF" w:rsidRPr="009E2725" w:rsidRDefault="00F556BF" w:rsidP="007341FE">
            <w:r w:rsidRPr="009E2725">
              <w:rPr>
                <w:rFonts w:hint="eastAsia"/>
              </w:rPr>
              <w:t>Power</w:t>
            </w:r>
            <w:r w:rsidRPr="009E2725">
              <w:t>/Normal/Eco</w:t>
            </w:r>
            <w:r w:rsidR="00D80A98" w:rsidRPr="009E2725">
              <w:rPr>
                <w:rFonts w:hint="eastAsia"/>
              </w:rPr>
              <w:t>/(BEV Step3)Range</w:t>
            </w:r>
          </w:p>
        </w:tc>
      </w:tr>
    </w:tbl>
    <w:p w14:paraId="616D56CA" w14:textId="77777777" w:rsidR="00F556BF" w:rsidRPr="00CB630C" w:rsidRDefault="00F556BF" w:rsidP="00D34D1C">
      <w:pPr>
        <w:ind w:leftChars="200" w:left="386" w:firstLineChars="49" w:firstLine="94"/>
        <w:rPr>
          <w:rFonts w:hint="eastAsia"/>
        </w:rPr>
      </w:pPr>
    </w:p>
    <w:p w14:paraId="3AA777F9" w14:textId="77777777" w:rsidR="00D34D1C" w:rsidRPr="00CD09A9" w:rsidRDefault="00D34D1C" w:rsidP="00D34D1C">
      <w:pPr>
        <w:ind w:leftChars="200" w:left="386"/>
        <w:rPr>
          <w:rFonts w:hint="eastAsia"/>
        </w:rPr>
      </w:pPr>
      <w:r w:rsidRPr="00CB630C">
        <w:rPr>
          <w:rFonts w:hint="eastAsia"/>
        </w:rPr>
        <w:t>本画面</w:t>
      </w:r>
      <w:r w:rsidR="00806294" w:rsidRPr="00CB630C">
        <w:rPr>
          <w:rFonts w:hint="eastAsia"/>
        </w:rPr>
        <w:t>上で</w:t>
      </w:r>
      <w:r w:rsidRPr="00CB630C">
        <w:rPr>
          <w:rFonts w:hint="eastAsia"/>
        </w:rPr>
        <w:t>機能項目を選択後、</w:t>
      </w:r>
      <w:r w:rsidR="00C442C1" w:rsidRPr="00CB630C">
        <w:fldChar w:fldCharType="begin"/>
      </w:r>
      <w:r w:rsidR="00C442C1" w:rsidRPr="00CB630C">
        <w:instrText xml:space="preserve"> </w:instrText>
      </w:r>
      <w:r w:rsidR="00C442C1" w:rsidRPr="00CB630C">
        <w:rPr>
          <w:rFonts w:hint="eastAsia"/>
        </w:rPr>
        <w:instrText>REF _Ref100588595 \r \h</w:instrText>
      </w:r>
      <w:r w:rsidR="00C442C1" w:rsidRPr="00CB630C">
        <w:instrText xml:space="preserve"> </w:instrText>
      </w:r>
      <w:r w:rsidR="00CB630C">
        <w:instrText xml:space="preserve"> \* MERGEFORMAT </w:instrText>
      </w:r>
      <w:r w:rsidR="00C442C1" w:rsidRPr="00CB630C">
        <w:fldChar w:fldCharType="separate"/>
      </w:r>
      <w:r w:rsidR="00336074">
        <w:t>2.2</w:t>
      </w:r>
      <w:r w:rsidR="00C442C1" w:rsidRPr="00CB630C">
        <w:fldChar w:fldCharType="end"/>
      </w:r>
      <w:r w:rsidRPr="00CB630C">
        <w:rPr>
          <w:rFonts w:hint="eastAsia"/>
        </w:rPr>
        <w:t>項で示</w:t>
      </w:r>
      <w:r w:rsidRPr="00CD09A9">
        <w:rPr>
          <w:rFonts w:hint="eastAsia"/>
        </w:rPr>
        <w:t>す該当信号を送信</w:t>
      </w:r>
    </w:p>
    <w:p w14:paraId="45B25736" w14:textId="77777777" w:rsidR="00EE18BB" w:rsidRPr="00CD09A9" w:rsidRDefault="00EE18BB" w:rsidP="00307530">
      <w:pPr>
        <w:ind w:left="425"/>
        <w:rPr>
          <w:rFonts w:hint="eastAsia"/>
        </w:rPr>
      </w:pPr>
    </w:p>
    <w:p w14:paraId="65C87E98" w14:textId="77777777" w:rsidR="00EE18BB" w:rsidRPr="0010788C" w:rsidRDefault="00CE31EE" w:rsidP="00307530">
      <w:pPr>
        <w:ind w:left="425"/>
        <w:rPr>
          <w:rFonts w:hint="eastAsia"/>
          <w:color w:val="00B0F0"/>
          <w:sz w:val="20"/>
          <w:szCs w:val="22"/>
        </w:rPr>
      </w:pPr>
      <w:r w:rsidRPr="0010788C">
        <w:rPr>
          <w:rFonts w:hint="eastAsia"/>
          <w:color w:val="00B0F0"/>
          <w:sz w:val="20"/>
          <w:szCs w:val="22"/>
        </w:rPr>
        <w:t>AVN</w:t>
      </w:r>
      <w:r w:rsidR="00EE18BB" w:rsidRPr="0010788C">
        <w:rPr>
          <w:rFonts w:hint="eastAsia"/>
          <w:color w:val="00B0F0"/>
          <w:sz w:val="20"/>
          <w:szCs w:val="22"/>
        </w:rPr>
        <w:t xml:space="preserve"> sends CAN signal written in </w:t>
      </w:r>
      <w:r w:rsidR="00C442C1" w:rsidRPr="0010788C">
        <w:rPr>
          <w:color w:val="00B0F0"/>
          <w:sz w:val="20"/>
          <w:szCs w:val="22"/>
        </w:rPr>
        <w:fldChar w:fldCharType="begin"/>
      </w:r>
      <w:r w:rsidR="00C442C1" w:rsidRPr="0010788C">
        <w:rPr>
          <w:color w:val="00B0F0"/>
          <w:sz w:val="20"/>
          <w:szCs w:val="22"/>
        </w:rPr>
        <w:instrText xml:space="preserve"> </w:instrText>
      </w:r>
      <w:r w:rsidR="00C442C1" w:rsidRPr="0010788C">
        <w:rPr>
          <w:rFonts w:hint="eastAsia"/>
          <w:color w:val="00B0F0"/>
          <w:sz w:val="20"/>
          <w:szCs w:val="22"/>
        </w:rPr>
        <w:instrText>REF _Ref100588595 \r \h</w:instrText>
      </w:r>
      <w:r w:rsidR="00C442C1" w:rsidRPr="0010788C">
        <w:rPr>
          <w:color w:val="00B0F0"/>
          <w:sz w:val="20"/>
          <w:szCs w:val="22"/>
        </w:rPr>
        <w:instrText xml:space="preserve"> </w:instrText>
      </w:r>
      <w:r w:rsidR="00C442C1" w:rsidRPr="0010788C">
        <w:rPr>
          <w:color w:val="00B0F0"/>
          <w:sz w:val="20"/>
          <w:szCs w:val="22"/>
        </w:rPr>
      </w:r>
      <w:r w:rsidR="00CB630C" w:rsidRPr="0010788C">
        <w:rPr>
          <w:color w:val="00B0F0"/>
          <w:sz w:val="20"/>
          <w:szCs w:val="22"/>
        </w:rPr>
        <w:instrText xml:space="preserve"> \* MERGEFORMAT </w:instrText>
      </w:r>
      <w:r w:rsidR="00C442C1" w:rsidRPr="0010788C">
        <w:rPr>
          <w:color w:val="00B0F0"/>
          <w:sz w:val="20"/>
          <w:szCs w:val="22"/>
        </w:rPr>
        <w:fldChar w:fldCharType="separate"/>
      </w:r>
      <w:r w:rsidR="00336074">
        <w:rPr>
          <w:color w:val="00B0F0"/>
          <w:sz w:val="20"/>
          <w:szCs w:val="22"/>
        </w:rPr>
        <w:t>2.2</w:t>
      </w:r>
      <w:r w:rsidR="00C442C1" w:rsidRPr="0010788C">
        <w:rPr>
          <w:color w:val="00B0F0"/>
          <w:sz w:val="20"/>
          <w:szCs w:val="22"/>
        </w:rPr>
        <w:fldChar w:fldCharType="end"/>
      </w:r>
      <w:r w:rsidR="00EE18BB" w:rsidRPr="0010788C">
        <w:rPr>
          <w:rFonts w:hint="eastAsia"/>
          <w:color w:val="00B0F0"/>
          <w:sz w:val="20"/>
          <w:szCs w:val="22"/>
        </w:rPr>
        <w:t xml:space="preserve"> according to user operation</w:t>
      </w:r>
    </w:p>
    <w:p w14:paraId="57AD6E1A" w14:textId="77777777" w:rsidR="00C11527" w:rsidRPr="00CD09A9" w:rsidRDefault="00C11527" w:rsidP="00245056">
      <w:pPr>
        <w:rPr>
          <w:rFonts w:hint="eastAsia"/>
        </w:rPr>
      </w:pPr>
    </w:p>
    <w:p w14:paraId="3365AFF7" w14:textId="77777777" w:rsidR="00564015" w:rsidRPr="0010788C" w:rsidRDefault="00564015" w:rsidP="00CC17EE">
      <w:pPr>
        <w:pStyle w:val="Heading2"/>
        <w:rPr>
          <w:rFonts w:hint="eastAsia"/>
          <w:color w:val="00B0F0"/>
          <w:sz w:val="20"/>
          <w:szCs w:val="22"/>
        </w:rPr>
      </w:pPr>
      <w:bookmarkStart w:id="240" w:name="_Toc371573351"/>
      <w:bookmarkStart w:id="241" w:name="_Toc166749022"/>
      <w:bookmarkStart w:id="242" w:name="_Ref199948773"/>
      <w:bookmarkStart w:id="243" w:name="_Toc207119766"/>
      <w:r w:rsidRPr="00CB630C">
        <w:rPr>
          <w:rFonts w:hint="eastAsia"/>
        </w:rPr>
        <w:t>カスタマイズ対象リスト</w:t>
      </w:r>
      <w:bookmarkEnd w:id="240"/>
      <w:r w:rsidR="00727C38" w:rsidRPr="0010788C">
        <w:rPr>
          <w:rFonts w:hint="eastAsia"/>
          <w:color w:val="00B0F0"/>
          <w:sz w:val="20"/>
          <w:szCs w:val="22"/>
        </w:rPr>
        <w:t xml:space="preserve"> / </w:t>
      </w:r>
      <w:r w:rsidR="00727C38" w:rsidRPr="0010788C">
        <w:rPr>
          <w:rFonts w:hint="eastAsia"/>
          <w:noProof/>
          <w:color w:val="00B0F0"/>
          <w:sz w:val="20"/>
          <w:szCs w:val="22"/>
        </w:rPr>
        <w:t>Setting item list of DMS each systems</w:t>
      </w:r>
      <w:bookmarkEnd w:id="241"/>
      <w:bookmarkEnd w:id="242"/>
      <w:bookmarkEnd w:id="243"/>
    </w:p>
    <w:p w14:paraId="5F1C6C5F" w14:textId="77777777" w:rsidR="00564015" w:rsidRPr="00CB630C" w:rsidRDefault="00564015" w:rsidP="00564015">
      <w:pPr>
        <w:ind w:leftChars="200" w:left="386"/>
        <w:rPr>
          <w:rFonts w:hint="eastAsia"/>
        </w:rPr>
      </w:pPr>
      <w:r w:rsidRPr="00CB630C">
        <w:rPr>
          <w:rFonts w:hint="eastAsia"/>
        </w:rPr>
        <w:t>本カスタマイズ機能の対象となる機能リストを以下に示す。</w:t>
      </w:r>
    </w:p>
    <w:p w14:paraId="607669F4" w14:textId="77777777" w:rsidR="00727C38" w:rsidRPr="0010788C" w:rsidRDefault="00727C38" w:rsidP="00564015">
      <w:pPr>
        <w:ind w:leftChars="200" w:left="386"/>
        <w:rPr>
          <w:color w:val="00B0F0"/>
          <w:sz w:val="20"/>
          <w:szCs w:val="22"/>
        </w:rPr>
      </w:pPr>
      <w:r w:rsidRPr="0010788C">
        <w:rPr>
          <w:rFonts w:hint="eastAsia"/>
          <w:color w:val="00B0F0"/>
          <w:sz w:val="20"/>
          <w:szCs w:val="22"/>
        </w:rPr>
        <w:t>Below table shows DMS customization setting list.</w:t>
      </w:r>
    </w:p>
    <w:p w14:paraId="39CB8FA1" w14:textId="77777777" w:rsidR="00CA21E6" w:rsidRPr="00CB630C" w:rsidRDefault="00CA21E6" w:rsidP="00564015">
      <w:pPr>
        <w:ind w:leftChars="200" w:left="386"/>
        <w:rPr>
          <w:rFonts w:hint="eastAsia"/>
        </w:rPr>
      </w:pPr>
    </w:p>
    <w:tbl>
      <w:tblPr>
        <w:tblW w:w="0" w:type="auto"/>
        <w:tblInd w:w="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06"/>
        <w:gridCol w:w="3685"/>
        <w:gridCol w:w="3119"/>
      </w:tblGrid>
      <w:tr w:rsidR="00564015" w:rsidRPr="00CB630C" w14:paraId="3A587B91" w14:textId="77777777" w:rsidTr="00245056">
        <w:tblPrEx>
          <w:tblCellMar>
            <w:top w:w="0" w:type="dxa"/>
            <w:bottom w:w="0" w:type="dxa"/>
          </w:tblCellMar>
        </w:tblPrEx>
        <w:trPr>
          <w:trHeight w:val="300"/>
        </w:trPr>
        <w:tc>
          <w:tcPr>
            <w:tcW w:w="2306" w:type="dxa"/>
          </w:tcPr>
          <w:p w14:paraId="5151F319" w14:textId="77777777" w:rsidR="00564015" w:rsidRPr="00CB630C" w:rsidRDefault="00564015" w:rsidP="00C122B6">
            <w:pPr>
              <w:ind w:leftChars="-1" w:left="-2"/>
              <w:rPr>
                <w:rFonts w:hint="eastAsia"/>
                <w:sz w:val="20"/>
              </w:rPr>
            </w:pPr>
            <w:r w:rsidRPr="00CB630C">
              <w:rPr>
                <w:rFonts w:hint="eastAsia"/>
                <w:sz w:val="20"/>
              </w:rPr>
              <w:t>仕向け</w:t>
            </w:r>
            <w:r w:rsidR="00727C38" w:rsidRPr="0010788C">
              <w:rPr>
                <w:rFonts w:hint="eastAsia"/>
                <w:color w:val="00B0F0"/>
                <w:sz w:val="18"/>
                <w:szCs w:val="22"/>
              </w:rPr>
              <w:t>/Destination</w:t>
            </w:r>
          </w:p>
        </w:tc>
        <w:tc>
          <w:tcPr>
            <w:tcW w:w="3685" w:type="dxa"/>
          </w:tcPr>
          <w:p w14:paraId="4FE7D73B" w14:textId="77777777" w:rsidR="00564015" w:rsidRPr="00CB630C" w:rsidRDefault="00564015" w:rsidP="008F5011">
            <w:pPr>
              <w:ind w:leftChars="-1" w:left="-2"/>
              <w:rPr>
                <w:rFonts w:hint="eastAsia"/>
                <w:sz w:val="20"/>
              </w:rPr>
            </w:pPr>
            <w:r w:rsidRPr="00CB630C">
              <w:rPr>
                <w:rFonts w:hint="eastAsia"/>
                <w:sz w:val="20"/>
              </w:rPr>
              <w:t>リスト名称（機能選択釦名称）</w:t>
            </w:r>
          </w:p>
          <w:p w14:paraId="0C38C169" w14:textId="77777777" w:rsidR="00727C38" w:rsidRPr="0010788C" w:rsidRDefault="00727C38" w:rsidP="00C122B6">
            <w:pPr>
              <w:ind w:leftChars="-1" w:left="-2"/>
              <w:rPr>
                <w:rFonts w:hint="eastAsia"/>
                <w:color w:val="00B0F0"/>
                <w:sz w:val="20"/>
              </w:rPr>
            </w:pPr>
            <w:r w:rsidRPr="0010788C">
              <w:rPr>
                <w:rFonts w:hint="eastAsia"/>
                <w:color w:val="00B0F0"/>
                <w:sz w:val="18"/>
                <w:szCs w:val="22"/>
              </w:rPr>
              <w:t xml:space="preserve">Setting item list </w:t>
            </w:r>
          </w:p>
        </w:tc>
        <w:tc>
          <w:tcPr>
            <w:tcW w:w="3119" w:type="dxa"/>
          </w:tcPr>
          <w:p w14:paraId="78609DDA" w14:textId="77777777" w:rsidR="00564015" w:rsidRPr="0010788C" w:rsidRDefault="00564015" w:rsidP="008F5011">
            <w:pPr>
              <w:rPr>
                <w:rFonts w:hint="eastAsia"/>
                <w:color w:val="00B0F0"/>
                <w:sz w:val="18"/>
                <w:szCs w:val="22"/>
              </w:rPr>
            </w:pPr>
            <w:r w:rsidRPr="00CB630C">
              <w:rPr>
                <w:rFonts w:hint="eastAsia"/>
                <w:sz w:val="20"/>
              </w:rPr>
              <w:t>釦名称</w:t>
            </w:r>
          </w:p>
          <w:p w14:paraId="2D94A3B1" w14:textId="77777777" w:rsidR="00727C38" w:rsidRPr="00CB630C" w:rsidRDefault="00727C38" w:rsidP="008F5011">
            <w:pPr>
              <w:rPr>
                <w:rFonts w:hint="eastAsia"/>
                <w:sz w:val="20"/>
              </w:rPr>
            </w:pPr>
            <w:r w:rsidRPr="0010788C">
              <w:rPr>
                <w:rFonts w:hint="eastAsia"/>
                <w:color w:val="00B0F0"/>
                <w:sz w:val="18"/>
                <w:szCs w:val="22"/>
              </w:rPr>
              <w:t>Name of button</w:t>
            </w:r>
          </w:p>
        </w:tc>
      </w:tr>
      <w:tr w:rsidR="00564015" w:rsidRPr="00CB630C" w14:paraId="4827CF4A" w14:textId="77777777" w:rsidTr="00245056">
        <w:tblPrEx>
          <w:tblCellMar>
            <w:top w:w="0" w:type="dxa"/>
            <w:bottom w:w="0" w:type="dxa"/>
          </w:tblCellMar>
        </w:tblPrEx>
        <w:trPr>
          <w:trHeight w:val="746"/>
        </w:trPr>
        <w:tc>
          <w:tcPr>
            <w:tcW w:w="2306" w:type="dxa"/>
            <w:vMerge w:val="restart"/>
          </w:tcPr>
          <w:p w14:paraId="6F894157" w14:textId="77777777" w:rsidR="00564015" w:rsidRPr="00CB630C" w:rsidRDefault="00564015" w:rsidP="008F5011">
            <w:pPr>
              <w:ind w:leftChars="-1" w:left="-2"/>
              <w:rPr>
                <w:rFonts w:hint="eastAsia"/>
                <w:sz w:val="20"/>
              </w:rPr>
            </w:pPr>
            <w:r w:rsidRPr="00CB630C">
              <w:rPr>
                <w:rFonts w:hint="eastAsia"/>
                <w:sz w:val="20"/>
              </w:rPr>
              <w:t>日本</w:t>
            </w:r>
            <w:r w:rsidR="00727C38" w:rsidRPr="0010788C">
              <w:rPr>
                <w:rFonts w:hint="eastAsia"/>
                <w:color w:val="00B0F0"/>
                <w:sz w:val="20"/>
              </w:rPr>
              <w:t>/Japan</w:t>
            </w:r>
          </w:p>
        </w:tc>
        <w:tc>
          <w:tcPr>
            <w:tcW w:w="3685" w:type="dxa"/>
          </w:tcPr>
          <w:p w14:paraId="7F9C945F" w14:textId="77777777" w:rsidR="00564015" w:rsidRPr="00CB630C" w:rsidRDefault="00564015" w:rsidP="008F5011">
            <w:pPr>
              <w:rPr>
                <w:rFonts w:hint="eastAsia"/>
                <w:sz w:val="20"/>
              </w:rPr>
            </w:pPr>
            <w:r w:rsidRPr="00CB630C">
              <w:rPr>
                <w:rFonts w:hint="eastAsia"/>
                <w:sz w:val="20"/>
              </w:rPr>
              <w:t>パワートレーン</w:t>
            </w:r>
          </w:p>
          <w:p w14:paraId="34F504C3" w14:textId="77777777" w:rsidR="00727C38" w:rsidRPr="00CB630C" w:rsidRDefault="00727C38" w:rsidP="008F5011">
            <w:pPr>
              <w:rPr>
                <w:rFonts w:hint="eastAsia"/>
                <w:sz w:val="20"/>
              </w:rPr>
            </w:pPr>
            <w:r w:rsidRPr="00CB630C">
              <w:rPr>
                <w:rFonts w:hint="eastAsia"/>
                <w:sz w:val="20"/>
              </w:rPr>
              <w:t>Powertrain</w:t>
            </w:r>
          </w:p>
        </w:tc>
        <w:tc>
          <w:tcPr>
            <w:tcW w:w="3119" w:type="dxa"/>
          </w:tcPr>
          <w:p w14:paraId="36C4773F" w14:textId="77777777" w:rsidR="00564015" w:rsidRPr="00010758" w:rsidRDefault="00564015" w:rsidP="0057787C">
            <w:pPr>
              <w:ind w:leftChars="-1" w:left="-2" w:firstLineChars="100" w:firstLine="183"/>
              <w:rPr>
                <w:rFonts w:hint="eastAsia"/>
                <w:sz w:val="20"/>
              </w:rPr>
            </w:pPr>
            <w:r w:rsidRPr="00010758">
              <w:rPr>
                <w:rFonts w:hint="eastAsia"/>
                <w:sz w:val="20"/>
              </w:rPr>
              <w:t>Power</w:t>
            </w:r>
            <w:r w:rsidR="001F788B" w:rsidRPr="00010758">
              <w:rPr>
                <w:rFonts w:hint="eastAsia"/>
                <w:sz w:val="20"/>
              </w:rPr>
              <w:t>または</w:t>
            </w:r>
            <w:r w:rsidR="00233650" w:rsidRPr="00010758">
              <w:rPr>
                <w:sz w:val="20"/>
              </w:rPr>
              <w:t>Sport</w:t>
            </w:r>
            <w:r w:rsidR="00D84F5C" w:rsidRPr="00010758">
              <w:rPr>
                <w:sz w:val="20"/>
              </w:rPr>
              <w:t xml:space="preserve"> (</w:t>
            </w:r>
            <w:r w:rsidR="00D84F5C" w:rsidRPr="00010758">
              <w:rPr>
                <w:rFonts w:hint="eastAsia"/>
                <w:sz w:val="20"/>
              </w:rPr>
              <w:t>※</w:t>
            </w:r>
            <w:r w:rsidR="00D84F5C" w:rsidRPr="00010758">
              <w:rPr>
                <w:sz w:val="20"/>
              </w:rPr>
              <w:t>1)</w:t>
            </w:r>
          </w:p>
          <w:p w14:paraId="2A1F6D87" w14:textId="77777777" w:rsidR="00564015" w:rsidRPr="00010758" w:rsidRDefault="00564015" w:rsidP="0057787C">
            <w:pPr>
              <w:ind w:leftChars="-1" w:left="-2" w:firstLineChars="100" w:firstLine="183"/>
              <w:rPr>
                <w:rFonts w:hint="eastAsia"/>
                <w:sz w:val="20"/>
              </w:rPr>
            </w:pPr>
            <w:r w:rsidRPr="00010758">
              <w:rPr>
                <w:rFonts w:hint="eastAsia"/>
                <w:sz w:val="20"/>
              </w:rPr>
              <w:t>Normal</w:t>
            </w:r>
          </w:p>
          <w:p w14:paraId="12B98C04" w14:textId="77777777" w:rsidR="00564015" w:rsidRPr="00010758" w:rsidRDefault="00564015" w:rsidP="0057787C">
            <w:pPr>
              <w:ind w:leftChars="-1" w:left="-2" w:firstLineChars="100" w:firstLine="183"/>
              <w:rPr>
                <w:sz w:val="20"/>
              </w:rPr>
            </w:pPr>
            <w:r w:rsidRPr="00010758">
              <w:rPr>
                <w:rFonts w:hint="eastAsia"/>
                <w:sz w:val="20"/>
              </w:rPr>
              <w:t>Eco</w:t>
            </w:r>
          </w:p>
          <w:p w14:paraId="733D433A" w14:textId="77777777" w:rsidR="00233650" w:rsidRPr="00010758" w:rsidRDefault="00233650" w:rsidP="0057787C">
            <w:pPr>
              <w:ind w:leftChars="-1" w:left="-2" w:firstLineChars="100" w:firstLine="183"/>
              <w:rPr>
                <w:sz w:val="20"/>
              </w:rPr>
            </w:pPr>
            <w:r w:rsidRPr="00010758">
              <w:rPr>
                <w:sz w:val="20"/>
              </w:rPr>
              <w:t>Range</w:t>
            </w:r>
            <w:r w:rsidR="00E1225F" w:rsidRPr="00010758">
              <w:rPr>
                <w:sz w:val="20"/>
              </w:rPr>
              <w:t xml:space="preserve"> </w:t>
            </w:r>
          </w:p>
          <w:p w14:paraId="1048F6BE" w14:textId="77777777" w:rsidR="0046051B" w:rsidRPr="00010758" w:rsidRDefault="004D2853" w:rsidP="0057787C">
            <w:pPr>
              <w:ind w:leftChars="-1" w:left="-2" w:firstLineChars="100" w:firstLine="183"/>
              <w:rPr>
                <w:sz w:val="20"/>
                <w:szCs w:val="20"/>
              </w:rPr>
            </w:pPr>
            <w:r w:rsidRPr="00010758">
              <w:rPr>
                <w:sz w:val="20"/>
                <w:szCs w:val="20"/>
              </w:rPr>
              <w:t>Rear Comfort</w:t>
            </w:r>
            <w:r w:rsidR="00E1225F" w:rsidRPr="00010758">
              <w:rPr>
                <w:sz w:val="20"/>
                <w:szCs w:val="20"/>
              </w:rPr>
              <w:t xml:space="preserve"> </w:t>
            </w:r>
          </w:p>
          <w:p w14:paraId="5A2E9570" w14:textId="77777777" w:rsidR="00F741AE" w:rsidRPr="00010758" w:rsidRDefault="00F741AE" w:rsidP="0057787C">
            <w:pPr>
              <w:ind w:leftChars="-1" w:left="-2" w:firstLineChars="100" w:firstLine="183"/>
              <w:rPr>
                <w:rFonts w:hint="eastAsia"/>
                <w:sz w:val="20"/>
                <w:szCs w:val="20"/>
              </w:rPr>
            </w:pPr>
            <w:r w:rsidRPr="00010758">
              <w:rPr>
                <w:sz w:val="20"/>
                <w:szCs w:val="20"/>
              </w:rPr>
              <w:t>Track</w:t>
            </w:r>
          </w:p>
        </w:tc>
      </w:tr>
      <w:tr w:rsidR="00564015" w:rsidRPr="00CB630C" w14:paraId="5527092E" w14:textId="77777777" w:rsidTr="00245056">
        <w:tblPrEx>
          <w:tblCellMar>
            <w:top w:w="0" w:type="dxa"/>
            <w:bottom w:w="0" w:type="dxa"/>
          </w:tblCellMar>
        </w:tblPrEx>
        <w:trPr>
          <w:trHeight w:val="105"/>
        </w:trPr>
        <w:tc>
          <w:tcPr>
            <w:tcW w:w="2306" w:type="dxa"/>
            <w:vMerge/>
          </w:tcPr>
          <w:p w14:paraId="3A482F69" w14:textId="77777777" w:rsidR="00564015" w:rsidRPr="00CB630C" w:rsidRDefault="00564015" w:rsidP="008F5011">
            <w:pPr>
              <w:ind w:leftChars="-1" w:left="-2"/>
              <w:rPr>
                <w:rFonts w:hint="eastAsia"/>
                <w:sz w:val="20"/>
              </w:rPr>
            </w:pPr>
          </w:p>
        </w:tc>
        <w:tc>
          <w:tcPr>
            <w:tcW w:w="3685" w:type="dxa"/>
          </w:tcPr>
          <w:p w14:paraId="7E4FADB3" w14:textId="77777777" w:rsidR="00564015" w:rsidRPr="00CB630C" w:rsidRDefault="00564015" w:rsidP="008F5011">
            <w:pPr>
              <w:rPr>
                <w:rFonts w:hint="eastAsia"/>
                <w:sz w:val="20"/>
              </w:rPr>
            </w:pPr>
            <w:r w:rsidRPr="00CB630C">
              <w:rPr>
                <w:rFonts w:hint="eastAsia"/>
                <w:sz w:val="20"/>
              </w:rPr>
              <w:t>サスペンション</w:t>
            </w:r>
          </w:p>
          <w:p w14:paraId="51C7B512" w14:textId="77777777" w:rsidR="00727C38" w:rsidRPr="00CB630C" w:rsidRDefault="00727C38" w:rsidP="008F5011">
            <w:pPr>
              <w:rPr>
                <w:rFonts w:hint="eastAsia"/>
                <w:sz w:val="20"/>
              </w:rPr>
            </w:pPr>
            <w:r w:rsidRPr="00CB630C">
              <w:rPr>
                <w:rFonts w:hint="eastAsia"/>
                <w:sz w:val="20"/>
              </w:rPr>
              <w:t>Suspension</w:t>
            </w:r>
          </w:p>
        </w:tc>
        <w:tc>
          <w:tcPr>
            <w:tcW w:w="3119" w:type="dxa"/>
          </w:tcPr>
          <w:p w14:paraId="757A55EB" w14:textId="77777777" w:rsidR="00564015" w:rsidRPr="00010758" w:rsidRDefault="00564015" w:rsidP="0057787C">
            <w:pPr>
              <w:ind w:leftChars="-1" w:left="-2" w:firstLineChars="100" w:firstLine="183"/>
              <w:rPr>
                <w:rFonts w:hint="eastAsia"/>
                <w:sz w:val="20"/>
                <w:lang w:val="pt-PT"/>
              </w:rPr>
            </w:pPr>
            <w:r w:rsidRPr="00010758">
              <w:rPr>
                <w:rFonts w:hint="eastAsia"/>
                <w:sz w:val="20"/>
                <w:lang w:val="pt-PT"/>
              </w:rPr>
              <w:t>Sport</w:t>
            </w:r>
          </w:p>
          <w:p w14:paraId="713F052A" w14:textId="77777777" w:rsidR="00564015" w:rsidRPr="00010758" w:rsidRDefault="00564015" w:rsidP="0057787C">
            <w:pPr>
              <w:ind w:leftChars="-1" w:left="-2" w:firstLineChars="100" w:firstLine="183"/>
              <w:rPr>
                <w:sz w:val="20"/>
                <w:lang w:val="pt-PT"/>
              </w:rPr>
            </w:pPr>
            <w:r w:rsidRPr="00010758">
              <w:rPr>
                <w:rFonts w:hint="eastAsia"/>
                <w:sz w:val="20"/>
                <w:lang w:val="pt-PT"/>
              </w:rPr>
              <w:t>Normal</w:t>
            </w:r>
          </w:p>
          <w:p w14:paraId="19B61292" w14:textId="77777777" w:rsidR="00E1225F" w:rsidRPr="00010758" w:rsidRDefault="00E1225F" w:rsidP="0057787C">
            <w:pPr>
              <w:ind w:leftChars="-1" w:left="-2" w:firstLineChars="100" w:firstLine="183"/>
              <w:rPr>
                <w:rFonts w:hint="eastAsia"/>
                <w:sz w:val="20"/>
                <w:lang w:val="pt-PT"/>
              </w:rPr>
            </w:pPr>
            <w:r w:rsidRPr="00010758">
              <w:rPr>
                <w:sz w:val="20"/>
                <w:lang w:val="pt-PT"/>
              </w:rPr>
              <w:t xml:space="preserve">Comfort </w:t>
            </w:r>
          </w:p>
          <w:p w14:paraId="78F33DAF" w14:textId="77777777" w:rsidR="00564015" w:rsidRPr="00010758" w:rsidRDefault="004D2853" w:rsidP="0057787C">
            <w:pPr>
              <w:ind w:leftChars="-1" w:left="-2" w:firstLineChars="100" w:firstLine="183"/>
              <w:rPr>
                <w:sz w:val="20"/>
                <w:szCs w:val="20"/>
              </w:rPr>
            </w:pPr>
            <w:r w:rsidRPr="00010758">
              <w:rPr>
                <w:sz w:val="20"/>
                <w:szCs w:val="20"/>
              </w:rPr>
              <w:t>Rear Comfort</w:t>
            </w:r>
            <w:r w:rsidR="00E1225F" w:rsidRPr="00010758">
              <w:rPr>
                <w:sz w:val="20"/>
                <w:szCs w:val="20"/>
              </w:rPr>
              <w:t xml:space="preserve"> </w:t>
            </w:r>
          </w:p>
          <w:p w14:paraId="269249D4" w14:textId="77777777" w:rsidR="00F741AE" w:rsidRPr="00010758" w:rsidRDefault="00F741AE" w:rsidP="0057787C">
            <w:pPr>
              <w:ind w:leftChars="-1" w:left="-2" w:firstLineChars="100" w:firstLine="183"/>
              <w:rPr>
                <w:rFonts w:hint="eastAsia"/>
                <w:sz w:val="20"/>
              </w:rPr>
            </w:pPr>
            <w:r w:rsidRPr="00010758">
              <w:rPr>
                <w:sz w:val="20"/>
                <w:szCs w:val="20"/>
              </w:rPr>
              <w:t>Track</w:t>
            </w:r>
          </w:p>
        </w:tc>
      </w:tr>
      <w:tr w:rsidR="00564015" w:rsidRPr="00CB630C" w14:paraId="1CDC8921" w14:textId="77777777" w:rsidTr="00245056">
        <w:tblPrEx>
          <w:tblCellMar>
            <w:top w:w="0" w:type="dxa"/>
            <w:bottom w:w="0" w:type="dxa"/>
          </w:tblCellMar>
        </w:tblPrEx>
        <w:trPr>
          <w:trHeight w:val="105"/>
        </w:trPr>
        <w:tc>
          <w:tcPr>
            <w:tcW w:w="2306" w:type="dxa"/>
            <w:vMerge/>
          </w:tcPr>
          <w:p w14:paraId="55980845" w14:textId="77777777" w:rsidR="00564015" w:rsidRPr="00CB630C" w:rsidRDefault="00564015" w:rsidP="008F5011">
            <w:pPr>
              <w:ind w:leftChars="-1" w:left="-2"/>
              <w:rPr>
                <w:rFonts w:hint="eastAsia"/>
                <w:sz w:val="20"/>
              </w:rPr>
            </w:pPr>
          </w:p>
        </w:tc>
        <w:tc>
          <w:tcPr>
            <w:tcW w:w="3685" w:type="dxa"/>
          </w:tcPr>
          <w:p w14:paraId="448221BF" w14:textId="77777777" w:rsidR="00564015" w:rsidRPr="00CB630C" w:rsidRDefault="00564015" w:rsidP="008F5011">
            <w:pPr>
              <w:rPr>
                <w:rFonts w:hint="eastAsia"/>
                <w:sz w:val="20"/>
              </w:rPr>
            </w:pPr>
            <w:r w:rsidRPr="00CB630C">
              <w:rPr>
                <w:rFonts w:hint="eastAsia"/>
                <w:sz w:val="20"/>
              </w:rPr>
              <w:t>ステアリング</w:t>
            </w:r>
          </w:p>
          <w:p w14:paraId="4F557EB1" w14:textId="77777777" w:rsidR="00727C38" w:rsidRPr="00CB630C" w:rsidRDefault="00727C38" w:rsidP="008F5011">
            <w:pPr>
              <w:rPr>
                <w:rFonts w:hint="eastAsia"/>
                <w:sz w:val="20"/>
              </w:rPr>
            </w:pPr>
            <w:r w:rsidRPr="00CB630C">
              <w:rPr>
                <w:rFonts w:hint="eastAsia"/>
                <w:noProof/>
                <w:sz w:val="20"/>
              </w:rPr>
              <w:t>Steering</w:t>
            </w:r>
          </w:p>
        </w:tc>
        <w:tc>
          <w:tcPr>
            <w:tcW w:w="3119" w:type="dxa"/>
          </w:tcPr>
          <w:p w14:paraId="1DEA3221" w14:textId="77777777" w:rsidR="00564015" w:rsidRPr="00010758" w:rsidRDefault="00564015" w:rsidP="0057787C">
            <w:pPr>
              <w:ind w:leftChars="-1" w:left="-2" w:firstLineChars="100" w:firstLine="183"/>
              <w:rPr>
                <w:rFonts w:hint="eastAsia"/>
                <w:sz w:val="20"/>
                <w:lang w:val="pt-PT"/>
              </w:rPr>
            </w:pPr>
            <w:r w:rsidRPr="00010758">
              <w:rPr>
                <w:rFonts w:hint="eastAsia"/>
                <w:sz w:val="20"/>
                <w:lang w:val="pt-PT"/>
              </w:rPr>
              <w:t>Sport</w:t>
            </w:r>
          </w:p>
          <w:p w14:paraId="3C91F00F" w14:textId="77777777" w:rsidR="00564015" w:rsidRPr="00010758" w:rsidRDefault="00564015" w:rsidP="0057787C">
            <w:pPr>
              <w:ind w:leftChars="-1" w:left="-2" w:firstLineChars="100" w:firstLine="183"/>
              <w:rPr>
                <w:sz w:val="20"/>
                <w:lang w:val="pt-PT"/>
              </w:rPr>
            </w:pPr>
            <w:r w:rsidRPr="00010758">
              <w:rPr>
                <w:rFonts w:hint="eastAsia"/>
                <w:sz w:val="20"/>
                <w:lang w:val="pt-PT"/>
              </w:rPr>
              <w:t>Normal</w:t>
            </w:r>
          </w:p>
          <w:p w14:paraId="45B341A5" w14:textId="77777777" w:rsidR="00233650" w:rsidRPr="00010758" w:rsidRDefault="004D2853" w:rsidP="0057787C">
            <w:pPr>
              <w:ind w:leftChars="-1" w:left="-2" w:firstLineChars="100" w:firstLine="183"/>
              <w:rPr>
                <w:sz w:val="20"/>
                <w:szCs w:val="20"/>
              </w:rPr>
            </w:pPr>
            <w:r w:rsidRPr="00010758">
              <w:rPr>
                <w:sz w:val="20"/>
                <w:szCs w:val="20"/>
              </w:rPr>
              <w:t>Rear Comfort</w:t>
            </w:r>
            <w:r w:rsidR="00E1225F" w:rsidRPr="00010758">
              <w:rPr>
                <w:sz w:val="20"/>
                <w:szCs w:val="20"/>
              </w:rPr>
              <w:t xml:space="preserve"> </w:t>
            </w:r>
          </w:p>
          <w:p w14:paraId="08EA3AC0" w14:textId="77777777" w:rsidR="00F741AE" w:rsidRPr="00010758" w:rsidRDefault="00F741AE" w:rsidP="0057787C">
            <w:pPr>
              <w:ind w:leftChars="-1" w:left="-2" w:firstLineChars="100" w:firstLine="183"/>
              <w:rPr>
                <w:rFonts w:hint="eastAsia"/>
                <w:sz w:val="20"/>
                <w:lang w:val="pt-PT"/>
              </w:rPr>
            </w:pPr>
            <w:r w:rsidRPr="00010758">
              <w:rPr>
                <w:sz w:val="20"/>
                <w:szCs w:val="20"/>
              </w:rPr>
              <w:t>Track</w:t>
            </w:r>
          </w:p>
        </w:tc>
      </w:tr>
      <w:tr w:rsidR="00233650" w:rsidRPr="00CB630C" w14:paraId="78479563" w14:textId="77777777" w:rsidTr="00245056">
        <w:tblPrEx>
          <w:tblCellMar>
            <w:top w:w="0" w:type="dxa"/>
            <w:bottom w:w="0" w:type="dxa"/>
          </w:tblCellMar>
        </w:tblPrEx>
        <w:trPr>
          <w:trHeight w:val="105"/>
        </w:trPr>
        <w:tc>
          <w:tcPr>
            <w:tcW w:w="2306" w:type="dxa"/>
            <w:vMerge/>
          </w:tcPr>
          <w:p w14:paraId="5385855D" w14:textId="77777777" w:rsidR="00233650" w:rsidRPr="00CB630C" w:rsidRDefault="00233650" w:rsidP="00233650">
            <w:pPr>
              <w:ind w:leftChars="-1" w:left="-2"/>
              <w:rPr>
                <w:rFonts w:hint="eastAsia"/>
                <w:sz w:val="20"/>
              </w:rPr>
            </w:pPr>
          </w:p>
        </w:tc>
        <w:tc>
          <w:tcPr>
            <w:tcW w:w="3685" w:type="dxa"/>
          </w:tcPr>
          <w:p w14:paraId="445A1A79" w14:textId="77777777" w:rsidR="00233650" w:rsidRPr="00CB630C" w:rsidRDefault="00233650" w:rsidP="00233650">
            <w:pPr>
              <w:ind w:leftChars="-1" w:left="-2"/>
              <w:rPr>
                <w:rFonts w:hint="eastAsia"/>
                <w:sz w:val="20"/>
              </w:rPr>
            </w:pPr>
            <w:r w:rsidRPr="00CB630C">
              <w:rPr>
                <w:rFonts w:hint="eastAsia"/>
                <w:sz w:val="20"/>
              </w:rPr>
              <w:t>エアコン</w:t>
            </w:r>
          </w:p>
          <w:p w14:paraId="4FB67E0E" w14:textId="77777777" w:rsidR="00233650" w:rsidRPr="00CB630C" w:rsidRDefault="00233650" w:rsidP="00233650">
            <w:pPr>
              <w:rPr>
                <w:rFonts w:hint="eastAsia"/>
                <w:sz w:val="20"/>
              </w:rPr>
            </w:pPr>
            <w:r w:rsidRPr="00CB630C">
              <w:rPr>
                <w:rFonts w:hint="eastAsia"/>
                <w:sz w:val="20"/>
              </w:rPr>
              <w:t>Climate control</w:t>
            </w:r>
          </w:p>
        </w:tc>
        <w:tc>
          <w:tcPr>
            <w:tcW w:w="3119" w:type="dxa"/>
          </w:tcPr>
          <w:p w14:paraId="270EC0B8" w14:textId="77777777" w:rsidR="00233650" w:rsidRPr="00CB630C" w:rsidRDefault="00233650" w:rsidP="00233650">
            <w:pPr>
              <w:ind w:leftChars="-1" w:left="-2" w:firstLineChars="100" w:firstLine="183"/>
              <w:rPr>
                <w:rFonts w:hint="eastAsia"/>
                <w:sz w:val="20"/>
              </w:rPr>
            </w:pPr>
            <w:r w:rsidRPr="00CB630C">
              <w:rPr>
                <w:rFonts w:hint="eastAsia"/>
                <w:sz w:val="20"/>
              </w:rPr>
              <w:t>Normal</w:t>
            </w:r>
          </w:p>
          <w:p w14:paraId="7C042051" w14:textId="77777777" w:rsidR="00233650" w:rsidRPr="00CB630C" w:rsidRDefault="00233650" w:rsidP="00233650">
            <w:pPr>
              <w:ind w:leftChars="-1" w:left="-2" w:firstLineChars="100" w:firstLine="183"/>
              <w:rPr>
                <w:sz w:val="20"/>
              </w:rPr>
            </w:pPr>
            <w:r w:rsidRPr="00CB630C">
              <w:rPr>
                <w:rFonts w:hint="eastAsia"/>
                <w:sz w:val="20"/>
              </w:rPr>
              <w:t>Eco</w:t>
            </w:r>
          </w:p>
          <w:p w14:paraId="4558BC96" w14:textId="77777777" w:rsidR="00233650" w:rsidRPr="00CB630C" w:rsidRDefault="00233650" w:rsidP="00233650">
            <w:pPr>
              <w:ind w:leftChars="-1" w:left="-2" w:firstLineChars="100" w:firstLine="183"/>
              <w:rPr>
                <w:rFonts w:hint="eastAsia"/>
                <w:sz w:val="20"/>
                <w:lang w:val="pt-PT"/>
              </w:rPr>
            </w:pPr>
            <w:r w:rsidRPr="00CB630C">
              <w:rPr>
                <w:sz w:val="20"/>
              </w:rPr>
              <w:t>Range</w:t>
            </w:r>
            <w:r w:rsidR="00E1225F" w:rsidRPr="00CB630C">
              <w:rPr>
                <w:sz w:val="20"/>
              </w:rPr>
              <w:t xml:space="preserve"> </w:t>
            </w:r>
          </w:p>
        </w:tc>
      </w:tr>
      <w:tr w:rsidR="00564015" w:rsidRPr="00CB630C" w14:paraId="76B67A32" w14:textId="77777777" w:rsidTr="00245056">
        <w:tblPrEx>
          <w:tblCellMar>
            <w:top w:w="0" w:type="dxa"/>
            <w:bottom w:w="0" w:type="dxa"/>
          </w:tblCellMar>
        </w:tblPrEx>
        <w:trPr>
          <w:trHeight w:val="401"/>
        </w:trPr>
        <w:tc>
          <w:tcPr>
            <w:tcW w:w="2306" w:type="dxa"/>
            <w:vMerge/>
          </w:tcPr>
          <w:p w14:paraId="6D3B016E" w14:textId="77777777" w:rsidR="00564015" w:rsidRPr="00CB630C" w:rsidRDefault="00564015" w:rsidP="008F5011">
            <w:pPr>
              <w:ind w:leftChars="-1" w:left="-2"/>
              <w:rPr>
                <w:rFonts w:hint="eastAsia"/>
                <w:sz w:val="20"/>
              </w:rPr>
            </w:pPr>
          </w:p>
        </w:tc>
        <w:tc>
          <w:tcPr>
            <w:tcW w:w="3685" w:type="dxa"/>
          </w:tcPr>
          <w:p w14:paraId="0BB2CC94" w14:textId="77777777" w:rsidR="00564015" w:rsidRPr="00CB630C" w:rsidRDefault="00233650" w:rsidP="008F5011">
            <w:pPr>
              <w:ind w:leftChars="-1" w:left="-2"/>
              <w:rPr>
                <w:rFonts w:hint="eastAsia"/>
                <w:sz w:val="20"/>
              </w:rPr>
            </w:pPr>
            <w:r w:rsidRPr="00CB630C">
              <w:rPr>
                <w:rFonts w:hint="eastAsia"/>
                <w:sz w:val="20"/>
              </w:rPr>
              <w:t>ブレーキ</w:t>
            </w:r>
          </w:p>
          <w:p w14:paraId="655F07BB" w14:textId="77777777" w:rsidR="00727C38" w:rsidRPr="00CB630C" w:rsidRDefault="00233650" w:rsidP="007026F2">
            <w:pPr>
              <w:ind w:leftChars="-1" w:left="-2"/>
              <w:rPr>
                <w:rFonts w:hint="eastAsia"/>
                <w:sz w:val="20"/>
              </w:rPr>
            </w:pPr>
            <w:r w:rsidRPr="00CB630C">
              <w:rPr>
                <w:sz w:val="20"/>
              </w:rPr>
              <w:t>Brake</w:t>
            </w:r>
          </w:p>
        </w:tc>
        <w:tc>
          <w:tcPr>
            <w:tcW w:w="3119" w:type="dxa"/>
          </w:tcPr>
          <w:p w14:paraId="09B87318" w14:textId="77777777" w:rsidR="00564015" w:rsidRPr="00CB630C" w:rsidRDefault="00564015" w:rsidP="0057787C">
            <w:pPr>
              <w:ind w:leftChars="-1" w:left="-2" w:firstLineChars="100" w:firstLine="183"/>
              <w:rPr>
                <w:rFonts w:hint="eastAsia"/>
                <w:sz w:val="20"/>
              </w:rPr>
            </w:pPr>
            <w:r w:rsidRPr="00CB630C">
              <w:rPr>
                <w:rFonts w:hint="eastAsia"/>
                <w:sz w:val="20"/>
              </w:rPr>
              <w:t>Normal</w:t>
            </w:r>
          </w:p>
          <w:p w14:paraId="04241140" w14:textId="77777777" w:rsidR="00233650" w:rsidRPr="00CB630C" w:rsidRDefault="004D2853" w:rsidP="007026F2">
            <w:pPr>
              <w:ind w:leftChars="-1" w:left="-2" w:firstLineChars="100" w:firstLine="183"/>
              <w:rPr>
                <w:rFonts w:hint="eastAsia"/>
                <w:sz w:val="20"/>
              </w:rPr>
            </w:pPr>
            <w:r w:rsidRPr="00CB630C">
              <w:rPr>
                <w:sz w:val="20"/>
                <w:szCs w:val="20"/>
              </w:rPr>
              <w:t>Rear Comfort</w:t>
            </w:r>
          </w:p>
        </w:tc>
      </w:tr>
      <w:tr w:rsidR="00564015" w:rsidRPr="00CB630C" w14:paraId="5E3901AF" w14:textId="77777777" w:rsidTr="00245056">
        <w:tblPrEx>
          <w:tblCellMar>
            <w:top w:w="0" w:type="dxa"/>
            <w:bottom w:w="0" w:type="dxa"/>
          </w:tblCellMar>
        </w:tblPrEx>
        <w:trPr>
          <w:trHeight w:val="97"/>
        </w:trPr>
        <w:tc>
          <w:tcPr>
            <w:tcW w:w="2306" w:type="dxa"/>
            <w:vMerge w:val="restart"/>
          </w:tcPr>
          <w:p w14:paraId="517AC7F9" w14:textId="77777777" w:rsidR="00564015" w:rsidRPr="0010788C" w:rsidRDefault="00564015" w:rsidP="008F5011">
            <w:pPr>
              <w:ind w:leftChars="-1" w:left="-2"/>
              <w:rPr>
                <w:rFonts w:hint="eastAsia"/>
                <w:color w:val="00B0F0"/>
                <w:sz w:val="18"/>
                <w:szCs w:val="22"/>
              </w:rPr>
            </w:pPr>
            <w:r w:rsidRPr="00CB630C">
              <w:rPr>
                <w:rFonts w:hint="eastAsia"/>
                <w:sz w:val="20"/>
              </w:rPr>
              <w:t>日本以外</w:t>
            </w:r>
            <w:r w:rsidR="00727C38" w:rsidRPr="0010788C">
              <w:rPr>
                <w:rFonts w:hint="eastAsia"/>
                <w:color w:val="00B0F0"/>
                <w:sz w:val="18"/>
                <w:szCs w:val="22"/>
              </w:rPr>
              <w:t>/Other</w:t>
            </w:r>
          </w:p>
          <w:p w14:paraId="6E568661" w14:textId="77777777" w:rsidR="00564015" w:rsidRPr="00CB630C" w:rsidRDefault="00564015" w:rsidP="00417043">
            <w:pPr>
              <w:ind w:leftChars="-1" w:left="-2"/>
              <w:rPr>
                <w:rFonts w:hint="eastAsia"/>
                <w:sz w:val="20"/>
              </w:rPr>
            </w:pPr>
            <w:r w:rsidRPr="0010788C">
              <w:rPr>
                <w:rFonts w:hint="eastAsia"/>
                <w:color w:val="00B0F0"/>
                <w:sz w:val="18"/>
                <w:szCs w:val="22"/>
              </w:rPr>
              <w:t>（</w:t>
            </w:r>
            <w:r w:rsidRPr="0010788C">
              <w:rPr>
                <w:rFonts w:hint="eastAsia"/>
                <w:color w:val="00B0F0"/>
                <w:sz w:val="18"/>
                <w:szCs w:val="22"/>
              </w:rPr>
              <w:t>US</w:t>
            </w:r>
            <w:r w:rsidR="00727C38" w:rsidRPr="0010788C">
              <w:rPr>
                <w:rFonts w:hint="eastAsia"/>
                <w:color w:val="00B0F0"/>
                <w:sz w:val="18"/>
                <w:szCs w:val="22"/>
              </w:rPr>
              <w:t xml:space="preserve"> English</w:t>
            </w:r>
            <w:r w:rsidRPr="0010788C">
              <w:rPr>
                <w:rFonts w:hint="eastAsia"/>
                <w:color w:val="00B0F0"/>
                <w:sz w:val="18"/>
                <w:szCs w:val="22"/>
              </w:rPr>
              <w:t>）</w:t>
            </w:r>
          </w:p>
        </w:tc>
        <w:tc>
          <w:tcPr>
            <w:tcW w:w="3685" w:type="dxa"/>
          </w:tcPr>
          <w:p w14:paraId="086E18CC" w14:textId="77777777" w:rsidR="00564015" w:rsidRPr="00CB630C" w:rsidRDefault="00564015" w:rsidP="008F5011">
            <w:pPr>
              <w:rPr>
                <w:rFonts w:hint="eastAsia"/>
                <w:sz w:val="20"/>
              </w:rPr>
            </w:pPr>
            <w:r w:rsidRPr="00CB630C">
              <w:rPr>
                <w:rFonts w:hint="eastAsia"/>
                <w:sz w:val="20"/>
              </w:rPr>
              <w:t>Powertrain</w:t>
            </w:r>
          </w:p>
        </w:tc>
        <w:tc>
          <w:tcPr>
            <w:tcW w:w="3119" w:type="dxa"/>
          </w:tcPr>
          <w:p w14:paraId="02BA10C5" w14:textId="77777777" w:rsidR="00564015" w:rsidRPr="00010758" w:rsidRDefault="00564015" w:rsidP="0057787C">
            <w:pPr>
              <w:ind w:leftChars="-1" w:left="-2" w:firstLineChars="100" w:firstLine="183"/>
              <w:rPr>
                <w:rFonts w:hint="eastAsia"/>
                <w:sz w:val="20"/>
              </w:rPr>
            </w:pPr>
            <w:r w:rsidRPr="00010758">
              <w:rPr>
                <w:rFonts w:hint="eastAsia"/>
                <w:sz w:val="20"/>
              </w:rPr>
              <w:t>Power</w:t>
            </w:r>
            <w:r w:rsidR="001F788B" w:rsidRPr="00010758">
              <w:rPr>
                <w:sz w:val="20"/>
              </w:rPr>
              <w:t xml:space="preserve"> </w:t>
            </w:r>
            <w:r w:rsidR="001F788B" w:rsidRPr="00010758">
              <w:rPr>
                <w:rFonts w:hint="eastAsia"/>
                <w:sz w:val="20"/>
              </w:rPr>
              <w:t>または</w:t>
            </w:r>
            <w:r w:rsidR="001F788B" w:rsidRPr="00010758">
              <w:rPr>
                <w:rFonts w:hint="eastAsia"/>
                <w:sz w:val="20"/>
              </w:rPr>
              <w:t xml:space="preserve"> </w:t>
            </w:r>
            <w:r w:rsidR="00233650" w:rsidRPr="00010758">
              <w:rPr>
                <w:sz w:val="20"/>
              </w:rPr>
              <w:t>Sport</w:t>
            </w:r>
            <w:r w:rsidR="00D84F5C" w:rsidRPr="00010758">
              <w:rPr>
                <w:sz w:val="20"/>
              </w:rPr>
              <w:t xml:space="preserve"> (</w:t>
            </w:r>
            <w:r w:rsidR="00D84F5C" w:rsidRPr="00010758">
              <w:rPr>
                <w:rFonts w:hint="eastAsia"/>
                <w:sz w:val="20"/>
              </w:rPr>
              <w:t>※</w:t>
            </w:r>
            <w:r w:rsidR="00D84F5C" w:rsidRPr="00010758">
              <w:rPr>
                <w:sz w:val="20"/>
              </w:rPr>
              <w:t>1)</w:t>
            </w:r>
          </w:p>
          <w:p w14:paraId="3722140F" w14:textId="77777777" w:rsidR="00564015" w:rsidRPr="00010758" w:rsidRDefault="00564015" w:rsidP="0057787C">
            <w:pPr>
              <w:ind w:leftChars="-1" w:left="-2" w:firstLineChars="100" w:firstLine="183"/>
              <w:rPr>
                <w:rFonts w:hint="eastAsia"/>
                <w:sz w:val="20"/>
              </w:rPr>
            </w:pPr>
            <w:r w:rsidRPr="00010758">
              <w:rPr>
                <w:rFonts w:hint="eastAsia"/>
                <w:sz w:val="20"/>
              </w:rPr>
              <w:t>Normal</w:t>
            </w:r>
          </w:p>
          <w:p w14:paraId="316849A9" w14:textId="77777777" w:rsidR="00564015" w:rsidRPr="00010758" w:rsidRDefault="00564015" w:rsidP="0057787C">
            <w:pPr>
              <w:ind w:leftChars="-1" w:left="-2" w:firstLineChars="100" w:firstLine="183"/>
              <w:rPr>
                <w:sz w:val="20"/>
              </w:rPr>
            </w:pPr>
            <w:r w:rsidRPr="00010758">
              <w:rPr>
                <w:rFonts w:hint="eastAsia"/>
                <w:sz w:val="20"/>
              </w:rPr>
              <w:t>Eco</w:t>
            </w:r>
          </w:p>
          <w:p w14:paraId="08DEAA72" w14:textId="77777777" w:rsidR="00D84F5C" w:rsidRPr="00010758" w:rsidRDefault="00D84F5C" w:rsidP="0057787C">
            <w:pPr>
              <w:ind w:leftChars="-1" w:left="-2" w:firstLineChars="100" w:firstLine="183"/>
              <w:rPr>
                <w:sz w:val="20"/>
              </w:rPr>
            </w:pPr>
            <w:r w:rsidRPr="00010758">
              <w:rPr>
                <w:sz w:val="20"/>
              </w:rPr>
              <w:t>Range</w:t>
            </w:r>
          </w:p>
          <w:p w14:paraId="613D86EB" w14:textId="77777777" w:rsidR="00CE5C4B" w:rsidRPr="00010758" w:rsidRDefault="004D2853" w:rsidP="0057787C">
            <w:pPr>
              <w:ind w:leftChars="-1" w:left="-2" w:firstLineChars="100" w:firstLine="183"/>
              <w:rPr>
                <w:sz w:val="20"/>
                <w:szCs w:val="20"/>
              </w:rPr>
            </w:pPr>
            <w:r w:rsidRPr="00010758">
              <w:rPr>
                <w:sz w:val="20"/>
                <w:szCs w:val="20"/>
              </w:rPr>
              <w:t>Rear Comfort</w:t>
            </w:r>
          </w:p>
          <w:p w14:paraId="106DC55C" w14:textId="77777777" w:rsidR="00F741AE" w:rsidRPr="00010758" w:rsidRDefault="00F741AE" w:rsidP="0057787C">
            <w:pPr>
              <w:ind w:leftChars="-1" w:left="-2" w:firstLineChars="100" w:firstLine="183"/>
              <w:rPr>
                <w:rFonts w:hint="eastAsia"/>
                <w:sz w:val="20"/>
              </w:rPr>
            </w:pPr>
            <w:r w:rsidRPr="00010758">
              <w:rPr>
                <w:sz w:val="20"/>
                <w:szCs w:val="20"/>
              </w:rPr>
              <w:t>Track</w:t>
            </w:r>
          </w:p>
        </w:tc>
      </w:tr>
      <w:tr w:rsidR="00564015" w:rsidRPr="00CB630C" w14:paraId="7F764106" w14:textId="77777777" w:rsidTr="00245056">
        <w:tblPrEx>
          <w:tblCellMar>
            <w:top w:w="0" w:type="dxa"/>
            <w:bottom w:w="0" w:type="dxa"/>
          </w:tblCellMar>
        </w:tblPrEx>
        <w:trPr>
          <w:trHeight w:val="180"/>
        </w:trPr>
        <w:tc>
          <w:tcPr>
            <w:tcW w:w="2306" w:type="dxa"/>
            <w:vMerge/>
          </w:tcPr>
          <w:p w14:paraId="4C02774E" w14:textId="77777777" w:rsidR="00564015" w:rsidRPr="00CB630C" w:rsidRDefault="00564015" w:rsidP="008F5011">
            <w:pPr>
              <w:ind w:leftChars="-1" w:left="-2"/>
              <w:rPr>
                <w:rFonts w:hint="eastAsia"/>
                <w:sz w:val="20"/>
              </w:rPr>
            </w:pPr>
          </w:p>
        </w:tc>
        <w:tc>
          <w:tcPr>
            <w:tcW w:w="3685" w:type="dxa"/>
          </w:tcPr>
          <w:p w14:paraId="15A7D849" w14:textId="77777777" w:rsidR="00564015" w:rsidRPr="00CB630C" w:rsidRDefault="00564015" w:rsidP="008F5011">
            <w:pPr>
              <w:ind w:leftChars="-1" w:left="-2"/>
              <w:rPr>
                <w:rFonts w:hint="eastAsia"/>
                <w:sz w:val="20"/>
              </w:rPr>
            </w:pPr>
            <w:r w:rsidRPr="00CB630C">
              <w:rPr>
                <w:rFonts w:hint="eastAsia"/>
                <w:sz w:val="20"/>
              </w:rPr>
              <w:t>Suspension</w:t>
            </w:r>
          </w:p>
        </w:tc>
        <w:tc>
          <w:tcPr>
            <w:tcW w:w="3119" w:type="dxa"/>
          </w:tcPr>
          <w:p w14:paraId="6321200A" w14:textId="77777777" w:rsidR="00564015" w:rsidRPr="00010758" w:rsidRDefault="00564015" w:rsidP="0057787C">
            <w:pPr>
              <w:ind w:leftChars="-1" w:left="-2" w:firstLineChars="100" w:firstLine="183"/>
              <w:rPr>
                <w:rFonts w:hint="eastAsia"/>
                <w:sz w:val="20"/>
                <w:lang w:val="pt-PT"/>
              </w:rPr>
            </w:pPr>
            <w:r w:rsidRPr="00010758">
              <w:rPr>
                <w:rFonts w:hint="eastAsia"/>
                <w:sz w:val="20"/>
                <w:lang w:val="pt-PT"/>
              </w:rPr>
              <w:t>Sport</w:t>
            </w:r>
          </w:p>
          <w:p w14:paraId="08D71054" w14:textId="77777777" w:rsidR="00564015" w:rsidRPr="00010758" w:rsidRDefault="00564015" w:rsidP="0057787C">
            <w:pPr>
              <w:ind w:leftChars="-1" w:left="-2" w:firstLineChars="100" w:firstLine="183"/>
              <w:rPr>
                <w:sz w:val="20"/>
                <w:lang w:val="pt-PT"/>
              </w:rPr>
            </w:pPr>
            <w:r w:rsidRPr="00010758">
              <w:rPr>
                <w:rFonts w:hint="eastAsia"/>
                <w:sz w:val="20"/>
                <w:lang w:val="pt-PT"/>
              </w:rPr>
              <w:t>Normal</w:t>
            </w:r>
          </w:p>
          <w:p w14:paraId="3D9A212F" w14:textId="77777777" w:rsidR="00E1225F" w:rsidRPr="00010758" w:rsidRDefault="00A73E2F" w:rsidP="0057787C">
            <w:pPr>
              <w:ind w:leftChars="-1" w:left="-2" w:firstLineChars="100" w:firstLine="183"/>
              <w:rPr>
                <w:rFonts w:hint="eastAsia"/>
                <w:sz w:val="20"/>
                <w:lang w:val="pt-PT"/>
              </w:rPr>
            </w:pPr>
            <w:r w:rsidRPr="00010758">
              <w:rPr>
                <w:sz w:val="20"/>
                <w:lang w:val="pt-PT"/>
              </w:rPr>
              <w:t>Comfort</w:t>
            </w:r>
          </w:p>
          <w:p w14:paraId="5CF7EA87" w14:textId="77777777" w:rsidR="00564015" w:rsidRPr="00010758" w:rsidRDefault="004D2853" w:rsidP="0057787C">
            <w:pPr>
              <w:ind w:leftChars="-1" w:left="-2" w:firstLineChars="100" w:firstLine="183"/>
              <w:rPr>
                <w:sz w:val="20"/>
                <w:szCs w:val="20"/>
              </w:rPr>
            </w:pPr>
            <w:r w:rsidRPr="00010758">
              <w:rPr>
                <w:sz w:val="20"/>
                <w:szCs w:val="20"/>
              </w:rPr>
              <w:t>Rear Comfort</w:t>
            </w:r>
          </w:p>
          <w:p w14:paraId="2DED30CF" w14:textId="77777777" w:rsidR="00F741AE" w:rsidRPr="00010758" w:rsidRDefault="00F741AE" w:rsidP="0057787C">
            <w:pPr>
              <w:ind w:leftChars="-1" w:left="-2" w:firstLineChars="100" w:firstLine="183"/>
              <w:rPr>
                <w:rFonts w:hint="eastAsia"/>
                <w:sz w:val="20"/>
              </w:rPr>
            </w:pPr>
            <w:r w:rsidRPr="00010758">
              <w:rPr>
                <w:sz w:val="20"/>
                <w:szCs w:val="20"/>
              </w:rPr>
              <w:t>Track</w:t>
            </w:r>
          </w:p>
        </w:tc>
      </w:tr>
      <w:tr w:rsidR="00564015" w:rsidRPr="00CB630C" w14:paraId="47295CAA" w14:textId="77777777" w:rsidTr="00245056">
        <w:tblPrEx>
          <w:tblCellMar>
            <w:top w:w="0" w:type="dxa"/>
            <w:bottom w:w="0" w:type="dxa"/>
          </w:tblCellMar>
        </w:tblPrEx>
        <w:trPr>
          <w:trHeight w:val="180"/>
        </w:trPr>
        <w:tc>
          <w:tcPr>
            <w:tcW w:w="2306" w:type="dxa"/>
            <w:vMerge/>
          </w:tcPr>
          <w:p w14:paraId="76A97C7C" w14:textId="77777777" w:rsidR="00564015" w:rsidRPr="00CB630C" w:rsidRDefault="00564015" w:rsidP="008F5011">
            <w:pPr>
              <w:ind w:leftChars="-1" w:left="-2"/>
              <w:rPr>
                <w:rFonts w:hint="eastAsia"/>
                <w:sz w:val="20"/>
              </w:rPr>
            </w:pPr>
          </w:p>
        </w:tc>
        <w:tc>
          <w:tcPr>
            <w:tcW w:w="3685" w:type="dxa"/>
          </w:tcPr>
          <w:p w14:paraId="5F19A43F" w14:textId="77777777" w:rsidR="00564015" w:rsidRPr="00CB630C" w:rsidRDefault="00564015" w:rsidP="008F5011">
            <w:pPr>
              <w:ind w:leftChars="-1" w:left="-2"/>
              <w:rPr>
                <w:rFonts w:hint="eastAsia"/>
                <w:sz w:val="20"/>
              </w:rPr>
            </w:pPr>
            <w:r w:rsidRPr="00CB630C">
              <w:rPr>
                <w:rFonts w:hint="eastAsia"/>
                <w:sz w:val="20"/>
              </w:rPr>
              <w:t>Steering</w:t>
            </w:r>
          </w:p>
        </w:tc>
        <w:tc>
          <w:tcPr>
            <w:tcW w:w="3119" w:type="dxa"/>
          </w:tcPr>
          <w:p w14:paraId="75BEE0D2" w14:textId="77777777" w:rsidR="00564015" w:rsidRPr="00010758" w:rsidRDefault="00564015" w:rsidP="0057787C">
            <w:pPr>
              <w:ind w:leftChars="-1" w:left="-2" w:firstLineChars="100" w:firstLine="183"/>
              <w:rPr>
                <w:rFonts w:hint="eastAsia"/>
                <w:sz w:val="20"/>
                <w:lang w:val="pt-PT"/>
              </w:rPr>
            </w:pPr>
            <w:r w:rsidRPr="00010758">
              <w:rPr>
                <w:rFonts w:hint="eastAsia"/>
                <w:sz w:val="20"/>
                <w:lang w:val="pt-PT"/>
              </w:rPr>
              <w:t>Sport</w:t>
            </w:r>
          </w:p>
          <w:p w14:paraId="36C3D39F" w14:textId="77777777" w:rsidR="00564015" w:rsidRPr="00010758" w:rsidRDefault="00564015" w:rsidP="0057787C">
            <w:pPr>
              <w:ind w:leftChars="-1" w:left="-2" w:firstLineChars="100" w:firstLine="183"/>
              <w:rPr>
                <w:sz w:val="20"/>
                <w:lang w:val="pt-PT"/>
              </w:rPr>
            </w:pPr>
            <w:r w:rsidRPr="00010758">
              <w:rPr>
                <w:rFonts w:hint="eastAsia"/>
                <w:sz w:val="20"/>
                <w:lang w:val="pt-PT"/>
              </w:rPr>
              <w:t>Normal</w:t>
            </w:r>
          </w:p>
          <w:p w14:paraId="119A5401" w14:textId="77777777" w:rsidR="00D84F5C" w:rsidRPr="00010758" w:rsidRDefault="004D2853" w:rsidP="0057787C">
            <w:pPr>
              <w:ind w:leftChars="-1" w:left="-2" w:firstLineChars="100" w:firstLine="183"/>
              <w:rPr>
                <w:sz w:val="20"/>
                <w:szCs w:val="20"/>
              </w:rPr>
            </w:pPr>
            <w:r w:rsidRPr="00010758">
              <w:rPr>
                <w:sz w:val="20"/>
                <w:szCs w:val="20"/>
              </w:rPr>
              <w:t>Rear Comfort</w:t>
            </w:r>
          </w:p>
          <w:p w14:paraId="68956AA6" w14:textId="77777777" w:rsidR="00F741AE" w:rsidRPr="00010758" w:rsidRDefault="00F741AE" w:rsidP="0057787C">
            <w:pPr>
              <w:ind w:leftChars="-1" w:left="-2" w:firstLineChars="100" w:firstLine="183"/>
              <w:rPr>
                <w:rFonts w:hint="eastAsia"/>
                <w:sz w:val="20"/>
                <w:lang w:val="pt-PT"/>
              </w:rPr>
            </w:pPr>
            <w:r w:rsidRPr="00010758">
              <w:rPr>
                <w:sz w:val="20"/>
                <w:szCs w:val="20"/>
              </w:rPr>
              <w:t>Track</w:t>
            </w:r>
          </w:p>
        </w:tc>
      </w:tr>
      <w:tr w:rsidR="00233650" w:rsidRPr="00CB630C" w14:paraId="041EBAE6" w14:textId="77777777" w:rsidTr="00245056">
        <w:tblPrEx>
          <w:tblCellMar>
            <w:top w:w="0" w:type="dxa"/>
            <w:bottom w:w="0" w:type="dxa"/>
          </w:tblCellMar>
        </w:tblPrEx>
        <w:trPr>
          <w:trHeight w:val="180"/>
        </w:trPr>
        <w:tc>
          <w:tcPr>
            <w:tcW w:w="2306" w:type="dxa"/>
            <w:vMerge/>
          </w:tcPr>
          <w:p w14:paraId="18D4B0FD" w14:textId="77777777" w:rsidR="00233650" w:rsidRPr="00CB630C" w:rsidRDefault="00233650" w:rsidP="00233650">
            <w:pPr>
              <w:ind w:leftChars="-1" w:left="-2"/>
              <w:rPr>
                <w:rFonts w:hint="eastAsia"/>
                <w:sz w:val="20"/>
              </w:rPr>
            </w:pPr>
          </w:p>
        </w:tc>
        <w:tc>
          <w:tcPr>
            <w:tcW w:w="3685" w:type="dxa"/>
          </w:tcPr>
          <w:p w14:paraId="32969B79" w14:textId="77777777" w:rsidR="00233650" w:rsidRPr="00CB630C" w:rsidRDefault="00233650" w:rsidP="00233650">
            <w:pPr>
              <w:ind w:leftChars="-1" w:left="-2"/>
              <w:rPr>
                <w:rFonts w:hint="eastAsia"/>
                <w:sz w:val="20"/>
              </w:rPr>
            </w:pPr>
            <w:r w:rsidRPr="00CB630C">
              <w:rPr>
                <w:rFonts w:hint="eastAsia"/>
                <w:sz w:val="20"/>
              </w:rPr>
              <w:t>Climate</w:t>
            </w:r>
          </w:p>
        </w:tc>
        <w:tc>
          <w:tcPr>
            <w:tcW w:w="3119" w:type="dxa"/>
          </w:tcPr>
          <w:p w14:paraId="56D74853" w14:textId="77777777" w:rsidR="00233650" w:rsidRPr="00010758" w:rsidRDefault="00233650" w:rsidP="00233650">
            <w:pPr>
              <w:ind w:leftChars="-1" w:left="-2" w:firstLineChars="100" w:firstLine="183"/>
              <w:rPr>
                <w:rFonts w:hint="eastAsia"/>
                <w:sz w:val="20"/>
              </w:rPr>
            </w:pPr>
            <w:r w:rsidRPr="00010758">
              <w:rPr>
                <w:rFonts w:hint="eastAsia"/>
                <w:sz w:val="20"/>
              </w:rPr>
              <w:t>Normal</w:t>
            </w:r>
          </w:p>
          <w:p w14:paraId="1BFE6A0D" w14:textId="77777777" w:rsidR="00233650" w:rsidRPr="00010758" w:rsidRDefault="00233650" w:rsidP="00233650">
            <w:pPr>
              <w:ind w:leftChars="-1" w:left="-2" w:firstLineChars="100" w:firstLine="183"/>
              <w:rPr>
                <w:sz w:val="20"/>
              </w:rPr>
            </w:pPr>
            <w:r w:rsidRPr="00010758">
              <w:rPr>
                <w:rFonts w:hint="eastAsia"/>
                <w:sz w:val="20"/>
              </w:rPr>
              <w:t>Eco</w:t>
            </w:r>
          </w:p>
          <w:p w14:paraId="0A373CA8" w14:textId="77777777" w:rsidR="00D84F5C" w:rsidRPr="00010758" w:rsidRDefault="00D84F5C" w:rsidP="00233650">
            <w:pPr>
              <w:ind w:leftChars="-1" w:left="-2" w:firstLineChars="100" w:firstLine="183"/>
              <w:rPr>
                <w:rFonts w:hint="eastAsia"/>
                <w:sz w:val="20"/>
                <w:lang w:val="pt-PT"/>
              </w:rPr>
            </w:pPr>
            <w:r w:rsidRPr="00010758">
              <w:rPr>
                <w:sz w:val="20"/>
              </w:rPr>
              <w:t>Range</w:t>
            </w:r>
          </w:p>
        </w:tc>
      </w:tr>
      <w:tr w:rsidR="00564015" w:rsidRPr="00CB630C" w14:paraId="437F4F65" w14:textId="77777777" w:rsidTr="00245056">
        <w:tblPrEx>
          <w:tblCellMar>
            <w:top w:w="0" w:type="dxa"/>
            <w:bottom w:w="0" w:type="dxa"/>
          </w:tblCellMar>
        </w:tblPrEx>
        <w:trPr>
          <w:trHeight w:val="397"/>
        </w:trPr>
        <w:tc>
          <w:tcPr>
            <w:tcW w:w="2306" w:type="dxa"/>
            <w:vMerge/>
          </w:tcPr>
          <w:p w14:paraId="29F4B012" w14:textId="77777777" w:rsidR="00564015" w:rsidRPr="00CB630C" w:rsidRDefault="00564015" w:rsidP="008F5011">
            <w:pPr>
              <w:ind w:leftChars="-1" w:left="-2"/>
              <w:rPr>
                <w:rFonts w:hint="eastAsia"/>
                <w:sz w:val="20"/>
              </w:rPr>
            </w:pPr>
          </w:p>
        </w:tc>
        <w:tc>
          <w:tcPr>
            <w:tcW w:w="3685" w:type="dxa"/>
          </w:tcPr>
          <w:p w14:paraId="2B1363F4" w14:textId="77777777" w:rsidR="00564015" w:rsidRPr="00CB630C" w:rsidRDefault="00233650" w:rsidP="008F5011">
            <w:pPr>
              <w:ind w:leftChars="-1" w:left="-2"/>
              <w:rPr>
                <w:rFonts w:hint="eastAsia"/>
                <w:sz w:val="20"/>
              </w:rPr>
            </w:pPr>
            <w:r w:rsidRPr="00CB630C">
              <w:rPr>
                <w:sz w:val="20"/>
              </w:rPr>
              <w:t>Brake</w:t>
            </w:r>
          </w:p>
        </w:tc>
        <w:tc>
          <w:tcPr>
            <w:tcW w:w="3119" w:type="dxa"/>
          </w:tcPr>
          <w:p w14:paraId="21EE5113" w14:textId="77777777" w:rsidR="00233650" w:rsidRPr="00CB630C" w:rsidRDefault="00233650" w:rsidP="00233650">
            <w:pPr>
              <w:ind w:leftChars="-1" w:left="-2" w:firstLineChars="100" w:firstLine="183"/>
              <w:rPr>
                <w:rFonts w:hint="eastAsia"/>
                <w:sz w:val="20"/>
              </w:rPr>
            </w:pPr>
            <w:r w:rsidRPr="00CB630C">
              <w:rPr>
                <w:rFonts w:hint="eastAsia"/>
                <w:sz w:val="20"/>
              </w:rPr>
              <w:t>Normal</w:t>
            </w:r>
          </w:p>
          <w:p w14:paraId="4EA8F9AD" w14:textId="77777777" w:rsidR="00564015" w:rsidRPr="00CB630C" w:rsidRDefault="004D2853" w:rsidP="0057787C">
            <w:pPr>
              <w:ind w:leftChars="-1" w:left="-2" w:firstLineChars="100" w:firstLine="183"/>
              <w:rPr>
                <w:rFonts w:hint="eastAsia"/>
                <w:sz w:val="20"/>
              </w:rPr>
            </w:pPr>
            <w:r w:rsidRPr="00CB630C">
              <w:rPr>
                <w:sz w:val="20"/>
                <w:szCs w:val="20"/>
              </w:rPr>
              <w:t>Rear Comfort</w:t>
            </w:r>
          </w:p>
        </w:tc>
      </w:tr>
    </w:tbl>
    <w:p w14:paraId="06159E9A" w14:textId="77777777" w:rsidR="00AE1BCF" w:rsidRPr="00CB630C" w:rsidRDefault="00D84F5C" w:rsidP="00245056">
      <w:pPr>
        <w:ind w:leftChars="74" w:left="850" w:hanging="707"/>
        <w:rPr>
          <w:szCs w:val="21"/>
        </w:rPr>
      </w:pPr>
      <w:r w:rsidRPr="00CB630C">
        <w:rPr>
          <w:rFonts w:hint="eastAsia"/>
        </w:rPr>
        <w:t xml:space="preserve">　　</w:t>
      </w:r>
      <w:r w:rsidRPr="00CB630C">
        <w:rPr>
          <w:rFonts w:hint="eastAsia"/>
          <w:szCs w:val="21"/>
        </w:rPr>
        <w:t>※</w:t>
      </w:r>
      <w:r w:rsidRPr="00CB630C">
        <w:rPr>
          <w:rFonts w:hint="eastAsia"/>
          <w:szCs w:val="21"/>
        </w:rPr>
        <w:t>1.</w:t>
      </w:r>
      <w:r w:rsidRPr="00CB630C">
        <w:rPr>
          <w:szCs w:val="21"/>
        </w:rPr>
        <w:t xml:space="preserve"> </w:t>
      </w:r>
      <w:r w:rsidR="00F556BF" w:rsidRPr="00CB630C">
        <w:rPr>
          <w:rFonts w:hint="eastAsia"/>
          <w:szCs w:val="21"/>
        </w:rPr>
        <w:t xml:space="preserve">DMS </w:t>
      </w:r>
      <w:r w:rsidR="00F556BF" w:rsidRPr="00CB630C">
        <w:rPr>
          <w:rFonts w:hint="eastAsia"/>
          <w:szCs w:val="21"/>
        </w:rPr>
        <w:t>バージョン（</w:t>
      </w:r>
      <w:r w:rsidR="00F556BF" w:rsidRPr="00CB630C">
        <w:rPr>
          <w:rFonts w:hint="eastAsia"/>
          <w:szCs w:val="21"/>
        </w:rPr>
        <w:t>ver1.0 or ver</w:t>
      </w:r>
      <w:r w:rsidR="00F556BF" w:rsidRPr="009E2725">
        <w:rPr>
          <w:rFonts w:hint="eastAsia"/>
          <w:szCs w:val="21"/>
        </w:rPr>
        <w:t>2.0</w:t>
      </w:r>
      <w:r w:rsidR="00797BCC" w:rsidRPr="009E2725">
        <w:rPr>
          <w:szCs w:val="21"/>
        </w:rPr>
        <w:t xml:space="preserve">, </w:t>
      </w:r>
      <w:r w:rsidR="0028705F" w:rsidRPr="009E2725">
        <w:rPr>
          <w:rFonts w:hint="eastAsia"/>
          <w:szCs w:val="21"/>
        </w:rPr>
        <w:t>ver3.0</w:t>
      </w:r>
      <w:r w:rsidR="00F556BF" w:rsidRPr="009E2725">
        <w:rPr>
          <w:rFonts w:hint="eastAsia"/>
          <w:szCs w:val="21"/>
        </w:rPr>
        <w:t>）で表</w:t>
      </w:r>
      <w:r w:rsidR="00F556BF" w:rsidRPr="00CB630C">
        <w:rPr>
          <w:rFonts w:hint="eastAsia"/>
          <w:szCs w:val="21"/>
        </w:rPr>
        <w:t>示名称を切り替える。</w:t>
      </w:r>
      <w:r w:rsidRPr="00CB630C">
        <w:rPr>
          <w:rFonts w:hint="eastAsia"/>
          <w:szCs w:val="21"/>
        </w:rPr>
        <w:t>表示名称切り替えロジック詳細は</w:t>
      </w:r>
      <w:r w:rsidRPr="00D97B91">
        <w:rPr>
          <w:rFonts w:hint="eastAsia"/>
          <w:szCs w:val="21"/>
        </w:rPr>
        <w:t>、</w:t>
      </w:r>
      <w:r w:rsidR="00F53E45" w:rsidRPr="00D97B91">
        <w:rPr>
          <w:szCs w:val="21"/>
        </w:rPr>
        <w:fldChar w:fldCharType="begin"/>
      </w:r>
      <w:r w:rsidR="00F53E45" w:rsidRPr="00D97B91">
        <w:rPr>
          <w:szCs w:val="21"/>
        </w:rPr>
        <w:instrText xml:space="preserve"> </w:instrText>
      </w:r>
      <w:r w:rsidR="00F53E45" w:rsidRPr="00D97B91">
        <w:rPr>
          <w:rFonts w:hint="eastAsia"/>
          <w:szCs w:val="21"/>
        </w:rPr>
        <w:instrText>REF _Ref100570458 \r \h</w:instrText>
      </w:r>
      <w:r w:rsidR="00F53E45" w:rsidRPr="00D97B91">
        <w:rPr>
          <w:szCs w:val="21"/>
        </w:rPr>
        <w:instrText xml:space="preserve"> </w:instrText>
      </w:r>
      <w:r w:rsidR="00F53E45" w:rsidRPr="00D97B91">
        <w:rPr>
          <w:szCs w:val="21"/>
        </w:rPr>
      </w:r>
      <w:r w:rsidR="00F53E45" w:rsidRPr="00D97B91">
        <w:rPr>
          <w:szCs w:val="21"/>
        </w:rPr>
        <w:instrText xml:space="preserve"> \* MERGEFORMAT </w:instrText>
      </w:r>
      <w:r w:rsidR="00F53E45" w:rsidRPr="00D97B91">
        <w:rPr>
          <w:szCs w:val="21"/>
        </w:rPr>
        <w:fldChar w:fldCharType="separate"/>
      </w:r>
      <w:r w:rsidR="00336074" w:rsidRPr="00D97B91">
        <w:rPr>
          <w:szCs w:val="21"/>
        </w:rPr>
        <w:t>3.3</w:t>
      </w:r>
      <w:r w:rsidR="00F53E45" w:rsidRPr="00D97B91">
        <w:rPr>
          <w:szCs w:val="21"/>
        </w:rPr>
        <w:fldChar w:fldCharType="end"/>
      </w:r>
      <w:r w:rsidR="00F53E45" w:rsidRPr="00D97B91">
        <w:rPr>
          <w:rFonts w:hint="eastAsia"/>
          <w:szCs w:val="21"/>
        </w:rPr>
        <w:t>および</w:t>
      </w:r>
      <w:r w:rsidR="00F53E45" w:rsidRPr="00D97B91">
        <w:rPr>
          <w:szCs w:val="21"/>
        </w:rPr>
        <w:fldChar w:fldCharType="begin"/>
      </w:r>
      <w:r w:rsidR="00F53E45" w:rsidRPr="00D97B91">
        <w:rPr>
          <w:szCs w:val="21"/>
        </w:rPr>
        <w:instrText xml:space="preserve"> </w:instrText>
      </w:r>
      <w:r w:rsidR="00F53E45" w:rsidRPr="00D97B91">
        <w:rPr>
          <w:rFonts w:hint="eastAsia"/>
          <w:szCs w:val="21"/>
        </w:rPr>
        <w:instrText>REF _Ref100570481 \r \h</w:instrText>
      </w:r>
      <w:r w:rsidR="00F53E45" w:rsidRPr="00D97B91">
        <w:rPr>
          <w:szCs w:val="21"/>
        </w:rPr>
        <w:instrText xml:space="preserve"> </w:instrText>
      </w:r>
      <w:r w:rsidR="00F53E45" w:rsidRPr="00D97B91">
        <w:rPr>
          <w:szCs w:val="21"/>
        </w:rPr>
      </w:r>
      <w:r w:rsidR="00F53E45" w:rsidRPr="00D97B91">
        <w:rPr>
          <w:szCs w:val="21"/>
        </w:rPr>
        <w:instrText xml:space="preserve"> \* MERGEFORMAT </w:instrText>
      </w:r>
      <w:r w:rsidR="00F53E45" w:rsidRPr="00D97B91">
        <w:rPr>
          <w:szCs w:val="21"/>
        </w:rPr>
        <w:fldChar w:fldCharType="separate"/>
      </w:r>
      <w:r w:rsidR="00336074" w:rsidRPr="00D97B91">
        <w:rPr>
          <w:szCs w:val="21"/>
        </w:rPr>
        <w:t>3.4</w:t>
      </w:r>
      <w:r w:rsidR="00F53E45" w:rsidRPr="00D97B91">
        <w:rPr>
          <w:szCs w:val="21"/>
        </w:rPr>
        <w:fldChar w:fldCharType="end"/>
      </w:r>
      <w:r w:rsidRPr="00D97B91">
        <w:rPr>
          <w:rFonts w:hint="eastAsia"/>
          <w:szCs w:val="21"/>
        </w:rPr>
        <w:t>参照</w:t>
      </w:r>
    </w:p>
    <w:p w14:paraId="0672234F" w14:textId="77777777" w:rsidR="007E053E" w:rsidRPr="00D97B91" w:rsidRDefault="007E053E" w:rsidP="00245056">
      <w:pPr>
        <w:ind w:leftChars="439" w:left="846" w:firstLineChars="1" w:firstLine="2"/>
        <w:rPr>
          <w:rFonts w:hint="eastAsia"/>
          <w:color w:val="00B0F0"/>
          <w:sz w:val="20"/>
          <w:szCs w:val="22"/>
        </w:rPr>
      </w:pPr>
      <w:r w:rsidRPr="0010788C">
        <w:rPr>
          <w:color w:val="00B0F0"/>
          <w:sz w:val="20"/>
          <w:szCs w:val="20"/>
        </w:rPr>
        <w:t>Displayed symbol is changed depending on DMS version. For the details of displayed symbol switching logic, see chapte</w:t>
      </w:r>
      <w:r w:rsidRPr="00D97B91">
        <w:rPr>
          <w:color w:val="00B0F0"/>
          <w:sz w:val="20"/>
          <w:szCs w:val="20"/>
        </w:rPr>
        <w:t>r</w:t>
      </w:r>
      <w:r w:rsidR="00D97B91" w:rsidRPr="00D97B91">
        <w:rPr>
          <w:rFonts w:hint="eastAsia"/>
          <w:color w:val="00B0F0"/>
          <w:sz w:val="20"/>
          <w:szCs w:val="20"/>
        </w:rPr>
        <w:t xml:space="preserve"> </w:t>
      </w:r>
      <w:r w:rsidR="00F53E45" w:rsidRPr="00D97B91">
        <w:rPr>
          <w:color w:val="00B0F0"/>
          <w:sz w:val="20"/>
          <w:szCs w:val="20"/>
        </w:rPr>
        <w:fldChar w:fldCharType="begin"/>
      </w:r>
      <w:r w:rsidR="00F53E45" w:rsidRPr="00D97B91">
        <w:rPr>
          <w:color w:val="00B0F0"/>
          <w:sz w:val="20"/>
          <w:szCs w:val="20"/>
        </w:rPr>
        <w:instrText xml:space="preserve"> </w:instrText>
      </w:r>
      <w:r w:rsidR="00F53E45" w:rsidRPr="00D97B91">
        <w:rPr>
          <w:rFonts w:hint="eastAsia"/>
          <w:color w:val="00B0F0"/>
          <w:sz w:val="20"/>
          <w:szCs w:val="20"/>
        </w:rPr>
        <w:instrText>REF _Ref100570458 \r \h</w:instrText>
      </w:r>
      <w:r w:rsidR="00F53E45" w:rsidRPr="00D97B91">
        <w:rPr>
          <w:color w:val="00B0F0"/>
          <w:sz w:val="20"/>
          <w:szCs w:val="20"/>
        </w:rPr>
        <w:instrText xml:space="preserve"> </w:instrText>
      </w:r>
      <w:r w:rsidR="00F53E45" w:rsidRPr="00D97B91">
        <w:rPr>
          <w:color w:val="00B0F0"/>
          <w:sz w:val="20"/>
          <w:szCs w:val="20"/>
        </w:rPr>
      </w:r>
      <w:r w:rsidR="00F53E45" w:rsidRPr="00D97B91">
        <w:rPr>
          <w:color w:val="00B0F0"/>
          <w:sz w:val="20"/>
          <w:szCs w:val="20"/>
        </w:rPr>
        <w:instrText xml:space="preserve"> \* MERGEFORMAT </w:instrText>
      </w:r>
      <w:r w:rsidR="00F53E45" w:rsidRPr="00D97B91">
        <w:rPr>
          <w:color w:val="00B0F0"/>
          <w:sz w:val="20"/>
          <w:szCs w:val="20"/>
        </w:rPr>
        <w:fldChar w:fldCharType="separate"/>
      </w:r>
      <w:r w:rsidR="00336074" w:rsidRPr="00D97B91">
        <w:rPr>
          <w:color w:val="00B0F0"/>
          <w:sz w:val="20"/>
          <w:szCs w:val="20"/>
        </w:rPr>
        <w:t>3.3</w:t>
      </w:r>
      <w:r w:rsidR="00F53E45" w:rsidRPr="00D97B91">
        <w:rPr>
          <w:color w:val="00B0F0"/>
          <w:sz w:val="20"/>
          <w:szCs w:val="20"/>
        </w:rPr>
        <w:fldChar w:fldCharType="end"/>
      </w:r>
      <w:r w:rsidR="00F53E45" w:rsidRPr="00D97B91">
        <w:rPr>
          <w:rFonts w:hint="eastAsia"/>
          <w:color w:val="00B0F0"/>
          <w:sz w:val="20"/>
          <w:szCs w:val="20"/>
        </w:rPr>
        <w:t xml:space="preserve"> and </w:t>
      </w:r>
      <w:r w:rsidR="00F53E45" w:rsidRPr="00D97B91">
        <w:rPr>
          <w:color w:val="00B0F0"/>
          <w:sz w:val="20"/>
          <w:szCs w:val="20"/>
        </w:rPr>
        <w:fldChar w:fldCharType="begin"/>
      </w:r>
      <w:r w:rsidR="00F53E45" w:rsidRPr="00D97B91">
        <w:rPr>
          <w:color w:val="00B0F0"/>
          <w:sz w:val="20"/>
          <w:szCs w:val="20"/>
        </w:rPr>
        <w:instrText xml:space="preserve"> </w:instrText>
      </w:r>
      <w:r w:rsidR="00F53E45" w:rsidRPr="00D97B91">
        <w:rPr>
          <w:rFonts w:hint="eastAsia"/>
          <w:color w:val="00B0F0"/>
          <w:sz w:val="20"/>
          <w:szCs w:val="20"/>
        </w:rPr>
        <w:instrText>REF _Ref100570481 \r \h</w:instrText>
      </w:r>
      <w:r w:rsidR="00F53E45" w:rsidRPr="00D97B91">
        <w:rPr>
          <w:color w:val="00B0F0"/>
          <w:sz w:val="20"/>
          <w:szCs w:val="20"/>
        </w:rPr>
        <w:instrText xml:space="preserve"> </w:instrText>
      </w:r>
      <w:r w:rsidR="00F53E45" w:rsidRPr="00D97B91">
        <w:rPr>
          <w:color w:val="00B0F0"/>
          <w:sz w:val="20"/>
          <w:szCs w:val="20"/>
        </w:rPr>
      </w:r>
      <w:r w:rsidR="00F53E45" w:rsidRPr="00D97B91">
        <w:rPr>
          <w:color w:val="00B0F0"/>
          <w:sz w:val="20"/>
          <w:szCs w:val="20"/>
        </w:rPr>
        <w:instrText xml:space="preserve"> \* MERGEFORMAT </w:instrText>
      </w:r>
      <w:r w:rsidR="00F53E45" w:rsidRPr="00D97B91">
        <w:rPr>
          <w:color w:val="00B0F0"/>
          <w:sz w:val="20"/>
          <w:szCs w:val="20"/>
        </w:rPr>
        <w:fldChar w:fldCharType="separate"/>
      </w:r>
      <w:r w:rsidR="00336074" w:rsidRPr="00D97B91">
        <w:rPr>
          <w:color w:val="00B0F0"/>
          <w:sz w:val="20"/>
          <w:szCs w:val="20"/>
        </w:rPr>
        <w:t>3.4</w:t>
      </w:r>
      <w:r w:rsidR="00F53E45" w:rsidRPr="00D97B91">
        <w:rPr>
          <w:color w:val="00B0F0"/>
          <w:sz w:val="20"/>
          <w:szCs w:val="20"/>
        </w:rPr>
        <w:fldChar w:fldCharType="end"/>
      </w:r>
      <w:r w:rsidRPr="00D97B91">
        <w:rPr>
          <w:color w:val="00B0F0"/>
          <w:sz w:val="20"/>
          <w:szCs w:val="20"/>
        </w:rPr>
        <w:t>.</w:t>
      </w:r>
    </w:p>
    <w:p w14:paraId="63C14B5D" w14:textId="77777777" w:rsidR="009C685A" w:rsidRPr="0010788C" w:rsidRDefault="00D7619D" w:rsidP="009C685A">
      <w:pPr>
        <w:rPr>
          <w:rFonts w:hint="eastAsia"/>
          <w:color w:val="00B0F0"/>
          <w:sz w:val="20"/>
          <w:szCs w:val="22"/>
        </w:rPr>
      </w:pPr>
      <w:r w:rsidRPr="0010788C">
        <w:rPr>
          <w:rFonts w:hint="eastAsia"/>
          <w:color w:val="00B0F0"/>
          <w:sz w:val="20"/>
          <w:szCs w:val="22"/>
        </w:rPr>
        <w:t xml:space="preserve">　　</w:t>
      </w:r>
      <w:r w:rsidRPr="0010788C">
        <w:rPr>
          <w:rFonts w:hint="eastAsia"/>
          <w:color w:val="00B0F0"/>
          <w:sz w:val="20"/>
          <w:szCs w:val="22"/>
        </w:rPr>
        <w:t xml:space="preserve"> </w:t>
      </w:r>
    </w:p>
    <w:p w14:paraId="09751B6F" w14:textId="77777777" w:rsidR="00A82D5E" w:rsidRPr="00CB630C" w:rsidRDefault="00AE6B75" w:rsidP="007179EA">
      <w:pPr>
        <w:rPr>
          <w:rFonts w:hint="eastAsia"/>
        </w:rPr>
      </w:pPr>
      <w:r w:rsidRPr="00CB630C">
        <w:br w:type="page"/>
      </w:r>
    </w:p>
    <w:p w14:paraId="6CAA3355" w14:textId="77777777" w:rsidR="009C685A" w:rsidRPr="00EA0E72" w:rsidRDefault="00FC6550" w:rsidP="00CC17EE">
      <w:pPr>
        <w:pStyle w:val="Heading2"/>
        <w:rPr>
          <w:rFonts w:hint="eastAsia"/>
        </w:rPr>
      </w:pPr>
      <w:bookmarkStart w:id="244" w:name="_Ref100586795"/>
      <w:bookmarkStart w:id="245" w:name="_Toc166749023"/>
      <w:bookmarkStart w:id="246" w:name="_Toc207119767"/>
      <w:r w:rsidRPr="00CB630C">
        <w:rPr>
          <w:rFonts w:hint="eastAsia"/>
        </w:rPr>
        <w:t>ソフトス</w:t>
      </w:r>
      <w:r w:rsidRPr="00EA0E72">
        <w:rPr>
          <w:rFonts w:hint="eastAsia"/>
        </w:rPr>
        <w:t>イッチ</w:t>
      </w:r>
      <w:r w:rsidR="009C685A" w:rsidRPr="00EA0E72">
        <w:rPr>
          <w:rFonts w:hint="eastAsia"/>
        </w:rPr>
        <w:t>画面の表示条件</w:t>
      </w:r>
      <w:r w:rsidR="009C685A" w:rsidRPr="00EA0E72">
        <w:rPr>
          <w:rFonts w:hint="eastAsia"/>
        </w:rPr>
        <w:t xml:space="preserve"> </w:t>
      </w:r>
      <w:r w:rsidR="009C685A" w:rsidRPr="0010788C">
        <w:rPr>
          <w:rFonts w:hint="eastAsia"/>
          <w:color w:val="00B0F0"/>
          <w:sz w:val="20"/>
          <w:szCs w:val="22"/>
        </w:rPr>
        <w:t xml:space="preserve">/ Display specification on DMS </w:t>
      </w:r>
      <w:r w:rsidRPr="0010788C">
        <w:rPr>
          <w:color w:val="00B0F0"/>
          <w:sz w:val="20"/>
          <w:szCs w:val="22"/>
        </w:rPr>
        <w:t>soft</w:t>
      </w:r>
      <w:r w:rsidR="009061D3" w:rsidRPr="0010788C">
        <w:rPr>
          <w:color w:val="00B0F0"/>
          <w:sz w:val="20"/>
          <w:szCs w:val="22"/>
        </w:rPr>
        <w:t>ware</w:t>
      </w:r>
      <w:r w:rsidRPr="0010788C">
        <w:rPr>
          <w:color w:val="00B0F0"/>
          <w:sz w:val="20"/>
          <w:szCs w:val="22"/>
        </w:rPr>
        <w:t xml:space="preserve"> switch</w:t>
      </w:r>
      <w:r w:rsidR="009C685A" w:rsidRPr="0010788C">
        <w:rPr>
          <w:rFonts w:hint="eastAsia"/>
          <w:color w:val="00B0F0"/>
          <w:sz w:val="20"/>
          <w:szCs w:val="22"/>
        </w:rPr>
        <w:t xml:space="preserve"> screen</w:t>
      </w:r>
      <w:bookmarkEnd w:id="244"/>
      <w:bookmarkEnd w:id="245"/>
      <w:bookmarkEnd w:id="246"/>
    </w:p>
    <w:p w14:paraId="5880450E" w14:textId="77777777" w:rsidR="009C685A" w:rsidRPr="00EA0E72" w:rsidRDefault="009C685A" w:rsidP="00343DB8">
      <w:pPr>
        <w:rPr>
          <w:strike/>
        </w:rPr>
      </w:pPr>
    </w:p>
    <w:p w14:paraId="4BE6099E" w14:textId="77777777" w:rsidR="00343DB8" w:rsidRPr="00B1066E" w:rsidRDefault="00343DB8" w:rsidP="00CC17EE">
      <w:pPr>
        <w:pStyle w:val="Heading3"/>
        <w:rPr>
          <w:rFonts w:hint="eastAsia"/>
          <w:sz w:val="20"/>
          <w:szCs w:val="22"/>
        </w:rPr>
      </w:pPr>
      <w:bookmarkStart w:id="247" w:name="_Toc166749024"/>
      <w:bookmarkStart w:id="248" w:name="_Ref199948823"/>
      <w:bookmarkStart w:id="249" w:name="_Toc207119768"/>
      <w:r w:rsidRPr="00B1066E">
        <w:rPr>
          <w:rFonts w:hint="eastAsia"/>
        </w:rPr>
        <w:t>ソフトスイッチ画面の表示条件</w:t>
      </w:r>
      <w:r w:rsidRPr="000D218D">
        <w:rPr>
          <w:rFonts w:hint="eastAsia"/>
        </w:rPr>
        <w:t xml:space="preserve"> (</w:t>
      </w:r>
      <w:r w:rsidR="00D63AE9" w:rsidRPr="000D218D">
        <w:t>19ePFv2</w:t>
      </w:r>
      <w:r w:rsidRPr="000D218D">
        <w:rPr>
          <w:rFonts w:hint="eastAsia"/>
        </w:rPr>
        <w:t>)</w:t>
      </w:r>
      <w:r w:rsidR="00AA13FC" w:rsidRPr="00B1066E">
        <w:rPr>
          <w:sz w:val="20"/>
          <w:szCs w:val="22"/>
        </w:rPr>
        <w:t xml:space="preserve"> </w:t>
      </w:r>
      <w:r w:rsidR="00AA13FC" w:rsidRPr="00B1066E">
        <w:rPr>
          <w:color w:val="00B0F0"/>
          <w:sz w:val="20"/>
          <w:szCs w:val="22"/>
        </w:rPr>
        <w:t>/ Display specification on DMS software switch screen for</w:t>
      </w:r>
      <w:r w:rsidR="00AA13FC" w:rsidRPr="00B1066E">
        <w:rPr>
          <w:sz w:val="20"/>
          <w:szCs w:val="22"/>
        </w:rPr>
        <w:t xml:space="preserve"> </w:t>
      </w:r>
      <w:r w:rsidR="00D63AE9" w:rsidRPr="000D218D">
        <w:rPr>
          <w:color w:val="00B0F0"/>
          <w:sz w:val="20"/>
          <w:szCs w:val="22"/>
        </w:rPr>
        <w:t>19ePFv2</w:t>
      </w:r>
      <w:bookmarkEnd w:id="247"/>
      <w:bookmarkEnd w:id="248"/>
      <w:bookmarkEnd w:id="249"/>
    </w:p>
    <w:p w14:paraId="530BE2F1" w14:textId="77777777" w:rsidR="00343DB8" w:rsidRPr="00B1066E" w:rsidRDefault="00343DB8" w:rsidP="00343DB8"/>
    <w:p w14:paraId="0A0E0AA6" w14:textId="77777777" w:rsidR="00DF0946" w:rsidRPr="00EA0E72" w:rsidRDefault="00343DB8" w:rsidP="00EF70A4">
      <w:pPr>
        <w:ind w:leftChars="1" w:left="283" w:hangingChars="146" w:hanging="281"/>
      </w:pPr>
      <w:r w:rsidRPr="00B1066E">
        <w:rPr>
          <w:rFonts w:hint="eastAsia"/>
        </w:rPr>
        <w:t xml:space="preserve">　</w:t>
      </w:r>
      <w:r w:rsidRPr="00B1066E">
        <w:rPr>
          <w:rFonts w:hint="eastAsia"/>
        </w:rPr>
        <w:t xml:space="preserve"> </w:t>
      </w:r>
      <w:r w:rsidRPr="00B1066E">
        <w:t>21MM</w:t>
      </w:r>
      <w:r w:rsidR="00FE2FCA" w:rsidRPr="00B1066E">
        <w:t xml:space="preserve"> </w:t>
      </w:r>
      <w:r w:rsidRPr="00B1066E">
        <w:t>upg</w:t>
      </w:r>
      <w:r w:rsidR="00FE2FCA" w:rsidRPr="00B1066E">
        <w:t>rade</w:t>
      </w:r>
      <w:r w:rsidR="00FE2FCA" w:rsidRPr="00B1066E">
        <w:rPr>
          <w:rFonts w:hint="eastAsia"/>
        </w:rPr>
        <w:t>同等以下の操作</w:t>
      </w:r>
      <w:r w:rsidR="00FE2FCA" w:rsidRPr="00EA0E72">
        <w:rPr>
          <w:rFonts w:hint="eastAsia"/>
        </w:rPr>
        <w:t>手数</w:t>
      </w:r>
      <w:r w:rsidR="00C442C1" w:rsidRPr="00EA0E72">
        <w:rPr>
          <w:rFonts w:hint="eastAsia"/>
        </w:rPr>
        <w:t>で表示可能な画面構</w:t>
      </w:r>
      <w:r w:rsidR="00C442C1" w:rsidRPr="0062341A">
        <w:rPr>
          <w:rFonts w:hint="eastAsia"/>
        </w:rPr>
        <w:t>成とすること。また、表示の階層および表示位置についても</w:t>
      </w:r>
      <w:r w:rsidR="00C442C1" w:rsidRPr="0062341A">
        <w:rPr>
          <w:rFonts w:hint="eastAsia"/>
        </w:rPr>
        <w:t>2</w:t>
      </w:r>
      <w:r w:rsidR="00C442C1" w:rsidRPr="0062341A">
        <w:t>1MM upgrade</w:t>
      </w:r>
      <w:r w:rsidR="00C442C1" w:rsidRPr="0062341A">
        <w:rPr>
          <w:rFonts w:hint="eastAsia"/>
        </w:rPr>
        <w:t>同等と</w:t>
      </w:r>
      <w:r w:rsidR="0039247A" w:rsidRPr="0062341A">
        <w:rPr>
          <w:rFonts w:hint="eastAsia"/>
        </w:rPr>
        <w:t>すること。</w:t>
      </w:r>
      <w:r w:rsidR="00EF70A4" w:rsidRPr="0062341A">
        <w:rPr>
          <w:rFonts w:hint="eastAsia"/>
        </w:rPr>
        <w:t>2</w:t>
      </w:r>
      <w:r w:rsidR="00EF70A4" w:rsidRPr="0062341A">
        <w:t>1MMupgra</w:t>
      </w:r>
      <w:r w:rsidR="00EF70A4" w:rsidRPr="0062341A">
        <w:rPr>
          <w:rFonts w:hint="eastAsia"/>
        </w:rPr>
        <w:t>d</w:t>
      </w:r>
      <w:r w:rsidR="00EF70A4" w:rsidRPr="0062341A">
        <w:t>e</w:t>
      </w:r>
      <w:r w:rsidR="00AA13FC" w:rsidRPr="0062341A">
        <w:rPr>
          <w:rFonts w:hint="eastAsia"/>
        </w:rPr>
        <w:t>では</w:t>
      </w:r>
      <w:r w:rsidR="00EF70A4" w:rsidRPr="0062341A">
        <w:rPr>
          <w:rFonts w:hint="eastAsia"/>
        </w:rPr>
        <w:t>、</w:t>
      </w:r>
      <w:r w:rsidR="00F31CA7" w:rsidRPr="0062341A">
        <w:fldChar w:fldCharType="begin"/>
      </w:r>
      <w:r w:rsidR="00F31CA7" w:rsidRPr="0062341A">
        <w:instrText xml:space="preserve"> </w:instrText>
      </w:r>
      <w:r w:rsidR="00F31CA7" w:rsidRPr="0062341A">
        <w:rPr>
          <w:rFonts w:hint="eastAsia"/>
        </w:rPr>
        <w:instrText>REF _Ref199317093 \h</w:instrText>
      </w:r>
      <w:r w:rsidR="00F31CA7" w:rsidRPr="0062341A">
        <w:instrText xml:space="preserve"> </w:instrText>
      </w:r>
      <w:r w:rsidR="0062341A">
        <w:instrText xml:space="preserve"> \* MERGEFORMAT </w:instrText>
      </w:r>
      <w:r w:rsidR="00F31CA7" w:rsidRPr="0062341A">
        <w:fldChar w:fldCharType="separate"/>
      </w:r>
      <w:r w:rsidR="00F31CA7" w:rsidRPr="0062341A">
        <w:rPr>
          <w:rFonts w:hint="eastAsia"/>
        </w:rPr>
        <w:t>図</w:t>
      </w:r>
      <w:r w:rsidR="00F31CA7" w:rsidRPr="0062341A">
        <w:rPr>
          <w:rFonts w:hint="eastAsia"/>
        </w:rPr>
        <w:t xml:space="preserve"> </w:t>
      </w:r>
      <w:r w:rsidR="00F31CA7" w:rsidRPr="0062341A">
        <w:rPr>
          <w:noProof/>
        </w:rPr>
        <w:t>3</w:t>
      </w:r>
      <w:r w:rsidR="00F31CA7" w:rsidRPr="0062341A">
        <w:t>.</w:t>
      </w:r>
      <w:r w:rsidR="00F31CA7" w:rsidRPr="0062341A">
        <w:rPr>
          <w:noProof/>
        </w:rPr>
        <w:t>4</w:t>
      </w:r>
      <w:r w:rsidR="00F31CA7" w:rsidRPr="0062341A">
        <w:fldChar w:fldCharType="end"/>
      </w:r>
      <w:r w:rsidR="00EF70A4" w:rsidRPr="0062341A">
        <w:rPr>
          <w:rFonts w:hint="eastAsia"/>
        </w:rPr>
        <w:t>の通</w:t>
      </w:r>
      <w:r w:rsidR="00EF70A4" w:rsidRPr="00EA0E72">
        <w:rPr>
          <w:rFonts w:hint="eastAsia"/>
        </w:rPr>
        <w:t>り</w:t>
      </w:r>
      <w:r w:rsidR="00DF0946" w:rsidRPr="00EA0E72">
        <w:t>“</w:t>
      </w:r>
      <w:r w:rsidR="00DF0946" w:rsidRPr="00EA0E72">
        <w:rPr>
          <w:rFonts w:hint="eastAsia"/>
        </w:rPr>
        <w:t>Vehicle</w:t>
      </w:r>
      <w:r w:rsidR="00DF0946" w:rsidRPr="00EA0E72">
        <w:t>”</w:t>
      </w:r>
      <w:r w:rsidR="00DF0946" w:rsidRPr="00EA0E72">
        <w:rPr>
          <w:rFonts w:hint="eastAsia"/>
        </w:rPr>
        <w:t>設定にて、ドライブモードを選択された際に、表示</w:t>
      </w:r>
      <w:r w:rsidR="00EF70A4" w:rsidRPr="00EA0E72">
        <w:rPr>
          <w:rFonts w:hint="eastAsia"/>
        </w:rPr>
        <w:t>している</w:t>
      </w:r>
      <w:r w:rsidR="00DF0946" w:rsidRPr="00EA0E72">
        <w:rPr>
          <w:rFonts w:hint="eastAsia"/>
        </w:rPr>
        <w:t>。</w:t>
      </w:r>
    </w:p>
    <w:p w14:paraId="57BB46A3" w14:textId="77777777" w:rsidR="00343DB8" w:rsidRDefault="000F4F91" w:rsidP="00343DB8">
      <w:pPr>
        <w:ind w:leftChars="147" w:left="283" w:firstLine="1"/>
      </w:pPr>
      <w:r w:rsidRPr="00EA0E72">
        <w:rPr>
          <w:rFonts w:hint="eastAsia"/>
        </w:rPr>
        <w:t>表示仕様については、</w:t>
      </w:r>
      <w:r w:rsidR="00DA0277" w:rsidRPr="00EA0E72">
        <w:rPr>
          <w:rFonts w:hint="eastAsia"/>
        </w:rPr>
        <w:t>他機能と共通であり、</w:t>
      </w:r>
      <w:r w:rsidR="00821582" w:rsidRPr="00EA0E72">
        <w:rPr>
          <w:rFonts w:hint="eastAsia"/>
        </w:rPr>
        <w:t>マルチメディア担当が発行する</w:t>
      </w:r>
      <w:r w:rsidR="00821582" w:rsidRPr="00EA0E72">
        <w:t>HMI</w:t>
      </w:r>
      <w:r w:rsidR="00821582" w:rsidRPr="00EA0E72">
        <w:rPr>
          <w:rFonts w:hint="eastAsia"/>
        </w:rPr>
        <w:t>仕様書</w:t>
      </w:r>
      <w:r w:rsidRPr="00EA0E72">
        <w:rPr>
          <w:rFonts w:hint="eastAsia"/>
        </w:rPr>
        <w:t>を参照。</w:t>
      </w:r>
    </w:p>
    <w:p w14:paraId="4691CE3B" w14:textId="77777777" w:rsidR="00F21E7A" w:rsidRPr="009C74A0" w:rsidRDefault="00F21E7A" w:rsidP="00343DB8">
      <w:pPr>
        <w:ind w:leftChars="147" w:left="283" w:firstLine="1"/>
        <w:rPr>
          <w:rFonts w:hint="eastAsia"/>
        </w:rPr>
      </w:pPr>
      <w:r w:rsidRPr="009C74A0">
        <w:t>R</w:t>
      </w:r>
      <w:r w:rsidRPr="009C74A0">
        <w:rPr>
          <w:rFonts w:hint="eastAsia"/>
        </w:rPr>
        <w:t>a</w:t>
      </w:r>
      <w:r w:rsidRPr="009C74A0">
        <w:t>nge</w:t>
      </w:r>
      <w:r w:rsidRPr="009C74A0">
        <w:rPr>
          <w:rFonts w:hint="eastAsia"/>
        </w:rPr>
        <w:t>モード時の航続可能距離表示については、「</w:t>
      </w:r>
      <w:r w:rsidR="00962A64" w:rsidRPr="009C74A0">
        <w:t>559_</w:t>
      </w:r>
      <w:r w:rsidRPr="009C74A0">
        <w:rPr>
          <w:rFonts w:hint="eastAsia"/>
        </w:rPr>
        <w:t>R</w:t>
      </w:r>
      <w:r w:rsidRPr="009C74A0">
        <w:t>ange</w:t>
      </w:r>
      <w:r w:rsidRPr="009C74A0">
        <w:rPr>
          <w:rFonts w:hint="eastAsia"/>
        </w:rPr>
        <w:t>モード画面</w:t>
      </w:r>
      <w:r w:rsidRPr="009C74A0">
        <w:rPr>
          <w:rFonts w:hint="eastAsia"/>
        </w:rPr>
        <w:t xml:space="preserve"> </w:t>
      </w:r>
      <w:r w:rsidRPr="009C74A0">
        <w:rPr>
          <w:rFonts w:hint="eastAsia"/>
        </w:rPr>
        <w:t>機能仕様書」を参照。</w:t>
      </w:r>
    </w:p>
    <w:p w14:paraId="62A1804D" w14:textId="77777777" w:rsidR="000F4F91" w:rsidRPr="0010788C" w:rsidRDefault="00AA13FC" w:rsidP="00DA0277">
      <w:pPr>
        <w:ind w:leftChars="147" w:left="283" w:firstLine="1"/>
        <w:rPr>
          <w:color w:val="00B0F0"/>
          <w:sz w:val="20"/>
          <w:szCs w:val="22"/>
        </w:rPr>
      </w:pPr>
      <w:r w:rsidRPr="0010788C">
        <w:rPr>
          <w:rFonts w:hint="eastAsia"/>
          <w:color w:val="00B0F0"/>
          <w:sz w:val="20"/>
          <w:szCs w:val="22"/>
        </w:rPr>
        <w:t>D</w:t>
      </w:r>
      <w:r w:rsidRPr="0010788C">
        <w:rPr>
          <w:color w:val="00B0F0"/>
          <w:sz w:val="20"/>
          <w:szCs w:val="22"/>
        </w:rPr>
        <w:t xml:space="preserve">isplay configuration should be better than 21MM </w:t>
      </w:r>
      <w:r w:rsidRPr="0062341A">
        <w:rPr>
          <w:color w:val="00B0F0"/>
          <w:sz w:val="20"/>
          <w:szCs w:val="22"/>
        </w:rPr>
        <w:t xml:space="preserve">upgrade, from the point of number of operation, display layer and position. In 21MM upgrade, </w:t>
      </w:r>
      <w:r w:rsidR="00DA0277" w:rsidRPr="0062341A">
        <w:rPr>
          <w:color w:val="00B0F0"/>
          <w:sz w:val="20"/>
          <w:szCs w:val="22"/>
        </w:rPr>
        <w:t>DMS software switch screen is displayed when a dri</w:t>
      </w:r>
      <w:r w:rsidR="00131801" w:rsidRPr="0062341A">
        <w:rPr>
          <w:color w:val="00B0F0"/>
          <w:sz w:val="20"/>
          <w:szCs w:val="22"/>
        </w:rPr>
        <w:t>ver select the Drive Mode in “ Vehicle</w:t>
      </w:r>
      <w:r w:rsidR="00DA0277" w:rsidRPr="0062341A">
        <w:rPr>
          <w:color w:val="00B0F0"/>
          <w:sz w:val="20"/>
          <w:szCs w:val="22"/>
        </w:rPr>
        <w:t xml:space="preserve"> “ setting menu as </w:t>
      </w:r>
      <w:r w:rsidRPr="0062341A">
        <w:rPr>
          <w:color w:val="00B0F0"/>
          <w:sz w:val="20"/>
          <w:szCs w:val="22"/>
        </w:rPr>
        <w:t xml:space="preserve">shown in </w:t>
      </w:r>
      <w:r w:rsidR="004D6CD9" w:rsidRPr="0062341A">
        <w:rPr>
          <w:color w:val="00B0F0"/>
          <w:sz w:val="20"/>
          <w:szCs w:val="22"/>
        </w:rPr>
        <w:fldChar w:fldCharType="begin"/>
      </w:r>
      <w:r w:rsidR="004D6CD9" w:rsidRPr="0062341A">
        <w:rPr>
          <w:color w:val="00B0F0"/>
          <w:sz w:val="20"/>
          <w:szCs w:val="22"/>
        </w:rPr>
        <w:instrText xml:space="preserve"> REF _Ref199317048 \h </w:instrText>
      </w:r>
      <w:r w:rsidR="004D6CD9" w:rsidRPr="0062341A">
        <w:rPr>
          <w:color w:val="00B0F0"/>
          <w:sz w:val="20"/>
          <w:szCs w:val="22"/>
        </w:rPr>
      </w:r>
      <w:r w:rsidR="0062341A">
        <w:rPr>
          <w:color w:val="00B0F0"/>
          <w:sz w:val="20"/>
          <w:szCs w:val="22"/>
        </w:rPr>
        <w:instrText xml:space="preserve"> \* MERGEFORMAT </w:instrText>
      </w:r>
      <w:r w:rsidR="004D6CD9" w:rsidRPr="0062341A">
        <w:rPr>
          <w:color w:val="00B0F0"/>
          <w:sz w:val="20"/>
          <w:szCs w:val="22"/>
        </w:rPr>
        <w:fldChar w:fldCharType="separate"/>
      </w:r>
      <w:r w:rsidR="004D6CD9" w:rsidRPr="0062341A">
        <w:rPr>
          <w:color w:val="00B0F0"/>
        </w:rPr>
        <w:t xml:space="preserve">Figure </w:t>
      </w:r>
      <w:r w:rsidR="004D6CD9" w:rsidRPr="0062341A">
        <w:rPr>
          <w:noProof/>
          <w:color w:val="00B0F0"/>
        </w:rPr>
        <w:t>3</w:t>
      </w:r>
      <w:r w:rsidR="004D6CD9" w:rsidRPr="0062341A">
        <w:rPr>
          <w:color w:val="00B0F0"/>
        </w:rPr>
        <w:t>.</w:t>
      </w:r>
      <w:r w:rsidR="004D6CD9" w:rsidRPr="0062341A">
        <w:rPr>
          <w:noProof/>
          <w:color w:val="00B0F0"/>
        </w:rPr>
        <w:t>4</w:t>
      </w:r>
      <w:r w:rsidR="004D6CD9" w:rsidRPr="0062341A">
        <w:rPr>
          <w:color w:val="00B0F0"/>
          <w:sz w:val="20"/>
          <w:szCs w:val="22"/>
        </w:rPr>
        <w:fldChar w:fldCharType="end"/>
      </w:r>
      <w:r w:rsidRPr="0062341A">
        <w:rPr>
          <w:color w:val="00B0F0"/>
          <w:sz w:val="20"/>
          <w:szCs w:val="22"/>
        </w:rPr>
        <w:t>.</w:t>
      </w:r>
    </w:p>
    <w:p w14:paraId="68C40620" w14:textId="77777777" w:rsidR="00DA0277" w:rsidRDefault="00DA0277" w:rsidP="00DA0277">
      <w:pPr>
        <w:ind w:leftChars="147" w:left="283" w:firstLine="1"/>
        <w:rPr>
          <w:color w:val="00B0F0"/>
          <w:sz w:val="20"/>
          <w:szCs w:val="22"/>
        </w:rPr>
      </w:pPr>
      <w:r w:rsidRPr="0010788C">
        <w:rPr>
          <w:color w:val="00B0F0"/>
          <w:sz w:val="20"/>
          <w:szCs w:val="22"/>
        </w:rPr>
        <w:t xml:space="preserve">About </w:t>
      </w:r>
      <w:r w:rsidRPr="0010788C">
        <w:rPr>
          <w:rFonts w:hint="eastAsia"/>
          <w:color w:val="00B0F0"/>
          <w:sz w:val="20"/>
          <w:szCs w:val="22"/>
        </w:rPr>
        <w:t>d</w:t>
      </w:r>
      <w:r w:rsidRPr="0010788C">
        <w:rPr>
          <w:color w:val="00B0F0"/>
          <w:sz w:val="20"/>
          <w:szCs w:val="22"/>
        </w:rPr>
        <w:t xml:space="preserve">isplay specification is common with other functions, </w:t>
      </w:r>
      <w:r w:rsidR="00821582" w:rsidRPr="0010788C">
        <w:rPr>
          <w:color w:val="00B0F0"/>
          <w:sz w:val="20"/>
          <w:szCs w:val="22"/>
        </w:rPr>
        <w:t>HMI specification, issued by multimedia responsibility,</w:t>
      </w:r>
      <w:r w:rsidRPr="0010788C">
        <w:rPr>
          <w:color w:val="00B0F0"/>
          <w:sz w:val="20"/>
          <w:szCs w:val="22"/>
        </w:rPr>
        <w:t xml:space="preserve"> should be referred. </w:t>
      </w:r>
    </w:p>
    <w:p w14:paraId="432BF901" w14:textId="77777777" w:rsidR="00F21E7A" w:rsidRPr="009C74A0" w:rsidRDefault="00F21E7A" w:rsidP="00DA0277">
      <w:pPr>
        <w:ind w:leftChars="147" w:left="283" w:firstLine="1"/>
        <w:rPr>
          <w:rFonts w:hint="eastAsia"/>
          <w:color w:val="00B0F0"/>
          <w:sz w:val="20"/>
          <w:szCs w:val="22"/>
        </w:rPr>
      </w:pPr>
      <w:r w:rsidRPr="009C74A0">
        <w:rPr>
          <w:rFonts w:hint="eastAsia"/>
          <w:color w:val="00B0F0"/>
          <w:sz w:val="20"/>
          <w:szCs w:val="22"/>
        </w:rPr>
        <w:t>A</w:t>
      </w:r>
      <w:r w:rsidRPr="009C74A0">
        <w:rPr>
          <w:color w:val="00B0F0"/>
          <w:sz w:val="20"/>
          <w:szCs w:val="22"/>
        </w:rPr>
        <w:t>bout display of</w:t>
      </w:r>
      <w:r w:rsidR="00252F86" w:rsidRPr="009C74A0">
        <w:rPr>
          <w:color w:val="00B0F0"/>
          <w:sz w:val="20"/>
          <w:szCs w:val="22"/>
        </w:rPr>
        <w:t xml:space="preserve"> EV distance which can be run</w:t>
      </w:r>
      <w:r w:rsidRPr="009C74A0">
        <w:rPr>
          <w:color w:val="00B0F0"/>
          <w:sz w:val="20"/>
          <w:szCs w:val="22"/>
        </w:rPr>
        <w:t xml:space="preserve"> in Range mode</w:t>
      </w:r>
      <w:r w:rsidR="00252F86" w:rsidRPr="009C74A0">
        <w:rPr>
          <w:color w:val="00B0F0"/>
          <w:sz w:val="20"/>
          <w:szCs w:val="22"/>
        </w:rPr>
        <w:t xml:space="preserve">, </w:t>
      </w:r>
      <w:r w:rsidR="00844EB0" w:rsidRPr="009C74A0">
        <w:rPr>
          <w:color w:val="00B0F0"/>
          <w:sz w:val="20"/>
          <w:szCs w:val="22"/>
        </w:rPr>
        <w:t>refer to functional specification sheet of Range mode display</w:t>
      </w:r>
      <w:r w:rsidR="00962A64" w:rsidRPr="009C74A0">
        <w:rPr>
          <w:rFonts w:hint="eastAsia"/>
          <w:color w:val="00B0F0"/>
          <w:sz w:val="20"/>
          <w:szCs w:val="22"/>
        </w:rPr>
        <w:t>(</w:t>
      </w:r>
      <w:r w:rsidR="00962A64" w:rsidRPr="009C74A0">
        <w:rPr>
          <w:color w:val="00B0F0"/>
          <w:sz w:val="20"/>
          <w:szCs w:val="22"/>
        </w:rPr>
        <w:t>specification sheet No:559)</w:t>
      </w:r>
      <w:r w:rsidR="00844EB0" w:rsidRPr="009C74A0">
        <w:rPr>
          <w:color w:val="00B0F0"/>
          <w:sz w:val="20"/>
          <w:szCs w:val="22"/>
        </w:rPr>
        <w:t>.</w:t>
      </w:r>
    </w:p>
    <w:p w14:paraId="08FC6D1D" w14:textId="77777777" w:rsidR="00DA0277" w:rsidRPr="00252F86" w:rsidRDefault="00DA0277" w:rsidP="00DA0277">
      <w:pPr>
        <w:rPr>
          <w:rFonts w:hint="eastAsia"/>
        </w:rPr>
      </w:pPr>
    </w:p>
    <w:p w14:paraId="56F2AB87" w14:textId="77777777" w:rsidR="009C685A" w:rsidRPr="00EA0E72" w:rsidRDefault="009C685A" w:rsidP="009C685A"/>
    <w:tbl>
      <w:tblPr>
        <w:tblW w:w="0" w:type="auto"/>
        <w:tblLook w:val="04A0" w:firstRow="1" w:lastRow="0" w:firstColumn="1" w:lastColumn="0" w:noHBand="0" w:noVBand="1"/>
      </w:tblPr>
      <w:tblGrid>
        <w:gridCol w:w="9638"/>
        <w:tblGridChange w:id="250">
          <w:tblGrid>
            <w:gridCol w:w="9638"/>
          </w:tblGrid>
        </w:tblGridChange>
      </w:tblGrid>
      <w:tr w:rsidR="00841A06" w:rsidRPr="00700BC3" w14:paraId="64564FB7" w14:textId="77777777" w:rsidTr="00F2596D">
        <w:tc>
          <w:tcPr>
            <w:tcW w:w="9836" w:type="dxa"/>
            <w:shd w:val="clear" w:color="auto" w:fill="auto"/>
          </w:tcPr>
          <w:p w14:paraId="36AB4A83" w14:textId="64D85EEF" w:rsidR="00841A06" w:rsidRPr="00700BC3" w:rsidRDefault="00FB37A0" w:rsidP="00841A06">
            <w:pPr>
              <w:jc w:val="center"/>
              <w:rPr>
                <w:rFonts w:hint="eastAsia"/>
                <w:color w:val="000000"/>
              </w:rPr>
            </w:pPr>
            <w:r w:rsidRPr="00700BC3">
              <w:rPr>
                <w:noProof/>
                <w:color w:val="000000"/>
              </w:rPr>
              <w:drawing>
                <wp:inline distT="0" distB="0" distL="0" distR="0" wp14:anchorId="3C8D3887" wp14:editId="4FF77F38">
                  <wp:extent cx="2400300" cy="17811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00300" cy="1781175"/>
                          </a:xfrm>
                          <a:prstGeom prst="rect">
                            <a:avLst/>
                          </a:prstGeom>
                          <a:noFill/>
                          <a:ln>
                            <a:noFill/>
                          </a:ln>
                        </pic:spPr>
                      </pic:pic>
                    </a:graphicData>
                  </a:graphic>
                </wp:inline>
              </w:drawing>
            </w:r>
          </w:p>
        </w:tc>
      </w:tr>
      <w:tr w:rsidR="00841A06" w:rsidRPr="00B1066E" w14:paraId="675A6C3F" w14:textId="77777777" w:rsidTr="00F2596D">
        <w:tc>
          <w:tcPr>
            <w:tcW w:w="9836" w:type="dxa"/>
            <w:shd w:val="clear" w:color="auto" w:fill="auto"/>
          </w:tcPr>
          <w:p w14:paraId="5E3D0E4C" w14:textId="77777777" w:rsidR="00841A06" w:rsidRPr="00B1066E" w:rsidRDefault="004D6CD9" w:rsidP="00841A06">
            <w:pPr>
              <w:jc w:val="center"/>
              <w:rPr>
                <w:rFonts w:hint="eastAsia"/>
                <w:color w:val="000000"/>
              </w:rPr>
            </w:pPr>
            <w:bookmarkStart w:id="251" w:name="_Ref199317093"/>
            <w:r w:rsidRPr="0062341A">
              <w:rPr>
                <w:rFonts w:hint="eastAsia"/>
              </w:rPr>
              <w:t>図</w:t>
            </w:r>
            <w:r w:rsidRPr="0062341A">
              <w:rPr>
                <w:rFonts w:hint="eastAsia"/>
              </w:rPr>
              <w:t xml:space="preserve"> </w:t>
            </w:r>
            <w:r w:rsidR="00F31CA7" w:rsidRPr="0062341A">
              <w:fldChar w:fldCharType="begin"/>
            </w:r>
            <w:r w:rsidR="00F31CA7" w:rsidRPr="0062341A">
              <w:instrText xml:space="preserve"> </w:instrText>
            </w:r>
            <w:r w:rsidR="00F31CA7" w:rsidRPr="0062341A">
              <w:rPr>
                <w:rFonts w:hint="eastAsia"/>
              </w:rPr>
              <w:instrText>STYLEREF 1 \s</w:instrText>
            </w:r>
            <w:r w:rsidR="00F31CA7" w:rsidRPr="0062341A">
              <w:instrText xml:space="preserve"> </w:instrText>
            </w:r>
            <w:r w:rsidR="00F31CA7" w:rsidRPr="0062341A">
              <w:fldChar w:fldCharType="separate"/>
            </w:r>
            <w:r w:rsidR="00F31CA7" w:rsidRPr="0062341A">
              <w:rPr>
                <w:noProof/>
              </w:rPr>
              <w:t>3</w:t>
            </w:r>
            <w:r w:rsidR="00F31CA7" w:rsidRPr="0062341A">
              <w:fldChar w:fldCharType="end"/>
            </w:r>
            <w:r w:rsidR="00F31CA7" w:rsidRPr="0062341A">
              <w:t>.</w:t>
            </w:r>
            <w:r w:rsidR="00F31CA7" w:rsidRPr="0062341A">
              <w:fldChar w:fldCharType="begin"/>
            </w:r>
            <w:r w:rsidR="00F31CA7" w:rsidRPr="0062341A">
              <w:instrText xml:space="preserve"> </w:instrText>
            </w:r>
            <w:r w:rsidR="00F31CA7" w:rsidRPr="0062341A">
              <w:rPr>
                <w:rFonts w:hint="eastAsia"/>
              </w:rPr>
              <w:instrText xml:space="preserve">SEQ </w:instrText>
            </w:r>
            <w:r w:rsidR="00F31CA7" w:rsidRPr="0062341A">
              <w:rPr>
                <w:rFonts w:hint="eastAsia"/>
              </w:rPr>
              <w:instrText>図</w:instrText>
            </w:r>
            <w:r w:rsidR="00F31CA7" w:rsidRPr="0062341A">
              <w:rPr>
                <w:rFonts w:hint="eastAsia"/>
              </w:rPr>
              <w:instrText xml:space="preserve"> \* ARABIC \s 1</w:instrText>
            </w:r>
            <w:r w:rsidR="00F31CA7" w:rsidRPr="0062341A">
              <w:instrText xml:space="preserve"> </w:instrText>
            </w:r>
            <w:r w:rsidR="00F31CA7" w:rsidRPr="0062341A">
              <w:fldChar w:fldCharType="separate"/>
            </w:r>
            <w:r w:rsidR="00F31CA7" w:rsidRPr="0062341A">
              <w:rPr>
                <w:noProof/>
              </w:rPr>
              <w:t>4</w:t>
            </w:r>
            <w:r w:rsidR="00F31CA7" w:rsidRPr="0062341A">
              <w:fldChar w:fldCharType="end"/>
            </w:r>
            <w:bookmarkEnd w:id="251"/>
            <w:r w:rsidR="00841A06" w:rsidRPr="0062341A">
              <w:rPr>
                <w:rFonts w:hint="eastAsia"/>
              </w:rPr>
              <w:t xml:space="preserve">　</w:t>
            </w:r>
            <w:r w:rsidR="00841A06" w:rsidRPr="0062341A">
              <w:rPr>
                <w:rFonts w:hint="eastAsia"/>
              </w:rPr>
              <w:t>DMS</w:t>
            </w:r>
            <w:r w:rsidR="00841A06" w:rsidRPr="00B1066E">
              <w:rPr>
                <w:rFonts w:hint="eastAsia"/>
                <w:color w:val="000000"/>
              </w:rPr>
              <w:t>ソフトスイッチ画面と各モード選択釦</w:t>
            </w:r>
            <w:r w:rsidR="00841A06" w:rsidRPr="00B1066E">
              <w:rPr>
                <w:rFonts w:hint="eastAsia"/>
                <w:color w:val="000000"/>
              </w:rPr>
              <w:t xml:space="preserve"> </w:t>
            </w:r>
            <w:r w:rsidR="00841A06" w:rsidRPr="00B1066E">
              <w:rPr>
                <w:rFonts w:hint="eastAsia"/>
                <w:color w:val="000000"/>
              </w:rPr>
              <w:t>イ</w:t>
            </w:r>
            <w:r w:rsidR="00841A06" w:rsidRPr="000D218D">
              <w:rPr>
                <w:rFonts w:hint="eastAsia"/>
              </w:rPr>
              <w:t>メージ（</w:t>
            </w:r>
            <w:r w:rsidR="00D63AE9" w:rsidRPr="000D218D">
              <w:t>19ePFv2</w:t>
            </w:r>
            <w:r w:rsidR="00841A06" w:rsidRPr="00B1066E">
              <w:rPr>
                <w:rFonts w:hint="eastAsia"/>
                <w:color w:val="000000"/>
              </w:rPr>
              <w:t>）</w:t>
            </w:r>
          </w:p>
        </w:tc>
      </w:tr>
      <w:tr w:rsidR="00841A06" w:rsidRPr="00700BC3" w14:paraId="4233E2FA" w14:textId="77777777" w:rsidTr="00F2596D">
        <w:tc>
          <w:tcPr>
            <w:tcW w:w="9836" w:type="dxa"/>
            <w:shd w:val="clear" w:color="auto" w:fill="auto"/>
          </w:tcPr>
          <w:p w14:paraId="12F7A9A5" w14:textId="77777777" w:rsidR="00841A06" w:rsidRPr="0010788C" w:rsidRDefault="004D6CD9" w:rsidP="004D6CD9">
            <w:pPr>
              <w:pStyle w:val="Caption"/>
              <w:rPr>
                <w:rFonts w:hint="eastAsia"/>
                <w:color w:val="00B0F0"/>
              </w:rPr>
            </w:pPr>
            <w:bookmarkStart w:id="252" w:name="_Ref199317048"/>
            <w:r w:rsidRPr="0062341A">
              <w:rPr>
                <w:color w:val="00B0F0"/>
              </w:rPr>
              <w:t xml:space="preserve">Figure </w:t>
            </w:r>
            <w:r w:rsidR="00F31CA7" w:rsidRPr="0062341A">
              <w:rPr>
                <w:color w:val="00B0F0"/>
              </w:rPr>
              <w:fldChar w:fldCharType="begin"/>
            </w:r>
            <w:r w:rsidR="00F31CA7" w:rsidRPr="0062341A">
              <w:rPr>
                <w:color w:val="00B0F0"/>
              </w:rPr>
              <w:instrText xml:space="preserve"> STYLEREF 1 \s </w:instrText>
            </w:r>
            <w:r w:rsidR="00F31CA7" w:rsidRPr="0062341A">
              <w:rPr>
                <w:color w:val="00B0F0"/>
              </w:rPr>
              <w:fldChar w:fldCharType="separate"/>
            </w:r>
            <w:r w:rsidR="00F31CA7" w:rsidRPr="0062341A">
              <w:rPr>
                <w:noProof/>
                <w:color w:val="00B0F0"/>
              </w:rPr>
              <w:t>3</w:t>
            </w:r>
            <w:r w:rsidR="00F31CA7" w:rsidRPr="0062341A">
              <w:rPr>
                <w:color w:val="00B0F0"/>
              </w:rPr>
              <w:fldChar w:fldCharType="end"/>
            </w:r>
            <w:r w:rsidR="00F31CA7" w:rsidRPr="0062341A">
              <w:rPr>
                <w:color w:val="00B0F0"/>
              </w:rPr>
              <w:t>.</w:t>
            </w:r>
            <w:r w:rsidR="00F31CA7" w:rsidRPr="0062341A">
              <w:rPr>
                <w:color w:val="00B0F0"/>
              </w:rPr>
              <w:fldChar w:fldCharType="begin"/>
            </w:r>
            <w:r w:rsidR="00F31CA7" w:rsidRPr="0062341A">
              <w:rPr>
                <w:color w:val="00B0F0"/>
              </w:rPr>
              <w:instrText xml:space="preserve"> SEQ Figure \* ARABIC \s 1 </w:instrText>
            </w:r>
            <w:r w:rsidR="00F31CA7" w:rsidRPr="0062341A">
              <w:rPr>
                <w:color w:val="00B0F0"/>
              </w:rPr>
              <w:fldChar w:fldCharType="separate"/>
            </w:r>
            <w:r w:rsidR="00F31CA7" w:rsidRPr="0062341A">
              <w:rPr>
                <w:noProof/>
                <w:color w:val="00B0F0"/>
              </w:rPr>
              <w:t>4</w:t>
            </w:r>
            <w:r w:rsidR="00F31CA7" w:rsidRPr="0062341A">
              <w:rPr>
                <w:color w:val="00B0F0"/>
              </w:rPr>
              <w:fldChar w:fldCharType="end"/>
            </w:r>
            <w:bookmarkEnd w:id="252"/>
            <w:r w:rsidR="00841A06" w:rsidRPr="0062341A">
              <w:rPr>
                <w:rFonts w:hint="eastAsia"/>
                <w:color w:val="00B0F0"/>
                <w:sz w:val="20"/>
                <w:szCs w:val="22"/>
              </w:rPr>
              <w:t xml:space="preserve"> DM</w:t>
            </w:r>
            <w:r w:rsidR="00841A06" w:rsidRPr="00B1066E">
              <w:rPr>
                <w:rFonts w:hint="eastAsia"/>
                <w:color w:val="00B0F0"/>
                <w:sz w:val="20"/>
                <w:szCs w:val="22"/>
              </w:rPr>
              <w:t xml:space="preserve">S </w:t>
            </w:r>
            <w:r w:rsidR="00841A06" w:rsidRPr="00B1066E">
              <w:rPr>
                <w:color w:val="00B0F0"/>
                <w:sz w:val="20"/>
                <w:szCs w:val="22"/>
              </w:rPr>
              <w:t>software switch</w:t>
            </w:r>
            <w:r w:rsidR="00841A06" w:rsidRPr="00B1066E">
              <w:rPr>
                <w:rFonts w:hint="eastAsia"/>
                <w:color w:val="00B0F0"/>
                <w:sz w:val="20"/>
                <w:szCs w:val="22"/>
              </w:rPr>
              <w:t xml:space="preserve"> screen and configuration button of each </w:t>
            </w:r>
            <w:r w:rsidR="00841A06" w:rsidRPr="00B1066E">
              <w:rPr>
                <w:color w:val="00B0F0"/>
                <w:sz w:val="20"/>
                <w:szCs w:val="22"/>
              </w:rPr>
              <w:t>mode</w:t>
            </w:r>
          </w:p>
        </w:tc>
      </w:tr>
    </w:tbl>
    <w:p w14:paraId="5B9767F6" w14:textId="77777777" w:rsidR="0036279D" w:rsidRPr="00245056" w:rsidRDefault="0036279D" w:rsidP="007179EA">
      <w:pPr>
        <w:rPr>
          <w:color w:val="000000"/>
        </w:rPr>
      </w:pPr>
    </w:p>
    <w:p w14:paraId="5A7C2BB9" w14:textId="77777777" w:rsidR="00FE2FCA" w:rsidRPr="000D218D" w:rsidRDefault="006B7533" w:rsidP="00FE2FCA">
      <w:pPr>
        <w:rPr>
          <w:strike/>
        </w:rPr>
      </w:pPr>
      <w:r>
        <w:rPr>
          <w:strike/>
          <w:color w:val="5B9BD5"/>
        </w:rPr>
        <w:br w:type="page"/>
      </w:r>
    </w:p>
    <w:p w14:paraId="68A62C80" w14:textId="77777777" w:rsidR="00FE2FCA" w:rsidRPr="00D13AB8" w:rsidRDefault="00FE2FCA" w:rsidP="001F7B41">
      <w:pPr>
        <w:pStyle w:val="Heading3"/>
        <w:rPr>
          <w:rFonts w:hint="eastAsia"/>
          <w:color w:val="00B0F0"/>
          <w:sz w:val="20"/>
          <w:szCs w:val="22"/>
        </w:rPr>
      </w:pPr>
      <w:bookmarkStart w:id="253" w:name="_Toc166749025"/>
      <w:bookmarkStart w:id="254" w:name="_Ref199948849"/>
      <w:bookmarkStart w:id="255" w:name="_Toc207119769"/>
      <w:r w:rsidRPr="000D218D">
        <w:rPr>
          <w:rFonts w:hint="eastAsia"/>
        </w:rPr>
        <w:t>ソフトスイッチ画面の表示条件</w:t>
      </w:r>
      <w:r w:rsidRPr="000D218D">
        <w:rPr>
          <w:rFonts w:hint="eastAsia"/>
        </w:rPr>
        <w:t xml:space="preserve"> (</w:t>
      </w:r>
      <w:r w:rsidR="00BE52E2" w:rsidRPr="000D218D">
        <w:t>19ePFv</w:t>
      </w:r>
      <w:r w:rsidR="00BE52E2" w:rsidRPr="009E2725">
        <w:t>3</w:t>
      </w:r>
      <w:r w:rsidR="0098083A" w:rsidRPr="009E2725">
        <w:t xml:space="preserve">, </w:t>
      </w:r>
      <w:r w:rsidR="0003745F" w:rsidRPr="009E2725">
        <w:t>BEV Step3</w:t>
      </w:r>
      <w:r w:rsidRPr="009E2725">
        <w:rPr>
          <w:rFonts w:hint="eastAsia"/>
        </w:rPr>
        <w:t>)</w:t>
      </w:r>
      <w:r w:rsidR="001F7B41" w:rsidRPr="0010788C">
        <w:rPr>
          <w:color w:val="00B0F0"/>
        </w:rPr>
        <w:t xml:space="preserve"> </w:t>
      </w:r>
      <w:r w:rsidR="001F7B41" w:rsidRPr="0010788C">
        <w:rPr>
          <w:color w:val="00B0F0"/>
          <w:sz w:val="20"/>
          <w:szCs w:val="22"/>
        </w:rPr>
        <w:t xml:space="preserve">/Display specification on DMS software switch screen for </w:t>
      </w:r>
      <w:r w:rsidR="00BE52E2" w:rsidRPr="000D218D">
        <w:rPr>
          <w:color w:val="00B0F0"/>
          <w:sz w:val="20"/>
          <w:szCs w:val="22"/>
        </w:rPr>
        <w:t>19ePFv</w:t>
      </w:r>
      <w:r w:rsidR="00BE52E2" w:rsidRPr="00D13AB8">
        <w:rPr>
          <w:color w:val="00B0F0"/>
          <w:sz w:val="20"/>
          <w:szCs w:val="22"/>
        </w:rPr>
        <w:t>3</w:t>
      </w:r>
      <w:bookmarkEnd w:id="253"/>
      <w:r w:rsidR="005900D8" w:rsidRPr="00D13AB8">
        <w:rPr>
          <w:rFonts w:hint="eastAsia"/>
          <w:color w:val="00B0F0"/>
          <w:sz w:val="20"/>
          <w:szCs w:val="22"/>
        </w:rPr>
        <w:t>＆</w:t>
      </w:r>
      <w:r w:rsidR="005900D8" w:rsidRPr="00D13AB8">
        <w:rPr>
          <w:rFonts w:hint="eastAsia"/>
          <w:color w:val="00B0F0"/>
          <w:sz w:val="20"/>
          <w:szCs w:val="22"/>
        </w:rPr>
        <w:t>BEV Step3</w:t>
      </w:r>
      <w:bookmarkEnd w:id="254"/>
      <w:bookmarkEnd w:id="255"/>
      <w:r w:rsidR="000F36FD" w:rsidRPr="00D13AB8">
        <w:rPr>
          <w:color w:val="00B0F0"/>
          <w:sz w:val="20"/>
          <w:szCs w:val="22"/>
        </w:rPr>
        <w:t xml:space="preserve"> </w:t>
      </w:r>
    </w:p>
    <w:p w14:paraId="4A06119A" w14:textId="77777777" w:rsidR="00FE2FCA" w:rsidRPr="00EA0E72" w:rsidRDefault="00FE2FCA" w:rsidP="00FE2FCA"/>
    <w:p w14:paraId="65DE1862" w14:textId="77777777" w:rsidR="00BA7C89" w:rsidRPr="009C74A0" w:rsidRDefault="00624F84" w:rsidP="00BC027E">
      <w:pPr>
        <w:ind w:leftChars="200" w:left="386"/>
        <w:rPr>
          <w:rFonts w:hint="eastAsia"/>
        </w:rPr>
      </w:pPr>
      <w:r w:rsidRPr="0062341A">
        <w:fldChar w:fldCharType="begin"/>
      </w:r>
      <w:r w:rsidRPr="0062341A">
        <w:instrText xml:space="preserve"> </w:instrText>
      </w:r>
      <w:r w:rsidRPr="0062341A">
        <w:rPr>
          <w:rFonts w:hint="eastAsia"/>
        </w:rPr>
        <w:instrText>REF _Ref100588976 \r \h</w:instrText>
      </w:r>
      <w:r w:rsidRPr="0062341A">
        <w:instrText xml:space="preserve"> </w:instrText>
      </w:r>
      <w:r w:rsidRPr="0062341A">
        <w:instrText xml:space="preserve"> \* MERGEFORMAT </w:instrText>
      </w:r>
      <w:r w:rsidRPr="0062341A">
        <w:fldChar w:fldCharType="separate"/>
      </w:r>
      <w:r w:rsidR="00336074" w:rsidRPr="0062341A">
        <w:t>2.1.5</w:t>
      </w:r>
      <w:r w:rsidRPr="0062341A">
        <w:fldChar w:fldCharType="end"/>
      </w:r>
      <w:r w:rsidR="00297E0F" w:rsidRPr="0062341A">
        <w:t xml:space="preserve">(BEV Step3 </w:t>
      </w:r>
      <w:r w:rsidR="00037895" w:rsidRPr="0062341A">
        <w:fldChar w:fldCharType="begin"/>
      </w:r>
      <w:r w:rsidR="00037895" w:rsidRPr="0062341A">
        <w:instrText xml:space="preserve"> REF _Ref188895719 \r \h </w:instrText>
      </w:r>
      <w:r w:rsidR="00037895" w:rsidRPr="0062341A">
        <w:instrText xml:space="preserve"> \* MERGEFORMAT </w:instrText>
      </w:r>
      <w:r w:rsidR="00037895" w:rsidRPr="0062341A">
        <w:fldChar w:fldCharType="separate"/>
      </w:r>
      <w:r w:rsidR="00336074" w:rsidRPr="0062341A">
        <w:t>2.1.7</w:t>
      </w:r>
      <w:r w:rsidR="00037895" w:rsidRPr="0062341A">
        <w:fldChar w:fldCharType="end"/>
      </w:r>
      <w:r w:rsidR="00297E0F" w:rsidRPr="0062341A">
        <w:t>)</w:t>
      </w:r>
      <w:r w:rsidR="00AE6B75" w:rsidRPr="0062341A">
        <w:rPr>
          <w:rFonts w:hint="eastAsia"/>
        </w:rPr>
        <w:t>に</w:t>
      </w:r>
      <w:r w:rsidR="00AE6B75" w:rsidRPr="00EA0E72">
        <w:rPr>
          <w:rFonts w:hint="eastAsia"/>
        </w:rPr>
        <w:t>記載の</w:t>
      </w:r>
      <w:r w:rsidR="00BC027E" w:rsidRPr="00010758">
        <w:rPr>
          <w:rFonts w:hint="eastAsia"/>
          <w:b/>
        </w:rPr>
        <w:t>「</w:t>
      </w:r>
      <w:r w:rsidR="00046FA5" w:rsidRPr="00010758">
        <w:rPr>
          <w:rFonts w:hint="eastAsia"/>
          <w:b/>
        </w:rPr>
        <w:t>S</w:t>
      </w:r>
      <w:r w:rsidR="00046FA5" w:rsidRPr="00010758">
        <w:rPr>
          <w:b/>
        </w:rPr>
        <w:t>W</w:t>
      </w:r>
      <w:r w:rsidR="00046FA5" w:rsidRPr="00010758">
        <w:rPr>
          <w:rFonts w:hint="eastAsia"/>
          <w:b/>
        </w:rPr>
        <w:t>操作</w:t>
      </w:r>
      <w:r w:rsidR="00AE6B75" w:rsidRPr="00010758">
        <w:rPr>
          <w:rFonts w:hint="eastAsia"/>
          <w:b/>
        </w:rPr>
        <w:t>信号</w:t>
      </w:r>
      <w:r w:rsidR="00BC027E" w:rsidRPr="00010758">
        <w:rPr>
          <w:rFonts w:hint="eastAsia"/>
          <w:b/>
        </w:rPr>
        <w:t>」</w:t>
      </w:r>
      <w:r w:rsidR="00AE6B75" w:rsidRPr="00010758">
        <w:rPr>
          <w:rFonts w:hint="eastAsia"/>
        </w:rPr>
        <w:t>を受信し、操作無し</w:t>
      </w:r>
      <w:r w:rsidR="00AE6B75" w:rsidRPr="00010758">
        <w:t>”0b”</w:t>
      </w:r>
      <w:r w:rsidR="00AE6B75" w:rsidRPr="00010758">
        <w:rPr>
          <w:rFonts w:hint="eastAsia"/>
        </w:rPr>
        <w:t>から、</w:t>
      </w:r>
      <w:r w:rsidR="00AE6B75" w:rsidRPr="00010758">
        <w:t>”1b”</w:t>
      </w:r>
      <w:r w:rsidR="00AE6B75" w:rsidRPr="00010758">
        <w:rPr>
          <w:rFonts w:hint="eastAsia"/>
        </w:rPr>
        <w:t>への状態変化を検知した場合に、割り込み表示する。</w:t>
      </w:r>
      <w:r w:rsidR="00522192" w:rsidRPr="00010758">
        <w:rPr>
          <w:rFonts w:hint="eastAsia"/>
        </w:rPr>
        <w:t>一定</w:t>
      </w:r>
      <w:r w:rsidR="00841A06" w:rsidRPr="00010758">
        <w:rPr>
          <w:rFonts w:hint="eastAsia"/>
        </w:rPr>
        <w:t>時間経過もしくはドライバーの画面閉釦操作により、表示を終了させる。</w:t>
      </w:r>
      <w:r w:rsidR="006B7533" w:rsidRPr="00010758">
        <w:rPr>
          <w:rFonts w:hint="eastAsia"/>
        </w:rPr>
        <w:t>画面</w:t>
      </w:r>
      <w:r w:rsidR="006B7533" w:rsidRPr="00010758">
        <w:t>表示中に、再度</w:t>
      </w:r>
      <w:r w:rsidR="00BC027E" w:rsidRPr="00010758">
        <w:rPr>
          <w:rFonts w:hint="eastAsia"/>
          <w:b/>
        </w:rPr>
        <w:t>「</w:t>
      </w:r>
      <w:r w:rsidR="00046FA5" w:rsidRPr="00010758">
        <w:rPr>
          <w:rFonts w:hint="eastAsia"/>
          <w:b/>
        </w:rPr>
        <w:t>S</w:t>
      </w:r>
      <w:r w:rsidR="00046FA5" w:rsidRPr="00010758">
        <w:rPr>
          <w:b/>
        </w:rPr>
        <w:t>W</w:t>
      </w:r>
      <w:r w:rsidR="00BC027E" w:rsidRPr="00010758">
        <w:rPr>
          <w:rFonts w:hint="eastAsia"/>
          <w:b/>
        </w:rPr>
        <w:t>操作</w:t>
      </w:r>
      <w:r w:rsidR="00046FA5" w:rsidRPr="00010758">
        <w:rPr>
          <w:rFonts w:hint="eastAsia"/>
          <w:b/>
        </w:rPr>
        <w:t>信号</w:t>
      </w:r>
      <w:r w:rsidR="00BC027E" w:rsidRPr="00010758">
        <w:rPr>
          <w:rFonts w:hint="eastAsia"/>
          <w:b/>
        </w:rPr>
        <w:t>」</w:t>
      </w:r>
      <w:r w:rsidR="006B7533" w:rsidRPr="00EA0E72">
        <w:rPr>
          <w:rFonts w:hint="eastAsia"/>
        </w:rPr>
        <w:t>の値が、操作無し</w:t>
      </w:r>
      <w:r w:rsidR="006B7533" w:rsidRPr="00EA0E72">
        <w:t>”0b”</w:t>
      </w:r>
      <w:r w:rsidR="006B7533" w:rsidRPr="00EA0E72">
        <w:rPr>
          <w:rFonts w:hint="eastAsia"/>
        </w:rPr>
        <w:t>から</w:t>
      </w:r>
      <w:r w:rsidR="006B7533" w:rsidRPr="00EA0E72">
        <w:t>”1b”</w:t>
      </w:r>
      <w:r w:rsidR="006B7533" w:rsidRPr="00EA0E72">
        <w:rPr>
          <w:rFonts w:hint="eastAsia"/>
        </w:rPr>
        <w:t>へ変化した場合、</w:t>
      </w:r>
      <w:r w:rsidR="006B7533" w:rsidRPr="00EA0E72">
        <w:t>そのタイミングを起点</w:t>
      </w:r>
      <w:r w:rsidR="006B7533" w:rsidRPr="00EA0E72">
        <w:rPr>
          <w:rFonts w:hint="eastAsia"/>
        </w:rPr>
        <w:t>として</w:t>
      </w:r>
      <w:r w:rsidR="00522192" w:rsidRPr="00EA0E72">
        <w:rPr>
          <w:rFonts w:hint="eastAsia"/>
        </w:rPr>
        <w:t>一定</w:t>
      </w:r>
      <w:r w:rsidR="00821582" w:rsidRPr="00EA0E72">
        <w:rPr>
          <w:rFonts w:hint="eastAsia"/>
        </w:rPr>
        <w:t>時</w:t>
      </w:r>
      <w:r w:rsidR="006B7533" w:rsidRPr="00EA0E72">
        <w:rPr>
          <w:rFonts w:hint="eastAsia"/>
        </w:rPr>
        <w:t>間</w:t>
      </w:r>
      <w:r w:rsidR="006B7533" w:rsidRPr="00EA0E72">
        <w:t>経過</w:t>
      </w:r>
      <w:r w:rsidR="006B7533" w:rsidRPr="00EA0E72">
        <w:rPr>
          <w:rFonts w:hint="eastAsia"/>
        </w:rPr>
        <w:t>もしくはドライバーの画面閉釦操作により、表示を終了させる。</w:t>
      </w:r>
      <w:r w:rsidR="00841A06" w:rsidRPr="00EA0E72">
        <w:rPr>
          <w:rFonts w:hint="eastAsia"/>
        </w:rPr>
        <w:t>表示終了時には、表示前に選択されていた画面</w:t>
      </w:r>
      <w:r w:rsidR="00841A06" w:rsidRPr="00CD09A9">
        <w:rPr>
          <w:rFonts w:hint="eastAsia"/>
        </w:rPr>
        <w:t>表示状態に戻るものとする。</w:t>
      </w:r>
      <w:r w:rsidR="00522192" w:rsidRPr="00CD09A9">
        <w:rPr>
          <w:rFonts w:hint="eastAsia"/>
        </w:rPr>
        <w:t>割り込み表示</w:t>
      </w:r>
      <w:r w:rsidR="0027599E" w:rsidRPr="00CD09A9">
        <w:rPr>
          <w:rFonts w:hint="eastAsia"/>
        </w:rPr>
        <w:t>継続</w:t>
      </w:r>
      <w:r w:rsidR="00522192" w:rsidRPr="00CD09A9">
        <w:rPr>
          <w:rFonts w:hint="eastAsia"/>
        </w:rPr>
        <w:t>時間は、</w:t>
      </w:r>
      <w:r w:rsidR="004942A4" w:rsidRPr="00CD09A9">
        <w:rPr>
          <w:rFonts w:hint="eastAsia"/>
        </w:rPr>
        <w:t>基本的には</w:t>
      </w:r>
      <w:r w:rsidR="004942A4" w:rsidRPr="00CD09A9">
        <w:rPr>
          <w:rFonts w:hint="eastAsia"/>
        </w:rPr>
        <w:t>MM</w:t>
      </w:r>
      <w:r w:rsidR="004942A4" w:rsidRPr="00CD09A9">
        <w:rPr>
          <w:rFonts w:hint="eastAsia"/>
        </w:rPr>
        <w:t>仕様で統一された時間に従うが、</w:t>
      </w:r>
      <w:r w:rsidR="00522192" w:rsidRPr="00CD09A9">
        <w:rPr>
          <w:rFonts w:hint="eastAsia"/>
        </w:rPr>
        <w:t>6</w:t>
      </w:r>
      <w:r w:rsidR="00522192" w:rsidRPr="00CD09A9">
        <w:rPr>
          <w:rFonts w:hint="eastAsia"/>
        </w:rPr>
        <w:t>秒（メータ割り込み表示の標準時間）以上で、走行中でも</w:t>
      </w:r>
      <w:r w:rsidR="005A5946" w:rsidRPr="00CD09A9">
        <w:t>S</w:t>
      </w:r>
      <w:r w:rsidR="00522192" w:rsidRPr="00CD09A9">
        <w:t>W</w:t>
      </w:r>
      <w:r w:rsidR="00522192" w:rsidRPr="00CD09A9">
        <w:rPr>
          <w:rFonts w:hint="eastAsia"/>
        </w:rPr>
        <w:t>操作を十分に実施可能な時間とする。</w:t>
      </w:r>
      <w:r w:rsidR="00BA7C89" w:rsidRPr="00CD09A9">
        <w:rPr>
          <w:rFonts w:hint="eastAsia"/>
          <w:b/>
          <w:bCs/>
        </w:rPr>
        <w:t>ただし、上記「</w:t>
      </w:r>
      <w:r w:rsidR="00BA7C89" w:rsidRPr="00CD09A9">
        <w:rPr>
          <w:rFonts w:hint="eastAsia"/>
          <w:b/>
          <w:bCs/>
        </w:rPr>
        <w:t>S</w:t>
      </w:r>
      <w:r w:rsidR="00BA7C89" w:rsidRPr="00CD09A9">
        <w:rPr>
          <w:b/>
          <w:bCs/>
        </w:rPr>
        <w:t>W</w:t>
      </w:r>
      <w:r w:rsidR="00BA7C89" w:rsidRPr="00CD09A9">
        <w:rPr>
          <w:rFonts w:hint="eastAsia"/>
          <w:b/>
          <w:bCs/>
        </w:rPr>
        <w:t>操作信号」の操作無し</w:t>
      </w:r>
      <w:r w:rsidR="00BA7C89" w:rsidRPr="00CD09A9">
        <w:rPr>
          <w:b/>
          <w:bCs/>
        </w:rPr>
        <w:t>”0b”</w:t>
      </w:r>
      <w:r w:rsidR="00BA7C89" w:rsidRPr="00CD09A9">
        <w:rPr>
          <w:rFonts w:hint="eastAsia"/>
          <w:b/>
          <w:bCs/>
        </w:rPr>
        <w:t>から、</w:t>
      </w:r>
      <w:r w:rsidR="00BA7C89" w:rsidRPr="00CD09A9">
        <w:rPr>
          <w:b/>
          <w:bCs/>
        </w:rPr>
        <w:t>”1b”</w:t>
      </w:r>
      <w:r w:rsidR="00BA7C89" w:rsidRPr="00CD09A9">
        <w:rPr>
          <w:rFonts w:hint="eastAsia"/>
          <w:b/>
          <w:bCs/>
        </w:rPr>
        <w:t>への状態変化については、「</w:t>
      </w:r>
      <w:r w:rsidR="00BA7C89" w:rsidRPr="00CD09A9">
        <w:rPr>
          <w:rFonts w:hint="eastAsia"/>
          <w:b/>
          <w:bCs/>
        </w:rPr>
        <w:t>S</w:t>
      </w:r>
      <w:r w:rsidR="00BA7C89" w:rsidRPr="00CD09A9">
        <w:rPr>
          <w:b/>
          <w:bCs/>
        </w:rPr>
        <w:t>W</w:t>
      </w:r>
      <w:r w:rsidR="00BA7C89" w:rsidRPr="00CD09A9">
        <w:rPr>
          <w:rFonts w:hint="eastAsia"/>
          <w:b/>
          <w:bCs/>
        </w:rPr>
        <w:t>操作信号」と対になる「</w:t>
      </w:r>
      <w:r w:rsidR="00BA7C89" w:rsidRPr="00CD09A9">
        <w:rPr>
          <w:rFonts w:hint="eastAsia"/>
          <w:b/>
          <w:bCs/>
        </w:rPr>
        <w:t>S</w:t>
      </w:r>
      <w:r w:rsidR="00BA7C89" w:rsidRPr="00CD09A9">
        <w:rPr>
          <w:b/>
          <w:bCs/>
        </w:rPr>
        <w:t>W</w:t>
      </w:r>
      <w:r w:rsidR="00BA7C89" w:rsidRPr="00CD09A9">
        <w:rPr>
          <w:rFonts w:hint="eastAsia"/>
          <w:b/>
          <w:bCs/>
        </w:rPr>
        <w:t>操作信号</w:t>
      </w:r>
      <w:r w:rsidR="00BA7C89" w:rsidRPr="00CD09A9">
        <w:rPr>
          <w:rFonts w:hint="eastAsia"/>
          <w:b/>
          <w:bCs/>
        </w:rPr>
        <w:t xml:space="preserve"> </w:t>
      </w:r>
      <w:r w:rsidR="00BA7C89" w:rsidRPr="00CD09A9">
        <w:rPr>
          <w:rFonts w:hint="eastAsia"/>
          <w:b/>
          <w:bCs/>
        </w:rPr>
        <w:t>確定情報」が</w:t>
      </w:r>
      <w:r w:rsidR="00BA7C89" w:rsidRPr="00CD09A9">
        <w:rPr>
          <w:b/>
          <w:bCs/>
        </w:rPr>
        <w:t>”</w:t>
      </w:r>
      <w:r w:rsidR="00B11E69" w:rsidRPr="00CD09A9">
        <w:rPr>
          <w:b/>
          <w:bCs/>
        </w:rPr>
        <w:t>1</w:t>
      </w:r>
      <w:r w:rsidR="00BA7C89" w:rsidRPr="00CD09A9">
        <w:rPr>
          <w:b/>
          <w:bCs/>
        </w:rPr>
        <w:t>b”</w:t>
      </w:r>
      <w:r w:rsidR="00BA7C89" w:rsidRPr="00CD09A9">
        <w:rPr>
          <w:rFonts w:hint="eastAsia"/>
          <w:b/>
          <w:bCs/>
        </w:rPr>
        <w:t>の場合に</w:t>
      </w:r>
      <w:r w:rsidR="00B11E69" w:rsidRPr="00CD09A9">
        <w:rPr>
          <w:rFonts w:hint="eastAsia"/>
          <w:b/>
          <w:bCs/>
        </w:rPr>
        <w:t>のみ判定</w:t>
      </w:r>
      <w:r w:rsidR="00B11E69" w:rsidRPr="009C74A0">
        <w:rPr>
          <w:rFonts w:hint="eastAsia"/>
          <w:b/>
          <w:bCs/>
        </w:rPr>
        <w:t>すること</w:t>
      </w:r>
      <w:r w:rsidR="00BA7C89" w:rsidRPr="009C74A0">
        <w:rPr>
          <w:rFonts w:hint="eastAsia"/>
          <w:b/>
          <w:bCs/>
        </w:rPr>
        <w:t>。</w:t>
      </w:r>
    </w:p>
    <w:p w14:paraId="145A66D5" w14:textId="77777777" w:rsidR="00AE6B75" w:rsidRPr="0062341A" w:rsidRDefault="00AE6B75" w:rsidP="00AE6B75">
      <w:pPr>
        <w:ind w:leftChars="200" w:left="386"/>
      </w:pPr>
      <w:r w:rsidRPr="009C74A0">
        <w:rPr>
          <w:rFonts w:hint="eastAsia"/>
        </w:rPr>
        <w:t>割り込み画面の意匠に関しては、マルチメディア担当が発行する</w:t>
      </w:r>
      <w:r w:rsidRPr="009C74A0">
        <w:rPr>
          <w:rFonts w:hint="eastAsia"/>
        </w:rPr>
        <w:t>HMI</w:t>
      </w:r>
      <w:r w:rsidRPr="009C74A0">
        <w:rPr>
          <w:rFonts w:hint="eastAsia"/>
        </w:rPr>
        <w:t>仕様書に従うこと。</w:t>
      </w:r>
      <w:r w:rsidR="00B22DB2" w:rsidRPr="009C74A0">
        <w:rPr>
          <w:rFonts w:hint="eastAsia"/>
        </w:rPr>
        <w:t>（参考イメージ</w:t>
      </w:r>
      <w:r w:rsidR="00B22DB2" w:rsidRPr="009C74A0">
        <w:rPr>
          <w:rFonts w:hint="eastAsia"/>
        </w:rPr>
        <w:t xml:space="preserve"> </w:t>
      </w:r>
      <w:r w:rsidR="00F31CA7" w:rsidRPr="0062341A">
        <w:fldChar w:fldCharType="begin"/>
      </w:r>
      <w:r w:rsidR="00F31CA7" w:rsidRPr="0062341A">
        <w:instrText xml:space="preserve"> </w:instrText>
      </w:r>
      <w:r w:rsidR="00F31CA7" w:rsidRPr="0062341A">
        <w:rPr>
          <w:rFonts w:hint="eastAsia"/>
        </w:rPr>
        <w:instrText>REF _Ref199317365 \h</w:instrText>
      </w:r>
      <w:r w:rsidR="00F31CA7" w:rsidRPr="0062341A">
        <w:instrText xml:space="preserve"> </w:instrText>
      </w:r>
      <w:r w:rsidR="0062341A">
        <w:instrText xml:space="preserve"> \* MERGEFORMAT </w:instrText>
      </w:r>
      <w:r w:rsidR="00F31CA7" w:rsidRPr="0062341A">
        <w:fldChar w:fldCharType="separate"/>
      </w:r>
      <w:r w:rsidR="00F31CA7" w:rsidRPr="0062341A">
        <w:rPr>
          <w:rFonts w:hint="eastAsia"/>
        </w:rPr>
        <w:t>図</w:t>
      </w:r>
      <w:r w:rsidR="00F31CA7" w:rsidRPr="0062341A">
        <w:rPr>
          <w:rFonts w:hint="eastAsia"/>
        </w:rPr>
        <w:t xml:space="preserve"> </w:t>
      </w:r>
      <w:r w:rsidR="00F31CA7" w:rsidRPr="0062341A">
        <w:rPr>
          <w:noProof/>
        </w:rPr>
        <w:t>3</w:t>
      </w:r>
      <w:r w:rsidR="00F31CA7" w:rsidRPr="0062341A">
        <w:t>.</w:t>
      </w:r>
      <w:r w:rsidR="00F31CA7" w:rsidRPr="0062341A">
        <w:rPr>
          <w:noProof/>
        </w:rPr>
        <w:t>5</w:t>
      </w:r>
      <w:r w:rsidR="00F31CA7" w:rsidRPr="0062341A">
        <w:fldChar w:fldCharType="end"/>
      </w:r>
      <w:r w:rsidR="00B22DB2" w:rsidRPr="0062341A">
        <w:rPr>
          <w:rFonts w:hint="eastAsia"/>
        </w:rPr>
        <w:t>）</w:t>
      </w:r>
    </w:p>
    <w:p w14:paraId="6B27BD30" w14:textId="77777777" w:rsidR="005C0DB0" w:rsidRPr="0062341A" w:rsidRDefault="005900D8" w:rsidP="006B7DEC">
      <w:pPr>
        <w:ind w:leftChars="147" w:left="283" w:firstLineChars="50" w:firstLine="96"/>
      </w:pPr>
      <w:r w:rsidRPr="0062341A">
        <w:t xml:space="preserve">19ePF ver3 </w:t>
      </w:r>
      <w:r w:rsidRPr="0062341A">
        <w:rPr>
          <w:rFonts w:hint="eastAsia"/>
        </w:rPr>
        <w:t>の場合のみ：</w:t>
      </w:r>
      <w:r w:rsidRPr="0062341A">
        <w:rPr>
          <w:rFonts w:hint="eastAsia"/>
        </w:rPr>
        <w:t>Range</w:t>
      </w:r>
      <w:r w:rsidR="006B7DEC" w:rsidRPr="0062341A">
        <w:rPr>
          <w:rFonts w:hint="eastAsia"/>
        </w:rPr>
        <w:t>モード時の航続可能距離表示については、「</w:t>
      </w:r>
      <w:r w:rsidR="006669EB" w:rsidRPr="0062341A">
        <w:t>559_</w:t>
      </w:r>
      <w:r w:rsidR="006B7DEC" w:rsidRPr="0062341A">
        <w:rPr>
          <w:rFonts w:hint="eastAsia"/>
        </w:rPr>
        <w:t>R</w:t>
      </w:r>
      <w:r w:rsidR="006B7DEC" w:rsidRPr="0062341A">
        <w:t>ange</w:t>
      </w:r>
      <w:r w:rsidR="006B7DEC" w:rsidRPr="0062341A">
        <w:rPr>
          <w:rFonts w:hint="eastAsia"/>
        </w:rPr>
        <w:t>モード画面</w:t>
      </w:r>
      <w:r w:rsidR="006B7DEC" w:rsidRPr="0062341A">
        <w:rPr>
          <w:rFonts w:hint="eastAsia"/>
        </w:rPr>
        <w:t xml:space="preserve"> </w:t>
      </w:r>
      <w:r w:rsidR="006B7DEC" w:rsidRPr="0062341A">
        <w:rPr>
          <w:rFonts w:hint="eastAsia"/>
        </w:rPr>
        <w:t>機能仕様書」を参照。</w:t>
      </w:r>
    </w:p>
    <w:p w14:paraId="6E91C309" w14:textId="77777777" w:rsidR="006B7DEC" w:rsidRPr="009C74A0" w:rsidRDefault="006B7DEC" w:rsidP="006B7DEC">
      <w:pPr>
        <w:ind w:leftChars="147" w:left="283" w:firstLineChars="50" w:firstLine="96"/>
        <w:rPr>
          <w:rFonts w:hint="eastAsia"/>
        </w:rPr>
      </w:pPr>
    </w:p>
    <w:p w14:paraId="68F41FFC" w14:textId="77777777" w:rsidR="0027599E" w:rsidRPr="0062341A" w:rsidRDefault="001F7B41" w:rsidP="0027599E">
      <w:pPr>
        <w:ind w:leftChars="200" w:left="386"/>
        <w:rPr>
          <w:color w:val="00B0F0"/>
          <w:sz w:val="20"/>
          <w:szCs w:val="22"/>
        </w:rPr>
      </w:pPr>
      <w:r w:rsidRPr="0010788C">
        <w:rPr>
          <w:rFonts w:hint="eastAsia"/>
          <w:color w:val="00B0F0"/>
          <w:sz w:val="20"/>
          <w:szCs w:val="22"/>
        </w:rPr>
        <w:t>D</w:t>
      </w:r>
      <w:r w:rsidRPr="0010788C">
        <w:rPr>
          <w:color w:val="00B0F0"/>
          <w:sz w:val="20"/>
          <w:szCs w:val="22"/>
        </w:rPr>
        <w:t xml:space="preserve">MS software switch screen </w:t>
      </w:r>
      <w:r w:rsidR="00577CE6" w:rsidRPr="0010788C">
        <w:rPr>
          <w:color w:val="00B0F0"/>
          <w:sz w:val="20"/>
          <w:szCs w:val="22"/>
        </w:rPr>
        <w:t xml:space="preserve">is displayed when </w:t>
      </w:r>
      <w:r w:rsidR="00577CE6" w:rsidRPr="0010788C">
        <w:rPr>
          <w:rFonts w:hint="eastAsia"/>
          <w:color w:val="00B0F0"/>
          <w:sz w:val="20"/>
          <w:szCs w:val="22"/>
        </w:rPr>
        <w:t>CAN</w:t>
      </w:r>
      <w:r w:rsidR="00577CE6" w:rsidRPr="0010788C">
        <w:rPr>
          <w:color w:val="00B0F0"/>
          <w:sz w:val="20"/>
          <w:szCs w:val="22"/>
        </w:rPr>
        <w:t xml:space="preserve"> </w:t>
      </w:r>
      <w:r w:rsidR="00577CE6" w:rsidRPr="0010788C">
        <w:rPr>
          <w:rFonts w:hint="eastAsia"/>
          <w:color w:val="00B0F0"/>
          <w:sz w:val="20"/>
          <w:szCs w:val="22"/>
        </w:rPr>
        <w:t>s</w:t>
      </w:r>
      <w:r w:rsidR="00577CE6" w:rsidRPr="0010788C">
        <w:rPr>
          <w:color w:val="00B0F0"/>
          <w:sz w:val="20"/>
          <w:szCs w:val="22"/>
        </w:rPr>
        <w:t xml:space="preserve">ignal of DMS switch operation </w:t>
      </w:r>
      <w:r w:rsidRPr="0010788C">
        <w:rPr>
          <w:color w:val="00B0F0"/>
          <w:sz w:val="20"/>
          <w:szCs w:val="22"/>
        </w:rPr>
        <w:t xml:space="preserve">is changed from “0b” to “1b”. It is closed when </w:t>
      </w:r>
      <w:r w:rsidR="00522192" w:rsidRPr="0010788C">
        <w:rPr>
          <w:color w:val="00B0F0"/>
          <w:sz w:val="20"/>
          <w:szCs w:val="22"/>
        </w:rPr>
        <w:t xml:space="preserve">a </w:t>
      </w:r>
      <w:r w:rsidR="0027599E" w:rsidRPr="0010788C">
        <w:rPr>
          <w:rFonts w:hint="eastAsia"/>
          <w:color w:val="00B0F0"/>
          <w:sz w:val="20"/>
          <w:szCs w:val="22"/>
        </w:rPr>
        <w:t>s</w:t>
      </w:r>
      <w:r w:rsidR="0027599E" w:rsidRPr="0010788C">
        <w:rPr>
          <w:color w:val="00B0F0"/>
          <w:sz w:val="20"/>
          <w:szCs w:val="22"/>
        </w:rPr>
        <w:t xml:space="preserve">pecified </w:t>
      </w:r>
      <w:r w:rsidR="00522192" w:rsidRPr="0010788C">
        <w:rPr>
          <w:color w:val="00B0F0"/>
          <w:sz w:val="20"/>
          <w:szCs w:val="22"/>
        </w:rPr>
        <w:t>time</w:t>
      </w:r>
      <w:r w:rsidR="007F6D6B" w:rsidRPr="0010788C">
        <w:rPr>
          <w:color w:val="00B0F0"/>
          <w:sz w:val="20"/>
          <w:szCs w:val="22"/>
        </w:rPr>
        <w:t xml:space="preserve"> has passed or a driver touched display close button. When </w:t>
      </w:r>
      <w:r w:rsidR="00577CE6" w:rsidRPr="0010788C">
        <w:rPr>
          <w:rFonts w:hint="eastAsia"/>
          <w:color w:val="00B0F0"/>
          <w:sz w:val="20"/>
          <w:szCs w:val="22"/>
        </w:rPr>
        <w:t>CAN</w:t>
      </w:r>
      <w:r w:rsidR="00577CE6" w:rsidRPr="0010788C">
        <w:rPr>
          <w:color w:val="00B0F0"/>
          <w:sz w:val="20"/>
          <w:szCs w:val="22"/>
        </w:rPr>
        <w:t xml:space="preserve"> </w:t>
      </w:r>
      <w:r w:rsidR="00577CE6" w:rsidRPr="0010788C">
        <w:rPr>
          <w:rFonts w:hint="eastAsia"/>
          <w:color w:val="00B0F0"/>
          <w:sz w:val="20"/>
          <w:szCs w:val="22"/>
        </w:rPr>
        <w:t>s</w:t>
      </w:r>
      <w:r w:rsidR="00577CE6" w:rsidRPr="0010788C">
        <w:rPr>
          <w:color w:val="00B0F0"/>
          <w:sz w:val="20"/>
          <w:szCs w:val="22"/>
        </w:rPr>
        <w:t>ignal of DMS switch operation</w:t>
      </w:r>
      <w:r w:rsidR="007F6D6B" w:rsidRPr="0010788C">
        <w:rPr>
          <w:color w:val="00B0F0"/>
          <w:sz w:val="20"/>
          <w:szCs w:val="22"/>
        </w:rPr>
        <w:t xml:space="preserve"> is changed from “0b” to “1b” again during d</w:t>
      </w:r>
      <w:r w:rsidR="007F6D6B" w:rsidRPr="0062341A">
        <w:rPr>
          <w:color w:val="00B0F0"/>
          <w:sz w:val="20"/>
          <w:szCs w:val="22"/>
        </w:rPr>
        <w:t xml:space="preserve">isplaying DMS software switch screen, </w:t>
      </w:r>
      <w:r w:rsidR="00793CD3" w:rsidRPr="0062341A">
        <w:rPr>
          <w:color w:val="00B0F0"/>
          <w:sz w:val="20"/>
          <w:szCs w:val="22"/>
        </w:rPr>
        <w:t xml:space="preserve">it is closed when </w:t>
      </w:r>
      <w:r w:rsidR="00522192" w:rsidRPr="0062341A">
        <w:rPr>
          <w:color w:val="00B0F0"/>
          <w:sz w:val="20"/>
          <w:szCs w:val="22"/>
        </w:rPr>
        <w:t>a</w:t>
      </w:r>
      <w:r w:rsidR="0027599E" w:rsidRPr="0062341A">
        <w:rPr>
          <w:rFonts w:hint="eastAsia"/>
          <w:color w:val="00B0F0"/>
          <w:sz w:val="20"/>
          <w:szCs w:val="22"/>
        </w:rPr>
        <w:t xml:space="preserve"> </w:t>
      </w:r>
      <w:r w:rsidR="0027599E" w:rsidRPr="0062341A">
        <w:rPr>
          <w:color w:val="00B0F0"/>
          <w:sz w:val="20"/>
          <w:szCs w:val="22"/>
        </w:rPr>
        <w:t>specified</w:t>
      </w:r>
      <w:r w:rsidR="00522192" w:rsidRPr="0062341A">
        <w:rPr>
          <w:color w:val="00B0F0"/>
          <w:sz w:val="20"/>
          <w:szCs w:val="22"/>
        </w:rPr>
        <w:t xml:space="preserve"> </w:t>
      </w:r>
      <w:r w:rsidR="00751DAF" w:rsidRPr="0062341A">
        <w:rPr>
          <w:color w:val="00B0F0"/>
          <w:sz w:val="20"/>
          <w:szCs w:val="22"/>
        </w:rPr>
        <w:t xml:space="preserve">time </w:t>
      </w:r>
      <w:r w:rsidR="000C4EE3" w:rsidRPr="0062341A">
        <w:rPr>
          <w:color w:val="00B0F0"/>
          <w:sz w:val="20"/>
          <w:szCs w:val="22"/>
        </w:rPr>
        <w:t>has passed after a</w:t>
      </w:r>
      <w:r w:rsidR="000C4EE3" w:rsidRPr="0062341A">
        <w:rPr>
          <w:rFonts w:hint="eastAsia"/>
          <w:color w:val="00B0F0"/>
          <w:sz w:val="20"/>
          <w:szCs w:val="22"/>
        </w:rPr>
        <w:t xml:space="preserve"> CAN</w:t>
      </w:r>
      <w:r w:rsidR="000C4EE3" w:rsidRPr="0062341A">
        <w:rPr>
          <w:color w:val="00B0F0"/>
          <w:sz w:val="20"/>
          <w:szCs w:val="22"/>
        </w:rPr>
        <w:t xml:space="preserve"> </w:t>
      </w:r>
      <w:r w:rsidR="000C4EE3" w:rsidRPr="0062341A">
        <w:rPr>
          <w:rFonts w:hint="eastAsia"/>
          <w:color w:val="00B0F0"/>
          <w:sz w:val="20"/>
          <w:szCs w:val="22"/>
        </w:rPr>
        <w:t>s</w:t>
      </w:r>
      <w:r w:rsidR="000C4EE3" w:rsidRPr="0062341A">
        <w:rPr>
          <w:color w:val="00B0F0"/>
          <w:sz w:val="20"/>
          <w:szCs w:val="22"/>
        </w:rPr>
        <w:t>ignal of DMS switch operation</w:t>
      </w:r>
      <w:r w:rsidR="00793CD3" w:rsidRPr="0062341A">
        <w:rPr>
          <w:color w:val="00B0F0"/>
          <w:sz w:val="20"/>
          <w:szCs w:val="22"/>
        </w:rPr>
        <w:t xml:space="preserve"> value is changed or a driver touched display close button.</w:t>
      </w:r>
      <w:r w:rsidR="0027599E" w:rsidRPr="0062341A">
        <w:rPr>
          <w:color w:val="00B0F0"/>
          <w:sz w:val="20"/>
          <w:szCs w:val="22"/>
        </w:rPr>
        <w:t xml:space="preserve"> </w:t>
      </w:r>
      <w:r w:rsidR="0027599E" w:rsidRPr="0062341A">
        <w:rPr>
          <w:rFonts w:hint="eastAsia"/>
          <w:color w:val="00B0F0"/>
          <w:sz w:val="20"/>
          <w:szCs w:val="22"/>
        </w:rPr>
        <w:t>The</w:t>
      </w:r>
      <w:r w:rsidR="0027599E" w:rsidRPr="0062341A">
        <w:rPr>
          <w:color w:val="00B0F0"/>
          <w:sz w:val="20"/>
          <w:szCs w:val="22"/>
        </w:rPr>
        <w:t xml:space="preserve"> time, displaying DMS software switch screen, is</w:t>
      </w:r>
      <w:r w:rsidR="004942A4" w:rsidRPr="0062341A">
        <w:rPr>
          <w:color w:val="00B0F0"/>
          <w:sz w:val="20"/>
          <w:szCs w:val="22"/>
        </w:rPr>
        <w:t xml:space="preserve"> basically unified in multimedia specification, but</w:t>
      </w:r>
      <w:r w:rsidR="0027599E" w:rsidRPr="0062341A">
        <w:rPr>
          <w:color w:val="00B0F0"/>
          <w:sz w:val="20"/>
          <w:szCs w:val="22"/>
        </w:rPr>
        <w:t xml:space="preserve"> over 6s and enough for </w:t>
      </w:r>
      <w:r w:rsidR="005A5946" w:rsidRPr="0062341A">
        <w:rPr>
          <w:rFonts w:hint="eastAsia"/>
          <w:color w:val="00B0F0"/>
          <w:sz w:val="20"/>
          <w:szCs w:val="22"/>
        </w:rPr>
        <w:t>o</w:t>
      </w:r>
      <w:r w:rsidR="005A5946" w:rsidRPr="0062341A">
        <w:rPr>
          <w:color w:val="00B0F0"/>
          <w:sz w:val="20"/>
          <w:szCs w:val="22"/>
        </w:rPr>
        <w:t>perating</w:t>
      </w:r>
      <w:r w:rsidR="0027599E" w:rsidRPr="0062341A">
        <w:rPr>
          <w:color w:val="00B0F0"/>
          <w:sz w:val="20"/>
          <w:szCs w:val="22"/>
        </w:rPr>
        <w:t xml:space="preserve"> software switch </w:t>
      </w:r>
      <w:r w:rsidR="0027599E" w:rsidRPr="0062341A">
        <w:rPr>
          <w:rFonts w:hint="eastAsia"/>
          <w:color w:val="00B0F0"/>
          <w:sz w:val="20"/>
          <w:szCs w:val="22"/>
        </w:rPr>
        <w:t>w</w:t>
      </w:r>
      <w:r w:rsidR="004942A4" w:rsidRPr="0062341A">
        <w:rPr>
          <w:color w:val="00B0F0"/>
          <w:sz w:val="20"/>
          <w:szCs w:val="22"/>
        </w:rPr>
        <w:t>hile driving.</w:t>
      </w:r>
    </w:p>
    <w:p w14:paraId="787C0027" w14:textId="77777777" w:rsidR="001F7B41" w:rsidRPr="0010788C" w:rsidRDefault="00793CD3" w:rsidP="00AE6B75">
      <w:pPr>
        <w:ind w:leftChars="200" w:left="386"/>
        <w:rPr>
          <w:rFonts w:hint="eastAsia"/>
          <w:color w:val="00B0F0"/>
          <w:sz w:val="20"/>
          <w:szCs w:val="22"/>
        </w:rPr>
      </w:pPr>
      <w:r w:rsidRPr="0062341A">
        <w:rPr>
          <w:color w:val="00B0F0"/>
          <w:sz w:val="20"/>
          <w:szCs w:val="22"/>
        </w:rPr>
        <w:t>About graphic specification, refer to HMI specification issued by multimedia responsibility.</w:t>
      </w:r>
      <w:r w:rsidR="00B22DB2" w:rsidRPr="0062341A">
        <w:rPr>
          <w:color w:val="00B0F0"/>
          <w:sz w:val="20"/>
          <w:szCs w:val="22"/>
        </w:rPr>
        <w:t xml:space="preserve"> </w:t>
      </w:r>
      <w:r w:rsidR="00B22DB2" w:rsidRPr="0062341A">
        <w:rPr>
          <w:rFonts w:hint="eastAsia"/>
          <w:color w:val="00B0F0"/>
          <w:sz w:val="20"/>
          <w:szCs w:val="22"/>
        </w:rPr>
        <w:t>(</w:t>
      </w:r>
      <w:r w:rsidR="00B22DB2" w:rsidRPr="0062341A">
        <w:rPr>
          <w:color w:val="00B0F0"/>
          <w:sz w:val="20"/>
          <w:szCs w:val="22"/>
        </w:rPr>
        <w:t xml:space="preserve">Reference image </w:t>
      </w:r>
      <w:r w:rsidR="00F31CA7" w:rsidRPr="0062341A">
        <w:rPr>
          <w:color w:val="00B0F0"/>
          <w:sz w:val="20"/>
          <w:szCs w:val="22"/>
        </w:rPr>
        <w:fldChar w:fldCharType="begin"/>
      </w:r>
      <w:r w:rsidR="00F31CA7" w:rsidRPr="0062341A">
        <w:rPr>
          <w:color w:val="00B0F0"/>
          <w:sz w:val="20"/>
          <w:szCs w:val="22"/>
        </w:rPr>
        <w:instrText xml:space="preserve"> REF _Ref199317341 \h </w:instrText>
      </w:r>
      <w:r w:rsidR="00F31CA7" w:rsidRPr="0062341A">
        <w:rPr>
          <w:color w:val="00B0F0"/>
          <w:sz w:val="20"/>
          <w:szCs w:val="22"/>
        </w:rPr>
      </w:r>
      <w:r w:rsidR="0062341A">
        <w:rPr>
          <w:color w:val="00B0F0"/>
          <w:sz w:val="20"/>
          <w:szCs w:val="22"/>
        </w:rPr>
        <w:instrText xml:space="preserve"> \* MERGEFORMAT </w:instrText>
      </w:r>
      <w:r w:rsidR="00F31CA7" w:rsidRPr="0062341A">
        <w:rPr>
          <w:color w:val="00B0F0"/>
          <w:sz w:val="20"/>
          <w:szCs w:val="22"/>
        </w:rPr>
        <w:fldChar w:fldCharType="separate"/>
      </w:r>
      <w:r w:rsidR="00F31CA7" w:rsidRPr="0062341A">
        <w:rPr>
          <w:color w:val="00B0F0"/>
        </w:rPr>
        <w:t xml:space="preserve">Figure </w:t>
      </w:r>
      <w:r w:rsidR="00F31CA7" w:rsidRPr="0062341A">
        <w:rPr>
          <w:noProof/>
          <w:color w:val="00B0F0"/>
        </w:rPr>
        <w:t>3</w:t>
      </w:r>
      <w:r w:rsidR="00F31CA7" w:rsidRPr="0062341A">
        <w:rPr>
          <w:color w:val="00B0F0"/>
        </w:rPr>
        <w:t>.</w:t>
      </w:r>
      <w:r w:rsidR="00F31CA7" w:rsidRPr="0062341A">
        <w:rPr>
          <w:noProof/>
          <w:color w:val="00B0F0"/>
        </w:rPr>
        <w:t>5</w:t>
      </w:r>
      <w:r w:rsidR="00F31CA7" w:rsidRPr="0062341A">
        <w:rPr>
          <w:color w:val="00B0F0"/>
          <w:sz w:val="20"/>
          <w:szCs w:val="22"/>
        </w:rPr>
        <w:fldChar w:fldCharType="end"/>
      </w:r>
      <w:r w:rsidR="00B22DB2" w:rsidRPr="0062341A">
        <w:rPr>
          <w:rFonts w:hint="eastAsia"/>
          <w:color w:val="00B0F0"/>
          <w:sz w:val="20"/>
          <w:szCs w:val="22"/>
        </w:rPr>
        <w:t>）</w:t>
      </w:r>
      <w:r w:rsidR="00C86190" w:rsidRPr="0062341A">
        <w:rPr>
          <w:rFonts w:hint="eastAsia"/>
          <w:color w:val="00B0F0"/>
          <w:sz w:val="20"/>
          <w:szCs w:val="22"/>
        </w:rPr>
        <w:t>H</w:t>
      </w:r>
      <w:r w:rsidR="00C86190" w:rsidRPr="0062341A">
        <w:rPr>
          <w:color w:val="00B0F0"/>
          <w:sz w:val="20"/>
          <w:szCs w:val="22"/>
        </w:rPr>
        <w:t>owever, DMS switch operation signal change from “0b” to “1b” should be detected only when switch operation sig</w:t>
      </w:r>
      <w:r w:rsidR="00C86190" w:rsidRPr="0010788C">
        <w:rPr>
          <w:color w:val="00B0F0"/>
          <w:sz w:val="20"/>
          <w:szCs w:val="22"/>
        </w:rPr>
        <w:t>nal valid information for each is “1b”.</w:t>
      </w:r>
    </w:p>
    <w:p w14:paraId="481ED0CD" w14:textId="77777777" w:rsidR="00793CD3" w:rsidRPr="009C74A0" w:rsidRDefault="005900D8" w:rsidP="00AE6B75">
      <w:pPr>
        <w:ind w:leftChars="200" w:left="386"/>
        <w:rPr>
          <w:rFonts w:hint="eastAsia"/>
          <w:color w:val="00B0F0"/>
        </w:rPr>
      </w:pPr>
      <w:r w:rsidRPr="00D13AB8">
        <w:rPr>
          <w:rFonts w:hint="eastAsia"/>
          <w:color w:val="00B0F0"/>
          <w:sz w:val="20"/>
          <w:szCs w:val="22"/>
        </w:rPr>
        <w:t xml:space="preserve">In case of 19ePF ver3 : </w:t>
      </w:r>
      <w:r w:rsidR="006B7DEC" w:rsidRPr="00D13AB8">
        <w:rPr>
          <w:rFonts w:hint="eastAsia"/>
          <w:color w:val="00B0F0"/>
          <w:sz w:val="20"/>
          <w:szCs w:val="22"/>
        </w:rPr>
        <w:t>A</w:t>
      </w:r>
      <w:r w:rsidR="006B7DEC" w:rsidRPr="00D13AB8">
        <w:rPr>
          <w:color w:val="00B0F0"/>
          <w:sz w:val="20"/>
          <w:szCs w:val="22"/>
        </w:rPr>
        <w:t>bo</w:t>
      </w:r>
      <w:r w:rsidR="006B7DEC" w:rsidRPr="009C74A0">
        <w:rPr>
          <w:color w:val="00B0F0"/>
          <w:sz w:val="20"/>
          <w:szCs w:val="22"/>
        </w:rPr>
        <w:t>ut display of EV distance which can be run in Range mode, refer to functional specification sheet of Range mode display</w:t>
      </w:r>
      <w:r w:rsidR="006669EB" w:rsidRPr="009C74A0">
        <w:rPr>
          <w:rFonts w:hint="eastAsia"/>
          <w:color w:val="00B0F0"/>
          <w:sz w:val="20"/>
          <w:szCs w:val="22"/>
        </w:rPr>
        <w:t>(</w:t>
      </w:r>
      <w:r w:rsidR="006669EB" w:rsidRPr="009C74A0">
        <w:rPr>
          <w:color w:val="00B0F0"/>
          <w:sz w:val="20"/>
          <w:szCs w:val="22"/>
        </w:rPr>
        <w:t>specification sheet No:559)</w:t>
      </w:r>
      <w:r w:rsidR="006B7DEC" w:rsidRPr="009C74A0">
        <w:rPr>
          <w:color w:val="00B0F0"/>
          <w:sz w:val="20"/>
          <w:szCs w:val="22"/>
        </w:rPr>
        <w:t>.</w:t>
      </w:r>
    </w:p>
    <w:p w14:paraId="613D3365" w14:textId="77777777" w:rsidR="00841A06" w:rsidRPr="00245056" w:rsidRDefault="00841A06" w:rsidP="00841A06">
      <w:pPr>
        <w:rPr>
          <w:color w:val="000000"/>
        </w:rPr>
      </w:pPr>
    </w:p>
    <w:tbl>
      <w:tblPr>
        <w:tblW w:w="0" w:type="auto"/>
        <w:tblLook w:val="04A0" w:firstRow="1" w:lastRow="0" w:firstColumn="1" w:lastColumn="0" w:noHBand="0" w:noVBand="1"/>
      </w:tblPr>
      <w:tblGrid>
        <w:gridCol w:w="9394"/>
        <w:tblGridChange w:id="256">
          <w:tblGrid>
            <w:gridCol w:w="9394"/>
          </w:tblGrid>
        </w:tblGridChange>
      </w:tblGrid>
      <w:tr w:rsidR="00841A06" w:rsidRPr="00700BC3" w14:paraId="318FDCC2" w14:textId="77777777" w:rsidTr="00784C2F">
        <w:trPr>
          <w:trHeight w:val="4472"/>
        </w:trPr>
        <w:tc>
          <w:tcPr>
            <w:tcW w:w="9394" w:type="dxa"/>
            <w:shd w:val="clear" w:color="auto" w:fill="auto"/>
          </w:tcPr>
          <w:p w14:paraId="03E98B41" w14:textId="345A985B" w:rsidR="00841A06" w:rsidRPr="00700BC3" w:rsidRDefault="00FB37A0" w:rsidP="00F2596D">
            <w:pPr>
              <w:jc w:val="center"/>
              <w:rPr>
                <w:rFonts w:hint="eastAsia"/>
                <w:color w:val="000000"/>
              </w:rPr>
            </w:pPr>
            <w:r>
              <w:rPr>
                <w:noProof/>
                <w:color w:val="000000"/>
              </w:rPr>
              <w:drawing>
                <wp:inline distT="0" distB="0" distL="0" distR="0" wp14:anchorId="24FB2740" wp14:editId="1E5EC28F">
                  <wp:extent cx="4465955" cy="2635885"/>
                  <wp:effectExtent l="0" t="0" r="0" b="0"/>
                  <wp:docPr id="7919" name="Picture 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955" cy="2635885"/>
                          </a:xfrm>
                          <a:prstGeom prst="rect">
                            <a:avLst/>
                          </a:prstGeom>
                          <a:noFill/>
                          <a:ln>
                            <a:noFill/>
                          </a:ln>
                        </pic:spPr>
                      </pic:pic>
                    </a:graphicData>
                  </a:graphic>
                </wp:inline>
              </w:drawing>
            </w:r>
          </w:p>
        </w:tc>
      </w:tr>
      <w:tr w:rsidR="00841A06" w:rsidRPr="0098083A" w14:paraId="754B5223" w14:textId="77777777" w:rsidTr="00784C2F">
        <w:trPr>
          <w:trHeight w:val="306"/>
        </w:trPr>
        <w:tc>
          <w:tcPr>
            <w:tcW w:w="9394" w:type="dxa"/>
            <w:shd w:val="clear" w:color="auto" w:fill="auto"/>
          </w:tcPr>
          <w:p w14:paraId="7714D564" w14:textId="77777777" w:rsidR="00841A06" w:rsidRPr="000D218D" w:rsidRDefault="00F31CA7" w:rsidP="00F31CA7">
            <w:pPr>
              <w:pStyle w:val="Caption"/>
              <w:rPr>
                <w:rFonts w:hint="eastAsia"/>
              </w:rPr>
            </w:pPr>
            <w:bookmarkStart w:id="257" w:name="_Ref199317365"/>
            <w:r w:rsidRPr="0062341A">
              <w:rPr>
                <w:rFonts w:hint="eastAsia"/>
              </w:rPr>
              <w:t>図</w:t>
            </w:r>
            <w:r w:rsidRPr="0062341A">
              <w:rPr>
                <w:rFonts w:hint="eastAsia"/>
              </w:rPr>
              <w:t xml:space="preserve"> </w:t>
            </w:r>
            <w:r w:rsidRPr="0062341A">
              <w:fldChar w:fldCharType="begin"/>
            </w:r>
            <w:r w:rsidRPr="0062341A">
              <w:instrText xml:space="preserve"> </w:instrText>
            </w:r>
            <w:r w:rsidRPr="0062341A">
              <w:rPr>
                <w:rFonts w:hint="eastAsia"/>
              </w:rPr>
              <w:instrText>STYLEREF 1 \s</w:instrText>
            </w:r>
            <w:r w:rsidRPr="0062341A">
              <w:instrText xml:space="preserve"> </w:instrText>
            </w:r>
            <w:r w:rsidRPr="0062341A">
              <w:fldChar w:fldCharType="separate"/>
            </w:r>
            <w:r w:rsidRPr="0062341A">
              <w:rPr>
                <w:noProof/>
              </w:rPr>
              <w:t>3</w:t>
            </w:r>
            <w:r w:rsidRPr="0062341A">
              <w:fldChar w:fldCharType="end"/>
            </w:r>
            <w:r w:rsidRPr="0062341A">
              <w:t>.</w:t>
            </w:r>
            <w:r w:rsidRPr="0062341A">
              <w:fldChar w:fldCharType="begin"/>
            </w:r>
            <w:r w:rsidRPr="0062341A">
              <w:instrText xml:space="preserve"> </w:instrText>
            </w:r>
            <w:r w:rsidRPr="0062341A">
              <w:rPr>
                <w:rFonts w:hint="eastAsia"/>
              </w:rPr>
              <w:instrText xml:space="preserve">SEQ </w:instrText>
            </w:r>
            <w:r w:rsidRPr="0062341A">
              <w:rPr>
                <w:rFonts w:hint="eastAsia"/>
              </w:rPr>
              <w:instrText>図</w:instrText>
            </w:r>
            <w:r w:rsidRPr="0062341A">
              <w:rPr>
                <w:rFonts w:hint="eastAsia"/>
              </w:rPr>
              <w:instrText xml:space="preserve"> \* ARABIC \s 1</w:instrText>
            </w:r>
            <w:r w:rsidRPr="0062341A">
              <w:instrText xml:space="preserve"> </w:instrText>
            </w:r>
            <w:r w:rsidRPr="0062341A">
              <w:fldChar w:fldCharType="separate"/>
            </w:r>
            <w:r w:rsidRPr="0062341A">
              <w:rPr>
                <w:noProof/>
              </w:rPr>
              <w:t>5</w:t>
            </w:r>
            <w:r w:rsidRPr="0062341A">
              <w:fldChar w:fldCharType="end"/>
            </w:r>
            <w:bookmarkEnd w:id="257"/>
            <w:r w:rsidR="00841A06" w:rsidRPr="0062341A">
              <w:rPr>
                <w:rFonts w:hint="eastAsia"/>
              </w:rPr>
              <w:t xml:space="preserve">　</w:t>
            </w:r>
            <w:r w:rsidR="00841A06" w:rsidRPr="0062341A">
              <w:rPr>
                <w:rFonts w:hint="eastAsia"/>
              </w:rPr>
              <w:t>D</w:t>
            </w:r>
            <w:r w:rsidR="00841A06" w:rsidRPr="000D218D">
              <w:rPr>
                <w:rFonts w:hint="eastAsia"/>
              </w:rPr>
              <w:t>MS</w:t>
            </w:r>
            <w:r w:rsidR="00841A06" w:rsidRPr="000D218D">
              <w:rPr>
                <w:rFonts w:hint="eastAsia"/>
              </w:rPr>
              <w:t>ソフトスイッチ画面と各モード選択釦</w:t>
            </w:r>
            <w:r w:rsidR="00841A06" w:rsidRPr="000D218D">
              <w:rPr>
                <w:rFonts w:hint="eastAsia"/>
              </w:rPr>
              <w:t xml:space="preserve"> </w:t>
            </w:r>
            <w:r w:rsidR="00841A06" w:rsidRPr="000D218D">
              <w:rPr>
                <w:rFonts w:hint="eastAsia"/>
              </w:rPr>
              <w:t>イメージ</w:t>
            </w:r>
            <w:r w:rsidR="00841A06" w:rsidRPr="0098083A">
              <w:rPr>
                <w:rFonts w:hint="eastAsia"/>
              </w:rPr>
              <w:t>（</w:t>
            </w:r>
            <w:r w:rsidR="00BE52E2" w:rsidRPr="0098083A">
              <w:t>19eP</w:t>
            </w:r>
            <w:r w:rsidR="00BE52E2" w:rsidRPr="009E2725">
              <w:t>F v3</w:t>
            </w:r>
            <w:r w:rsidR="0098083A" w:rsidRPr="009E2725">
              <w:t>, BEV Step3</w:t>
            </w:r>
            <w:r w:rsidR="00841A06" w:rsidRPr="009E2725">
              <w:rPr>
                <w:rFonts w:hint="eastAsia"/>
              </w:rPr>
              <w:t>）</w:t>
            </w:r>
          </w:p>
        </w:tc>
      </w:tr>
      <w:tr w:rsidR="00841A06" w:rsidRPr="00700BC3" w14:paraId="08BA6539" w14:textId="77777777" w:rsidTr="00784C2F">
        <w:trPr>
          <w:trHeight w:val="306"/>
        </w:trPr>
        <w:tc>
          <w:tcPr>
            <w:tcW w:w="9394" w:type="dxa"/>
            <w:shd w:val="clear" w:color="auto" w:fill="auto"/>
          </w:tcPr>
          <w:p w14:paraId="659B0FCF" w14:textId="77777777" w:rsidR="00841A06" w:rsidRPr="00F31CA7" w:rsidRDefault="00F31CA7" w:rsidP="00F31CA7">
            <w:pPr>
              <w:pStyle w:val="Caption"/>
              <w:rPr>
                <w:rFonts w:hint="eastAsia"/>
              </w:rPr>
            </w:pPr>
            <w:bookmarkStart w:id="258" w:name="_Ref199317341"/>
            <w:r w:rsidRPr="0062341A">
              <w:rPr>
                <w:color w:val="00B0F0"/>
              </w:rPr>
              <w:t xml:space="preserve">Figure </w:t>
            </w:r>
            <w:r w:rsidRPr="0062341A">
              <w:rPr>
                <w:color w:val="00B0F0"/>
              </w:rPr>
              <w:fldChar w:fldCharType="begin"/>
            </w:r>
            <w:r w:rsidRPr="0062341A">
              <w:rPr>
                <w:color w:val="00B0F0"/>
              </w:rPr>
              <w:instrText xml:space="preserve"> STYLEREF 1 \s </w:instrText>
            </w:r>
            <w:r w:rsidRPr="0062341A">
              <w:rPr>
                <w:color w:val="00B0F0"/>
              </w:rPr>
              <w:fldChar w:fldCharType="separate"/>
            </w:r>
            <w:r w:rsidRPr="0062341A">
              <w:rPr>
                <w:noProof/>
                <w:color w:val="00B0F0"/>
              </w:rPr>
              <w:t>3</w:t>
            </w:r>
            <w:r w:rsidRPr="0062341A">
              <w:rPr>
                <w:color w:val="00B0F0"/>
              </w:rPr>
              <w:fldChar w:fldCharType="end"/>
            </w:r>
            <w:r w:rsidRPr="0062341A">
              <w:rPr>
                <w:color w:val="00B0F0"/>
              </w:rPr>
              <w:t>.</w:t>
            </w:r>
            <w:r w:rsidRPr="0062341A">
              <w:rPr>
                <w:color w:val="00B0F0"/>
              </w:rPr>
              <w:fldChar w:fldCharType="begin"/>
            </w:r>
            <w:r w:rsidRPr="0062341A">
              <w:rPr>
                <w:color w:val="00B0F0"/>
              </w:rPr>
              <w:instrText xml:space="preserve"> SEQ Figure \* ARABIC \s 1 </w:instrText>
            </w:r>
            <w:r w:rsidRPr="0062341A">
              <w:rPr>
                <w:color w:val="00B0F0"/>
              </w:rPr>
              <w:fldChar w:fldCharType="separate"/>
            </w:r>
            <w:r w:rsidRPr="0062341A">
              <w:rPr>
                <w:noProof/>
                <w:color w:val="00B0F0"/>
              </w:rPr>
              <w:t>5</w:t>
            </w:r>
            <w:r w:rsidRPr="0062341A">
              <w:rPr>
                <w:color w:val="00B0F0"/>
              </w:rPr>
              <w:fldChar w:fldCharType="end"/>
            </w:r>
            <w:bookmarkEnd w:id="258"/>
            <w:r w:rsidR="0062341A" w:rsidRPr="0062341A">
              <w:rPr>
                <w:rFonts w:hint="eastAsia"/>
                <w:color w:val="00B0F0"/>
              </w:rPr>
              <w:t xml:space="preserve"> </w:t>
            </w:r>
            <w:r w:rsidR="00841A06" w:rsidRPr="0062341A">
              <w:rPr>
                <w:rFonts w:hint="eastAsia"/>
                <w:color w:val="00B0F0"/>
                <w:sz w:val="20"/>
                <w:szCs w:val="22"/>
              </w:rPr>
              <w:t>DM</w:t>
            </w:r>
            <w:r w:rsidR="00841A06" w:rsidRPr="0010788C">
              <w:rPr>
                <w:rFonts w:hint="eastAsia"/>
                <w:color w:val="00B0F0"/>
                <w:sz w:val="20"/>
                <w:szCs w:val="22"/>
              </w:rPr>
              <w:t xml:space="preserve">S </w:t>
            </w:r>
            <w:r w:rsidR="00841A06" w:rsidRPr="0010788C">
              <w:rPr>
                <w:color w:val="00B0F0"/>
                <w:sz w:val="20"/>
                <w:szCs w:val="22"/>
              </w:rPr>
              <w:t>software switch</w:t>
            </w:r>
            <w:r w:rsidR="00841A06" w:rsidRPr="0010788C">
              <w:rPr>
                <w:rFonts w:hint="eastAsia"/>
                <w:color w:val="00B0F0"/>
                <w:sz w:val="20"/>
                <w:szCs w:val="22"/>
              </w:rPr>
              <w:t xml:space="preserve"> screen and configuration button of each </w:t>
            </w:r>
            <w:r w:rsidR="00841A06" w:rsidRPr="0010788C">
              <w:rPr>
                <w:color w:val="00B0F0"/>
                <w:sz w:val="20"/>
                <w:szCs w:val="22"/>
              </w:rPr>
              <w:t>mode</w:t>
            </w:r>
          </w:p>
        </w:tc>
      </w:tr>
    </w:tbl>
    <w:p w14:paraId="71C9FA32" w14:textId="77777777" w:rsidR="00841A06" w:rsidRPr="00EA0E72" w:rsidRDefault="00841A06" w:rsidP="00F31CA7">
      <w:pPr>
        <w:pStyle w:val="Caption"/>
        <w:jc w:val="both"/>
        <w:rPr>
          <w:rFonts w:hint="eastAsia"/>
        </w:rPr>
      </w:pPr>
    </w:p>
    <w:p w14:paraId="6C903CBC" w14:textId="77777777" w:rsidR="00751DAF" w:rsidRPr="0010788C" w:rsidRDefault="00751DAF" w:rsidP="00751DAF">
      <w:pPr>
        <w:pStyle w:val="Heading2"/>
        <w:rPr>
          <w:rFonts w:hint="eastAsia"/>
          <w:noProof/>
          <w:color w:val="00B0F0"/>
          <w:sz w:val="20"/>
          <w:szCs w:val="22"/>
        </w:rPr>
      </w:pPr>
      <w:bookmarkStart w:id="259" w:name="_Toc166749027"/>
      <w:bookmarkStart w:id="260" w:name="_Toc207119770"/>
      <w:r w:rsidRPr="00EA0E72">
        <w:rPr>
          <w:rFonts w:hint="eastAsia"/>
          <w:noProof/>
        </w:rPr>
        <w:lastRenderedPageBreak/>
        <w:t>DMS</w:t>
      </w:r>
      <w:r w:rsidRPr="00EA0E72">
        <w:rPr>
          <w:rFonts w:hint="eastAsia"/>
          <w:noProof/>
        </w:rPr>
        <w:t>モード選択釦の表示</w:t>
      </w:r>
      <w:r w:rsidRPr="0010788C">
        <w:rPr>
          <w:rFonts w:hint="eastAsia"/>
          <w:noProof/>
          <w:color w:val="00B0F0"/>
          <w:sz w:val="20"/>
          <w:szCs w:val="22"/>
        </w:rPr>
        <w:t xml:space="preserve"> / Display specification on configuration button of each DMS mode</w:t>
      </w:r>
      <w:bookmarkEnd w:id="259"/>
      <w:bookmarkEnd w:id="260"/>
    </w:p>
    <w:p w14:paraId="7476D9C7" w14:textId="77777777" w:rsidR="00DC67A0" w:rsidRPr="0010788C" w:rsidRDefault="00DC67A0" w:rsidP="00751DAF">
      <w:pPr>
        <w:pStyle w:val="Heading3"/>
        <w:rPr>
          <w:noProof/>
          <w:color w:val="00B0F0"/>
          <w:sz w:val="20"/>
          <w:szCs w:val="22"/>
        </w:rPr>
      </w:pPr>
      <w:bookmarkStart w:id="261" w:name="_Toc166749028"/>
      <w:bookmarkStart w:id="262" w:name="_Ref197717977"/>
      <w:bookmarkStart w:id="263" w:name="_Ref199948870"/>
      <w:bookmarkStart w:id="264" w:name="_Toc207119771"/>
      <w:r w:rsidRPr="00EA0E72">
        <w:t>DMS</w:t>
      </w:r>
      <w:r w:rsidRPr="00EA0E72">
        <w:rPr>
          <w:rFonts w:hint="eastAsia"/>
        </w:rPr>
        <w:t>モード選択釦の表示</w:t>
      </w:r>
      <w:r w:rsidRPr="00EA0E72">
        <w:rPr>
          <w:rFonts w:hint="eastAsia"/>
        </w:rPr>
        <w:t xml:space="preserve"> </w:t>
      </w:r>
      <w:r w:rsidRPr="0010788C">
        <w:rPr>
          <w:rFonts w:hint="eastAsia"/>
          <w:color w:val="00B0F0"/>
          <w:sz w:val="20"/>
          <w:szCs w:val="22"/>
        </w:rPr>
        <w:t xml:space="preserve">/ </w:t>
      </w:r>
      <w:r w:rsidRPr="0010788C">
        <w:rPr>
          <w:rFonts w:hint="eastAsia"/>
          <w:noProof/>
          <w:color w:val="00B0F0"/>
          <w:sz w:val="20"/>
          <w:szCs w:val="22"/>
        </w:rPr>
        <w:t xml:space="preserve">Display specification on configuration button of each </w:t>
      </w:r>
      <w:r w:rsidRPr="0010788C">
        <w:rPr>
          <w:noProof/>
          <w:color w:val="00B0F0"/>
          <w:sz w:val="20"/>
          <w:szCs w:val="22"/>
        </w:rPr>
        <w:t>DMS mode</w:t>
      </w:r>
      <w:bookmarkEnd w:id="261"/>
      <w:bookmarkEnd w:id="262"/>
      <w:bookmarkEnd w:id="263"/>
      <w:bookmarkEnd w:id="264"/>
    </w:p>
    <w:p w14:paraId="0E8D8D46" w14:textId="77777777" w:rsidR="00751DAF" w:rsidRPr="00EA0E72" w:rsidRDefault="00751DAF" w:rsidP="00751DAF">
      <w:pPr>
        <w:rPr>
          <w:rFonts w:hint="eastAsia"/>
        </w:rPr>
      </w:pPr>
    </w:p>
    <w:p w14:paraId="67717225" w14:textId="77777777" w:rsidR="00DC67A0" w:rsidRPr="00EA0E72" w:rsidRDefault="00DC67A0" w:rsidP="00DC67A0">
      <w:pPr>
        <w:ind w:leftChars="200" w:left="386"/>
        <w:rPr>
          <w:rFonts w:hint="eastAsia"/>
        </w:rPr>
      </w:pPr>
      <w:r w:rsidRPr="00EA0E72">
        <w:rPr>
          <w:rFonts w:hint="eastAsia"/>
        </w:rPr>
        <w:t>モード選択釦は</w:t>
      </w:r>
      <w:r w:rsidRPr="0062341A">
        <w:rPr>
          <w:rFonts w:hint="eastAsia"/>
        </w:rPr>
        <w:t>、</w:t>
      </w:r>
      <w:r w:rsidR="00F822E1" w:rsidRPr="0062341A">
        <w:fldChar w:fldCharType="begin"/>
      </w:r>
      <w:r w:rsidR="00F822E1" w:rsidRPr="0062341A">
        <w:instrText xml:space="preserve"> </w:instrText>
      </w:r>
      <w:r w:rsidR="00F822E1" w:rsidRPr="0062341A">
        <w:rPr>
          <w:rFonts w:hint="eastAsia"/>
        </w:rPr>
        <w:instrText>REF _Ref100570988 \r \h</w:instrText>
      </w:r>
      <w:r w:rsidR="00F822E1" w:rsidRPr="0062341A">
        <w:instrText xml:space="preserve"> </w:instrText>
      </w:r>
      <w:r w:rsidR="00E40227" w:rsidRPr="0062341A">
        <w:instrText xml:space="preserve"> \* MERGEFORMAT </w:instrText>
      </w:r>
      <w:r w:rsidR="00F822E1" w:rsidRPr="0062341A">
        <w:fldChar w:fldCharType="separate"/>
      </w:r>
      <w:r w:rsidR="00336074" w:rsidRPr="0062341A">
        <w:t>2.1.3</w:t>
      </w:r>
      <w:r w:rsidR="00F822E1" w:rsidRPr="0062341A">
        <w:fldChar w:fldCharType="end"/>
      </w:r>
      <w:r w:rsidR="00F57282" w:rsidRPr="0062341A">
        <w:rPr>
          <w:rFonts w:hint="eastAsia"/>
        </w:rPr>
        <w:t>、</w:t>
      </w:r>
      <w:r w:rsidR="00F822E1" w:rsidRPr="0062341A">
        <w:fldChar w:fldCharType="begin"/>
      </w:r>
      <w:r w:rsidR="00F822E1" w:rsidRPr="0062341A">
        <w:instrText xml:space="preserve"> </w:instrText>
      </w:r>
      <w:r w:rsidR="00F822E1" w:rsidRPr="0062341A">
        <w:rPr>
          <w:rFonts w:hint="eastAsia"/>
        </w:rPr>
        <w:instrText>REF _Ref100571087 \r \h</w:instrText>
      </w:r>
      <w:r w:rsidR="00F822E1" w:rsidRPr="0062341A">
        <w:instrText xml:space="preserve"> </w:instrText>
      </w:r>
      <w:r w:rsidR="00F822E1" w:rsidRPr="0062341A">
        <w:instrText xml:space="preserve"> \* MERGEFORMAT </w:instrText>
      </w:r>
      <w:r w:rsidR="00F822E1" w:rsidRPr="0062341A">
        <w:fldChar w:fldCharType="separate"/>
      </w:r>
      <w:r w:rsidR="00336074" w:rsidRPr="0062341A">
        <w:t>2.1.5</w:t>
      </w:r>
      <w:r w:rsidR="00F822E1" w:rsidRPr="0062341A">
        <w:fldChar w:fldCharType="end"/>
      </w:r>
      <w:r w:rsidR="00DD1A7B" w:rsidRPr="0062341A">
        <w:rPr>
          <w:rFonts w:hint="eastAsia"/>
        </w:rPr>
        <w:t>または</w:t>
      </w:r>
      <w:r w:rsidR="00F822E1" w:rsidRPr="0062341A">
        <w:fldChar w:fldCharType="begin"/>
      </w:r>
      <w:r w:rsidR="00F822E1" w:rsidRPr="0062341A">
        <w:instrText xml:space="preserve"> </w:instrText>
      </w:r>
      <w:r w:rsidR="00F822E1" w:rsidRPr="0062341A">
        <w:rPr>
          <w:rFonts w:hint="eastAsia"/>
        </w:rPr>
        <w:instrText>REF _Ref166746862 \r \h</w:instrText>
      </w:r>
      <w:r w:rsidR="00F822E1" w:rsidRPr="0062341A">
        <w:instrText xml:space="preserve"> </w:instrText>
      </w:r>
      <w:r w:rsidR="00F822E1" w:rsidRPr="0062341A">
        <w:instrText xml:space="preserve"> \* MERGEFORMAT </w:instrText>
      </w:r>
      <w:r w:rsidR="00F822E1" w:rsidRPr="0062341A">
        <w:fldChar w:fldCharType="separate"/>
      </w:r>
      <w:r w:rsidR="00336074" w:rsidRPr="0062341A">
        <w:t>2.1.7</w:t>
      </w:r>
      <w:r w:rsidR="00F822E1" w:rsidRPr="0062341A">
        <w:fldChar w:fldCharType="end"/>
      </w:r>
      <w:r w:rsidRPr="0062341A">
        <w:rPr>
          <w:rFonts w:hint="eastAsia"/>
        </w:rPr>
        <w:t>で示され</w:t>
      </w:r>
      <w:r w:rsidRPr="00EA0E72">
        <w:rPr>
          <w:rFonts w:hint="eastAsia"/>
        </w:rPr>
        <w:t>る</w:t>
      </w:r>
      <w:r w:rsidR="009E4998" w:rsidRPr="00EA0E72">
        <w:rPr>
          <w:rFonts w:hint="eastAsia"/>
        </w:rPr>
        <w:t>設定モード</w:t>
      </w:r>
      <w:r w:rsidRPr="00EA0E72">
        <w:rPr>
          <w:rFonts w:hint="eastAsia"/>
        </w:rPr>
        <w:t>情報に従って表示する。表示の種類は以下の</w:t>
      </w:r>
      <w:r w:rsidR="00464C19" w:rsidRPr="00EA0E72">
        <w:rPr>
          <w:rFonts w:hint="eastAsia"/>
        </w:rPr>
        <w:t>2</w:t>
      </w:r>
      <w:r w:rsidRPr="00EA0E72">
        <w:rPr>
          <w:rFonts w:hint="eastAsia"/>
        </w:rPr>
        <w:t>種である。</w:t>
      </w:r>
    </w:p>
    <w:p w14:paraId="0634ECBB" w14:textId="77777777" w:rsidR="006327C7" w:rsidRPr="00EA0E72" w:rsidRDefault="00DC67A0" w:rsidP="006327C7">
      <w:pPr>
        <w:ind w:leftChars="200" w:left="386" w:firstLineChars="49" w:firstLine="94"/>
        <w:rPr>
          <w:rFonts w:hint="eastAsia"/>
        </w:rPr>
      </w:pPr>
      <w:r w:rsidRPr="00EA0E72">
        <w:rPr>
          <w:rFonts w:hint="eastAsia"/>
        </w:rPr>
        <w:t>アクティブ表示：</w:t>
      </w:r>
      <w:r w:rsidR="009E4998" w:rsidRPr="00EA0E72">
        <w:rPr>
          <w:rFonts w:hint="eastAsia"/>
        </w:rPr>
        <w:t>I</w:t>
      </w:r>
      <w:r w:rsidR="009E4998" w:rsidRPr="00FC7797">
        <w:rPr>
          <w:rFonts w:hint="eastAsia"/>
        </w:rPr>
        <w:t>G</w:t>
      </w:r>
      <w:r w:rsidR="006327C7" w:rsidRPr="00FC7797">
        <w:rPr>
          <w:rFonts w:hint="eastAsia"/>
        </w:rPr>
        <w:t>-P</w:t>
      </w:r>
      <w:r w:rsidR="009E4998" w:rsidRPr="00FC7797">
        <w:rPr>
          <w:rFonts w:hint="eastAsia"/>
        </w:rPr>
        <w:t>=ON</w:t>
      </w:r>
      <w:r w:rsidR="00C336B9" w:rsidRPr="00FC7797">
        <w:rPr>
          <w:rFonts w:hint="eastAsia"/>
        </w:rPr>
        <w:t xml:space="preserve"> </w:t>
      </w:r>
      <w:r w:rsidR="00C336B9" w:rsidRPr="00FC7797">
        <w:t>(BEV Step3 :Power-ON</w:t>
      </w:r>
      <w:r w:rsidR="006327C7" w:rsidRPr="00FC7797">
        <w:rPr>
          <w:rFonts w:hint="eastAsia"/>
        </w:rPr>
        <w:t>通常</w:t>
      </w:r>
      <w:r w:rsidR="00C336B9" w:rsidRPr="00AE2925">
        <w:rPr>
          <w:color w:val="000000"/>
        </w:rPr>
        <w:t>)</w:t>
      </w:r>
    </w:p>
    <w:p w14:paraId="376A7C01" w14:textId="77777777" w:rsidR="00DC67A0" w:rsidRPr="00EA0E72" w:rsidRDefault="00DC67A0" w:rsidP="00DC67A0">
      <w:pPr>
        <w:ind w:leftChars="200" w:left="386" w:firstLineChars="49" w:firstLine="94"/>
      </w:pPr>
      <w:r w:rsidRPr="00EA0E72">
        <w:rPr>
          <w:rFonts w:hint="eastAsia"/>
        </w:rPr>
        <w:t>各釦の選択表示：</w:t>
      </w:r>
      <w:r w:rsidR="009E4998" w:rsidRPr="00EA0E72">
        <w:rPr>
          <w:rFonts w:hint="eastAsia"/>
        </w:rPr>
        <w:t>B</w:t>
      </w:r>
      <w:r w:rsidR="009E4998" w:rsidRPr="00EA0E72">
        <w:t>_DM</w:t>
      </w:r>
      <w:r w:rsidR="009E4998" w:rsidRPr="009E2725">
        <w:t>ODE</w:t>
      </w:r>
      <w:r w:rsidR="00855976" w:rsidRPr="009E2725">
        <w:rPr>
          <w:rFonts w:hint="eastAsia"/>
        </w:rPr>
        <w:t>(</w:t>
      </w:r>
      <w:r w:rsidR="00855976" w:rsidRPr="009E2725">
        <w:rPr>
          <w:rFonts w:hint="eastAsia"/>
        </w:rPr>
        <w:t>、</w:t>
      </w:r>
      <w:r w:rsidR="00855976" w:rsidRPr="009E2725">
        <w:rPr>
          <w:rFonts w:hint="eastAsia"/>
        </w:rPr>
        <w:t>B_DMODE2(BEV Step3))</w:t>
      </w:r>
      <w:r w:rsidR="009E4998" w:rsidRPr="00EA0E72">
        <w:rPr>
          <w:rFonts w:hint="eastAsia"/>
        </w:rPr>
        <w:t>に該当</w:t>
      </w:r>
    </w:p>
    <w:p w14:paraId="0B240370" w14:textId="77777777" w:rsidR="00DC67A0" w:rsidRPr="00EA0E72" w:rsidRDefault="00DC67A0" w:rsidP="00DC67A0">
      <w:pPr>
        <w:ind w:leftChars="200" w:left="386" w:firstLineChars="49" w:firstLine="94"/>
      </w:pPr>
    </w:p>
    <w:p w14:paraId="7FA4A7B1" w14:textId="77777777" w:rsidR="00DC67A0" w:rsidRPr="007F2622" w:rsidRDefault="00DC67A0" w:rsidP="00DC67A0">
      <w:pPr>
        <w:ind w:left="425"/>
        <w:rPr>
          <w:rFonts w:hint="eastAsia"/>
          <w:color w:val="00B0F0"/>
          <w:sz w:val="20"/>
          <w:szCs w:val="22"/>
        </w:rPr>
      </w:pPr>
      <w:r w:rsidRPr="0062341A">
        <w:rPr>
          <w:rFonts w:hint="eastAsia"/>
          <w:color w:val="00B0F0"/>
          <w:sz w:val="20"/>
          <w:szCs w:val="22"/>
        </w:rPr>
        <w:t xml:space="preserve">Configuration button of each </w:t>
      </w:r>
      <w:r w:rsidR="009E4998" w:rsidRPr="0062341A">
        <w:rPr>
          <w:color w:val="00B0F0"/>
          <w:sz w:val="20"/>
          <w:szCs w:val="22"/>
        </w:rPr>
        <w:t>mode</w:t>
      </w:r>
      <w:r w:rsidRPr="0062341A">
        <w:rPr>
          <w:rFonts w:hint="eastAsia"/>
          <w:color w:val="00B0F0"/>
          <w:sz w:val="20"/>
          <w:szCs w:val="22"/>
        </w:rPr>
        <w:t xml:space="preserve"> is displayed according to </w:t>
      </w:r>
      <w:r w:rsidR="009E4998" w:rsidRPr="0062341A">
        <w:rPr>
          <w:color w:val="00B0F0"/>
          <w:sz w:val="20"/>
          <w:szCs w:val="22"/>
        </w:rPr>
        <w:t>setting mode</w:t>
      </w:r>
      <w:r w:rsidRPr="0062341A">
        <w:rPr>
          <w:rFonts w:hint="eastAsia"/>
          <w:color w:val="00B0F0"/>
          <w:sz w:val="20"/>
          <w:szCs w:val="22"/>
        </w:rPr>
        <w:t xml:space="preserve"> information of each </w:t>
      </w:r>
      <w:r w:rsidR="009E4998" w:rsidRPr="0062341A">
        <w:rPr>
          <w:color w:val="00B0F0"/>
          <w:sz w:val="20"/>
          <w:szCs w:val="22"/>
        </w:rPr>
        <w:t>vehicle</w:t>
      </w:r>
      <w:r w:rsidR="009E4998" w:rsidRPr="0062341A">
        <w:rPr>
          <w:rFonts w:hint="eastAsia"/>
          <w:color w:val="00B0F0"/>
          <w:sz w:val="20"/>
          <w:szCs w:val="22"/>
        </w:rPr>
        <w:t xml:space="preserve"> written in </w:t>
      </w:r>
      <w:r w:rsidR="00F822E1" w:rsidRPr="0062341A">
        <w:rPr>
          <w:color w:val="00B0F0"/>
          <w:sz w:val="20"/>
          <w:szCs w:val="22"/>
        </w:rPr>
        <w:fldChar w:fldCharType="begin"/>
      </w:r>
      <w:r w:rsidR="00F822E1" w:rsidRPr="0062341A">
        <w:rPr>
          <w:color w:val="00B0F0"/>
          <w:sz w:val="20"/>
          <w:szCs w:val="22"/>
        </w:rPr>
        <w:instrText xml:space="preserve"> </w:instrText>
      </w:r>
      <w:r w:rsidR="00F822E1" w:rsidRPr="0062341A">
        <w:rPr>
          <w:rFonts w:hint="eastAsia"/>
          <w:color w:val="00B0F0"/>
          <w:sz w:val="20"/>
          <w:szCs w:val="22"/>
        </w:rPr>
        <w:instrText>REF _Ref100570988 \r \h</w:instrText>
      </w:r>
      <w:r w:rsidR="00F822E1" w:rsidRPr="0062341A">
        <w:rPr>
          <w:color w:val="00B0F0"/>
          <w:sz w:val="20"/>
          <w:szCs w:val="22"/>
        </w:rPr>
        <w:instrText xml:space="preserve"> </w:instrText>
      </w:r>
      <w:r w:rsidR="00F822E1" w:rsidRPr="0062341A">
        <w:rPr>
          <w:color w:val="00B0F0"/>
          <w:sz w:val="20"/>
          <w:szCs w:val="22"/>
        </w:rPr>
      </w:r>
      <w:r w:rsidR="00E40227" w:rsidRPr="0062341A">
        <w:rPr>
          <w:color w:val="00B0F0"/>
          <w:sz w:val="20"/>
          <w:szCs w:val="22"/>
        </w:rPr>
        <w:instrText xml:space="preserve"> \* MERGEFORMAT </w:instrText>
      </w:r>
      <w:r w:rsidR="00F822E1" w:rsidRPr="0062341A">
        <w:rPr>
          <w:color w:val="00B0F0"/>
          <w:sz w:val="20"/>
          <w:szCs w:val="22"/>
        </w:rPr>
        <w:fldChar w:fldCharType="separate"/>
      </w:r>
      <w:r w:rsidR="00336074" w:rsidRPr="0062341A">
        <w:rPr>
          <w:color w:val="00B0F0"/>
          <w:sz w:val="20"/>
          <w:szCs w:val="22"/>
        </w:rPr>
        <w:t>2.1.3</w:t>
      </w:r>
      <w:r w:rsidR="00F822E1" w:rsidRPr="0062341A">
        <w:rPr>
          <w:color w:val="00B0F0"/>
          <w:sz w:val="20"/>
          <w:szCs w:val="22"/>
        </w:rPr>
        <w:fldChar w:fldCharType="end"/>
      </w:r>
      <w:r w:rsidR="00F57282" w:rsidRPr="0062341A">
        <w:rPr>
          <w:rFonts w:hint="eastAsia"/>
          <w:color w:val="00B0F0"/>
          <w:sz w:val="20"/>
          <w:szCs w:val="22"/>
        </w:rPr>
        <w:t xml:space="preserve">, </w:t>
      </w:r>
      <w:r w:rsidR="00F822E1" w:rsidRPr="0062341A">
        <w:rPr>
          <w:color w:val="00B0F0"/>
          <w:sz w:val="20"/>
          <w:szCs w:val="22"/>
        </w:rPr>
        <w:fldChar w:fldCharType="begin"/>
      </w:r>
      <w:r w:rsidR="00F822E1" w:rsidRPr="0062341A">
        <w:rPr>
          <w:color w:val="00B0F0"/>
          <w:sz w:val="20"/>
          <w:szCs w:val="22"/>
        </w:rPr>
        <w:instrText xml:space="preserve"> </w:instrText>
      </w:r>
      <w:r w:rsidR="00F822E1" w:rsidRPr="0062341A">
        <w:rPr>
          <w:rFonts w:hint="eastAsia"/>
          <w:color w:val="00B0F0"/>
          <w:sz w:val="20"/>
          <w:szCs w:val="22"/>
        </w:rPr>
        <w:instrText>REF _Ref100571087 \r \h</w:instrText>
      </w:r>
      <w:r w:rsidR="00F822E1" w:rsidRPr="0062341A">
        <w:rPr>
          <w:color w:val="00B0F0"/>
          <w:sz w:val="20"/>
          <w:szCs w:val="22"/>
        </w:rPr>
        <w:instrText xml:space="preserve"> </w:instrText>
      </w:r>
      <w:r w:rsidR="00F822E1" w:rsidRPr="0062341A">
        <w:rPr>
          <w:color w:val="00B0F0"/>
          <w:sz w:val="20"/>
          <w:szCs w:val="22"/>
        </w:rPr>
      </w:r>
      <w:r w:rsidR="00F822E1" w:rsidRPr="0062341A">
        <w:rPr>
          <w:color w:val="00B0F0"/>
          <w:sz w:val="20"/>
          <w:szCs w:val="22"/>
        </w:rPr>
        <w:instrText xml:space="preserve"> \* MERGEFORMAT </w:instrText>
      </w:r>
      <w:r w:rsidR="00F822E1" w:rsidRPr="0062341A">
        <w:rPr>
          <w:color w:val="00B0F0"/>
          <w:sz w:val="20"/>
          <w:szCs w:val="22"/>
        </w:rPr>
        <w:fldChar w:fldCharType="separate"/>
      </w:r>
      <w:r w:rsidR="00336074" w:rsidRPr="0062341A">
        <w:rPr>
          <w:color w:val="00B0F0"/>
          <w:sz w:val="20"/>
          <w:szCs w:val="22"/>
        </w:rPr>
        <w:t>2.1.5</w:t>
      </w:r>
      <w:r w:rsidR="00F822E1" w:rsidRPr="0062341A">
        <w:rPr>
          <w:color w:val="00B0F0"/>
          <w:sz w:val="20"/>
          <w:szCs w:val="22"/>
        </w:rPr>
        <w:fldChar w:fldCharType="end"/>
      </w:r>
      <w:r w:rsidR="00233A8F" w:rsidRPr="0062341A">
        <w:rPr>
          <w:rFonts w:hint="eastAsia"/>
          <w:color w:val="00B0F0"/>
          <w:sz w:val="20"/>
          <w:szCs w:val="22"/>
        </w:rPr>
        <w:t xml:space="preserve"> </w:t>
      </w:r>
      <w:r w:rsidR="00DD1A7B" w:rsidRPr="0062341A">
        <w:rPr>
          <w:rFonts w:hint="eastAsia"/>
          <w:color w:val="00B0F0"/>
          <w:sz w:val="20"/>
          <w:szCs w:val="22"/>
        </w:rPr>
        <w:t>o</w:t>
      </w:r>
      <w:r w:rsidR="00DD1A7B" w:rsidRPr="0062341A">
        <w:rPr>
          <w:color w:val="00B0F0"/>
          <w:sz w:val="20"/>
          <w:szCs w:val="22"/>
        </w:rPr>
        <w:t>r</w:t>
      </w:r>
      <w:r w:rsidR="00233A8F" w:rsidRPr="0062341A">
        <w:rPr>
          <w:rFonts w:hint="eastAsia"/>
          <w:color w:val="00B0F0"/>
          <w:sz w:val="20"/>
          <w:szCs w:val="22"/>
        </w:rPr>
        <w:t xml:space="preserve"> </w:t>
      </w:r>
      <w:r w:rsidR="00F822E1" w:rsidRPr="0062341A">
        <w:rPr>
          <w:color w:val="00B0F0"/>
          <w:sz w:val="20"/>
          <w:szCs w:val="22"/>
        </w:rPr>
        <w:fldChar w:fldCharType="begin"/>
      </w:r>
      <w:r w:rsidR="00F822E1" w:rsidRPr="0062341A">
        <w:rPr>
          <w:color w:val="00B0F0"/>
          <w:sz w:val="20"/>
          <w:szCs w:val="22"/>
        </w:rPr>
        <w:instrText xml:space="preserve"> </w:instrText>
      </w:r>
      <w:r w:rsidR="00F822E1" w:rsidRPr="0062341A">
        <w:rPr>
          <w:rFonts w:hint="eastAsia"/>
          <w:color w:val="00B0F0"/>
          <w:sz w:val="20"/>
          <w:szCs w:val="22"/>
        </w:rPr>
        <w:instrText>REF _Ref166746839 \r \h</w:instrText>
      </w:r>
      <w:r w:rsidR="00F822E1" w:rsidRPr="0062341A">
        <w:rPr>
          <w:color w:val="00B0F0"/>
          <w:sz w:val="20"/>
          <w:szCs w:val="22"/>
        </w:rPr>
        <w:instrText xml:space="preserve"> </w:instrText>
      </w:r>
      <w:r w:rsidR="00F822E1" w:rsidRPr="0062341A">
        <w:rPr>
          <w:color w:val="00B0F0"/>
          <w:sz w:val="20"/>
          <w:szCs w:val="22"/>
        </w:rPr>
      </w:r>
      <w:r w:rsidR="00F822E1" w:rsidRPr="0062341A">
        <w:rPr>
          <w:color w:val="00B0F0"/>
          <w:sz w:val="20"/>
          <w:szCs w:val="22"/>
        </w:rPr>
        <w:instrText xml:space="preserve"> \* MERGEFORMAT </w:instrText>
      </w:r>
      <w:r w:rsidR="00F822E1" w:rsidRPr="0062341A">
        <w:rPr>
          <w:color w:val="00B0F0"/>
          <w:sz w:val="20"/>
          <w:szCs w:val="22"/>
        </w:rPr>
        <w:fldChar w:fldCharType="separate"/>
      </w:r>
      <w:r w:rsidR="00336074" w:rsidRPr="0062341A">
        <w:rPr>
          <w:color w:val="00B0F0"/>
          <w:sz w:val="20"/>
          <w:szCs w:val="22"/>
        </w:rPr>
        <w:t>2.1.7</w:t>
      </w:r>
      <w:r w:rsidR="00F822E1" w:rsidRPr="0062341A">
        <w:rPr>
          <w:color w:val="00B0F0"/>
          <w:sz w:val="20"/>
          <w:szCs w:val="22"/>
        </w:rPr>
        <w:fldChar w:fldCharType="end"/>
      </w:r>
      <w:r w:rsidR="00F57282" w:rsidRPr="0062341A">
        <w:rPr>
          <w:rFonts w:hint="eastAsia"/>
          <w:color w:val="00B0F0"/>
          <w:sz w:val="20"/>
          <w:szCs w:val="22"/>
        </w:rPr>
        <w:t xml:space="preserve">. </w:t>
      </w:r>
      <w:r w:rsidRPr="0062341A">
        <w:rPr>
          <w:rFonts w:hint="eastAsia"/>
          <w:color w:val="00B0F0"/>
          <w:sz w:val="20"/>
          <w:szCs w:val="22"/>
        </w:rPr>
        <w:t>Display conditio</w:t>
      </w:r>
      <w:r w:rsidRPr="007F2622">
        <w:rPr>
          <w:rFonts w:hint="eastAsia"/>
          <w:color w:val="00B0F0"/>
          <w:sz w:val="20"/>
          <w:szCs w:val="22"/>
        </w:rPr>
        <w:t>n is as follows.</w:t>
      </w:r>
    </w:p>
    <w:p w14:paraId="6AC2207E" w14:textId="77777777" w:rsidR="00DC67A0" w:rsidRPr="007F2622" w:rsidRDefault="00DC67A0" w:rsidP="00DC67A0">
      <w:pPr>
        <w:ind w:left="425"/>
        <w:rPr>
          <w:rFonts w:hint="eastAsia"/>
          <w:color w:val="00B0F0"/>
          <w:sz w:val="20"/>
          <w:szCs w:val="22"/>
        </w:rPr>
      </w:pPr>
      <w:bookmarkStart w:id="265" w:name="_Hlk197713832"/>
      <w:r w:rsidRPr="007F2622">
        <w:rPr>
          <w:rFonts w:hint="eastAsia"/>
          <w:color w:val="00B0F0"/>
          <w:sz w:val="20"/>
          <w:szCs w:val="22"/>
        </w:rPr>
        <w:t xml:space="preserve"> Active condition</w:t>
      </w:r>
      <w:bookmarkEnd w:id="265"/>
      <w:r w:rsidRPr="007F2622">
        <w:rPr>
          <w:rFonts w:hint="eastAsia"/>
          <w:color w:val="00B0F0"/>
          <w:sz w:val="20"/>
          <w:szCs w:val="22"/>
        </w:rPr>
        <w:t xml:space="preserve">: </w:t>
      </w:r>
      <w:r w:rsidRPr="00FC7797">
        <w:rPr>
          <w:rFonts w:hint="eastAsia"/>
          <w:color w:val="00B0F0"/>
          <w:sz w:val="20"/>
          <w:szCs w:val="22"/>
        </w:rPr>
        <w:t>IG</w:t>
      </w:r>
      <w:r w:rsidR="006327C7" w:rsidRPr="00FC7797">
        <w:rPr>
          <w:rFonts w:hint="eastAsia"/>
          <w:color w:val="00B0F0"/>
          <w:sz w:val="20"/>
          <w:szCs w:val="22"/>
        </w:rPr>
        <w:t>-P=</w:t>
      </w:r>
      <w:r w:rsidRPr="00FC7797">
        <w:rPr>
          <w:rFonts w:hint="eastAsia"/>
          <w:color w:val="00B0F0"/>
          <w:sz w:val="20"/>
          <w:szCs w:val="22"/>
        </w:rPr>
        <w:t>ON</w:t>
      </w:r>
      <w:r w:rsidR="00081970" w:rsidRPr="00FC7797">
        <w:rPr>
          <w:rFonts w:hint="eastAsia"/>
          <w:color w:val="00B0F0"/>
        </w:rPr>
        <w:t>(</w:t>
      </w:r>
      <w:r w:rsidR="00081970" w:rsidRPr="00FC7797">
        <w:rPr>
          <w:color w:val="00B0F0"/>
        </w:rPr>
        <w:t>BEV Step3 :Power-ON</w:t>
      </w:r>
      <w:r w:rsidR="006327C7" w:rsidRPr="00FC7797">
        <w:rPr>
          <w:rFonts w:hint="eastAsia"/>
          <w:color w:val="00B0F0"/>
        </w:rPr>
        <w:t xml:space="preserve"> General</w:t>
      </w:r>
      <w:r w:rsidR="00081970" w:rsidRPr="00FC7797">
        <w:rPr>
          <w:color w:val="00B0F0"/>
        </w:rPr>
        <w:t>)</w:t>
      </w:r>
    </w:p>
    <w:p w14:paraId="346570E5" w14:textId="77777777" w:rsidR="00DC67A0" w:rsidRPr="0010788C" w:rsidRDefault="00DC67A0" w:rsidP="00DC67A0">
      <w:pPr>
        <w:ind w:left="425"/>
        <w:rPr>
          <w:rFonts w:hint="eastAsia"/>
          <w:sz w:val="20"/>
          <w:szCs w:val="22"/>
        </w:rPr>
      </w:pPr>
      <w:r w:rsidRPr="007F2622">
        <w:rPr>
          <w:rFonts w:hint="eastAsia"/>
          <w:color w:val="00B0F0"/>
          <w:sz w:val="20"/>
          <w:szCs w:val="22"/>
        </w:rPr>
        <w:t xml:space="preserve">Selected condition of each button: According to </w:t>
      </w:r>
      <w:r w:rsidR="009E4998" w:rsidRPr="007F2622">
        <w:rPr>
          <w:color w:val="00B0F0"/>
          <w:sz w:val="20"/>
          <w:szCs w:val="22"/>
        </w:rPr>
        <w:t>B_DMODE</w:t>
      </w:r>
      <w:r w:rsidR="00855976" w:rsidRPr="007F2622">
        <w:rPr>
          <w:rFonts w:hint="eastAsia"/>
          <w:color w:val="00B0F0"/>
          <w:sz w:val="20"/>
          <w:szCs w:val="22"/>
        </w:rPr>
        <w:t xml:space="preserve"> (or B_MODE2(BEV Step3)).</w:t>
      </w:r>
    </w:p>
    <w:p w14:paraId="32A8C2FB" w14:textId="77777777" w:rsidR="00DC67A0" w:rsidRPr="00CD09A9" w:rsidRDefault="00DC67A0" w:rsidP="007179EA"/>
    <w:p w14:paraId="0F4CDD18" w14:textId="77777777" w:rsidR="00E431D7" w:rsidRPr="00CD09A9" w:rsidRDefault="00E431D7" w:rsidP="00E431D7">
      <w:pPr>
        <w:ind w:leftChars="200" w:left="386"/>
        <w:rPr>
          <w:rFonts w:hint="eastAsia"/>
        </w:rPr>
      </w:pPr>
      <w:r w:rsidRPr="00CD09A9">
        <w:rPr>
          <w:rFonts w:hint="eastAsia"/>
        </w:rPr>
        <w:t>本画面上でモードを選択後、</w:t>
      </w:r>
      <w:r w:rsidR="00DD1A7B" w:rsidRPr="00CD09A9">
        <w:fldChar w:fldCharType="begin"/>
      </w:r>
      <w:r w:rsidR="00DD1A7B" w:rsidRPr="00CD09A9">
        <w:instrText xml:space="preserve"> </w:instrText>
      </w:r>
      <w:r w:rsidR="00DD1A7B" w:rsidRPr="00CD09A9">
        <w:rPr>
          <w:rFonts w:hint="eastAsia"/>
        </w:rPr>
        <w:instrText>REF _Ref100589185 \r \h</w:instrText>
      </w:r>
      <w:r w:rsidR="00DD1A7B" w:rsidRPr="00CD09A9">
        <w:instrText xml:space="preserve"> </w:instrText>
      </w:r>
      <w:r w:rsidR="00793CD3" w:rsidRPr="00CD09A9">
        <w:instrText xml:space="preserve"> \* MERGEFORMAT </w:instrText>
      </w:r>
      <w:r w:rsidR="00DD1A7B" w:rsidRPr="00CD09A9">
        <w:fldChar w:fldCharType="separate"/>
      </w:r>
      <w:r w:rsidR="00336074">
        <w:t>2.2</w:t>
      </w:r>
      <w:r w:rsidR="00DD1A7B" w:rsidRPr="00CD09A9">
        <w:fldChar w:fldCharType="end"/>
      </w:r>
      <w:r w:rsidRPr="00CD09A9">
        <w:rPr>
          <w:rFonts w:hint="eastAsia"/>
        </w:rPr>
        <w:t>で示す該当信号を送信</w:t>
      </w:r>
    </w:p>
    <w:p w14:paraId="12CAA741" w14:textId="77777777" w:rsidR="00E431D7" w:rsidRPr="00CD09A9" w:rsidRDefault="00E431D7" w:rsidP="00245056">
      <w:pPr>
        <w:rPr>
          <w:rFonts w:hint="eastAsia"/>
        </w:rPr>
      </w:pPr>
    </w:p>
    <w:p w14:paraId="037F31AC" w14:textId="77777777" w:rsidR="00E431D7" w:rsidRPr="0010788C" w:rsidRDefault="00E431D7" w:rsidP="00E431D7">
      <w:pPr>
        <w:ind w:left="425"/>
        <w:rPr>
          <w:rFonts w:hint="eastAsia"/>
          <w:color w:val="00B0F0"/>
          <w:sz w:val="20"/>
          <w:szCs w:val="22"/>
        </w:rPr>
      </w:pPr>
      <w:r w:rsidRPr="0010788C">
        <w:rPr>
          <w:rFonts w:hint="eastAsia"/>
          <w:color w:val="00B0F0"/>
          <w:sz w:val="20"/>
          <w:szCs w:val="22"/>
        </w:rPr>
        <w:t xml:space="preserve">AVN sends CAN signal written in </w:t>
      </w:r>
      <w:r w:rsidR="00DD1A7B" w:rsidRPr="0010788C">
        <w:rPr>
          <w:color w:val="00B0F0"/>
          <w:sz w:val="20"/>
          <w:szCs w:val="22"/>
        </w:rPr>
        <w:fldChar w:fldCharType="begin"/>
      </w:r>
      <w:r w:rsidR="00DD1A7B" w:rsidRPr="0010788C">
        <w:rPr>
          <w:color w:val="00B0F0"/>
          <w:sz w:val="20"/>
          <w:szCs w:val="22"/>
        </w:rPr>
        <w:instrText xml:space="preserve"> </w:instrText>
      </w:r>
      <w:r w:rsidR="00DD1A7B" w:rsidRPr="0010788C">
        <w:rPr>
          <w:rFonts w:hint="eastAsia"/>
          <w:color w:val="00B0F0"/>
          <w:sz w:val="20"/>
          <w:szCs w:val="22"/>
        </w:rPr>
        <w:instrText>REF _Ref100589185 \r \h</w:instrText>
      </w:r>
      <w:r w:rsidR="00DD1A7B" w:rsidRPr="0010788C">
        <w:rPr>
          <w:color w:val="00B0F0"/>
          <w:sz w:val="20"/>
          <w:szCs w:val="22"/>
        </w:rPr>
        <w:instrText xml:space="preserve"> </w:instrText>
      </w:r>
      <w:r w:rsidR="00DD1A7B" w:rsidRPr="0010788C">
        <w:rPr>
          <w:color w:val="00B0F0"/>
          <w:sz w:val="20"/>
          <w:szCs w:val="22"/>
        </w:rPr>
      </w:r>
      <w:r w:rsidR="00793CD3" w:rsidRPr="0010788C">
        <w:rPr>
          <w:color w:val="00B0F0"/>
          <w:sz w:val="20"/>
          <w:szCs w:val="22"/>
        </w:rPr>
        <w:instrText xml:space="preserve"> \* MERGEFORMAT </w:instrText>
      </w:r>
      <w:r w:rsidR="00DD1A7B" w:rsidRPr="0010788C">
        <w:rPr>
          <w:color w:val="00B0F0"/>
          <w:sz w:val="20"/>
          <w:szCs w:val="22"/>
        </w:rPr>
        <w:fldChar w:fldCharType="separate"/>
      </w:r>
      <w:r w:rsidR="00336074">
        <w:rPr>
          <w:color w:val="00B0F0"/>
          <w:sz w:val="20"/>
          <w:szCs w:val="22"/>
        </w:rPr>
        <w:t>2.2</w:t>
      </w:r>
      <w:r w:rsidR="00DD1A7B" w:rsidRPr="0010788C">
        <w:rPr>
          <w:color w:val="00B0F0"/>
          <w:sz w:val="20"/>
          <w:szCs w:val="22"/>
        </w:rPr>
        <w:fldChar w:fldCharType="end"/>
      </w:r>
      <w:r w:rsidRPr="0010788C">
        <w:rPr>
          <w:rFonts w:hint="eastAsia"/>
          <w:color w:val="00B0F0"/>
          <w:sz w:val="20"/>
          <w:szCs w:val="22"/>
        </w:rPr>
        <w:t xml:space="preserve"> according to user operation.</w:t>
      </w:r>
    </w:p>
    <w:p w14:paraId="41A14AC8" w14:textId="77777777" w:rsidR="00A2685E" w:rsidRPr="0010788C" w:rsidRDefault="00A2685E" w:rsidP="0098083A">
      <w:pPr>
        <w:rPr>
          <w:rFonts w:hint="eastAsia"/>
          <w:color w:val="00B0F0"/>
          <w:spacing w:val="-6"/>
          <w:sz w:val="20"/>
          <w:szCs w:val="22"/>
        </w:rPr>
      </w:pPr>
    </w:p>
    <w:p w14:paraId="63BEB671" w14:textId="77777777" w:rsidR="00A2685E" w:rsidRPr="00EA0E72" w:rsidRDefault="00F822E1" w:rsidP="006B7533">
      <w:pPr>
        <w:ind w:leftChars="220" w:left="424"/>
      </w:pPr>
      <w:r w:rsidRPr="0062341A">
        <w:fldChar w:fldCharType="begin"/>
      </w:r>
      <w:r w:rsidRPr="0062341A">
        <w:instrText xml:space="preserve"> </w:instrText>
      </w:r>
      <w:r w:rsidRPr="0062341A">
        <w:rPr>
          <w:rFonts w:hint="eastAsia"/>
        </w:rPr>
        <w:instrText>REF _Ref100571087 \r \h</w:instrText>
      </w:r>
      <w:r w:rsidRPr="0062341A">
        <w:instrText xml:space="preserve"> </w:instrText>
      </w:r>
      <w:r w:rsidR="00E40227" w:rsidRPr="0062341A">
        <w:instrText xml:space="preserve"> \* MERGEFORMAT </w:instrText>
      </w:r>
      <w:r w:rsidRPr="0062341A">
        <w:fldChar w:fldCharType="separate"/>
      </w:r>
      <w:r w:rsidR="00336074" w:rsidRPr="0062341A">
        <w:t>2.1.5</w:t>
      </w:r>
      <w:r w:rsidRPr="0062341A">
        <w:fldChar w:fldCharType="end"/>
      </w:r>
      <w:r w:rsidR="006A2F89" w:rsidRPr="0062341A">
        <w:rPr>
          <w:rFonts w:hint="eastAsia"/>
        </w:rPr>
        <w:t>または</w:t>
      </w:r>
      <w:r w:rsidRPr="0062341A">
        <w:fldChar w:fldCharType="begin"/>
      </w:r>
      <w:r w:rsidRPr="0062341A">
        <w:instrText xml:space="preserve"> </w:instrText>
      </w:r>
      <w:r w:rsidRPr="0062341A">
        <w:rPr>
          <w:rFonts w:hint="eastAsia"/>
        </w:rPr>
        <w:instrText>REF _Ref166748340 \r \h</w:instrText>
      </w:r>
      <w:r w:rsidRPr="0062341A">
        <w:instrText xml:space="preserve"> </w:instrText>
      </w:r>
      <w:r w:rsidR="00E40227" w:rsidRPr="0062341A">
        <w:instrText xml:space="preserve"> \* MERGEFORMAT </w:instrText>
      </w:r>
      <w:r w:rsidRPr="0062341A">
        <w:fldChar w:fldCharType="separate"/>
      </w:r>
      <w:r w:rsidR="00336074" w:rsidRPr="0062341A">
        <w:t>2.1.7</w:t>
      </w:r>
      <w:r w:rsidRPr="0062341A">
        <w:fldChar w:fldCharType="end"/>
      </w:r>
      <w:r w:rsidR="00A2685E" w:rsidRPr="0062341A">
        <w:rPr>
          <w:rFonts w:hint="eastAsia"/>
        </w:rPr>
        <w:t>に</w:t>
      </w:r>
      <w:r w:rsidR="00A2685E" w:rsidRPr="00EA0E72">
        <w:rPr>
          <w:rFonts w:hint="eastAsia"/>
        </w:rPr>
        <w:t>て、不使用</w:t>
      </w:r>
      <w:r w:rsidR="00A2685E" w:rsidRPr="00EA0E72">
        <w:rPr>
          <w:rFonts w:hint="eastAsia"/>
        </w:rPr>
        <w:t>(</w:t>
      </w:r>
      <w:r w:rsidR="00A2685E" w:rsidRPr="00EA0E72">
        <w:rPr>
          <w:rFonts w:hint="eastAsia"/>
        </w:rPr>
        <w:t>予約</w:t>
      </w:r>
      <w:r w:rsidR="00A2685E" w:rsidRPr="00EA0E72">
        <w:rPr>
          <w:rFonts w:hint="eastAsia"/>
        </w:rPr>
        <w:t>)</w:t>
      </w:r>
      <w:r w:rsidR="00A2685E" w:rsidRPr="00EA0E72">
        <w:rPr>
          <w:rFonts w:hint="eastAsia"/>
        </w:rPr>
        <w:t>と</w:t>
      </w:r>
      <w:r w:rsidR="006B7533" w:rsidRPr="00EA0E72">
        <w:rPr>
          <w:rFonts w:hint="eastAsia"/>
        </w:rPr>
        <w:t>定義</w:t>
      </w:r>
      <w:r w:rsidR="00A2685E" w:rsidRPr="00EA0E72">
        <w:rPr>
          <w:rFonts w:hint="eastAsia"/>
        </w:rPr>
        <w:t>される項目については、名称確定後、ソフトウェアアップデートにて名称変更することを想定し、仕様設計する。</w:t>
      </w:r>
    </w:p>
    <w:p w14:paraId="2669FA73" w14:textId="77777777" w:rsidR="00793CD3" w:rsidRPr="0010788C" w:rsidRDefault="00793CD3" w:rsidP="00793CD3">
      <w:pPr>
        <w:ind w:leftChars="220" w:left="424" w:firstLine="2"/>
        <w:rPr>
          <w:color w:val="00B0F0"/>
          <w:sz w:val="20"/>
          <w:szCs w:val="22"/>
        </w:rPr>
      </w:pPr>
      <w:r w:rsidRPr="0010788C">
        <w:rPr>
          <w:color w:val="00B0F0"/>
          <w:sz w:val="20"/>
          <w:szCs w:val="22"/>
        </w:rPr>
        <w:t xml:space="preserve">“Reserved” items should be designed to be able to use only changing the mode name </w:t>
      </w:r>
      <w:r w:rsidRPr="0010788C">
        <w:rPr>
          <w:rFonts w:hint="eastAsia"/>
          <w:color w:val="00B0F0"/>
          <w:sz w:val="20"/>
          <w:szCs w:val="22"/>
        </w:rPr>
        <w:t>o</w:t>
      </w:r>
      <w:r w:rsidRPr="0010788C">
        <w:rPr>
          <w:color w:val="00B0F0"/>
          <w:sz w:val="20"/>
          <w:szCs w:val="22"/>
        </w:rPr>
        <w:t>r graphic design by software update.</w:t>
      </w:r>
    </w:p>
    <w:p w14:paraId="4AB9C8BF" w14:textId="77777777" w:rsidR="006D0292" w:rsidRPr="00EA0E72" w:rsidRDefault="006D0292" w:rsidP="00793CD3">
      <w:pPr>
        <w:ind w:leftChars="220" w:left="424" w:firstLine="2"/>
      </w:pPr>
    </w:p>
    <w:p w14:paraId="54571F5A" w14:textId="77777777" w:rsidR="006D0292" w:rsidRPr="00EA0E72" w:rsidRDefault="00A50929" w:rsidP="006D0292">
      <w:pPr>
        <w:pStyle w:val="Heading3"/>
        <w:rPr>
          <w:noProof/>
        </w:rPr>
      </w:pPr>
      <w:r w:rsidRPr="00EA0E72">
        <w:tab/>
      </w:r>
      <w:bookmarkStart w:id="266" w:name="_Toc166749029"/>
      <w:bookmarkStart w:id="267" w:name="_Ref192787971"/>
      <w:bookmarkStart w:id="268" w:name="_Toc207119772"/>
      <w:r w:rsidR="006D0292" w:rsidRPr="00EA0E72">
        <w:t>DMS</w:t>
      </w:r>
      <w:r w:rsidR="006D0292" w:rsidRPr="00EA0E72">
        <w:rPr>
          <w:rFonts w:hint="eastAsia"/>
        </w:rPr>
        <w:t>モード選択釦の配置</w:t>
      </w:r>
      <w:r w:rsidR="006D0292" w:rsidRPr="0010788C">
        <w:rPr>
          <w:rFonts w:hint="eastAsia"/>
          <w:color w:val="00B0F0"/>
          <w:sz w:val="20"/>
          <w:szCs w:val="22"/>
        </w:rPr>
        <w:t xml:space="preserve"> / </w:t>
      </w:r>
      <w:r w:rsidR="006D0292" w:rsidRPr="0010788C">
        <w:rPr>
          <w:color w:val="00B0F0"/>
          <w:sz w:val="20"/>
          <w:szCs w:val="22"/>
        </w:rPr>
        <w:t>Layout</w:t>
      </w:r>
      <w:r w:rsidR="006D0292" w:rsidRPr="0010788C">
        <w:rPr>
          <w:rFonts w:hint="eastAsia"/>
          <w:noProof/>
          <w:color w:val="00B0F0"/>
          <w:sz w:val="20"/>
          <w:szCs w:val="22"/>
        </w:rPr>
        <w:t xml:space="preserve"> specification on configuration button of each </w:t>
      </w:r>
      <w:r w:rsidR="006D0292" w:rsidRPr="0010788C">
        <w:rPr>
          <w:noProof/>
          <w:color w:val="00B0F0"/>
          <w:sz w:val="20"/>
          <w:szCs w:val="22"/>
        </w:rPr>
        <w:t>DMS mode</w:t>
      </w:r>
      <w:bookmarkEnd w:id="266"/>
      <w:bookmarkEnd w:id="267"/>
      <w:bookmarkEnd w:id="268"/>
    </w:p>
    <w:p w14:paraId="2D5AA2FA" w14:textId="77777777" w:rsidR="006D0292" w:rsidRPr="00EA0E72" w:rsidRDefault="006D0292" w:rsidP="006D0292"/>
    <w:p w14:paraId="092B1E26" w14:textId="77777777" w:rsidR="006D0292" w:rsidRPr="00EA0E72" w:rsidRDefault="006D0292" w:rsidP="006D0292">
      <w:pPr>
        <w:ind w:leftChars="200" w:left="386"/>
      </w:pPr>
      <w:r w:rsidRPr="00EA0E72">
        <w:rPr>
          <w:rFonts w:hint="eastAsia"/>
        </w:rPr>
        <w:t>MM</w:t>
      </w:r>
      <w:r w:rsidRPr="00EA0E72">
        <w:rPr>
          <w:rFonts w:hint="eastAsia"/>
        </w:rPr>
        <w:t>画面上のモード選択釦の並び順は、下記に示す並び順に従って表示する。該当するモードが存在しない場合は該当するモード選択釦を消去し、詰めて表示する。</w:t>
      </w:r>
    </w:p>
    <w:p w14:paraId="56305CAA" w14:textId="77777777" w:rsidR="006D0292" w:rsidRPr="00EA0E72" w:rsidRDefault="006D0292" w:rsidP="006D0292">
      <w:pPr>
        <w:ind w:leftChars="200" w:left="386"/>
      </w:pPr>
      <w:r w:rsidRPr="00EA0E72">
        <w:rPr>
          <w:rFonts w:hint="eastAsia"/>
        </w:rPr>
        <w:t>不使用（予約）の項目については、名称確定後にソフトウェアアップデートにて名称や意匠を変更して使用可能とすることを想定、またモード選択釦の並び順もその都度変更可能となるように仕様設計する。</w:t>
      </w:r>
    </w:p>
    <w:p w14:paraId="185FBCD4" w14:textId="77777777" w:rsidR="00965BB5" w:rsidRPr="00EA0E72" w:rsidRDefault="00965BB5" w:rsidP="006D0292">
      <w:pPr>
        <w:ind w:leftChars="200" w:left="386"/>
      </w:pPr>
    </w:p>
    <w:p w14:paraId="2BDBC70A" w14:textId="77777777" w:rsidR="00965BB5" w:rsidRPr="0010788C" w:rsidRDefault="00965BB5" w:rsidP="00965BB5">
      <w:pPr>
        <w:ind w:leftChars="200" w:left="386"/>
        <w:rPr>
          <w:color w:val="00B0F0"/>
          <w:sz w:val="20"/>
          <w:szCs w:val="22"/>
        </w:rPr>
      </w:pPr>
      <w:r w:rsidRPr="0010788C">
        <w:rPr>
          <w:rFonts w:hint="eastAsia"/>
          <w:color w:val="00B0F0"/>
          <w:sz w:val="20"/>
          <w:szCs w:val="22"/>
        </w:rPr>
        <w:t>C</w:t>
      </w:r>
      <w:r w:rsidRPr="0010788C">
        <w:rPr>
          <w:color w:val="00B0F0"/>
          <w:sz w:val="20"/>
          <w:szCs w:val="22"/>
        </w:rPr>
        <w:t xml:space="preserve">onfiguration button of each DMS mode on multimedia </w:t>
      </w:r>
      <w:r w:rsidRPr="0010788C">
        <w:rPr>
          <w:rFonts w:hint="eastAsia"/>
          <w:color w:val="00B0F0"/>
          <w:sz w:val="20"/>
          <w:szCs w:val="22"/>
        </w:rPr>
        <w:t>i</w:t>
      </w:r>
      <w:r w:rsidRPr="0010788C">
        <w:rPr>
          <w:color w:val="00B0F0"/>
          <w:sz w:val="20"/>
          <w:szCs w:val="22"/>
        </w:rPr>
        <w:t>s display</w:t>
      </w:r>
      <w:r w:rsidRPr="0010788C">
        <w:rPr>
          <w:rFonts w:hint="eastAsia"/>
          <w:color w:val="00B0F0"/>
          <w:sz w:val="20"/>
          <w:szCs w:val="22"/>
        </w:rPr>
        <w:t>e</w:t>
      </w:r>
      <w:r w:rsidRPr="0010788C">
        <w:rPr>
          <w:color w:val="00B0F0"/>
          <w:sz w:val="20"/>
          <w:szCs w:val="22"/>
        </w:rPr>
        <w:t xml:space="preserve">d according to mode layout order, as shown below. </w:t>
      </w:r>
      <w:r w:rsidRPr="0010788C">
        <w:rPr>
          <w:rFonts w:hint="eastAsia"/>
          <w:color w:val="00B0F0"/>
          <w:sz w:val="20"/>
          <w:szCs w:val="22"/>
        </w:rPr>
        <w:t xml:space="preserve">All the available button is displayed with no blank space for unavailable </w:t>
      </w:r>
      <w:r w:rsidRPr="0010788C">
        <w:rPr>
          <w:color w:val="00B0F0"/>
          <w:sz w:val="20"/>
          <w:szCs w:val="22"/>
        </w:rPr>
        <w:t>DMS mode</w:t>
      </w:r>
      <w:r w:rsidRPr="0010788C">
        <w:rPr>
          <w:rFonts w:hint="eastAsia"/>
          <w:color w:val="00B0F0"/>
          <w:sz w:val="20"/>
          <w:szCs w:val="22"/>
        </w:rPr>
        <w:t xml:space="preserve">. </w:t>
      </w:r>
    </w:p>
    <w:p w14:paraId="296FA30D" w14:textId="77777777" w:rsidR="00965BB5" w:rsidRPr="0010788C" w:rsidRDefault="00965BB5" w:rsidP="006D0292">
      <w:pPr>
        <w:ind w:leftChars="200" w:left="386"/>
        <w:rPr>
          <w:rFonts w:hint="eastAsia"/>
          <w:color w:val="00B0F0"/>
          <w:sz w:val="20"/>
          <w:szCs w:val="22"/>
        </w:rPr>
      </w:pPr>
      <w:r w:rsidRPr="0010788C">
        <w:rPr>
          <w:rFonts w:hint="eastAsia"/>
          <w:color w:val="00B0F0"/>
          <w:sz w:val="20"/>
          <w:szCs w:val="22"/>
        </w:rPr>
        <w:t>“</w:t>
      </w:r>
      <w:r w:rsidRPr="0010788C">
        <w:rPr>
          <w:color w:val="00B0F0"/>
          <w:sz w:val="20"/>
          <w:szCs w:val="22"/>
        </w:rPr>
        <w:t>Reserved” items and mode layout order should be designed to be able to use changing the mode name</w:t>
      </w:r>
      <w:r w:rsidR="00D45D20" w:rsidRPr="0010788C">
        <w:rPr>
          <w:color w:val="00B0F0"/>
          <w:sz w:val="20"/>
          <w:szCs w:val="22"/>
        </w:rPr>
        <w:t xml:space="preserve">, </w:t>
      </w:r>
      <w:r w:rsidRPr="0010788C">
        <w:rPr>
          <w:color w:val="00B0F0"/>
          <w:sz w:val="20"/>
          <w:szCs w:val="22"/>
        </w:rPr>
        <w:t xml:space="preserve"> graphic design</w:t>
      </w:r>
      <w:r w:rsidR="00D45D20" w:rsidRPr="0010788C">
        <w:rPr>
          <w:color w:val="00B0F0"/>
          <w:sz w:val="20"/>
          <w:szCs w:val="22"/>
        </w:rPr>
        <w:t xml:space="preserve"> or mode layout order</w:t>
      </w:r>
      <w:r w:rsidRPr="0010788C">
        <w:rPr>
          <w:color w:val="00B0F0"/>
          <w:sz w:val="20"/>
          <w:szCs w:val="22"/>
        </w:rPr>
        <w:t xml:space="preserve"> by software update.</w:t>
      </w:r>
    </w:p>
    <w:p w14:paraId="3ACEEA16" w14:textId="77777777" w:rsidR="00AA7D61" w:rsidRPr="00EA0E72" w:rsidRDefault="00AA7D61" w:rsidP="00AA7D61">
      <w:pPr>
        <w:ind w:leftChars="200" w:left="386"/>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3828"/>
      </w:tblGrid>
      <w:tr w:rsidR="00AA7D61" w:rsidRPr="00EA0E72" w14:paraId="0556487A" w14:textId="77777777">
        <w:tc>
          <w:tcPr>
            <w:tcW w:w="3685" w:type="dxa"/>
            <w:shd w:val="clear" w:color="auto" w:fill="auto"/>
          </w:tcPr>
          <w:p w14:paraId="2EF728F5" w14:textId="77777777" w:rsidR="00AA7D61" w:rsidRPr="00EA0E72" w:rsidRDefault="00AA7D61">
            <w:pPr>
              <w:rPr>
                <w:rFonts w:hint="eastAsia"/>
              </w:rPr>
            </w:pPr>
            <w:r w:rsidRPr="00EA0E72">
              <w:rPr>
                <w:rFonts w:hint="eastAsia"/>
              </w:rPr>
              <w:t>D</w:t>
            </w:r>
            <w:r w:rsidRPr="00EA0E72">
              <w:t xml:space="preserve">MS </w:t>
            </w:r>
            <w:r w:rsidRPr="00EA0E72">
              <w:rPr>
                <w:rFonts w:hint="eastAsia"/>
              </w:rPr>
              <w:t>モード</w:t>
            </w:r>
            <w:r w:rsidRPr="00EA0E72">
              <w:rPr>
                <w:rFonts w:hint="eastAsia"/>
              </w:rPr>
              <w:t xml:space="preserve"> </w:t>
            </w:r>
            <w:r w:rsidRPr="0010788C">
              <w:rPr>
                <w:color w:val="00B0F0"/>
                <w:sz w:val="20"/>
                <w:szCs w:val="22"/>
              </w:rPr>
              <w:t>/ DMS mode</w:t>
            </w:r>
          </w:p>
        </w:tc>
        <w:tc>
          <w:tcPr>
            <w:tcW w:w="3828" w:type="dxa"/>
            <w:shd w:val="clear" w:color="auto" w:fill="auto"/>
          </w:tcPr>
          <w:p w14:paraId="5AEB061C" w14:textId="77777777" w:rsidR="00AA7D61" w:rsidRPr="00EA0E72" w:rsidRDefault="00AA7D61">
            <w:pPr>
              <w:rPr>
                <w:rFonts w:hint="eastAsia"/>
              </w:rPr>
            </w:pPr>
            <w:r w:rsidRPr="00EA0E72">
              <w:rPr>
                <w:rFonts w:hint="eastAsia"/>
              </w:rPr>
              <w:t>モード並び順</w:t>
            </w:r>
            <w:r w:rsidRPr="00EA0E72">
              <w:rPr>
                <w:rFonts w:hint="eastAsia"/>
              </w:rPr>
              <w:t xml:space="preserve"> </w:t>
            </w:r>
            <w:r w:rsidRPr="0010788C">
              <w:rPr>
                <w:color w:val="00B0F0"/>
                <w:sz w:val="20"/>
                <w:szCs w:val="22"/>
              </w:rPr>
              <w:t>/ mode layout order</w:t>
            </w:r>
          </w:p>
        </w:tc>
      </w:tr>
      <w:tr w:rsidR="00AA7D61" w:rsidRPr="00EA0E72" w14:paraId="3F302CCB" w14:textId="77777777">
        <w:trPr>
          <w:trHeight w:val="509"/>
        </w:trPr>
        <w:tc>
          <w:tcPr>
            <w:tcW w:w="3685" w:type="dxa"/>
            <w:shd w:val="clear" w:color="auto" w:fill="auto"/>
            <w:hideMark/>
          </w:tcPr>
          <w:p w14:paraId="5A271DCD" w14:textId="77777777" w:rsidR="00AA7D61" w:rsidRPr="00EA0E72" w:rsidRDefault="00AA7D61">
            <w:r w:rsidRPr="00EA0E72">
              <w:rPr>
                <w:rFonts w:hint="eastAsia"/>
              </w:rPr>
              <w:t>Normal</w:t>
            </w:r>
          </w:p>
        </w:tc>
        <w:tc>
          <w:tcPr>
            <w:tcW w:w="3828" w:type="dxa"/>
            <w:shd w:val="clear" w:color="auto" w:fill="auto"/>
            <w:hideMark/>
          </w:tcPr>
          <w:p w14:paraId="29AF2521" w14:textId="77777777" w:rsidR="00AA7D61" w:rsidRPr="00EA0E72" w:rsidRDefault="00AA7D61">
            <w:r w:rsidRPr="00EA0E72">
              <w:rPr>
                <w:rFonts w:hint="eastAsia"/>
              </w:rPr>
              <w:t>1</w:t>
            </w:r>
          </w:p>
        </w:tc>
      </w:tr>
      <w:tr w:rsidR="00AA7D61" w:rsidRPr="00EA0E72" w14:paraId="1295005A" w14:textId="77777777">
        <w:trPr>
          <w:trHeight w:val="397"/>
        </w:trPr>
        <w:tc>
          <w:tcPr>
            <w:tcW w:w="3685" w:type="dxa"/>
            <w:shd w:val="clear" w:color="auto" w:fill="auto"/>
            <w:hideMark/>
          </w:tcPr>
          <w:p w14:paraId="36333E5D" w14:textId="77777777" w:rsidR="00AA7D61" w:rsidRPr="00EA0E72" w:rsidRDefault="00AA7D61">
            <w:r w:rsidRPr="00EA0E72">
              <w:rPr>
                <w:rFonts w:hint="eastAsia"/>
              </w:rPr>
              <w:t>Sport</w:t>
            </w:r>
          </w:p>
        </w:tc>
        <w:tc>
          <w:tcPr>
            <w:tcW w:w="3828" w:type="dxa"/>
            <w:shd w:val="clear" w:color="auto" w:fill="auto"/>
            <w:hideMark/>
          </w:tcPr>
          <w:p w14:paraId="66EC4EB9" w14:textId="77777777" w:rsidR="00AA7D61" w:rsidRPr="00EA0E72" w:rsidRDefault="00AA7D61">
            <w:r w:rsidRPr="00EA0E72">
              <w:rPr>
                <w:rFonts w:hint="eastAsia"/>
              </w:rPr>
              <w:t>4</w:t>
            </w:r>
          </w:p>
        </w:tc>
      </w:tr>
      <w:tr w:rsidR="00AA7D61" w:rsidRPr="00EA0E72" w14:paraId="2FC097E5" w14:textId="77777777">
        <w:trPr>
          <w:trHeight w:val="397"/>
        </w:trPr>
        <w:tc>
          <w:tcPr>
            <w:tcW w:w="3685" w:type="dxa"/>
            <w:shd w:val="clear" w:color="auto" w:fill="auto"/>
            <w:hideMark/>
          </w:tcPr>
          <w:p w14:paraId="793B3ACF" w14:textId="77777777" w:rsidR="00AA7D61" w:rsidRPr="00EA0E72" w:rsidRDefault="00AA7D61">
            <w:r w:rsidRPr="00EA0E72">
              <w:rPr>
                <w:rFonts w:hint="eastAsia"/>
              </w:rPr>
              <w:t>Eco</w:t>
            </w:r>
          </w:p>
        </w:tc>
        <w:tc>
          <w:tcPr>
            <w:tcW w:w="3828" w:type="dxa"/>
            <w:shd w:val="clear" w:color="auto" w:fill="auto"/>
            <w:hideMark/>
          </w:tcPr>
          <w:p w14:paraId="704C074A" w14:textId="77777777" w:rsidR="00AA7D61" w:rsidRPr="005D4911" w:rsidRDefault="00AA7D61">
            <w:r w:rsidRPr="005D4911">
              <w:rPr>
                <w:rFonts w:hint="eastAsia"/>
              </w:rPr>
              <w:t>2</w:t>
            </w:r>
          </w:p>
        </w:tc>
      </w:tr>
      <w:tr w:rsidR="00AA7D61" w:rsidRPr="00EA0E72" w14:paraId="7C22EA5E" w14:textId="77777777">
        <w:trPr>
          <w:trHeight w:val="397"/>
        </w:trPr>
        <w:tc>
          <w:tcPr>
            <w:tcW w:w="3685" w:type="dxa"/>
            <w:shd w:val="clear" w:color="auto" w:fill="auto"/>
            <w:hideMark/>
          </w:tcPr>
          <w:p w14:paraId="0A900955" w14:textId="77777777" w:rsidR="00AA7D61" w:rsidRPr="00EA0E72" w:rsidRDefault="00AA7D61">
            <w:r w:rsidRPr="00EA0E72">
              <w:rPr>
                <w:rFonts w:hint="eastAsia"/>
              </w:rPr>
              <w:t>Custom</w:t>
            </w:r>
          </w:p>
        </w:tc>
        <w:tc>
          <w:tcPr>
            <w:tcW w:w="3828" w:type="dxa"/>
            <w:shd w:val="clear" w:color="auto" w:fill="auto"/>
            <w:hideMark/>
          </w:tcPr>
          <w:p w14:paraId="52C2ACE3" w14:textId="77777777" w:rsidR="00AA7D61" w:rsidRPr="0092183A" w:rsidRDefault="00AA7D61">
            <w:r w:rsidRPr="0092183A">
              <w:rPr>
                <w:rFonts w:hint="eastAsia"/>
              </w:rPr>
              <w:t>【</w:t>
            </w:r>
            <w:r w:rsidRPr="0092183A">
              <w:t>19ePFv3</w:t>
            </w:r>
            <w:r w:rsidRPr="0092183A">
              <w:rPr>
                <w:rFonts w:hint="eastAsia"/>
              </w:rPr>
              <w:t>】</w:t>
            </w:r>
          </w:p>
          <w:p w14:paraId="116F6459" w14:textId="77777777" w:rsidR="00AA7D61" w:rsidRPr="0092183A" w:rsidRDefault="00AA7D61">
            <w:r w:rsidRPr="0092183A">
              <w:t>9</w:t>
            </w:r>
          </w:p>
          <w:p w14:paraId="796962AD" w14:textId="77777777" w:rsidR="00AA7D61" w:rsidRPr="0092183A" w:rsidRDefault="00AA7D61">
            <w:r w:rsidRPr="0092183A">
              <w:rPr>
                <w:rFonts w:hint="eastAsia"/>
              </w:rPr>
              <w:t>【</w:t>
            </w:r>
            <w:r w:rsidRPr="0092183A">
              <w:rPr>
                <w:rFonts w:hint="eastAsia"/>
              </w:rPr>
              <w:t>BEV Step3</w:t>
            </w:r>
            <w:r w:rsidRPr="0092183A">
              <w:rPr>
                <w:rFonts w:hint="eastAsia"/>
              </w:rPr>
              <w:t>】</w:t>
            </w:r>
          </w:p>
          <w:p w14:paraId="5AFB7777" w14:textId="77777777" w:rsidR="00AA7D61" w:rsidRPr="00FF532D" w:rsidRDefault="00AA7D61">
            <w:pPr>
              <w:rPr>
                <w:color w:val="FF0000"/>
              </w:rPr>
            </w:pPr>
            <w:r>
              <w:rPr>
                <w:rFonts w:hint="eastAsia"/>
                <w:color w:val="000000"/>
              </w:rPr>
              <w:t>8</w:t>
            </w:r>
          </w:p>
        </w:tc>
      </w:tr>
      <w:tr w:rsidR="00AA7D61" w:rsidRPr="00EA0E72" w14:paraId="1659335D" w14:textId="77777777">
        <w:trPr>
          <w:trHeight w:val="397"/>
        </w:trPr>
        <w:tc>
          <w:tcPr>
            <w:tcW w:w="3685" w:type="dxa"/>
            <w:shd w:val="clear" w:color="auto" w:fill="auto"/>
            <w:hideMark/>
          </w:tcPr>
          <w:p w14:paraId="628605B1" w14:textId="77777777" w:rsidR="00AA7D61" w:rsidRPr="00EA0E72" w:rsidRDefault="00AA7D61">
            <w:r w:rsidRPr="00EA0E72">
              <w:rPr>
                <w:rFonts w:hint="eastAsia"/>
              </w:rPr>
              <w:t>Range</w:t>
            </w:r>
          </w:p>
        </w:tc>
        <w:tc>
          <w:tcPr>
            <w:tcW w:w="3828" w:type="dxa"/>
            <w:shd w:val="clear" w:color="auto" w:fill="auto"/>
            <w:hideMark/>
          </w:tcPr>
          <w:p w14:paraId="4A9546B8" w14:textId="77777777" w:rsidR="00AA7D61" w:rsidRPr="0092183A" w:rsidRDefault="00AA7D61">
            <w:r w:rsidRPr="0092183A">
              <w:rPr>
                <w:rFonts w:hint="eastAsia"/>
              </w:rPr>
              <w:t>【</w:t>
            </w:r>
            <w:r w:rsidRPr="0092183A">
              <w:t>19ePFv3</w:t>
            </w:r>
            <w:r w:rsidRPr="0092183A">
              <w:rPr>
                <w:rFonts w:hint="eastAsia"/>
              </w:rPr>
              <w:t>】</w:t>
            </w:r>
          </w:p>
          <w:p w14:paraId="5BC6DE81" w14:textId="77777777" w:rsidR="00AA7D61" w:rsidRPr="0092183A" w:rsidRDefault="00AA7D61">
            <w:r w:rsidRPr="0092183A">
              <w:t>8</w:t>
            </w:r>
          </w:p>
          <w:p w14:paraId="7752D6A6" w14:textId="77777777" w:rsidR="00AA7D61" w:rsidRPr="0092183A" w:rsidRDefault="00AA7D61">
            <w:r w:rsidRPr="0092183A">
              <w:rPr>
                <w:rFonts w:hint="eastAsia"/>
              </w:rPr>
              <w:t>【</w:t>
            </w:r>
            <w:r w:rsidRPr="0092183A">
              <w:rPr>
                <w:rFonts w:hint="eastAsia"/>
              </w:rPr>
              <w:t>BEV Step3</w:t>
            </w:r>
            <w:r w:rsidRPr="0092183A">
              <w:rPr>
                <w:rFonts w:hint="eastAsia"/>
              </w:rPr>
              <w:t>】</w:t>
            </w:r>
          </w:p>
          <w:p w14:paraId="40018BB3" w14:textId="77777777" w:rsidR="00AA7D61" w:rsidRPr="00FF532D" w:rsidRDefault="00AA7D61">
            <w:pPr>
              <w:rPr>
                <w:color w:val="FF0000"/>
              </w:rPr>
            </w:pPr>
            <w:r>
              <w:rPr>
                <w:rFonts w:hint="eastAsia"/>
                <w:color w:val="000000"/>
              </w:rPr>
              <w:t>7</w:t>
            </w:r>
          </w:p>
        </w:tc>
      </w:tr>
      <w:tr w:rsidR="00AA7D61" w:rsidRPr="00EA0E72" w14:paraId="49F9DB4A" w14:textId="77777777">
        <w:trPr>
          <w:trHeight w:val="397"/>
        </w:trPr>
        <w:tc>
          <w:tcPr>
            <w:tcW w:w="3685" w:type="dxa"/>
            <w:shd w:val="clear" w:color="auto" w:fill="auto"/>
            <w:hideMark/>
          </w:tcPr>
          <w:p w14:paraId="77142862" w14:textId="77777777" w:rsidR="00AA7D61" w:rsidRPr="00EA0E72" w:rsidRDefault="00AA7D61">
            <w:r w:rsidRPr="00EA0E72">
              <w:rPr>
                <w:rFonts w:hint="eastAsia"/>
              </w:rPr>
              <w:t>Re</w:t>
            </w:r>
            <w:r w:rsidRPr="00EA0E72">
              <w:t>a</w:t>
            </w:r>
            <w:r w:rsidRPr="00EA0E72">
              <w:rPr>
                <w:rFonts w:hint="eastAsia"/>
              </w:rPr>
              <w:t>r C</w:t>
            </w:r>
            <w:r w:rsidRPr="00EA0E72">
              <w:t>omfort</w:t>
            </w:r>
            <w:r w:rsidRPr="00EA0E72">
              <w:rPr>
                <w:rFonts w:hint="eastAsia"/>
              </w:rPr>
              <w:t xml:space="preserve"> </w:t>
            </w:r>
          </w:p>
        </w:tc>
        <w:tc>
          <w:tcPr>
            <w:tcW w:w="3828" w:type="dxa"/>
            <w:shd w:val="clear" w:color="auto" w:fill="auto"/>
            <w:hideMark/>
          </w:tcPr>
          <w:p w14:paraId="5B5E413E" w14:textId="77777777" w:rsidR="00AA7D61" w:rsidRPr="005D4911" w:rsidRDefault="00AA7D61">
            <w:r w:rsidRPr="005D4911">
              <w:rPr>
                <w:rFonts w:hint="eastAsia"/>
              </w:rPr>
              <w:t>3</w:t>
            </w:r>
          </w:p>
        </w:tc>
      </w:tr>
      <w:tr w:rsidR="00AA7D61" w:rsidRPr="00EA0E72" w14:paraId="17EA1094" w14:textId="77777777">
        <w:trPr>
          <w:trHeight w:val="368"/>
        </w:trPr>
        <w:tc>
          <w:tcPr>
            <w:tcW w:w="3685" w:type="dxa"/>
            <w:shd w:val="clear" w:color="auto" w:fill="auto"/>
            <w:hideMark/>
          </w:tcPr>
          <w:p w14:paraId="115E71B7" w14:textId="77777777" w:rsidR="00AA7D61" w:rsidRPr="00010758" w:rsidRDefault="00AA7D61">
            <w:r w:rsidRPr="00010758">
              <w:rPr>
                <w:rFonts w:hint="eastAsia"/>
              </w:rPr>
              <w:t>Snow</w:t>
            </w:r>
          </w:p>
        </w:tc>
        <w:tc>
          <w:tcPr>
            <w:tcW w:w="3828" w:type="dxa"/>
            <w:shd w:val="clear" w:color="auto" w:fill="auto"/>
            <w:hideMark/>
          </w:tcPr>
          <w:p w14:paraId="6F3D260F" w14:textId="77777777" w:rsidR="00AA7D61" w:rsidRPr="00010758" w:rsidRDefault="00AA7D61">
            <w:r w:rsidRPr="00010758">
              <w:t>6</w:t>
            </w:r>
          </w:p>
        </w:tc>
      </w:tr>
      <w:tr w:rsidR="00AA7D61" w:rsidRPr="00EA0E72" w14:paraId="1A3C038E" w14:textId="77777777">
        <w:trPr>
          <w:trHeight w:val="368"/>
        </w:trPr>
        <w:tc>
          <w:tcPr>
            <w:tcW w:w="3685" w:type="dxa"/>
            <w:shd w:val="clear" w:color="auto" w:fill="auto"/>
          </w:tcPr>
          <w:p w14:paraId="098AAC73" w14:textId="77777777" w:rsidR="00AA7D61" w:rsidRPr="00010758" w:rsidRDefault="00AA7D61">
            <w:pPr>
              <w:rPr>
                <w:rFonts w:hint="eastAsia"/>
              </w:rPr>
            </w:pPr>
            <w:r w:rsidRPr="00010758">
              <w:rPr>
                <w:rFonts w:hint="eastAsia"/>
              </w:rPr>
              <w:lastRenderedPageBreak/>
              <w:t>T</w:t>
            </w:r>
            <w:r w:rsidRPr="00010758">
              <w:t>rack</w:t>
            </w:r>
          </w:p>
        </w:tc>
        <w:tc>
          <w:tcPr>
            <w:tcW w:w="3828" w:type="dxa"/>
            <w:shd w:val="clear" w:color="auto" w:fill="auto"/>
          </w:tcPr>
          <w:p w14:paraId="28067179" w14:textId="77777777" w:rsidR="00AA7D61" w:rsidRPr="00010758" w:rsidRDefault="00AA7D61">
            <w:r w:rsidRPr="00010758">
              <w:rPr>
                <w:rFonts w:hint="eastAsia"/>
              </w:rPr>
              <w:t>5</w:t>
            </w:r>
          </w:p>
        </w:tc>
      </w:tr>
      <w:tr w:rsidR="00AA7D61" w:rsidRPr="00EA0E72" w14:paraId="134AA887" w14:textId="77777777">
        <w:trPr>
          <w:trHeight w:val="368"/>
        </w:trPr>
        <w:tc>
          <w:tcPr>
            <w:tcW w:w="3685" w:type="dxa"/>
            <w:shd w:val="clear" w:color="auto" w:fill="auto"/>
          </w:tcPr>
          <w:p w14:paraId="0B6114D6" w14:textId="77777777" w:rsidR="00AA7D61" w:rsidRPr="0092183A" w:rsidRDefault="00AA7D61">
            <w:r w:rsidRPr="0092183A">
              <w:rPr>
                <w:rFonts w:hint="eastAsia"/>
              </w:rPr>
              <w:t>S</w:t>
            </w:r>
            <w:r w:rsidRPr="0092183A">
              <w:t>now Extra</w:t>
            </w:r>
          </w:p>
          <w:p w14:paraId="26691CB3" w14:textId="77777777" w:rsidR="00AA7D61" w:rsidRPr="00010758" w:rsidRDefault="00AA7D61">
            <w:pPr>
              <w:rPr>
                <w:rFonts w:hint="eastAsia"/>
              </w:rPr>
            </w:pPr>
            <w:r w:rsidRPr="0092183A">
              <w:rPr>
                <w:rFonts w:hint="eastAsia"/>
              </w:rPr>
              <w:t>※</w:t>
            </w:r>
            <w:r w:rsidRPr="0092183A">
              <w:rPr>
                <w:rFonts w:hint="eastAsia"/>
              </w:rPr>
              <w:t>19ePFv3</w:t>
            </w:r>
            <w:r w:rsidRPr="0092183A">
              <w:rPr>
                <w:rFonts w:hint="eastAsia"/>
              </w:rPr>
              <w:t>のみ設定あり</w:t>
            </w:r>
            <w:r w:rsidRPr="0092183A">
              <w:rPr>
                <w:rFonts w:hint="eastAsia"/>
                <w:color w:val="00B0F0"/>
              </w:rPr>
              <w:t xml:space="preserve"> /  It is equipped only 19ePFv3</w:t>
            </w:r>
          </w:p>
        </w:tc>
        <w:tc>
          <w:tcPr>
            <w:tcW w:w="3828" w:type="dxa"/>
            <w:shd w:val="clear" w:color="auto" w:fill="auto"/>
          </w:tcPr>
          <w:p w14:paraId="297ED964" w14:textId="77777777" w:rsidR="00AA7D61" w:rsidRPr="0092183A" w:rsidRDefault="00AA7D61">
            <w:r w:rsidRPr="0092183A">
              <w:rPr>
                <w:rFonts w:hint="eastAsia"/>
              </w:rPr>
              <w:t>【</w:t>
            </w:r>
            <w:r w:rsidRPr="0092183A">
              <w:t>19ePFv3</w:t>
            </w:r>
            <w:r w:rsidRPr="0092183A">
              <w:rPr>
                <w:rFonts w:hint="eastAsia"/>
              </w:rPr>
              <w:t>】</w:t>
            </w:r>
          </w:p>
          <w:p w14:paraId="0266AD6B" w14:textId="77777777" w:rsidR="00AA7D61" w:rsidRPr="0092183A" w:rsidRDefault="00AA7D61">
            <w:r w:rsidRPr="0092183A">
              <w:t>7</w:t>
            </w:r>
          </w:p>
          <w:p w14:paraId="38179E6A" w14:textId="77777777" w:rsidR="00AA7D61" w:rsidRPr="0092183A" w:rsidRDefault="00AA7D61">
            <w:r w:rsidRPr="0092183A">
              <w:rPr>
                <w:rFonts w:hint="eastAsia"/>
              </w:rPr>
              <w:t>【</w:t>
            </w:r>
            <w:r w:rsidRPr="0092183A">
              <w:rPr>
                <w:rFonts w:hint="eastAsia"/>
              </w:rPr>
              <w:t>BEV Step3</w:t>
            </w:r>
            <w:r w:rsidRPr="0092183A">
              <w:rPr>
                <w:rFonts w:hint="eastAsia"/>
              </w:rPr>
              <w:t>】</w:t>
            </w:r>
          </w:p>
          <w:p w14:paraId="7D25195B" w14:textId="77777777" w:rsidR="00AA7D61" w:rsidRPr="00010758" w:rsidRDefault="00AA7D61">
            <w:pPr>
              <w:rPr>
                <w:rFonts w:hint="eastAsia"/>
              </w:rPr>
            </w:pPr>
            <w:r w:rsidRPr="0092183A">
              <w:rPr>
                <w:rFonts w:hint="eastAsia"/>
              </w:rPr>
              <w:t>－</w:t>
            </w:r>
          </w:p>
        </w:tc>
      </w:tr>
      <w:tr w:rsidR="00AA7D61" w:rsidRPr="00EA0E72" w14:paraId="79D7E4F5" w14:textId="77777777">
        <w:trPr>
          <w:trHeight w:val="397"/>
        </w:trPr>
        <w:tc>
          <w:tcPr>
            <w:tcW w:w="3685" w:type="dxa"/>
            <w:shd w:val="clear" w:color="auto" w:fill="auto"/>
            <w:hideMark/>
          </w:tcPr>
          <w:p w14:paraId="32300F3F" w14:textId="77777777" w:rsidR="00AA7D61" w:rsidRPr="009E2725" w:rsidRDefault="00AA7D61">
            <w:pPr>
              <w:rPr>
                <w:rFonts w:hint="eastAsia"/>
              </w:rPr>
            </w:pPr>
            <w:r w:rsidRPr="009E2725">
              <w:rPr>
                <w:rFonts w:hint="eastAsia"/>
              </w:rPr>
              <w:t>【</w:t>
            </w:r>
            <w:r w:rsidRPr="009E2725">
              <w:rPr>
                <w:rFonts w:hint="eastAsia"/>
              </w:rPr>
              <w:t>~</w:t>
            </w:r>
            <w:r w:rsidRPr="009E2725">
              <w:t>19ePFv3</w:t>
            </w:r>
            <w:r w:rsidRPr="009E2725">
              <w:rPr>
                <w:rFonts w:hint="eastAsia"/>
              </w:rPr>
              <w:t>】</w:t>
            </w:r>
          </w:p>
          <w:p w14:paraId="78C5B34F" w14:textId="77777777" w:rsidR="00AA7D61" w:rsidRPr="0010788C" w:rsidRDefault="00AA7D61">
            <w:pPr>
              <w:rPr>
                <w:color w:val="00B0F0"/>
                <w:sz w:val="20"/>
                <w:szCs w:val="22"/>
              </w:rPr>
            </w:pPr>
            <w:r w:rsidRPr="00010758">
              <w:rPr>
                <w:rFonts w:hint="eastAsia"/>
              </w:rPr>
              <w:t>予約</w:t>
            </w:r>
            <w:r w:rsidRPr="00010758">
              <w:rPr>
                <w:rFonts w:hint="eastAsia"/>
              </w:rPr>
              <w:t>2</w:t>
            </w:r>
            <w:r w:rsidRPr="00010758">
              <w:rPr>
                <w:rFonts w:hint="eastAsia"/>
              </w:rPr>
              <w:t>～</w:t>
            </w:r>
            <w:r w:rsidRPr="00010758">
              <w:rPr>
                <w:rFonts w:hint="eastAsia"/>
              </w:rPr>
              <w:t>9</w:t>
            </w:r>
          </w:p>
          <w:p w14:paraId="537CCC38" w14:textId="77777777" w:rsidR="00AA7D61" w:rsidRPr="009E2725" w:rsidRDefault="00AA7D61">
            <w:r w:rsidRPr="0010788C">
              <w:rPr>
                <w:color w:val="00B0F0"/>
                <w:sz w:val="20"/>
                <w:szCs w:val="22"/>
              </w:rPr>
              <w:t>Reserved</w:t>
            </w:r>
            <w:r w:rsidRPr="0010788C">
              <w:rPr>
                <w:rFonts w:hint="eastAsia"/>
                <w:color w:val="00B0F0"/>
                <w:sz w:val="20"/>
                <w:szCs w:val="22"/>
              </w:rPr>
              <w:t xml:space="preserve"> </w:t>
            </w:r>
            <w:r w:rsidRPr="0010788C">
              <w:rPr>
                <w:color w:val="00B0F0"/>
                <w:sz w:val="20"/>
                <w:szCs w:val="22"/>
              </w:rPr>
              <w:t>2</w:t>
            </w:r>
            <w:r w:rsidRPr="0010788C">
              <w:rPr>
                <w:rFonts w:hint="eastAsia"/>
                <w:color w:val="00B0F0"/>
                <w:sz w:val="20"/>
                <w:szCs w:val="22"/>
              </w:rPr>
              <w:t>～</w:t>
            </w:r>
            <w:r w:rsidRPr="0010788C">
              <w:rPr>
                <w:rFonts w:hint="eastAsia"/>
                <w:color w:val="00B0F0"/>
                <w:sz w:val="20"/>
                <w:szCs w:val="22"/>
              </w:rPr>
              <w:t>9</w:t>
            </w:r>
            <w:r>
              <w:rPr>
                <w:color w:val="00B0F0"/>
                <w:sz w:val="20"/>
                <w:szCs w:val="22"/>
              </w:rPr>
              <w:br/>
            </w:r>
            <w:r w:rsidRPr="009E2725">
              <w:rPr>
                <w:rFonts w:hint="eastAsia"/>
              </w:rPr>
              <w:t>【</w:t>
            </w:r>
            <w:r w:rsidRPr="009E2725">
              <w:rPr>
                <w:rFonts w:hint="eastAsia"/>
              </w:rPr>
              <w:t xml:space="preserve">BEV </w:t>
            </w:r>
            <w:r w:rsidRPr="009E2725">
              <w:t>Step3</w:t>
            </w:r>
            <w:r w:rsidRPr="009E2725">
              <w:rPr>
                <w:rFonts w:hint="eastAsia"/>
              </w:rPr>
              <w:t>】</w:t>
            </w:r>
          </w:p>
          <w:p w14:paraId="75B3572F" w14:textId="77777777" w:rsidR="00AA7D61" w:rsidRPr="009E2725" w:rsidRDefault="00AA7D61">
            <w:pPr>
              <w:rPr>
                <w:sz w:val="20"/>
                <w:szCs w:val="22"/>
              </w:rPr>
            </w:pPr>
            <w:r w:rsidRPr="009E2725">
              <w:rPr>
                <w:rFonts w:hint="eastAsia"/>
              </w:rPr>
              <w:t>予約</w:t>
            </w:r>
            <w:r w:rsidRPr="009E2725">
              <w:rPr>
                <w:rFonts w:hint="eastAsia"/>
              </w:rPr>
              <w:t>2</w:t>
            </w:r>
            <w:r w:rsidRPr="009E2725">
              <w:rPr>
                <w:rFonts w:hint="eastAsia"/>
              </w:rPr>
              <w:t>～</w:t>
            </w:r>
            <w:r w:rsidRPr="009E2725">
              <w:rPr>
                <w:rFonts w:hint="eastAsia"/>
              </w:rPr>
              <w:t>24</w:t>
            </w:r>
          </w:p>
          <w:p w14:paraId="7C2493EA" w14:textId="77777777" w:rsidR="00AA7D61" w:rsidRPr="007F2622" w:rsidRDefault="00AA7D61">
            <w:pPr>
              <w:rPr>
                <w:rFonts w:ascii="MS Mincho" w:hAnsi="MS Mincho" w:cs="MS Mincho" w:hint="eastAsia"/>
                <w:color w:val="00B0F0"/>
              </w:rPr>
            </w:pPr>
            <w:r w:rsidRPr="007F2622">
              <w:rPr>
                <w:color w:val="00B0F0"/>
                <w:sz w:val="20"/>
                <w:szCs w:val="22"/>
              </w:rPr>
              <w:t>Reserved</w:t>
            </w:r>
            <w:r w:rsidRPr="007F2622">
              <w:rPr>
                <w:rFonts w:hint="eastAsia"/>
                <w:color w:val="00B0F0"/>
                <w:sz w:val="20"/>
                <w:szCs w:val="22"/>
              </w:rPr>
              <w:t xml:space="preserve"> </w:t>
            </w:r>
            <w:r w:rsidRPr="007F2622">
              <w:rPr>
                <w:color w:val="00B0F0"/>
                <w:sz w:val="20"/>
                <w:szCs w:val="22"/>
              </w:rPr>
              <w:t>2</w:t>
            </w:r>
            <w:r w:rsidRPr="007F2622">
              <w:rPr>
                <w:rFonts w:hint="eastAsia"/>
                <w:color w:val="00B0F0"/>
                <w:sz w:val="20"/>
                <w:szCs w:val="22"/>
              </w:rPr>
              <w:t>～</w:t>
            </w:r>
            <w:r w:rsidRPr="007F2622">
              <w:rPr>
                <w:rFonts w:hint="eastAsia"/>
                <w:color w:val="00B0F0"/>
                <w:sz w:val="20"/>
                <w:szCs w:val="22"/>
              </w:rPr>
              <w:t>24</w:t>
            </w:r>
          </w:p>
        </w:tc>
        <w:tc>
          <w:tcPr>
            <w:tcW w:w="3828" w:type="dxa"/>
            <w:shd w:val="clear" w:color="auto" w:fill="auto"/>
            <w:hideMark/>
          </w:tcPr>
          <w:p w14:paraId="224B834D" w14:textId="77777777" w:rsidR="00AA7D61" w:rsidRPr="0010788C" w:rsidRDefault="00AA7D61">
            <w:pPr>
              <w:rPr>
                <w:color w:val="00B0F0"/>
                <w:sz w:val="20"/>
                <w:szCs w:val="22"/>
              </w:rPr>
            </w:pPr>
            <w:r w:rsidRPr="00010758">
              <w:rPr>
                <w:rFonts w:hint="eastAsia"/>
              </w:rPr>
              <w:t>※追加したタイミングで並び順更新</w:t>
            </w:r>
          </w:p>
          <w:p w14:paraId="45F8EE39" w14:textId="77777777" w:rsidR="00AA7D61" w:rsidRPr="00010758" w:rsidRDefault="00AA7D61">
            <w:pPr>
              <w:rPr>
                <w:rFonts w:hint="eastAsia"/>
              </w:rPr>
            </w:pPr>
            <w:r w:rsidRPr="0010788C">
              <w:rPr>
                <w:rFonts w:hint="eastAsia"/>
                <w:color w:val="00B0F0"/>
                <w:sz w:val="20"/>
                <w:szCs w:val="22"/>
              </w:rPr>
              <w:t>※</w:t>
            </w:r>
            <w:r w:rsidRPr="0010788C">
              <w:rPr>
                <w:color w:val="00B0F0"/>
                <w:sz w:val="20"/>
                <w:szCs w:val="22"/>
              </w:rPr>
              <w:t>Change mode layout order by update</w:t>
            </w:r>
          </w:p>
        </w:tc>
      </w:tr>
    </w:tbl>
    <w:p w14:paraId="6A778C8D" w14:textId="77777777" w:rsidR="00AA7D61" w:rsidRPr="00AE2925" w:rsidRDefault="00AA7D61" w:rsidP="00AA7D61">
      <w:pPr>
        <w:ind w:leftChars="200" w:left="386"/>
        <w:rPr>
          <w:color w:val="000000"/>
        </w:rPr>
      </w:pPr>
    </w:p>
    <w:p w14:paraId="0757FFAD" w14:textId="77777777" w:rsidR="00BB1097" w:rsidRPr="00AA7D61" w:rsidRDefault="00BB1097" w:rsidP="007967E4">
      <w:pPr>
        <w:rPr>
          <w:rFonts w:hint="eastAsia"/>
          <w:color w:val="000000"/>
        </w:rPr>
      </w:pPr>
    </w:p>
    <w:p w14:paraId="55F84C64" w14:textId="77777777" w:rsidR="00BB1097" w:rsidRPr="007F2622" w:rsidRDefault="00BB1097" w:rsidP="00BB1097">
      <w:pPr>
        <w:pStyle w:val="Heading2"/>
        <w:rPr>
          <w:noProof/>
          <w:color w:val="00B0F0"/>
        </w:rPr>
      </w:pPr>
      <w:r w:rsidRPr="000D218D">
        <w:rPr>
          <w:rFonts w:hint="eastAsia"/>
          <w:noProof/>
        </w:rPr>
        <w:t xml:space="preserve"> </w:t>
      </w:r>
      <w:bookmarkStart w:id="269" w:name="_Toc166749030"/>
      <w:bookmarkStart w:id="270" w:name="_Ref192787914"/>
      <w:bookmarkStart w:id="271" w:name="_Toc207119773"/>
      <w:r w:rsidRPr="000D218D">
        <w:rPr>
          <w:rFonts w:hint="eastAsia"/>
        </w:rPr>
        <w:t>スイッチ操作に応じた</w:t>
      </w:r>
      <w:r w:rsidRPr="000D218D">
        <w:t>DMS</w:t>
      </w:r>
      <w:r w:rsidRPr="000D218D">
        <w:rPr>
          <w:rFonts w:hint="eastAsia"/>
        </w:rPr>
        <w:t>モードの遷移</w:t>
      </w:r>
      <w:r w:rsidR="00152A45" w:rsidRPr="0098083A">
        <w:rPr>
          <w:rFonts w:hint="eastAsia"/>
        </w:rPr>
        <w:t>（</w:t>
      </w:r>
      <w:r w:rsidR="00152A45" w:rsidRPr="0098083A">
        <w:rPr>
          <w:rFonts w:hint="eastAsia"/>
        </w:rPr>
        <w:t>1</w:t>
      </w:r>
      <w:r w:rsidR="00152A45" w:rsidRPr="0098083A">
        <w:t>9ePFv3</w:t>
      </w:r>
      <w:r w:rsidR="0098083A" w:rsidRPr="009E2725">
        <w:t xml:space="preserve">, </w:t>
      </w:r>
      <w:r w:rsidR="00152A45" w:rsidRPr="009E2725">
        <w:t>BEV Step3</w:t>
      </w:r>
      <w:r w:rsidR="00152A45" w:rsidRPr="0098083A">
        <w:rPr>
          <w:rFonts w:hint="eastAsia"/>
        </w:rPr>
        <w:t>）</w:t>
      </w:r>
      <w:r w:rsidRPr="0098083A">
        <w:t xml:space="preserve"> </w:t>
      </w:r>
      <w:r w:rsidRPr="000D218D">
        <w:rPr>
          <w:rFonts w:hint="eastAsia"/>
          <w:color w:val="00B0F0"/>
          <w:sz w:val="20"/>
          <w:szCs w:val="22"/>
        </w:rPr>
        <w:t xml:space="preserve">/ </w:t>
      </w:r>
      <w:r w:rsidRPr="000D218D">
        <w:rPr>
          <w:color w:val="00B0F0"/>
          <w:sz w:val="20"/>
          <w:szCs w:val="22"/>
        </w:rPr>
        <w:t>DMS mode transition according to switch operation</w:t>
      </w:r>
      <w:bookmarkEnd w:id="269"/>
      <w:r w:rsidR="0098083A" w:rsidRPr="0070759F">
        <w:rPr>
          <w:rFonts w:hint="eastAsia"/>
          <w:color w:val="00B0F0"/>
        </w:rPr>
        <w:t>(</w:t>
      </w:r>
      <w:r w:rsidR="00152A45" w:rsidRPr="0070759F">
        <w:rPr>
          <w:rFonts w:hint="eastAsia"/>
          <w:color w:val="00B0F0"/>
        </w:rPr>
        <w:t>1</w:t>
      </w:r>
      <w:r w:rsidR="00152A45" w:rsidRPr="0070759F">
        <w:rPr>
          <w:color w:val="00B0F0"/>
        </w:rPr>
        <w:t>9ePFv3</w:t>
      </w:r>
      <w:r w:rsidR="0098083A" w:rsidRPr="007F2622">
        <w:rPr>
          <w:color w:val="00B0F0"/>
        </w:rPr>
        <w:t xml:space="preserve">, </w:t>
      </w:r>
      <w:r w:rsidR="00152A45" w:rsidRPr="007F2622">
        <w:rPr>
          <w:color w:val="00B0F0"/>
        </w:rPr>
        <w:t>BEV Step3</w:t>
      </w:r>
      <w:r w:rsidR="0098083A" w:rsidRPr="007F2622">
        <w:rPr>
          <w:color w:val="00B0F0"/>
        </w:rPr>
        <w:t>)</w:t>
      </w:r>
      <w:bookmarkEnd w:id="270"/>
      <w:bookmarkEnd w:id="271"/>
    </w:p>
    <w:p w14:paraId="3197692D" w14:textId="77777777" w:rsidR="00B253FB" w:rsidRPr="00AE2925" w:rsidRDefault="00B253FB" w:rsidP="00B253FB">
      <w:pPr>
        <w:rPr>
          <w:color w:val="000000"/>
        </w:rPr>
      </w:pPr>
    </w:p>
    <w:p w14:paraId="18AABCD1" w14:textId="77777777" w:rsidR="00B253FB" w:rsidRPr="000D218D" w:rsidRDefault="00B253FB" w:rsidP="00B253FB">
      <w:pPr>
        <w:ind w:left="425"/>
        <w:rPr>
          <w:rFonts w:hint="eastAsia"/>
        </w:rPr>
      </w:pPr>
      <w:r w:rsidRPr="000D218D">
        <w:rPr>
          <w:rFonts w:hint="eastAsia"/>
        </w:rPr>
        <w:t>1</w:t>
      </w:r>
      <w:r w:rsidRPr="000D218D">
        <w:t>9ePFv3</w:t>
      </w:r>
      <w:r w:rsidRPr="000D218D">
        <w:rPr>
          <w:rFonts w:hint="eastAsia"/>
        </w:rPr>
        <w:t>で設定される</w:t>
      </w:r>
      <w:r w:rsidR="00B91BF4" w:rsidRPr="000D218D">
        <w:rPr>
          <w:rFonts w:hint="eastAsia"/>
        </w:rPr>
        <w:t>D</w:t>
      </w:r>
      <w:r w:rsidR="00B91BF4" w:rsidRPr="000D218D">
        <w:t>MS</w:t>
      </w:r>
      <w:r w:rsidRPr="000D218D">
        <w:rPr>
          <w:rFonts w:hint="eastAsia"/>
        </w:rPr>
        <w:t>スイッチタイプとして、下記</w:t>
      </w:r>
      <w:r w:rsidRPr="000D218D">
        <w:rPr>
          <w:rFonts w:hint="eastAsia"/>
        </w:rPr>
        <w:t>4</w:t>
      </w:r>
      <w:r w:rsidRPr="000D218D">
        <w:rPr>
          <w:rFonts w:hint="eastAsia"/>
        </w:rPr>
        <w:t>つの設定がある。</w:t>
      </w:r>
    </w:p>
    <w:p w14:paraId="691A4CC1" w14:textId="77777777" w:rsidR="00B253FB" w:rsidRPr="000D218D" w:rsidRDefault="00B253FB" w:rsidP="00B253FB">
      <w:pPr>
        <w:ind w:left="425"/>
      </w:pPr>
      <w:r w:rsidRPr="000D218D">
        <w:rPr>
          <w:rFonts w:hint="eastAsia"/>
        </w:rPr>
        <w:t>・ソフトスイッチのみ</w:t>
      </w:r>
    </w:p>
    <w:p w14:paraId="30FF761C" w14:textId="77777777" w:rsidR="00B253FB" w:rsidRPr="000D218D" w:rsidRDefault="00B253FB" w:rsidP="00B253FB">
      <w:pPr>
        <w:ind w:left="425"/>
      </w:pPr>
      <w:r w:rsidRPr="000D218D">
        <w:rPr>
          <w:rFonts w:hint="eastAsia"/>
        </w:rPr>
        <w:t>・ソフトスイッチ（</w:t>
      </w:r>
      <w:r w:rsidRPr="000D218D">
        <w:rPr>
          <w:rFonts w:hint="eastAsia"/>
        </w:rPr>
        <w:t>1</w:t>
      </w:r>
      <w:r w:rsidRPr="000D218D">
        <w:rPr>
          <w:rFonts w:hint="eastAsia"/>
        </w:rPr>
        <w:t>接点ハードスイッチ付き）</w:t>
      </w:r>
    </w:p>
    <w:p w14:paraId="5362DC86" w14:textId="77777777" w:rsidR="00B253FB" w:rsidRPr="000D218D" w:rsidRDefault="00B253FB" w:rsidP="00B253FB">
      <w:pPr>
        <w:ind w:left="425"/>
      </w:pPr>
      <w:r w:rsidRPr="000D218D">
        <w:rPr>
          <w:rFonts w:hint="eastAsia"/>
        </w:rPr>
        <w:t>・ソフトスイッチ（</w:t>
      </w:r>
      <w:r w:rsidRPr="000D218D">
        <w:rPr>
          <w:rFonts w:hint="eastAsia"/>
        </w:rPr>
        <w:t>2</w:t>
      </w:r>
      <w:r w:rsidRPr="000D218D">
        <w:rPr>
          <w:rFonts w:hint="eastAsia"/>
        </w:rPr>
        <w:t>接点ハードスイッチ付き）</w:t>
      </w:r>
    </w:p>
    <w:p w14:paraId="12B2DE0B" w14:textId="77777777" w:rsidR="00B253FB" w:rsidRPr="000D218D" w:rsidRDefault="00B253FB" w:rsidP="00B253FB">
      <w:pPr>
        <w:ind w:left="425"/>
        <w:rPr>
          <w:rFonts w:hint="eastAsia"/>
        </w:rPr>
      </w:pPr>
      <w:r w:rsidRPr="000D218D">
        <w:rPr>
          <w:rFonts w:hint="eastAsia"/>
        </w:rPr>
        <w:t>・</w:t>
      </w:r>
      <w:r w:rsidRPr="000D218D">
        <w:rPr>
          <w:rFonts w:hint="eastAsia"/>
        </w:rPr>
        <w:t>1</w:t>
      </w:r>
      <w:r w:rsidRPr="000D218D">
        <w:rPr>
          <w:rFonts w:hint="eastAsia"/>
        </w:rPr>
        <w:t>接点ハードスイッチのみ（マルチメディアレス）</w:t>
      </w:r>
    </w:p>
    <w:p w14:paraId="72FD0BE8" w14:textId="77777777" w:rsidR="00B253FB" w:rsidRPr="00AE2925" w:rsidRDefault="00B253FB" w:rsidP="00B253FB">
      <w:pPr>
        <w:rPr>
          <w:color w:val="000000"/>
        </w:rPr>
      </w:pPr>
    </w:p>
    <w:p w14:paraId="70BEC128" w14:textId="77777777" w:rsidR="00B91BF4" w:rsidRPr="000D218D" w:rsidRDefault="00B91BF4" w:rsidP="00B91BF4">
      <w:pPr>
        <w:ind w:firstLineChars="220" w:firstLine="424"/>
        <w:rPr>
          <w:color w:val="00B0F0"/>
        </w:rPr>
      </w:pPr>
      <w:r w:rsidRPr="000D218D">
        <w:rPr>
          <w:rFonts w:hint="eastAsia"/>
          <w:color w:val="00B0F0"/>
        </w:rPr>
        <w:t>F</w:t>
      </w:r>
      <w:r w:rsidRPr="000D218D">
        <w:rPr>
          <w:color w:val="00B0F0"/>
        </w:rPr>
        <w:t>or 19ePFv3, there are following 4 DMS switch type.</w:t>
      </w:r>
    </w:p>
    <w:p w14:paraId="610521BA" w14:textId="77777777" w:rsidR="00B91BF4" w:rsidRPr="000D218D" w:rsidRDefault="00B91BF4" w:rsidP="00B91BF4">
      <w:pPr>
        <w:ind w:firstLineChars="220" w:firstLine="424"/>
        <w:rPr>
          <w:color w:val="00B0F0"/>
        </w:rPr>
      </w:pPr>
    </w:p>
    <w:p w14:paraId="1CEBC2B3" w14:textId="77777777" w:rsidR="00B91BF4" w:rsidRPr="000D218D" w:rsidRDefault="00B91BF4" w:rsidP="00B91BF4">
      <w:pPr>
        <w:ind w:left="425"/>
        <w:rPr>
          <w:color w:val="00B0F0"/>
        </w:rPr>
      </w:pPr>
      <w:r w:rsidRPr="000D218D">
        <w:rPr>
          <w:rFonts w:hint="eastAsia"/>
          <w:color w:val="00B0F0"/>
        </w:rPr>
        <w:t>・</w:t>
      </w:r>
      <w:r w:rsidRPr="000D218D">
        <w:rPr>
          <w:rFonts w:hint="eastAsia"/>
          <w:color w:val="00B0F0"/>
        </w:rPr>
        <w:t>S</w:t>
      </w:r>
      <w:r w:rsidRPr="000D218D">
        <w:rPr>
          <w:color w:val="00B0F0"/>
        </w:rPr>
        <w:t>oftware type switch only</w:t>
      </w:r>
    </w:p>
    <w:p w14:paraId="1B99169C" w14:textId="77777777" w:rsidR="00B91BF4" w:rsidRPr="000D218D" w:rsidRDefault="00B91BF4" w:rsidP="00B91BF4">
      <w:pPr>
        <w:ind w:left="425"/>
        <w:rPr>
          <w:color w:val="00B0F0"/>
        </w:rPr>
      </w:pPr>
      <w:r w:rsidRPr="000D218D">
        <w:rPr>
          <w:rFonts w:hint="eastAsia"/>
          <w:color w:val="00B0F0"/>
        </w:rPr>
        <w:t>・</w:t>
      </w:r>
      <w:r w:rsidRPr="000D218D">
        <w:rPr>
          <w:rFonts w:hint="eastAsia"/>
          <w:color w:val="00B0F0"/>
        </w:rPr>
        <w:t>S</w:t>
      </w:r>
      <w:r w:rsidRPr="000D218D">
        <w:rPr>
          <w:color w:val="00B0F0"/>
        </w:rPr>
        <w:t>oftware type switch equipped with 1 contact-hardware switch</w:t>
      </w:r>
    </w:p>
    <w:p w14:paraId="5B052062" w14:textId="77777777" w:rsidR="00B91BF4" w:rsidRPr="000D218D" w:rsidRDefault="00B91BF4" w:rsidP="00B91BF4">
      <w:pPr>
        <w:ind w:left="425"/>
        <w:rPr>
          <w:color w:val="00B0F0"/>
        </w:rPr>
      </w:pPr>
      <w:r w:rsidRPr="000D218D">
        <w:rPr>
          <w:rFonts w:hint="eastAsia"/>
          <w:color w:val="00B0F0"/>
        </w:rPr>
        <w:t>・</w:t>
      </w:r>
      <w:r w:rsidRPr="000D218D">
        <w:rPr>
          <w:rFonts w:hint="eastAsia"/>
          <w:color w:val="00B0F0"/>
        </w:rPr>
        <w:t>S</w:t>
      </w:r>
      <w:r w:rsidRPr="000D218D">
        <w:rPr>
          <w:color w:val="00B0F0"/>
        </w:rPr>
        <w:t>oftware type switch equipped with 2 contact-hardware switch</w:t>
      </w:r>
    </w:p>
    <w:p w14:paraId="6EB834E7" w14:textId="77777777" w:rsidR="00B91BF4" w:rsidRPr="000D218D" w:rsidRDefault="00B91BF4" w:rsidP="00B91BF4">
      <w:pPr>
        <w:ind w:firstLineChars="220" w:firstLine="424"/>
        <w:rPr>
          <w:rFonts w:hint="eastAsia"/>
          <w:color w:val="00B0F0"/>
        </w:rPr>
      </w:pPr>
      <w:r w:rsidRPr="000D218D">
        <w:rPr>
          <w:rFonts w:hint="eastAsia"/>
          <w:color w:val="00B0F0"/>
        </w:rPr>
        <w:t>・</w:t>
      </w:r>
      <w:r w:rsidRPr="000D218D">
        <w:rPr>
          <w:rFonts w:hint="eastAsia"/>
          <w:color w:val="00B0F0"/>
        </w:rPr>
        <w:t>1</w:t>
      </w:r>
      <w:r w:rsidRPr="000D218D">
        <w:rPr>
          <w:color w:val="00B0F0"/>
        </w:rPr>
        <w:t xml:space="preserve"> contact-hardware switch only for mult</w:t>
      </w:r>
      <w:r w:rsidRPr="00236CD3">
        <w:rPr>
          <w:color w:val="00B0F0"/>
        </w:rPr>
        <w:t>i-media l</w:t>
      </w:r>
      <w:r w:rsidRPr="000D218D">
        <w:rPr>
          <w:color w:val="00B0F0"/>
        </w:rPr>
        <w:t>ess vehicle</w:t>
      </w:r>
    </w:p>
    <w:p w14:paraId="2BD271F0" w14:textId="77777777" w:rsidR="00B91BF4" w:rsidRPr="000D218D" w:rsidRDefault="00B91BF4" w:rsidP="00B253FB">
      <w:pPr>
        <w:ind w:firstLineChars="220" w:firstLine="424"/>
        <w:rPr>
          <w:color w:val="00B0F0"/>
        </w:rPr>
      </w:pPr>
    </w:p>
    <w:p w14:paraId="4369CCF1" w14:textId="77777777" w:rsidR="00B253FB" w:rsidRPr="000D218D" w:rsidRDefault="00B91BF4" w:rsidP="00B253FB">
      <w:pPr>
        <w:ind w:firstLineChars="220" w:firstLine="424"/>
        <w:rPr>
          <w:color w:val="00B0F0"/>
        </w:rPr>
      </w:pPr>
      <w:r w:rsidRPr="000D218D">
        <w:rPr>
          <w:color w:val="00B0F0"/>
        </w:rPr>
        <w:t xml:space="preserve">When a driver operate software switch, </w:t>
      </w:r>
      <w:r w:rsidR="00806471" w:rsidRPr="000D218D">
        <w:rPr>
          <w:color w:val="00B0F0"/>
        </w:rPr>
        <w:t>Drive Mode is changed as a driver’s selection.</w:t>
      </w:r>
    </w:p>
    <w:p w14:paraId="4CE821B3" w14:textId="77777777" w:rsidR="00B253FB" w:rsidRPr="000D218D" w:rsidRDefault="00806471" w:rsidP="00B253FB">
      <w:pPr>
        <w:ind w:leftChars="220" w:left="424" w:firstLineChars="1" w:firstLine="2"/>
        <w:rPr>
          <w:rFonts w:hint="eastAsia"/>
          <w:color w:val="00B0F0"/>
        </w:rPr>
      </w:pPr>
      <w:r w:rsidRPr="000D218D">
        <w:rPr>
          <w:color w:val="00B0F0"/>
        </w:rPr>
        <w:t xml:space="preserve">Drive Mode transition when a driver operate hardware switch is defined in </w:t>
      </w:r>
      <w:r w:rsidR="00B253FB" w:rsidRPr="000D218D">
        <w:rPr>
          <w:rFonts w:hint="eastAsia"/>
          <w:color w:val="00B0F0"/>
        </w:rPr>
        <w:t>3</w:t>
      </w:r>
      <w:r w:rsidR="00B253FB" w:rsidRPr="000D218D">
        <w:rPr>
          <w:color w:val="00B0F0"/>
        </w:rPr>
        <w:t>.10.1</w:t>
      </w:r>
      <w:r w:rsidRPr="000D218D">
        <w:rPr>
          <w:color w:val="00B0F0"/>
        </w:rPr>
        <w:t xml:space="preserve"> and </w:t>
      </w:r>
      <w:r w:rsidR="00B253FB" w:rsidRPr="000D218D">
        <w:rPr>
          <w:rFonts w:hint="eastAsia"/>
          <w:color w:val="00B0F0"/>
        </w:rPr>
        <w:t>3</w:t>
      </w:r>
      <w:r w:rsidR="00B253FB" w:rsidRPr="000D218D">
        <w:rPr>
          <w:color w:val="00B0F0"/>
        </w:rPr>
        <w:t>.10.2</w:t>
      </w:r>
      <w:r w:rsidRPr="000D218D">
        <w:rPr>
          <w:color w:val="00B0F0"/>
        </w:rPr>
        <w:t>.</w:t>
      </w:r>
    </w:p>
    <w:p w14:paraId="0061BC4E" w14:textId="77777777" w:rsidR="00B253FB" w:rsidRDefault="00B253FB" w:rsidP="00B253FB"/>
    <w:p w14:paraId="40819B82" w14:textId="77777777" w:rsidR="00855976" w:rsidRPr="009E2725" w:rsidRDefault="00890D1E" w:rsidP="00855976">
      <w:pPr>
        <w:ind w:left="425"/>
        <w:rPr>
          <w:rFonts w:hint="eastAsia"/>
        </w:rPr>
      </w:pPr>
      <w:r w:rsidRPr="009E2725">
        <w:rPr>
          <w:rFonts w:hint="eastAsia"/>
        </w:rPr>
        <w:t xml:space="preserve">BEV </w:t>
      </w:r>
      <w:r w:rsidR="00855976" w:rsidRPr="009E2725">
        <w:rPr>
          <w:rFonts w:hint="eastAsia"/>
        </w:rPr>
        <w:t>Step</w:t>
      </w:r>
      <w:r w:rsidR="00855976" w:rsidRPr="009E2725">
        <w:t>3</w:t>
      </w:r>
      <w:r w:rsidR="00855976" w:rsidRPr="009E2725">
        <w:rPr>
          <w:rFonts w:hint="eastAsia"/>
        </w:rPr>
        <w:t>で設定される</w:t>
      </w:r>
      <w:r w:rsidR="00855976" w:rsidRPr="009E2725">
        <w:rPr>
          <w:rFonts w:hint="eastAsia"/>
        </w:rPr>
        <w:t>D</w:t>
      </w:r>
      <w:r w:rsidR="00855976" w:rsidRPr="009E2725">
        <w:t>MS</w:t>
      </w:r>
      <w:r w:rsidR="00855976" w:rsidRPr="009E2725">
        <w:rPr>
          <w:rFonts w:hint="eastAsia"/>
        </w:rPr>
        <w:t>スイッチタイプとして、下記</w:t>
      </w:r>
      <w:r w:rsidR="00855976" w:rsidRPr="009E2725">
        <w:rPr>
          <w:rFonts w:hint="eastAsia"/>
        </w:rPr>
        <w:t>4</w:t>
      </w:r>
      <w:r w:rsidR="00855976" w:rsidRPr="009E2725">
        <w:rPr>
          <w:rFonts w:hint="eastAsia"/>
        </w:rPr>
        <w:t>つの設定がある。</w:t>
      </w:r>
    </w:p>
    <w:p w14:paraId="47379348" w14:textId="77777777" w:rsidR="00855976" w:rsidRPr="009E2725" w:rsidRDefault="00855976" w:rsidP="00855976">
      <w:pPr>
        <w:ind w:left="425"/>
      </w:pPr>
      <w:r w:rsidRPr="009E2725">
        <w:rPr>
          <w:rFonts w:hint="eastAsia"/>
        </w:rPr>
        <w:t>・ソフトスイッチ（</w:t>
      </w:r>
      <w:r w:rsidRPr="009E2725">
        <w:rPr>
          <w:rFonts w:hint="eastAsia"/>
        </w:rPr>
        <w:t>BB+MM</w:t>
      </w:r>
      <w:r w:rsidRPr="009E2725">
        <w:rPr>
          <w:rFonts w:hint="eastAsia"/>
        </w:rPr>
        <w:t>）のみ</w:t>
      </w:r>
    </w:p>
    <w:p w14:paraId="3A1A1D34" w14:textId="77777777" w:rsidR="00855976" w:rsidRPr="009E2725" w:rsidRDefault="005D61D2" w:rsidP="00855976">
      <w:pPr>
        <w:ind w:left="425"/>
        <w:rPr>
          <w:rFonts w:hint="eastAsia"/>
        </w:rPr>
      </w:pPr>
      <w:r w:rsidRPr="009E2725">
        <w:rPr>
          <w:rFonts w:hint="eastAsia"/>
        </w:rPr>
        <w:t>・</w:t>
      </w:r>
      <w:r w:rsidR="00855976" w:rsidRPr="009E2725">
        <w:rPr>
          <w:rFonts w:hint="eastAsia"/>
        </w:rPr>
        <w:t>ソフトスイッチ（</w:t>
      </w:r>
      <w:r w:rsidR="00855976" w:rsidRPr="009E2725">
        <w:rPr>
          <w:rFonts w:hint="eastAsia"/>
        </w:rPr>
        <w:t>1</w:t>
      </w:r>
      <w:r w:rsidR="00855976" w:rsidRPr="009E2725">
        <w:rPr>
          <w:rFonts w:hint="eastAsia"/>
        </w:rPr>
        <w:t>接点ハードスイッチ付き）</w:t>
      </w:r>
      <w:r w:rsidRPr="009E2725">
        <w:rPr>
          <w:rFonts w:hint="eastAsia"/>
        </w:rPr>
        <w:t>（＊）</w:t>
      </w:r>
    </w:p>
    <w:p w14:paraId="16DF2AE3" w14:textId="77777777" w:rsidR="00855976" w:rsidRPr="009E2725" w:rsidRDefault="005D61D2" w:rsidP="00855976">
      <w:pPr>
        <w:ind w:left="425"/>
      </w:pPr>
      <w:r w:rsidRPr="009E2725">
        <w:rPr>
          <w:rFonts w:hint="eastAsia"/>
        </w:rPr>
        <w:t>・</w:t>
      </w:r>
      <w:r w:rsidR="00855976" w:rsidRPr="009E2725">
        <w:rPr>
          <w:rFonts w:hint="eastAsia"/>
        </w:rPr>
        <w:t>1</w:t>
      </w:r>
      <w:r w:rsidR="00855976" w:rsidRPr="009E2725">
        <w:rPr>
          <w:rFonts w:hint="eastAsia"/>
        </w:rPr>
        <w:t>接点ハードスイッチのみ（マルチメディアレス）</w:t>
      </w:r>
      <w:r w:rsidRPr="009E2725">
        <w:rPr>
          <w:rFonts w:hint="eastAsia"/>
        </w:rPr>
        <w:t>（＊）</w:t>
      </w:r>
    </w:p>
    <w:p w14:paraId="0A7CF586" w14:textId="77777777" w:rsidR="00750874" w:rsidRPr="009E2725" w:rsidRDefault="005D61D2" w:rsidP="00750874">
      <w:pPr>
        <w:ind w:left="425"/>
      </w:pPr>
      <w:r w:rsidRPr="009E2725">
        <w:rPr>
          <w:rFonts w:hint="eastAsia"/>
        </w:rPr>
        <w:t>・</w:t>
      </w:r>
      <w:r w:rsidR="00855976" w:rsidRPr="009E2725">
        <w:rPr>
          <w:rFonts w:hint="eastAsia"/>
        </w:rPr>
        <w:t>ソフトスイッチ（</w:t>
      </w:r>
      <w:r w:rsidR="00855976" w:rsidRPr="009E2725">
        <w:rPr>
          <w:rFonts w:hint="eastAsia"/>
        </w:rPr>
        <w:t>2</w:t>
      </w:r>
      <w:r w:rsidR="00855976" w:rsidRPr="009E2725">
        <w:rPr>
          <w:rFonts w:hint="eastAsia"/>
        </w:rPr>
        <w:t>接点ハードスイッチ付き）</w:t>
      </w:r>
      <w:r w:rsidRPr="009E2725">
        <w:rPr>
          <w:rFonts w:hint="eastAsia"/>
        </w:rPr>
        <w:t>（＊）</w:t>
      </w:r>
    </w:p>
    <w:p w14:paraId="76E3CBDA" w14:textId="77777777" w:rsidR="00855976" w:rsidRDefault="005D61D2" w:rsidP="009E2725">
      <w:pPr>
        <w:ind w:firstLine="425"/>
      </w:pPr>
      <w:r w:rsidRPr="009E2725">
        <w:rPr>
          <w:rFonts w:hint="eastAsia"/>
        </w:rPr>
        <w:t xml:space="preserve"> </w:t>
      </w:r>
      <w:r w:rsidRPr="009E2725">
        <w:t>(*</w:t>
      </w:r>
      <w:r w:rsidRPr="009E2725">
        <w:rPr>
          <w:rFonts w:hint="eastAsia"/>
        </w:rPr>
        <w:t>)</w:t>
      </w:r>
      <w:r w:rsidRPr="009E2725">
        <w:rPr>
          <w:rFonts w:hint="eastAsia"/>
        </w:rPr>
        <w:t>将来の企画次第</w:t>
      </w:r>
      <w:r w:rsidR="00174230" w:rsidRPr="009E2725">
        <w:rPr>
          <w:rFonts w:hint="eastAsia"/>
        </w:rPr>
        <w:t>、頭出し群での設定無</w:t>
      </w:r>
    </w:p>
    <w:p w14:paraId="1C10508D" w14:textId="77777777" w:rsidR="005D61D2" w:rsidRPr="00855976" w:rsidRDefault="005D61D2" w:rsidP="00B253FB">
      <w:pPr>
        <w:rPr>
          <w:rFonts w:hint="eastAsia"/>
        </w:rPr>
      </w:pPr>
    </w:p>
    <w:p w14:paraId="38EEE97F" w14:textId="77777777" w:rsidR="00855976" w:rsidRPr="007F2622" w:rsidRDefault="00855976" w:rsidP="00855976">
      <w:pPr>
        <w:ind w:firstLineChars="220" w:firstLine="424"/>
        <w:rPr>
          <w:color w:val="00B0F0"/>
        </w:rPr>
      </w:pPr>
      <w:r w:rsidRPr="007F2622">
        <w:rPr>
          <w:rFonts w:hint="eastAsia"/>
          <w:color w:val="00B0F0"/>
        </w:rPr>
        <w:t>F</w:t>
      </w:r>
      <w:r w:rsidRPr="007F2622">
        <w:rPr>
          <w:color w:val="00B0F0"/>
        </w:rPr>
        <w:t xml:space="preserve">or </w:t>
      </w:r>
      <w:r w:rsidRPr="007F2622">
        <w:rPr>
          <w:rFonts w:hint="eastAsia"/>
          <w:color w:val="00B0F0"/>
        </w:rPr>
        <w:t>BEV Step3</w:t>
      </w:r>
      <w:r w:rsidRPr="007F2622">
        <w:rPr>
          <w:color w:val="00B0F0"/>
        </w:rPr>
        <w:t>, there are following 4 DMS switch type.</w:t>
      </w:r>
    </w:p>
    <w:p w14:paraId="4080706C" w14:textId="77777777" w:rsidR="00855976" w:rsidRPr="007F2622" w:rsidRDefault="00855976" w:rsidP="00855976">
      <w:pPr>
        <w:ind w:firstLineChars="220" w:firstLine="424"/>
        <w:rPr>
          <w:color w:val="00B0F0"/>
        </w:rPr>
      </w:pPr>
    </w:p>
    <w:p w14:paraId="1A65BD6C" w14:textId="77777777" w:rsidR="00855976" w:rsidRPr="007F2622" w:rsidRDefault="00855976" w:rsidP="00855976">
      <w:pPr>
        <w:ind w:left="425"/>
        <w:rPr>
          <w:color w:val="00B0F0"/>
        </w:rPr>
      </w:pPr>
      <w:r w:rsidRPr="007F2622">
        <w:rPr>
          <w:rFonts w:hint="eastAsia"/>
          <w:color w:val="00B0F0"/>
        </w:rPr>
        <w:t>・</w:t>
      </w:r>
      <w:r w:rsidRPr="007F2622">
        <w:rPr>
          <w:rFonts w:hint="eastAsia"/>
          <w:color w:val="00B0F0"/>
        </w:rPr>
        <w:t>S</w:t>
      </w:r>
      <w:r w:rsidRPr="007F2622">
        <w:rPr>
          <w:color w:val="00B0F0"/>
        </w:rPr>
        <w:t>oftware type switch</w:t>
      </w:r>
      <w:r w:rsidRPr="007F2622">
        <w:rPr>
          <w:rFonts w:hint="eastAsia"/>
          <w:color w:val="00B0F0"/>
        </w:rPr>
        <w:t xml:space="preserve"> (BB and MM)</w:t>
      </w:r>
      <w:r w:rsidRPr="007F2622">
        <w:rPr>
          <w:color w:val="00B0F0"/>
        </w:rPr>
        <w:t xml:space="preserve"> only</w:t>
      </w:r>
    </w:p>
    <w:p w14:paraId="4C209813" w14:textId="77777777" w:rsidR="00855976" w:rsidRPr="007F2622" w:rsidRDefault="00855976" w:rsidP="005D61D2">
      <w:pPr>
        <w:ind w:left="425"/>
        <w:rPr>
          <w:rFonts w:hint="eastAsia"/>
          <w:color w:val="00B0F0"/>
        </w:rPr>
      </w:pPr>
      <w:r w:rsidRPr="007F2622">
        <w:rPr>
          <w:rFonts w:hint="eastAsia"/>
          <w:color w:val="00B0F0"/>
        </w:rPr>
        <w:t>・</w:t>
      </w:r>
      <w:r w:rsidRPr="007F2622">
        <w:rPr>
          <w:rFonts w:hint="eastAsia"/>
          <w:color w:val="00B0F0"/>
        </w:rPr>
        <w:t>S</w:t>
      </w:r>
      <w:r w:rsidRPr="007F2622">
        <w:rPr>
          <w:color w:val="00B0F0"/>
        </w:rPr>
        <w:t>oftware type switch equipped with 1 contact-hardware switch</w:t>
      </w:r>
      <w:r w:rsidR="005D61D2" w:rsidRPr="007F2622">
        <w:rPr>
          <w:rFonts w:hint="eastAsia"/>
          <w:color w:val="00B0F0"/>
        </w:rPr>
        <w:t xml:space="preserve"> </w:t>
      </w:r>
      <w:r w:rsidR="005D61D2" w:rsidRPr="007F2622">
        <w:rPr>
          <w:color w:val="00B0F0"/>
        </w:rPr>
        <w:t>(*)</w:t>
      </w:r>
    </w:p>
    <w:p w14:paraId="1976E174" w14:textId="77777777" w:rsidR="005D61D2" w:rsidRPr="007F2622" w:rsidRDefault="00855976" w:rsidP="005D61D2">
      <w:pPr>
        <w:ind w:left="425"/>
        <w:rPr>
          <w:rFonts w:hint="eastAsia"/>
          <w:color w:val="00B0F0"/>
        </w:rPr>
      </w:pPr>
      <w:r w:rsidRPr="007F2622">
        <w:rPr>
          <w:rFonts w:hint="eastAsia"/>
          <w:color w:val="00B0F0"/>
        </w:rPr>
        <w:t>・</w:t>
      </w:r>
      <w:r w:rsidRPr="007F2622">
        <w:rPr>
          <w:rFonts w:hint="eastAsia"/>
          <w:color w:val="00B0F0"/>
        </w:rPr>
        <w:t>1</w:t>
      </w:r>
      <w:r w:rsidRPr="007F2622">
        <w:rPr>
          <w:color w:val="00B0F0"/>
        </w:rPr>
        <w:t xml:space="preserve"> contact-hardware switch only for mult</w:t>
      </w:r>
      <w:r w:rsidRPr="00236CD3">
        <w:rPr>
          <w:color w:val="00B0F0"/>
        </w:rPr>
        <w:t>i-media les</w:t>
      </w:r>
      <w:r w:rsidRPr="007F2622">
        <w:rPr>
          <w:color w:val="00B0F0"/>
        </w:rPr>
        <w:t>s vehicle</w:t>
      </w:r>
      <w:r w:rsidR="005D61D2" w:rsidRPr="007F2622">
        <w:rPr>
          <w:color w:val="00B0F0"/>
        </w:rPr>
        <w:t>(*)</w:t>
      </w:r>
    </w:p>
    <w:p w14:paraId="00B3DCBC" w14:textId="77777777" w:rsidR="00855976" w:rsidRPr="007F2622" w:rsidRDefault="005D61D2" w:rsidP="005D61D2">
      <w:pPr>
        <w:ind w:firstLine="425"/>
        <w:rPr>
          <w:rFonts w:hint="eastAsia"/>
          <w:color w:val="00B0F0"/>
        </w:rPr>
      </w:pPr>
      <w:r w:rsidRPr="007F2622">
        <w:rPr>
          <w:rFonts w:hint="eastAsia"/>
          <w:color w:val="00B0F0"/>
        </w:rPr>
        <w:t>・</w:t>
      </w:r>
      <w:r w:rsidR="00855976" w:rsidRPr="007F2622">
        <w:rPr>
          <w:rFonts w:hint="eastAsia"/>
          <w:color w:val="00B0F0"/>
        </w:rPr>
        <w:t>Soft swit</w:t>
      </w:r>
      <w:r w:rsidR="00C4600D">
        <w:rPr>
          <w:color w:val="00B0F0"/>
        </w:rPr>
        <w:t>c</w:t>
      </w:r>
      <w:r w:rsidR="00855976" w:rsidRPr="007F2622">
        <w:rPr>
          <w:rFonts w:hint="eastAsia"/>
          <w:color w:val="00B0F0"/>
        </w:rPr>
        <w:t xml:space="preserve">h with 2-contact hard switch </w:t>
      </w:r>
      <w:r w:rsidRPr="007F2622">
        <w:rPr>
          <w:color w:val="00B0F0"/>
        </w:rPr>
        <w:t>(*)</w:t>
      </w:r>
    </w:p>
    <w:p w14:paraId="0F27D79D" w14:textId="77777777" w:rsidR="005D61D2" w:rsidRPr="007F2622" w:rsidRDefault="005D61D2" w:rsidP="005D61D2">
      <w:pPr>
        <w:ind w:firstLine="425"/>
        <w:rPr>
          <w:rFonts w:hint="eastAsia"/>
          <w:color w:val="00B0F0"/>
        </w:rPr>
      </w:pPr>
      <w:r w:rsidRPr="007F2622">
        <w:rPr>
          <w:color w:val="00B0F0"/>
        </w:rPr>
        <w:t>(*</w:t>
      </w:r>
      <w:r w:rsidRPr="007F2622">
        <w:rPr>
          <w:rFonts w:hint="eastAsia"/>
          <w:color w:val="00B0F0"/>
        </w:rPr>
        <w:t>)d</w:t>
      </w:r>
      <w:r w:rsidRPr="007F2622">
        <w:rPr>
          <w:color w:val="00B0F0"/>
        </w:rPr>
        <w:t>epending on future planning</w:t>
      </w:r>
      <w:r w:rsidR="00174230" w:rsidRPr="007F2622">
        <w:rPr>
          <w:rFonts w:hint="eastAsia"/>
          <w:color w:val="00B0F0"/>
        </w:rPr>
        <w:t>、</w:t>
      </w:r>
      <w:r w:rsidR="00174230" w:rsidRPr="007F2622">
        <w:rPr>
          <w:color w:val="00B0F0"/>
        </w:rPr>
        <w:t xml:space="preserve">No setting in </w:t>
      </w:r>
      <w:r w:rsidR="00174230" w:rsidRPr="007F2622">
        <w:rPr>
          <w:rFonts w:hint="eastAsia"/>
          <w:color w:val="00B0F0"/>
        </w:rPr>
        <w:t>f</w:t>
      </w:r>
      <w:r w:rsidR="00174230" w:rsidRPr="007F2622">
        <w:rPr>
          <w:color w:val="00B0F0"/>
        </w:rPr>
        <w:t>irst batch</w:t>
      </w:r>
    </w:p>
    <w:p w14:paraId="0687682C" w14:textId="77777777" w:rsidR="00855976" w:rsidRPr="000D218D" w:rsidRDefault="00855976" w:rsidP="00855976">
      <w:pPr>
        <w:rPr>
          <w:rFonts w:hint="eastAsia"/>
          <w:color w:val="00B0F0"/>
        </w:rPr>
      </w:pPr>
    </w:p>
    <w:p w14:paraId="13B41F90" w14:textId="77777777" w:rsidR="00B253FB" w:rsidRPr="000D218D" w:rsidRDefault="00B253FB" w:rsidP="00B253FB">
      <w:pPr>
        <w:pStyle w:val="Heading3"/>
        <w:rPr>
          <w:noProof/>
          <w:color w:val="00B0F0"/>
        </w:rPr>
      </w:pPr>
      <w:bookmarkStart w:id="272" w:name="_Toc166749031"/>
      <w:bookmarkStart w:id="273" w:name="_Ref192787988"/>
      <w:bookmarkStart w:id="274" w:name="_Toc207119774"/>
      <w:r w:rsidRPr="000D218D">
        <w:rPr>
          <w:rFonts w:hint="eastAsia"/>
        </w:rPr>
        <w:t>1</w:t>
      </w:r>
      <w:r w:rsidRPr="000D218D">
        <w:rPr>
          <w:rFonts w:hint="eastAsia"/>
        </w:rPr>
        <w:t>接点スイッチ付きの場合</w:t>
      </w:r>
      <w:r w:rsidRPr="00AE2925">
        <w:rPr>
          <w:rFonts w:hint="eastAsia"/>
          <w:color w:val="000000"/>
          <w:sz w:val="20"/>
          <w:szCs w:val="22"/>
        </w:rPr>
        <w:t xml:space="preserve"> </w:t>
      </w:r>
      <w:r w:rsidRPr="000D218D">
        <w:rPr>
          <w:rFonts w:hint="eastAsia"/>
          <w:color w:val="00B0F0"/>
          <w:sz w:val="20"/>
          <w:szCs w:val="22"/>
        </w:rPr>
        <w:t xml:space="preserve">/ </w:t>
      </w:r>
      <w:r w:rsidRPr="000D218D">
        <w:rPr>
          <w:color w:val="00B0F0"/>
          <w:sz w:val="20"/>
          <w:szCs w:val="22"/>
        </w:rPr>
        <w:t xml:space="preserve"> In case equipped with 1 contact-hardware switch</w:t>
      </w:r>
      <w:bookmarkEnd w:id="272"/>
      <w:bookmarkEnd w:id="273"/>
      <w:bookmarkEnd w:id="274"/>
    </w:p>
    <w:p w14:paraId="002BA2A8" w14:textId="77777777" w:rsidR="00B253FB" w:rsidRPr="00AE2925" w:rsidRDefault="00B253FB" w:rsidP="00B253FB">
      <w:pPr>
        <w:rPr>
          <w:color w:val="000000"/>
        </w:rPr>
      </w:pPr>
    </w:p>
    <w:p w14:paraId="250BBFDE" w14:textId="77777777" w:rsidR="00800558" w:rsidRPr="000D218D" w:rsidRDefault="00800558" w:rsidP="00800558">
      <w:pPr>
        <w:ind w:leftChars="200" w:left="386"/>
      </w:pPr>
      <w:r w:rsidRPr="000D218D">
        <w:rPr>
          <w:rFonts w:hint="eastAsia"/>
        </w:rPr>
        <w:t>1</w:t>
      </w:r>
      <w:r w:rsidRPr="000D218D">
        <w:rPr>
          <w:rFonts w:hint="eastAsia"/>
        </w:rPr>
        <w:t>接点スイッチ付き車両（</w:t>
      </w:r>
      <w:r w:rsidRPr="000D218D">
        <w:t>DM_SCVLD = 1b</w:t>
      </w:r>
      <w:r w:rsidRPr="000D218D">
        <w:rPr>
          <w:rFonts w:hint="eastAsia"/>
        </w:rPr>
        <w:t>）の場合、</w:t>
      </w:r>
      <w:r w:rsidR="00B253FB" w:rsidRPr="000D218D">
        <w:rPr>
          <w:rFonts w:hint="eastAsia"/>
        </w:rPr>
        <w:t>マルチメディアのドライブモード選択画面表示状態</w:t>
      </w:r>
      <w:r w:rsidR="00B253FB" w:rsidRPr="000D218D">
        <w:rPr>
          <w:rFonts w:hint="eastAsia"/>
        </w:rPr>
        <w:lastRenderedPageBreak/>
        <w:t>で</w:t>
      </w:r>
      <w:r w:rsidRPr="000D218D">
        <w:rPr>
          <w:rFonts w:hint="eastAsia"/>
        </w:rPr>
        <w:t>ハード</w:t>
      </w:r>
      <w:r w:rsidR="00B253FB" w:rsidRPr="000D218D">
        <w:rPr>
          <w:rFonts w:hint="eastAsia"/>
        </w:rPr>
        <w:t>スイッチ</w:t>
      </w:r>
      <w:r w:rsidRPr="000D218D">
        <w:rPr>
          <w:rFonts w:hint="eastAsia"/>
        </w:rPr>
        <w:t>が</w:t>
      </w:r>
      <w:r w:rsidR="00B253FB" w:rsidRPr="000D218D">
        <w:rPr>
          <w:rFonts w:hint="eastAsia"/>
        </w:rPr>
        <w:t>押</w:t>
      </w:r>
      <w:r w:rsidRPr="000D218D">
        <w:rPr>
          <w:rFonts w:hint="eastAsia"/>
        </w:rPr>
        <w:t>下された場合、現在選択中のモードを起点に、車両に設定のあるモードのうち、下記表のモード切替順位が小さい順にモードが切り替わる。また、車両に設定のあるモードのうち、モード切替順位が最も大きいモードを選択中に、</w:t>
      </w:r>
      <w:r w:rsidR="00B91BF4" w:rsidRPr="000D218D">
        <w:rPr>
          <w:rFonts w:hint="eastAsia"/>
        </w:rPr>
        <w:t>ハードスイッチが押下された場合、</w:t>
      </w:r>
      <w:r w:rsidRPr="000D218D">
        <w:rPr>
          <w:rFonts w:hint="eastAsia"/>
        </w:rPr>
        <w:t>車両に設定のあるモードのうち、</w:t>
      </w:r>
      <w:r w:rsidR="00B91BF4" w:rsidRPr="000D218D">
        <w:rPr>
          <w:rFonts w:hint="eastAsia"/>
        </w:rPr>
        <w:t>下記</w:t>
      </w:r>
      <w:r w:rsidRPr="000D218D">
        <w:rPr>
          <w:rFonts w:hint="eastAsia"/>
        </w:rPr>
        <w:t>表のモード切替順位が最も小さいモードに切り替わる。</w:t>
      </w:r>
    </w:p>
    <w:p w14:paraId="4ECC65A7" w14:textId="77777777" w:rsidR="00510B4D" w:rsidRPr="000D218D" w:rsidRDefault="00510B4D" w:rsidP="00800558">
      <w:pPr>
        <w:ind w:leftChars="200" w:left="386"/>
        <w:rPr>
          <w:rFonts w:hint="eastAsia"/>
        </w:rPr>
      </w:pPr>
      <w:r w:rsidRPr="000D218D">
        <w:rPr>
          <w:rFonts w:hint="eastAsia"/>
        </w:rPr>
        <w:t>これらの状態遷移は、パワトレ系</w:t>
      </w:r>
      <w:r w:rsidRPr="000D218D">
        <w:rPr>
          <w:rFonts w:hint="eastAsia"/>
        </w:rPr>
        <w:t>E</w:t>
      </w:r>
      <w:r w:rsidRPr="000D218D">
        <w:t>CU</w:t>
      </w:r>
      <w:r w:rsidRPr="000D218D">
        <w:rPr>
          <w:rFonts w:hint="eastAsia"/>
        </w:rPr>
        <w:t>にて管理される。</w:t>
      </w:r>
    </w:p>
    <w:p w14:paraId="12649884" w14:textId="77777777" w:rsidR="00B253FB" w:rsidRPr="00AE2925" w:rsidRDefault="00B253FB" w:rsidP="00BB1097">
      <w:pPr>
        <w:rPr>
          <w:color w:val="000000"/>
        </w:rPr>
      </w:pPr>
    </w:p>
    <w:p w14:paraId="383BBDD8" w14:textId="77777777" w:rsidR="00806471" w:rsidRPr="000D218D" w:rsidRDefault="00806471" w:rsidP="00806471">
      <w:pPr>
        <w:ind w:leftChars="219" w:left="424" w:hangingChars="1" w:hanging="2"/>
        <w:rPr>
          <w:color w:val="00B0F0"/>
        </w:rPr>
      </w:pPr>
      <w:r w:rsidRPr="000D218D">
        <w:rPr>
          <w:color w:val="00B0F0"/>
        </w:rPr>
        <w:t xml:space="preserve">In case equipped with 1 contact-hardware switch (DM_SCVLD =1b), when a driver push hardware switch during drive mode selection display is activated in multi-media, Drive Mode is changed in order following table from small number to big number. It is valid only for equipped mode for the vehicle. And, if a driver push hardware switch during drive mode with biggest number of the vehicle, </w:t>
      </w:r>
      <w:r w:rsidR="003A215E" w:rsidRPr="000D218D">
        <w:rPr>
          <w:color w:val="00B0F0"/>
        </w:rPr>
        <w:t>Drive Mode is changed to smallest number mode of the vehicle.</w:t>
      </w:r>
    </w:p>
    <w:p w14:paraId="66EEE2A8" w14:textId="77777777" w:rsidR="00510B4D" w:rsidRPr="000D218D" w:rsidRDefault="00510B4D" w:rsidP="00806471">
      <w:pPr>
        <w:ind w:leftChars="219" w:left="424" w:hangingChars="1" w:hanging="2"/>
        <w:rPr>
          <w:rFonts w:hint="eastAsia"/>
          <w:color w:val="00B0F0"/>
        </w:rPr>
      </w:pPr>
      <w:r w:rsidRPr="000D218D">
        <w:rPr>
          <w:rFonts w:hint="eastAsia"/>
          <w:color w:val="00B0F0"/>
        </w:rPr>
        <w:t>T</w:t>
      </w:r>
      <w:r w:rsidRPr="000D218D">
        <w:rPr>
          <w:color w:val="00B0F0"/>
        </w:rPr>
        <w:t>hese mode transition is managed in pawer-train ECU.</w:t>
      </w:r>
    </w:p>
    <w:p w14:paraId="757A230A" w14:textId="77777777" w:rsidR="00AA7D61" w:rsidRPr="00AE2925" w:rsidRDefault="00AA7D61" w:rsidP="00AA7D61">
      <w:pPr>
        <w:ind w:leftChars="219" w:left="424" w:hangingChars="1" w:hanging="2"/>
        <w:rPr>
          <w:rFonts w:hint="eastAsia"/>
          <w:color w:val="00000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3828"/>
      </w:tblGrid>
      <w:tr w:rsidR="00AA7D61" w:rsidRPr="000D218D" w14:paraId="76B30DB4" w14:textId="77777777">
        <w:tc>
          <w:tcPr>
            <w:tcW w:w="3685" w:type="dxa"/>
            <w:shd w:val="clear" w:color="auto" w:fill="auto"/>
          </w:tcPr>
          <w:p w14:paraId="699F38EE" w14:textId="77777777" w:rsidR="00AA7D61" w:rsidRPr="000D218D" w:rsidRDefault="00AA7D61">
            <w:pPr>
              <w:rPr>
                <w:rFonts w:hint="eastAsia"/>
              </w:rPr>
            </w:pPr>
            <w:r w:rsidRPr="000D218D">
              <w:rPr>
                <w:rFonts w:hint="eastAsia"/>
              </w:rPr>
              <w:t>D</w:t>
            </w:r>
            <w:r w:rsidRPr="000D218D">
              <w:t xml:space="preserve">MS </w:t>
            </w:r>
            <w:r w:rsidRPr="000D218D">
              <w:rPr>
                <w:rFonts w:hint="eastAsia"/>
              </w:rPr>
              <w:t>モード</w:t>
            </w:r>
            <w:r w:rsidRPr="000D218D">
              <w:rPr>
                <w:rFonts w:hint="eastAsia"/>
              </w:rPr>
              <w:t xml:space="preserve"> </w:t>
            </w:r>
            <w:r w:rsidRPr="00C4600D">
              <w:rPr>
                <w:color w:val="00B0F0"/>
                <w:sz w:val="20"/>
                <w:szCs w:val="22"/>
              </w:rPr>
              <w:t>/ DMS mode</w:t>
            </w:r>
          </w:p>
        </w:tc>
        <w:tc>
          <w:tcPr>
            <w:tcW w:w="3828" w:type="dxa"/>
            <w:shd w:val="clear" w:color="auto" w:fill="auto"/>
          </w:tcPr>
          <w:p w14:paraId="1C57FDDF" w14:textId="77777777" w:rsidR="00AA7D61" w:rsidRPr="000D218D" w:rsidRDefault="00AA7D61">
            <w:pPr>
              <w:rPr>
                <w:rFonts w:hint="eastAsia"/>
              </w:rPr>
            </w:pPr>
            <w:r w:rsidRPr="000D218D">
              <w:rPr>
                <w:rFonts w:hint="eastAsia"/>
              </w:rPr>
              <w:t>モード切替順位</w:t>
            </w:r>
            <w:r w:rsidRPr="000D218D">
              <w:rPr>
                <w:rFonts w:hint="eastAsia"/>
              </w:rPr>
              <w:t xml:space="preserve"> </w:t>
            </w:r>
            <w:r w:rsidRPr="00C4600D">
              <w:rPr>
                <w:color w:val="00B0F0"/>
                <w:sz w:val="20"/>
                <w:szCs w:val="22"/>
              </w:rPr>
              <w:t>/ Mode change order</w:t>
            </w:r>
          </w:p>
        </w:tc>
      </w:tr>
      <w:tr w:rsidR="00AA7D61" w:rsidRPr="000D218D" w14:paraId="1F4DE9BF" w14:textId="77777777">
        <w:trPr>
          <w:trHeight w:val="64"/>
        </w:trPr>
        <w:tc>
          <w:tcPr>
            <w:tcW w:w="3685" w:type="dxa"/>
            <w:shd w:val="clear" w:color="auto" w:fill="auto"/>
            <w:hideMark/>
          </w:tcPr>
          <w:p w14:paraId="4E21AD59" w14:textId="77777777" w:rsidR="00AA7D61" w:rsidRPr="000D218D" w:rsidRDefault="00AA7D61">
            <w:r w:rsidRPr="000D218D">
              <w:rPr>
                <w:rFonts w:hint="eastAsia"/>
              </w:rPr>
              <w:t>Normal</w:t>
            </w:r>
          </w:p>
        </w:tc>
        <w:tc>
          <w:tcPr>
            <w:tcW w:w="3828" w:type="dxa"/>
            <w:shd w:val="clear" w:color="auto" w:fill="auto"/>
            <w:hideMark/>
          </w:tcPr>
          <w:p w14:paraId="7D040C04" w14:textId="77777777" w:rsidR="00AA7D61" w:rsidRPr="000D218D" w:rsidRDefault="00AA7D61">
            <w:r w:rsidRPr="000D218D">
              <w:rPr>
                <w:rFonts w:hint="eastAsia"/>
              </w:rPr>
              <w:t>1</w:t>
            </w:r>
          </w:p>
        </w:tc>
      </w:tr>
      <w:tr w:rsidR="00AA7D61" w:rsidRPr="000D218D" w14:paraId="27B077A5" w14:textId="77777777">
        <w:trPr>
          <w:trHeight w:val="64"/>
        </w:trPr>
        <w:tc>
          <w:tcPr>
            <w:tcW w:w="3685" w:type="dxa"/>
            <w:shd w:val="clear" w:color="auto" w:fill="auto"/>
            <w:hideMark/>
          </w:tcPr>
          <w:p w14:paraId="0B0CF445" w14:textId="77777777" w:rsidR="00AA7D61" w:rsidRPr="000D218D" w:rsidRDefault="00AA7D61">
            <w:r w:rsidRPr="000D218D">
              <w:rPr>
                <w:rFonts w:hint="eastAsia"/>
              </w:rPr>
              <w:t>Sport</w:t>
            </w:r>
          </w:p>
        </w:tc>
        <w:tc>
          <w:tcPr>
            <w:tcW w:w="3828" w:type="dxa"/>
            <w:shd w:val="clear" w:color="auto" w:fill="auto"/>
            <w:hideMark/>
          </w:tcPr>
          <w:p w14:paraId="0B03B12B" w14:textId="77777777" w:rsidR="00AA7D61" w:rsidRPr="000D218D" w:rsidRDefault="00AA7D61">
            <w:r w:rsidRPr="000D218D">
              <w:rPr>
                <w:rFonts w:hint="eastAsia"/>
              </w:rPr>
              <w:t>4</w:t>
            </w:r>
          </w:p>
        </w:tc>
      </w:tr>
      <w:tr w:rsidR="00AA7D61" w:rsidRPr="000D218D" w14:paraId="206D2D18" w14:textId="77777777">
        <w:trPr>
          <w:trHeight w:val="64"/>
        </w:trPr>
        <w:tc>
          <w:tcPr>
            <w:tcW w:w="3685" w:type="dxa"/>
            <w:shd w:val="clear" w:color="auto" w:fill="auto"/>
            <w:hideMark/>
          </w:tcPr>
          <w:p w14:paraId="37EAB12F" w14:textId="77777777" w:rsidR="00AA7D61" w:rsidRPr="000D218D" w:rsidRDefault="00AA7D61">
            <w:r w:rsidRPr="000D218D">
              <w:rPr>
                <w:rFonts w:hint="eastAsia"/>
              </w:rPr>
              <w:t>Eco</w:t>
            </w:r>
          </w:p>
        </w:tc>
        <w:tc>
          <w:tcPr>
            <w:tcW w:w="3828" w:type="dxa"/>
            <w:shd w:val="clear" w:color="auto" w:fill="auto"/>
            <w:hideMark/>
          </w:tcPr>
          <w:p w14:paraId="419C3369" w14:textId="77777777" w:rsidR="00AA7D61" w:rsidRPr="000D218D" w:rsidRDefault="00AA7D61">
            <w:r w:rsidRPr="000D218D">
              <w:rPr>
                <w:rFonts w:hint="eastAsia"/>
              </w:rPr>
              <w:t>2</w:t>
            </w:r>
          </w:p>
        </w:tc>
      </w:tr>
      <w:tr w:rsidR="00AA7D61" w:rsidRPr="000D218D" w14:paraId="3ED3765C" w14:textId="77777777">
        <w:trPr>
          <w:trHeight w:val="64"/>
        </w:trPr>
        <w:tc>
          <w:tcPr>
            <w:tcW w:w="3685" w:type="dxa"/>
            <w:shd w:val="clear" w:color="auto" w:fill="auto"/>
            <w:hideMark/>
          </w:tcPr>
          <w:p w14:paraId="1767C56B" w14:textId="77777777" w:rsidR="00AA7D61" w:rsidRPr="000D218D" w:rsidRDefault="00AA7D61">
            <w:r w:rsidRPr="000D218D">
              <w:rPr>
                <w:rFonts w:hint="eastAsia"/>
              </w:rPr>
              <w:t>Custom</w:t>
            </w:r>
          </w:p>
        </w:tc>
        <w:tc>
          <w:tcPr>
            <w:tcW w:w="3828" w:type="dxa"/>
            <w:shd w:val="clear" w:color="auto" w:fill="auto"/>
            <w:hideMark/>
          </w:tcPr>
          <w:p w14:paraId="030D493B" w14:textId="77777777" w:rsidR="00AA7D61" w:rsidRPr="0092183A" w:rsidRDefault="00AA7D61">
            <w:r w:rsidRPr="0092183A">
              <w:rPr>
                <w:rFonts w:hint="eastAsia"/>
              </w:rPr>
              <w:t>【</w:t>
            </w:r>
            <w:r w:rsidRPr="0092183A">
              <w:t>19ePFv3</w:t>
            </w:r>
            <w:r w:rsidRPr="0092183A">
              <w:rPr>
                <w:rFonts w:hint="eastAsia"/>
              </w:rPr>
              <w:t>】</w:t>
            </w:r>
          </w:p>
          <w:p w14:paraId="2FBF081E" w14:textId="77777777" w:rsidR="00AA7D61" w:rsidRPr="0092183A" w:rsidRDefault="00AA7D61">
            <w:r w:rsidRPr="0092183A">
              <w:t>9</w:t>
            </w:r>
          </w:p>
          <w:p w14:paraId="4EA73CC5" w14:textId="77777777" w:rsidR="00AA7D61" w:rsidRPr="0092183A" w:rsidRDefault="00AA7D61">
            <w:r w:rsidRPr="0092183A">
              <w:rPr>
                <w:rFonts w:hint="eastAsia"/>
              </w:rPr>
              <w:t>【</w:t>
            </w:r>
            <w:r w:rsidRPr="0092183A">
              <w:rPr>
                <w:rFonts w:hint="eastAsia"/>
              </w:rPr>
              <w:t>BEV Step3</w:t>
            </w:r>
            <w:r w:rsidRPr="0092183A">
              <w:rPr>
                <w:rFonts w:hint="eastAsia"/>
              </w:rPr>
              <w:t>】</w:t>
            </w:r>
          </w:p>
          <w:p w14:paraId="00D32232" w14:textId="77777777" w:rsidR="00AA7D61" w:rsidRPr="0092183A" w:rsidRDefault="00AA7D61">
            <w:r w:rsidRPr="0092183A">
              <w:rPr>
                <w:rFonts w:hint="eastAsia"/>
              </w:rPr>
              <w:t>8</w:t>
            </w:r>
          </w:p>
        </w:tc>
      </w:tr>
      <w:tr w:rsidR="00AA7D61" w:rsidRPr="000D218D" w14:paraId="574076DA" w14:textId="77777777">
        <w:trPr>
          <w:trHeight w:val="154"/>
        </w:trPr>
        <w:tc>
          <w:tcPr>
            <w:tcW w:w="3685" w:type="dxa"/>
            <w:shd w:val="clear" w:color="auto" w:fill="auto"/>
            <w:hideMark/>
          </w:tcPr>
          <w:p w14:paraId="517088FB" w14:textId="77777777" w:rsidR="00AA7D61" w:rsidRPr="000D218D" w:rsidRDefault="00AA7D61">
            <w:r w:rsidRPr="000D218D">
              <w:rPr>
                <w:rFonts w:hint="eastAsia"/>
              </w:rPr>
              <w:t>Range</w:t>
            </w:r>
          </w:p>
        </w:tc>
        <w:tc>
          <w:tcPr>
            <w:tcW w:w="3828" w:type="dxa"/>
            <w:shd w:val="clear" w:color="auto" w:fill="auto"/>
            <w:hideMark/>
          </w:tcPr>
          <w:p w14:paraId="6543D727" w14:textId="77777777" w:rsidR="00AA7D61" w:rsidRPr="0092183A" w:rsidRDefault="00AA7D61">
            <w:r w:rsidRPr="0092183A">
              <w:rPr>
                <w:rFonts w:hint="eastAsia"/>
              </w:rPr>
              <w:t>【</w:t>
            </w:r>
            <w:r w:rsidRPr="0092183A">
              <w:t>19ePFv3</w:t>
            </w:r>
            <w:r w:rsidRPr="0092183A">
              <w:rPr>
                <w:rFonts w:hint="eastAsia"/>
              </w:rPr>
              <w:t>】</w:t>
            </w:r>
          </w:p>
          <w:p w14:paraId="76A1E86D" w14:textId="77777777" w:rsidR="00AA7D61" w:rsidRPr="0092183A" w:rsidRDefault="00AA7D61">
            <w:r w:rsidRPr="0092183A">
              <w:t>8</w:t>
            </w:r>
          </w:p>
          <w:p w14:paraId="3C5EA811" w14:textId="77777777" w:rsidR="00AA7D61" w:rsidRPr="0092183A" w:rsidRDefault="00AA7D61">
            <w:r w:rsidRPr="0092183A">
              <w:rPr>
                <w:rFonts w:hint="eastAsia"/>
              </w:rPr>
              <w:t>【</w:t>
            </w:r>
            <w:r w:rsidRPr="0092183A">
              <w:rPr>
                <w:rFonts w:hint="eastAsia"/>
              </w:rPr>
              <w:t>BEV Step3</w:t>
            </w:r>
            <w:r w:rsidRPr="0092183A">
              <w:rPr>
                <w:rFonts w:hint="eastAsia"/>
              </w:rPr>
              <w:t>】</w:t>
            </w:r>
          </w:p>
          <w:p w14:paraId="1662616E" w14:textId="77777777" w:rsidR="00AA7D61" w:rsidRPr="0092183A" w:rsidRDefault="00AA7D61">
            <w:pPr>
              <w:rPr>
                <w:rFonts w:hint="eastAsia"/>
              </w:rPr>
            </w:pPr>
            <w:r w:rsidRPr="0092183A">
              <w:rPr>
                <w:rFonts w:hint="eastAsia"/>
              </w:rPr>
              <w:t>7</w:t>
            </w:r>
          </w:p>
        </w:tc>
      </w:tr>
      <w:tr w:rsidR="00AA7D61" w:rsidRPr="000D218D" w14:paraId="49E665F9" w14:textId="77777777">
        <w:trPr>
          <w:trHeight w:val="64"/>
        </w:trPr>
        <w:tc>
          <w:tcPr>
            <w:tcW w:w="3685" w:type="dxa"/>
            <w:shd w:val="clear" w:color="auto" w:fill="auto"/>
            <w:hideMark/>
          </w:tcPr>
          <w:p w14:paraId="5F1C6462" w14:textId="77777777" w:rsidR="00AA7D61" w:rsidRPr="000D218D" w:rsidRDefault="00AA7D61">
            <w:r w:rsidRPr="000D218D">
              <w:rPr>
                <w:rFonts w:hint="eastAsia"/>
              </w:rPr>
              <w:t>Re</w:t>
            </w:r>
            <w:r w:rsidRPr="000D218D">
              <w:t>a</w:t>
            </w:r>
            <w:r w:rsidRPr="000D218D">
              <w:rPr>
                <w:rFonts w:hint="eastAsia"/>
              </w:rPr>
              <w:t>r C</w:t>
            </w:r>
            <w:r w:rsidRPr="000D218D">
              <w:t>omfort</w:t>
            </w:r>
            <w:r w:rsidRPr="000D218D">
              <w:rPr>
                <w:rFonts w:hint="eastAsia"/>
              </w:rPr>
              <w:t xml:space="preserve"> </w:t>
            </w:r>
          </w:p>
        </w:tc>
        <w:tc>
          <w:tcPr>
            <w:tcW w:w="3828" w:type="dxa"/>
            <w:shd w:val="clear" w:color="auto" w:fill="auto"/>
            <w:hideMark/>
          </w:tcPr>
          <w:p w14:paraId="5F43DF9D" w14:textId="77777777" w:rsidR="00AA7D61" w:rsidRPr="000D218D" w:rsidRDefault="00AA7D61">
            <w:r w:rsidRPr="000D218D">
              <w:rPr>
                <w:rFonts w:hint="eastAsia"/>
              </w:rPr>
              <w:t>3</w:t>
            </w:r>
          </w:p>
        </w:tc>
      </w:tr>
      <w:tr w:rsidR="00AA7D61" w:rsidRPr="000D218D" w14:paraId="73ACF4A6" w14:textId="77777777">
        <w:trPr>
          <w:trHeight w:val="64"/>
        </w:trPr>
        <w:tc>
          <w:tcPr>
            <w:tcW w:w="3685" w:type="dxa"/>
            <w:shd w:val="clear" w:color="auto" w:fill="auto"/>
            <w:hideMark/>
          </w:tcPr>
          <w:p w14:paraId="26E2D66D" w14:textId="77777777" w:rsidR="00AA7D61" w:rsidRPr="000D218D" w:rsidRDefault="00AA7D61">
            <w:r w:rsidRPr="000D218D">
              <w:rPr>
                <w:rFonts w:hint="eastAsia"/>
              </w:rPr>
              <w:t>Snow</w:t>
            </w:r>
          </w:p>
        </w:tc>
        <w:tc>
          <w:tcPr>
            <w:tcW w:w="3828" w:type="dxa"/>
            <w:shd w:val="clear" w:color="auto" w:fill="auto"/>
            <w:hideMark/>
          </w:tcPr>
          <w:p w14:paraId="6748ECAF" w14:textId="77777777" w:rsidR="00AA7D61" w:rsidRPr="000D218D" w:rsidRDefault="00AA7D61">
            <w:r w:rsidRPr="000D218D">
              <w:t>6</w:t>
            </w:r>
          </w:p>
        </w:tc>
      </w:tr>
      <w:tr w:rsidR="00AA7D61" w:rsidRPr="000D218D" w14:paraId="6E20AD50" w14:textId="77777777">
        <w:trPr>
          <w:trHeight w:val="64"/>
        </w:trPr>
        <w:tc>
          <w:tcPr>
            <w:tcW w:w="3685" w:type="dxa"/>
            <w:shd w:val="clear" w:color="auto" w:fill="auto"/>
          </w:tcPr>
          <w:p w14:paraId="4D3286E7" w14:textId="77777777" w:rsidR="00AA7D61" w:rsidRPr="000D218D" w:rsidRDefault="00AA7D61">
            <w:pPr>
              <w:rPr>
                <w:rFonts w:hint="eastAsia"/>
              </w:rPr>
            </w:pPr>
            <w:r w:rsidRPr="000D218D">
              <w:rPr>
                <w:rFonts w:hint="eastAsia"/>
              </w:rPr>
              <w:t>T</w:t>
            </w:r>
            <w:r w:rsidRPr="000D218D">
              <w:t>rack</w:t>
            </w:r>
          </w:p>
        </w:tc>
        <w:tc>
          <w:tcPr>
            <w:tcW w:w="3828" w:type="dxa"/>
            <w:shd w:val="clear" w:color="auto" w:fill="auto"/>
          </w:tcPr>
          <w:p w14:paraId="266E3CD6" w14:textId="77777777" w:rsidR="00AA7D61" w:rsidRPr="000D218D" w:rsidRDefault="00AA7D61">
            <w:r w:rsidRPr="000D218D">
              <w:rPr>
                <w:rFonts w:hint="eastAsia"/>
              </w:rPr>
              <w:t>5</w:t>
            </w:r>
          </w:p>
        </w:tc>
      </w:tr>
      <w:tr w:rsidR="00AA7D61" w:rsidRPr="000D218D" w14:paraId="4669C770" w14:textId="77777777">
        <w:trPr>
          <w:trHeight w:val="64"/>
        </w:trPr>
        <w:tc>
          <w:tcPr>
            <w:tcW w:w="3685" w:type="dxa"/>
            <w:shd w:val="clear" w:color="auto" w:fill="auto"/>
          </w:tcPr>
          <w:p w14:paraId="76A5D284" w14:textId="77777777" w:rsidR="00AA7D61" w:rsidRPr="0092183A" w:rsidRDefault="00AA7D61">
            <w:r w:rsidRPr="0092183A">
              <w:rPr>
                <w:rFonts w:hint="eastAsia"/>
              </w:rPr>
              <w:t>S</w:t>
            </w:r>
            <w:r w:rsidRPr="0092183A">
              <w:t>now Extra</w:t>
            </w:r>
          </w:p>
          <w:p w14:paraId="528A06EA" w14:textId="77777777" w:rsidR="00AA7D61" w:rsidRPr="0092183A" w:rsidRDefault="00AA7D61">
            <w:pPr>
              <w:rPr>
                <w:rFonts w:hint="eastAsia"/>
              </w:rPr>
            </w:pPr>
            <w:r w:rsidRPr="0092183A">
              <w:rPr>
                <w:rFonts w:hint="eastAsia"/>
              </w:rPr>
              <w:t>※</w:t>
            </w:r>
            <w:r w:rsidRPr="0092183A">
              <w:rPr>
                <w:rFonts w:hint="eastAsia"/>
              </w:rPr>
              <w:t>19ePFv3</w:t>
            </w:r>
            <w:r w:rsidRPr="0092183A">
              <w:rPr>
                <w:rFonts w:hint="eastAsia"/>
              </w:rPr>
              <w:t>のみ設定あり</w:t>
            </w:r>
            <w:r w:rsidRPr="0092183A">
              <w:rPr>
                <w:rFonts w:hint="eastAsia"/>
              </w:rPr>
              <w:t xml:space="preserve"> / It is equipped only 19ePFv3</w:t>
            </w:r>
          </w:p>
        </w:tc>
        <w:tc>
          <w:tcPr>
            <w:tcW w:w="3828" w:type="dxa"/>
            <w:shd w:val="clear" w:color="auto" w:fill="auto"/>
          </w:tcPr>
          <w:p w14:paraId="14382DAE" w14:textId="77777777" w:rsidR="00AA7D61" w:rsidRPr="0092183A" w:rsidRDefault="00AA7D61">
            <w:r w:rsidRPr="0092183A">
              <w:rPr>
                <w:rFonts w:hint="eastAsia"/>
              </w:rPr>
              <w:t>【</w:t>
            </w:r>
            <w:r w:rsidRPr="0092183A">
              <w:t>19ePFv3</w:t>
            </w:r>
            <w:r w:rsidRPr="0092183A">
              <w:rPr>
                <w:rFonts w:hint="eastAsia"/>
              </w:rPr>
              <w:t>】</w:t>
            </w:r>
          </w:p>
          <w:p w14:paraId="4A3D2A8D" w14:textId="77777777" w:rsidR="00AA7D61" w:rsidRPr="0092183A" w:rsidRDefault="00AA7D61">
            <w:r w:rsidRPr="0092183A">
              <w:t>7</w:t>
            </w:r>
          </w:p>
          <w:p w14:paraId="279641DC" w14:textId="77777777" w:rsidR="00AA7D61" w:rsidRPr="0092183A" w:rsidRDefault="00AA7D61">
            <w:r w:rsidRPr="0092183A">
              <w:rPr>
                <w:rFonts w:hint="eastAsia"/>
              </w:rPr>
              <w:t>【</w:t>
            </w:r>
            <w:r w:rsidRPr="0092183A">
              <w:rPr>
                <w:rFonts w:hint="eastAsia"/>
              </w:rPr>
              <w:t>BEV Step3</w:t>
            </w:r>
            <w:r w:rsidRPr="0092183A">
              <w:rPr>
                <w:rFonts w:hint="eastAsia"/>
              </w:rPr>
              <w:t>】</w:t>
            </w:r>
          </w:p>
          <w:p w14:paraId="4A695835" w14:textId="77777777" w:rsidR="00AA7D61" w:rsidRPr="0092183A" w:rsidRDefault="00AA7D61">
            <w:pPr>
              <w:rPr>
                <w:rFonts w:hint="eastAsia"/>
              </w:rPr>
            </w:pPr>
            <w:r w:rsidRPr="0092183A">
              <w:rPr>
                <w:rFonts w:hint="eastAsia"/>
              </w:rPr>
              <w:t>－</w:t>
            </w:r>
          </w:p>
        </w:tc>
      </w:tr>
      <w:tr w:rsidR="00AA7D61" w:rsidRPr="000D218D" w14:paraId="7BF15937" w14:textId="77777777">
        <w:trPr>
          <w:trHeight w:val="397"/>
        </w:trPr>
        <w:tc>
          <w:tcPr>
            <w:tcW w:w="3685" w:type="dxa"/>
            <w:shd w:val="clear" w:color="auto" w:fill="auto"/>
            <w:hideMark/>
          </w:tcPr>
          <w:p w14:paraId="6314F9E3" w14:textId="77777777" w:rsidR="00AA7D61" w:rsidRPr="008F7F13" w:rsidRDefault="00AA7D61">
            <w:pPr>
              <w:rPr>
                <w:rFonts w:hint="eastAsia"/>
              </w:rPr>
            </w:pPr>
            <w:r w:rsidRPr="008F7F13">
              <w:rPr>
                <w:rFonts w:hint="eastAsia"/>
              </w:rPr>
              <w:t>【</w:t>
            </w:r>
            <w:r w:rsidRPr="008F7F13">
              <w:t>19ePFv3</w:t>
            </w:r>
            <w:r w:rsidRPr="008F7F13">
              <w:rPr>
                <w:rFonts w:hint="eastAsia"/>
              </w:rPr>
              <w:t>】</w:t>
            </w:r>
          </w:p>
          <w:p w14:paraId="36C37060" w14:textId="77777777" w:rsidR="00AA7D61" w:rsidRPr="000D218D" w:rsidRDefault="00AA7D61">
            <w:pPr>
              <w:rPr>
                <w:sz w:val="20"/>
                <w:szCs w:val="22"/>
              </w:rPr>
            </w:pPr>
            <w:r w:rsidRPr="000D218D">
              <w:rPr>
                <w:rFonts w:hint="eastAsia"/>
              </w:rPr>
              <w:t>予約</w:t>
            </w:r>
            <w:r w:rsidRPr="000D218D">
              <w:rPr>
                <w:rFonts w:hint="eastAsia"/>
              </w:rPr>
              <w:t>2</w:t>
            </w:r>
            <w:r w:rsidRPr="000D218D">
              <w:rPr>
                <w:rFonts w:hint="eastAsia"/>
              </w:rPr>
              <w:t>～</w:t>
            </w:r>
            <w:r w:rsidRPr="000D218D">
              <w:rPr>
                <w:rFonts w:hint="eastAsia"/>
              </w:rPr>
              <w:t>9</w:t>
            </w:r>
          </w:p>
          <w:p w14:paraId="02BAF6D5" w14:textId="77777777" w:rsidR="00AA7D61" w:rsidRDefault="00AA7D61">
            <w:pPr>
              <w:rPr>
                <w:color w:val="00B0F0"/>
                <w:sz w:val="20"/>
                <w:szCs w:val="22"/>
              </w:rPr>
            </w:pPr>
            <w:r w:rsidRPr="008F7F13">
              <w:rPr>
                <w:color w:val="00B0F0"/>
                <w:sz w:val="20"/>
                <w:szCs w:val="22"/>
              </w:rPr>
              <w:t>Reserved</w:t>
            </w:r>
            <w:r w:rsidRPr="008F7F13">
              <w:rPr>
                <w:rFonts w:hint="eastAsia"/>
                <w:color w:val="00B0F0"/>
                <w:sz w:val="20"/>
                <w:szCs w:val="22"/>
              </w:rPr>
              <w:t xml:space="preserve"> </w:t>
            </w:r>
            <w:r w:rsidRPr="008F7F13">
              <w:rPr>
                <w:color w:val="00B0F0"/>
                <w:sz w:val="20"/>
                <w:szCs w:val="22"/>
              </w:rPr>
              <w:t>2</w:t>
            </w:r>
            <w:r w:rsidRPr="008F7F13">
              <w:rPr>
                <w:rFonts w:hint="eastAsia"/>
                <w:color w:val="00B0F0"/>
                <w:sz w:val="20"/>
                <w:szCs w:val="22"/>
              </w:rPr>
              <w:t>～</w:t>
            </w:r>
            <w:r w:rsidRPr="008F7F13">
              <w:rPr>
                <w:rFonts w:hint="eastAsia"/>
                <w:color w:val="00B0F0"/>
                <w:sz w:val="20"/>
                <w:szCs w:val="22"/>
              </w:rPr>
              <w:t>9</w:t>
            </w:r>
          </w:p>
          <w:p w14:paraId="599C08B1" w14:textId="77777777" w:rsidR="00AA7D61" w:rsidRPr="00AA7D61" w:rsidRDefault="00AA7D61">
            <w:pPr>
              <w:rPr>
                <w:color w:val="00B0F0"/>
                <w:sz w:val="20"/>
                <w:szCs w:val="22"/>
              </w:rPr>
            </w:pPr>
            <w:r w:rsidRPr="008F7F13">
              <w:rPr>
                <w:rFonts w:hint="eastAsia"/>
              </w:rPr>
              <w:t>【</w:t>
            </w:r>
            <w:r w:rsidRPr="008F7F13">
              <w:rPr>
                <w:rFonts w:hint="eastAsia"/>
              </w:rPr>
              <w:t xml:space="preserve">BEV </w:t>
            </w:r>
            <w:r w:rsidRPr="008F7F13">
              <w:t>Step3</w:t>
            </w:r>
            <w:r w:rsidRPr="008F7F13">
              <w:rPr>
                <w:rFonts w:hint="eastAsia"/>
              </w:rPr>
              <w:t>】</w:t>
            </w:r>
          </w:p>
          <w:p w14:paraId="52065ACC" w14:textId="77777777" w:rsidR="00AA7D61" w:rsidRPr="008F7F13" w:rsidRDefault="00AA7D61">
            <w:pPr>
              <w:rPr>
                <w:sz w:val="20"/>
                <w:szCs w:val="22"/>
              </w:rPr>
            </w:pPr>
            <w:r w:rsidRPr="008F7F13">
              <w:rPr>
                <w:rFonts w:hint="eastAsia"/>
              </w:rPr>
              <w:t>予約</w:t>
            </w:r>
            <w:r w:rsidRPr="008F7F13">
              <w:rPr>
                <w:rFonts w:hint="eastAsia"/>
              </w:rPr>
              <w:t>2</w:t>
            </w:r>
            <w:r w:rsidRPr="008F7F13">
              <w:rPr>
                <w:rFonts w:hint="eastAsia"/>
              </w:rPr>
              <w:t>～</w:t>
            </w:r>
            <w:r w:rsidRPr="008F7F13">
              <w:rPr>
                <w:rFonts w:hint="eastAsia"/>
              </w:rPr>
              <w:t>24</w:t>
            </w:r>
          </w:p>
          <w:p w14:paraId="58D6358D" w14:textId="77777777" w:rsidR="00AA7D61" w:rsidRPr="007F2622" w:rsidRDefault="00AA7D61">
            <w:pPr>
              <w:rPr>
                <w:color w:val="00B0F0"/>
              </w:rPr>
            </w:pPr>
            <w:r w:rsidRPr="007F2622">
              <w:rPr>
                <w:color w:val="00B0F0"/>
                <w:sz w:val="20"/>
                <w:szCs w:val="22"/>
              </w:rPr>
              <w:t>Reserved</w:t>
            </w:r>
            <w:r w:rsidRPr="007F2622">
              <w:rPr>
                <w:rFonts w:hint="eastAsia"/>
                <w:color w:val="00B0F0"/>
                <w:sz w:val="20"/>
                <w:szCs w:val="22"/>
              </w:rPr>
              <w:t xml:space="preserve"> </w:t>
            </w:r>
            <w:r w:rsidRPr="007F2622">
              <w:rPr>
                <w:color w:val="00B0F0"/>
                <w:sz w:val="20"/>
                <w:szCs w:val="22"/>
              </w:rPr>
              <w:t>2</w:t>
            </w:r>
            <w:r w:rsidRPr="007F2622">
              <w:rPr>
                <w:rFonts w:hint="eastAsia"/>
                <w:color w:val="00B0F0"/>
                <w:sz w:val="20"/>
                <w:szCs w:val="22"/>
              </w:rPr>
              <w:t>～</w:t>
            </w:r>
            <w:r w:rsidRPr="007F2622">
              <w:rPr>
                <w:rFonts w:hint="eastAsia"/>
                <w:color w:val="00B0F0"/>
                <w:sz w:val="20"/>
                <w:szCs w:val="22"/>
              </w:rPr>
              <w:t>24</w:t>
            </w:r>
          </w:p>
        </w:tc>
        <w:tc>
          <w:tcPr>
            <w:tcW w:w="3828" w:type="dxa"/>
            <w:shd w:val="clear" w:color="auto" w:fill="auto"/>
            <w:hideMark/>
          </w:tcPr>
          <w:p w14:paraId="2CD13C37" w14:textId="77777777" w:rsidR="00AA7D61" w:rsidRPr="000D218D" w:rsidRDefault="00AA7D61">
            <w:pPr>
              <w:rPr>
                <w:sz w:val="20"/>
                <w:szCs w:val="22"/>
              </w:rPr>
            </w:pPr>
            <w:r w:rsidRPr="000D218D">
              <w:rPr>
                <w:rFonts w:hint="eastAsia"/>
              </w:rPr>
              <w:t>※追加したタイミングで並び順更新</w:t>
            </w:r>
          </w:p>
          <w:p w14:paraId="71FFC339" w14:textId="77777777" w:rsidR="00AA7D61" w:rsidRPr="00C4600D" w:rsidRDefault="00AA7D61">
            <w:pPr>
              <w:rPr>
                <w:rFonts w:hint="eastAsia"/>
                <w:color w:val="00B0F0"/>
              </w:rPr>
            </w:pPr>
            <w:r w:rsidRPr="00C4600D">
              <w:rPr>
                <w:rFonts w:hint="eastAsia"/>
                <w:color w:val="00B0F0"/>
                <w:sz w:val="20"/>
                <w:szCs w:val="22"/>
              </w:rPr>
              <w:t>※</w:t>
            </w:r>
            <w:r w:rsidRPr="00C4600D">
              <w:rPr>
                <w:color w:val="00B0F0"/>
                <w:sz w:val="20"/>
                <w:szCs w:val="22"/>
              </w:rPr>
              <w:t>Change mode layout order by update</w:t>
            </w:r>
          </w:p>
        </w:tc>
      </w:tr>
    </w:tbl>
    <w:p w14:paraId="74F88864" w14:textId="77777777" w:rsidR="00AA7D61" w:rsidRPr="00AE2925" w:rsidRDefault="00AA7D61" w:rsidP="00AA7D61">
      <w:pPr>
        <w:ind w:firstLineChars="220" w:firstLine="424"/>
        <w:rPr>
          <w:color w:val="000000"/>
        </w:rPr>
      </w:pPr>
    </w:p>
    <w:p w14:paraId="7D955671" w14:textId="77777777" w:rsidR="00800558" w:rsidRPr="00AA7D61" w:rsidRDefault="00800558" w:rsidP="00800558">
      <w:pPr>
        <w:rPr>
          <w:rFonts w:hint="eastAsia"/>
          <w:color w:val="000000"/>
        </w:rPr>
      </w:pPr>
    </w:p>
    <w:p w14:paraId="65221F77" w14:textId="77777777" w:rsidR="00800558" w:rsidRPr="000D218D" w:rsidRDefault="00800558" w:rsidP="00800558">
      <w:pPr>
        <w:pStyle w:val="Heading3"/>
        <w:rPr>
          <w:noProof/>
          <w:color w:val="00B0F0"/>
        </w:rPr>
      </w:pPr>
      <w:bookmarkStart w:id="275" w:name="_Toc166749032"/>
      <w:bookmarkStart w:id="276" w:name="_Ref192788000"/>
      <w:bookmarkStart w:id="277" w:name="_Toc207119775"/>
      <w:r w:rsidRPr="000D218D">
        <w:t>2</w:t>
      </w:r>
      <w:r w:rsidRPr="000D218D">
        <w:rPr>
          <w:rFonts w:hint="eastAsia"/>
        </w:rPr>
        <w:t>接点スイッチ付きの場合</w:t>
      </w:r>
      <w:r w:rsidRPr="00AE2925">
        <w:rPr>
          <w:rFonts w:hint="eastAsia"/>
          <w:color w:val="000000"/>
          <w:sz w:val="20"/>
          <w:szCs w:val="22"/>
        </w:rPr>
        <w:t xml:space="preserve"> </w:t>
      </w:r>
      <w:r w:rsidRPr="000D218D">
        <w:rPr>
          <w:rFonts w:hint="eastAsia"/>
          <w:color w:val="00B0F0"/>
          <w:sz w:val="20"/>
          <w:szCs w:val="22"/>
        </w:rPr>
        <w:t xml:space="preserve">/ </w:t>
      </w:r>
      <w:r w:rsidRPr="000D218D">
        <w:rPr>
          <w:color w:val="00B0F0"/>
          <w:sz w:val="20"/>
          <w:szCs w:val="22"/>
        </w:rPr>
        <w:t xml:space="preserve"> In case equipped with 2 contact-hardware switch</w:t>
      </w:r>
      <w:bookmarkEnd w:id="275"/>
      <w:bookmarkEnd w:id="276"/>
      <w:bookmarkEnd w:id="277"/>
    </w:p>
    <w:p w14:paraId="691E0027" w14:textId="77777777" w:rsidR="00800558" w:rsidRPr="00AE2925" w:rsidRDefault="00800558" w:rsidP="00800558">
      <w:pPr>
        <w:rPr>
          <w:color w:val="000000"/>
        </w:rPr>
      </w:pPr>
    </w:p>
    <w:p w14:paraId="3EF8D5E6" w14:textId="77777777" w:rsidR="00B91BF4" w:rsidRPr="000D218D" w:rsidRDefault="00B91BF4" w:rsidP="00800558">
      <w:pPr>
        <w:ind w:leftChars="200" w:left="386"/>
      </w:pPr>
      <w:r w:rsidRPr="000D218D">
        <w:t>2</w:t>
      </w:r>
      <w:r w:rsidR="00800558" w:rsidRPr="000D218D">
        <w:rPr>
          <w:rFonts w:hint="eastAsia"/>
        </w:rPr>
        <w:t>接点スイッチ付き車両（</w:t>
      </w:r>
      <w:r w:rsidRPr="000D218D">
        <w:t>DM_PVLD</w:t>
      </w:r>
      <w:r w:rsidR="00800558" w:rsidRPr="000D218D">
        <w:t xml:space="preserve"> = 1b</w:t>
      </w:r>
      <w:r w:rsidR="00800558" w:rsidRPr="000D218D">
        <w:rPr>
          <w:rFonts w:hint="eastAsia"/>
        </w:rPr>
        <w:t>）の場合、ハードスイッチが押下された場合、現在選択中のモードを起点に、車両に設定のあるモードのうち、下記表のモード切替順位</w:t>
      </w:r>
      <w:r w:rsidRPr="000D218D">
        <w:rPr>
          <w:rFonts w:hint="eastAsia"/>
        </w:rPr>
        <w:t>に応じてモードが切替る。</w:t>
      </w:r>
    </w:p>
    <w:p w14:paraId="6B32AA73" w14:textId="77777777" w:rsidR="00800558" w:rsidRPr="000D218D" w:rsidRDefault="00B91BF4" w:rsidP="00800558">
      <w:pPr>
        <w:ind w:leftChars="200" w:left="386"/>
      </w:pPr>
      <w:r w:rsidRPr="000D218D">
        <w:rPr>
          <w:rFonts w:hint="eastAsia"/>
        </w:rPr>
        <w:t>DMS</w:t>
      </w:r>
      <w:r w:rsidRPr="000D218D">
        <w:rPr>
          <w:rFonts w:hint="eastAsia"/>
        </w:rPr>
        <w:t>スイッチ</w:t>
      </w:r>
      <w:r w:rsidRPr="000D218D">
        <w:rPr>
          <w:rFonts w:hint="eastAsia"/>
        </w:rPr>
        <w:t>(+)</w:t>
      </w:r>
      <w:r w:rsidRPr="000D218D">
        <w:rPr>
          <w:rFonts w:hint="eastAsia"/>
        </w:rPr>
        <w:t>操作があった場合、モード切替順位が</w:t>
      </w:r>
      <w:r w:rsidR="00800558" w:rsidRPr="000D218D">
        <w:rPr>
          <w:rFonts w:hint="eastAsia"/>
        </w:rPr>
        <w:t>小さい順にモードが切り替わる。</w:t>
      </w:r>
      <w:r w:rsidRPr="000D218D">
        <w:rPr>
          <w:rFonts w:hint="eastAsia"/>
        </w:rPr>
        <w:t>また、車両に設定のあるモードのうち、モード切替順位が最も大きいモードを選択中に、</w:t>
      </w:r>
      <w:r w:rsidRPr="000D218D">
        <w:rPr>
          <w:rFonts w:hint="eastAsia"/>
        </w:rPr>
        <w:t>DMS</w:t>
      </w:r>
      <w:r w:rsidRPr="000D218D">
        <w:rPr>
          <w:rFonts w:hint="eastAsia"/>
        </w:rPr>
        <w:t>スイッチ</w:t>
      </w:r>
      <w:r w:rsidRPr="000D218D">
        <w:rPr>
          <w:rFonts w:hint="eastAsia"/>
        </w:rPr>
        <w:t>(+)</w:t>
      </w:r>
      <w:r w:rsidRPr="000D218D">
        <w:rPr>
          <w:rFonts w:hint="eastAsia"/>
        </w:rPr>
        <w:t>操作があった場合、モード切替順位が最も大きいモードを保持する。</w:t>
      </w:r>
    </w:p>
    <w:p w14:paraId="11C1EC13" w14:textId="77777777" w:rsidR="00B91BF4" w:rsidRPr="000D218D" w:rsidRDefault="00B91BF4" w:rsidP="00B91BF4">
      <w:pPr>
        <w:ind w:leftChars="200" w:left="386"/>
      </w:pPr>
      <w:r w:rsidRPr="000D218D">
        <w:rPr>
          <w:rFonts w:hint="eastAsia"/>
        </w:rPr>
        <w:t>DMS</w:t>
      </w:r>
      <w:r w:rsidRPr="000D218D">
        <w:rPr>
          <w:rFonts w:hint="eastAsia"/>
        </w:rPr>
        <w:t>スイッチ</w:t>
      </w:r>
      <w:r w:rsidRPr="000D218D">
        <w:rPr>
          <w:rFonts w:hint="eastAsia"/>
        </w:rPr>
        <w:t>(</w:t>
      </w:r>
      <w:r w:rsidRPr="000D218D">
        <w:t>-</w:t>
      </w:r>
      <w:r w:rsidRPr="000D218D">
        <w:rPr>
          <w:rFonts w:hint="eastAsia"/>
        </w:rPr>
        <w:t>)</w:t>
      </w:r>
      <w:r w:rsidRPr="000D218D">
        <w:rPr>
          <w:rFonts w:hint="eastAsia"/>
        </w:rPr>
        <w:t>操作があった場合、モード切替順位が大きい順にモードが切り替わる。また、車両に設定のあるモードのうち、モード切替順位が最も小さいモードを選択中に、</w:t>
      </w:r>
      <w:r w:rsidRPr="000D218D">
        <w:rPr>
          <w:rFonts w:hint="eastAsia"/>
        </w:rPr>
        <w:t>DMS</w:t>
      </w:r>
      <w:r w:rsidRPr="000D218D">
        <w:rPr>
          <w:rFonts w:hint="eastAsia"/>
        </w:rPr>
        <w:t>スイッチ</w:t>
      </w:r>
      <w:r w:rsidRPr="000D218D">
        <w:rPr>
          <w:rFonts w:hint="eastAsia"/>
        </w:rPr>
        <w:t>(</w:t>
      </w:r>
      <w:r w:rsidRPr="000D218D">
        <w:t>-</w:t>
      </w:r>
      <w:r w:rsidRPr="000D218D">
        <w:rPr>
          <w:rFonts w:hint="eastAsia"/>
        </w:rPr>
        <w:t>)</w:t>
      </w:r>
      <w:r w:rsidRPr="000D218D">
        <w:rPr>
          <w:rFonts w:hint="eastAsia"/>
        </w:rPr>
        <w:t>操作があった場合、モード切替順位が最も小さいモードを保持する。</w:t>
      </w:r>
    </w:p>
    <w:p w14:paraId="578A56C3" w14:textId="77777777" w:rsidR="00510B4D" w:rsidRPr="000D218D" w:rsidRDefault="00510B4D" w:rsidP="00B91BF4">
      <w:pPr>
        <w:ind w:leftChars="200" w:left="386"/>
        <w:rPr>
          <w:rFonts w:hint="eastAsia"/>
        </w:rPr>
      </w:pPr>
      <w:r w:rsidRPr="000D218D">
        <w:rPr>
          <w:rFonts w:hint="eastAsia"/>
        </w:rPr>
        <w:t>これらの状態遷移は、パワトレ系</w:t>
      </w:r>
      <w:r w:rsidRPr="000D218D">
        <w:rPr>
          <w:rFonts w:hint="eastAsia"/>
        </w:rPr>
        <w:t>E</w:t>
      </w:r>
      <w:r w:rsidRPr="000D218D">
        <w:t>CU</w:t>
      </w:r>
      <w:r w:rsidRPr="000D218D">
        <w:rPr>
          <w:rFonts w:hint="eastAsia"/>
        </w:rPr>
        <w:t>にて管理される。</w:t>
      </w:r>
    </w:p>
    <w:p w14:paraId="712F6A14" w14:textId="77777777" w:rsidR="00B91BF4" w:rsidRPr="00AE2925" w:rsidRDefault="00B91BF4" w:rsidP="00800558">
      <w:pPr>
        <w:ind w:leftChars="200" w:left="386"/>
        <w:rPr>
          <w:color w:val="000000"/>
        </w:rPr>
      </w:pPr>
    </w:p>
    <w:p w14:paraId="4305690B" w14:textId="77777777" w:rsidR="003A215E" w:rsidRPr="000D218D" w:rsidRDefault="003A215E" w:rsidP="003A215E">
      <w:pPr>
        <w:ind w:leftChars="219" w:left="424" w:hangingChars="1" w:hanging="2"/>
        <w:rPr>
          <w:rFonts w:hint="eastAsia"/>
          <w:color w:val="00B0F0"/>
        </w:rPr>
      </w:pPr>
      <w:r w:rsidRPr="000D218D">
        <w:rPr>
          <w:color w:val="00B0F0"/>
        </w:rPr>
        <w:t>In case equipped with 2 contact-hardware switch (DM_PVLD =1b), when a driver push hardware switch, Drive Mode is changed in order following table. When a driver pushes DMS(+) switch, Drive Mode is changed in order following table from small number to big number. It is valid only for equipped mode for the vehicle. And, if a driver pushes DMS(+) switch during drive mode with biggest number of the vehicle, Drive Mode is kept the biggest number mode of the vehicle. When a driver pushes DMS(-) switch, Drive Mode is changed in order following table from big number to big small. It is valid only for equipped mode for the vehicle. And, if a driver pushes DMS(-) switch during drive mode with smallest number of the vehicle, Drive Mode is kept the smallest number mode of the vehicle.</w:t>
      </w:r>
    </w:p>
    <w:p w14:paraId="419B9480" w14:textId="77777777" w:rsidR="003A215E" w:rsidRPr="000D218D" w:rsidRDefault="00510B4D" w:rsidP="00800558">
      <w:pPr>
        <w:ind w:leftChars="200" w:left="386"/>
        <w:rPr>
          <w:color w:val="00B0F0"/>
        </w:rPr>
      </w:pPr>
      <w:r w:rsidRPr="000D218D">
        <w:rPr>
          <w:rFonts w:hint="eastAsia"/>
          <w:color w:val="00B0F0"/>
        </w:rPr>
        <w:t>T</w:t>
      </w:r>
      <w:r w:rsidRPr="000D218D">
        <w:rPr>
          <w:color w:val="00B0F0"/>
        </w:rPr>
        <w:t>hese mode transition is managed in pawer-train ECU.</w:t>
      </w:r>
    </w:p>
    <w:p w14:paraId="089CD39C" w14:textId="77777777" w:rsidR="003A215E" w:rsidRPr="00AE2925" w:rsidRDefault="003A215E" w:rsidP="00800558">
      <w:pPr>
        <w:ind w:leftChars="200" w:left="386"/>
        <w:rPr>
          <w:rFonts w:hint="eastAsia"/>
          <w:color w:val="000000"/>
        </w:rPr>
      </w:pPr>
    </w:p>
    <w:p w14:paraId="036ECABD" w14:textId="77777777" w:rsidR="00AA7D61" w:rsidRPr="00AE2925" w:rsidRDefault="00AA7D61" w:rsidP="00AA7D61">
      <w:pPr>
        <w:rPr>
          <w:rFonts w:hint="eastAsia"/>
          <w:color w:val="000000"/>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5"/>
        <w:gridCol w:w="3828"/>
      </w:tblGrid>
      <w:tr w:rsidR="00AA7D61" w:rsidRPr="000D218D" w14:paraId="1FDFBD85" w14:textId="77777777">
        <w:tc>
          <w:tcPr>
            <w:tcW w:w="3685" w:type="dxa"/>
            <w:shd w:val="clear" w:color="auto" w:fill="auto"/>
          </w:tcPr>
          <w:p w14:paraId="4C645794" w14:textId="77777777" w:rsidR="00AA7D61" w:rsidRPr="000D218D" w:rsidRDefault="00AA7D61">
            <w:pPr>
              <w:rPr>
                <w:rFonts w:hint="eastAsia"/>
              </w:rPr>
            </w:pPr>
            <w:r w:rsidRPr="000D218D">
              <w:rPr>
                <w:rFonts w:hint="eastAsia"/>
              </w:rPr>
              <w:t>D</w:t>
            </w:r>
            <w:r w:rsidRPr="000D218D">
              <w:t xml:space="preserve">MS </w:t>
            </w:r>
            <w:r w:rsidRPr="000D218D">
              <w:rPr>
                <w:rFonts w:hint="eastAsia"/>
              </w:rPr>
              <w:t>モード</w:t>
            </w:r>
            <w:r w:rsidRPr="000D218D">
              <w:rPr>
                <w:rFonts w:hint="eastAsia"/>
              </w:rPr>
              <w:t xml:space="preserve"> </w:t>
            </w:r>
            <w:r w:rsidRPr="00C4600D">
              <w:rPr>
                <w:color w:val="00B0F0"/>
                <w:sz w:val="20"/>
                <w:szCs w:val="22"/>
              </w:rPr>
              <w:t>/ DMS mode</w:t>
            </w:r>
          </w:p>
        </w:tc>
        <w:tc>
          <w:tcPr>
            <w:tcW w:w="3828" w:type="dxa"/>
            <w:shd w:val="clear" w:color="auto" w:fill="auto"/>
          </w:tcPr>
          <w:p w14:paraId="408094F8" w14:textId="77777777" w:rsidR="00AA7D61" w:rsidRPr="000D218D" w:rsidRDefault="00AA7D61">
            <w:pPr>
              <w:rPr>
                <w:rFonts w:hint="eastAsia"/>
              </w:rPr>
            </w:pPr>
            <w:r w:rsidRPr="000D218D">
              <w:rPr>
                <w:rFonts w:hint="eastAsia"/>
              </w:rPr>
              <w:t>モード切替順位</w:t>
            </w:r>
            <w:r w:rsidRPr="000D218D">
              <w:rPr>
                <w:rFonts w:hint="eastAsia"/>
              </w:rPr>
              <w:t xml:space="preserve"> </w:t>
            </w:r>
            <w:r w:rsidRPr="00C4600D">
              <w:rPr>
                <w:color w:val="00B0F0"/>
                <w:sz w:val="20"/>
                <w:szCs w:val="22"/>
              </w:rPr>
              <w:t>/ Mode change order</w:t>
            </w:r>
          </w:p>
        </w:tc>
      </w:tr>
      <w:tr w:rsidR="00AA7D61" w:rsidRPr="000D218D" w14:paraId="1A066932" w14:textId="77777777">
        <w:trPr>
          <w:trHeight w:val="64"/>
        </w:trPr>
        <w:tc>
          <w:tcPr>
            <w:tcW w:w="3685" w:type="dxa"/>
            <w:shd w:val="clear" w:color="auto" w:fill="auto"/>
            <w:hideMark/>
          </w:tcPr>
          <w:p w14:paraId="65765F78" w14:textId="77777777" w:rsidR="00AA7D61" w:rsidRPr="000D218D" w:rsidRDefault="00AA7D61">
            <w:r w:rsidRPr="000D218D">
              <w:rPr>
                <w:rFonts w:hint="eastAsia"/>
              </w:rPr>
              <w:t>Normal</w:t>
            </w:r>
          </w:p>
        </w:tc>
        <w:tc>
          <w:tcPr>
            <w:tcW w:w="3828" w:type="dxa"/>
            <w:shd w:val="clear" w:color="auto" w:fill="auto"/>
            <w:hideMark/>
          </w:tcPr>
          <w:p w14:paraId="09397BBA" w14:textId="77777777" w:rsidR="00AA7D61" w:rsidRPr="0092183A" w:rsidRDefault="00AA7D61">
            <w:r w:rsidRPr="0092183A">
              <w:rPr>
                <w:rFonts w:hint="eastAsia"/>
              </w:rPr>
              <w:t>【</w:t>
            </w:r>
            <w:r w:rsidRPr="0092183A">
              <w:t>19ePFv3</w:t>
            </w:r>
            <w:r w:rsidRPr="0092183A">
              <w:rPr>
                <w:rFonts w:hint="eastAsia"/>
              </w:rPr>
              <w:t>】</w:t>
            </w:r>
          </w:p>
          <w:p w14:paraId="7D4C4F15" w14:textId="77777777" w:rsidR="00AA7D61" w:rsidRPr="0092183A" w:rsidRDefault="00AA7D61">
            <w:pPr>
              <w:rPr>
                <w:rFonts w:hint="eastAsia"/>
              </w:rPr>
            </w:pPr>
            <w:r w:rsidRPr="0092183A">
              <w:rPr>
                <w:rFonts w:hint="eastAsia"/>
              </w:rPr>
              <w:t>7</w:t>
            </w:r>
          </w:p>
          <w:p w14:paraId="7382C187" w14:textId="77777777" w:rsidR="00AA7D61" w:rsidRPr="0092183A" w:rsidRDefault="00AA7D61">
            <w:r w:rsidRPr="0092183A">
              <w:rPr>
                <w:rFonts w:hint="eastAsia"/>
              </w:rPr>
              <w:t>【</w:t>
            </w:r>
            <w:r w:rsidRPr="0092183A">
              <w:rPr>
                <w:rFonts w:hint="eastAsia"/>
              </w:rPr>
              <w:t>BEV Step3</w:t>
            </w:r>
            <w:r w:rsidRPr="0092183A">
              <w:rPr>
                <w:rFonts w:hint="eastAsia"/>
              </w:rPr>
              <w:t>】</w:t>
            </w:r>
          </w:p>
          <w:p w14:paraId="7A473D45" w14:textId="77777777" w:rsidR="00AA7D61" w:rsidRPr="0092183A" w:rsidRDefault="00AA7D61">
            <w:r w:rsidRPr="0092183A">
              <w:rPr>
                <w:rFonts w:hint="eastAsia"/>
              </w:rPr>
              <w:t>6</w:t>
            </w:r>
          </w:p>
        </w:tc>
      </w:tr>
      <w:tr w:rsidR="00AA7D61" w:rsidRPr="000D218D" w14:paraId="1066AEC1" w14:textId="77777777">
        <w:trPr>
          <w:trHeight w:val="64"/>
        </w:trPr>
        <w:tc>
          <w:tcPr>
            <w:tcW w:w="3685" w:type="dxa"/>
            <w:shd w:val="clear" w:color="auto" w:fill="auto"/>
            <w:hideMark/>
          </w:tcPr>
          <w:p w14:paraId="02FE50A6" w14:textId="77777777" w:rsidR="00AA7D61" w:rsidRPr="000D218D" w:rsidRDefault="00AA7D61">
            <w:r w:rsidRPr="000D218D">
              <w:rPr>
                <w:rFonts w:hint="eastAsia"/>
              </w:rPr>
              <w:t>Sport</w:t>
            </w:r>
          </w:p>
        </w:tc>
        <w:tc>
          <w:tcPr>
            <w:tcW w:w="3828" w:type="dxa"/>
            <w:shd w:val="clear" w:color="auto" w:fill="auto"/>
            <w:hideMark/>
          </w:tcPr>
          <w:p w14:paraId="7168AD98" w14:textId="77777777" w:rsidR="00AA7D61" w:rsidRPr="0092183A" w:rsidRDefault="00AA7D61">
            <w:r w:rsidRPr="0092183A">
              <w:rPr>
                <w:rFonts w:hint="eastAsia"/>
              </w:rPr>
              <w:t>【</w:t>
            </w:r>
            <w:r w:rsidRPr="0092183A">
              <w:t>19ePFv3</w:t>
            </w:r>
            <w:r w:rsidRPr="0092183A">
              <w:rPr>
                <w:rFonts w:hint="eastAsia"/>
              </w:rPr>
              <w:t>】</w:t>
            </w:r>
          </w:p>
          <w:p w14:paraId="57D89063" w14:textId="77777777" w:rsidR="00AA7D61" w:rsidRPr="0092183A" w:rsidRDefault="00AA7D61">
            <w:pPr>
              <w:rPr>
                <w:rFonts w:hint="eastAsia"/>
              </w:rPr>
            </w:pPr>
            <w:r w:rsidRPr="0092183A">
              <w:rPr>
                <w:rFonts w:hint="eastAsia"/>
              </w:rPr>
              <w:t>8</w:t>
            </w:r>
          </w:p>
          <w:p w14:paraId="2A281396" w14:textId="77777777" w:rsidR="00AA7D61" w:rsidRPr="0092183A" w:rsidRDefault="00AA7D61">
            <w:r w:rsidRPr="0092183A">
              <w:rPr>
                <w:rFonts w:hint="eastAsia"/>
              </w:rPr>
              <w:t>【</w:t>
            </w:r>
            <w:r w:rsidRPr="0092183A">
              <w:rPr>
                <w:rFonts w:hint="eastAsia"/>
              </w:rPr>
              <w:t>BEV Step3</w:t>
            </w:r>
            <w:r w:rsidRPr="0092183A">
              <w:rPr>
                <w:rFonts w:hint="eastAsia"/>
              </w:rPr>
              <w:t>】</w:t>
            </w:r>
          </w:p>
          <w:p w14:paraId="5E84315D" w14:textId="77777777" w:rsidR="00AA7D61" w:rsidRPr="0092183A" w:rsidRDefault="00AA7D61">
            <w:r w:rsidRPr="0092183A">
              <w:rPr>
                <w:rFonts w:hint="eastAsia"/>
              </w:rPr>
              <w:t>7</w:t>
            </w:r>
          </w:p>
        </w:tc>
      </w:tr>
      <w:tr w:rsidR="00AA7D61" w:rsidRPr="000D218D" w14:paraId="31736F9B" w14:textId="77777777">
        <w:trPr>
          <w:trHeight w:val="64"/>
        </w:trPr>
        <w:tc>
          <w:tcPr>
            <w:tcW w:w="3685" w:type="dxa"/>
            <w:shd w:val="clear" w:color="auto" w:fill="auto"/>
            <w:hideMark/>
          </w:tcPr>
          <w:p w14:paraId="4E4AE027" w14:textId="77777777" w:rsidR="00AA7D61" w:rsidRPr="000D218D" w:rsidRDefault="00AA7D61">
            <w:r w:rsidRPr="000D218D">
              <w:rPr>
                <w:rFonts w:hint="eastAsia"/>
              </w:rPr>
              <w:t>Eco</w:t>
            </w:r>
          </w:p>
        </w:tc>
        <w:tc>
          <w:tcPr>
            <w:tcW w:w="3828" w:type="dxa"/>
            <w:shd w:val="clear" w:color="auto" w:fill="auto"/>
            <w:hideMark/>
          </w:tcPr>
          <w:p w14:paraId="2986214B" w14:textId="77777777" w:rsidR="00AA7D61" w:rsidRPr="0092183A" w:rsidRDefault="00AA7D61">
            <w:r w:rsidRPr="0092183A">
              <w:rPr>
                <w:rFonts w:hint="eastAsia"/>
              </w:rPr>
              <w:t>【</w:t>
            </w:r>
            <w:r w:rsidRPr="0092183A">
              <w:t>19ePFv3</w:t>
            </w:r>
            <w:r w:rsidRPr="0092183A">
              <w:rPr>
                <w:rFonts w:hint="eastAsia"/>
              </w:rPr>
              <w:t>】</w:t>
            </w:r>
          </w:p>
          <w:p w14:paraId="19B80E05" w14:textId="77777777" w:rsidR="00AA7D61" w:rsidRPr="0092183A" w:rsidRDefault="00AA7D61">
            <w:pPr>
              <w:rPr>
                <w:rFonts w:hint="eastAsia"/>
              </w:rPr>
            </w:pPr>
            <w:r w:rsidRPr="0092183A">
              <w:rPr>
                <w:rFonts w:hint="eastAsia"/>
              </w:rPr>
              <w:t>6</w:t>
            </w:r>
          </w:p>
          <w:p w14:paraId="44FE8C24" w14:textId="77777777" w:rsidR="00AA7D61" w:rsidRPr="0092183A" w:rsidRDefault="00AA7D61">
            <w:r w:rsidRPr="0092183A">
              <w:rPr>
                <w:rFonts w:hint="eastAsia"/>
              </w:rPr>
              <w:t>【</w:t>
            </w:r>
            <w:r w:rsidRPr="0092183A">
              <w:rPr>
                <w:rFonts w:hint="eastAsia"/>
              </w:rPr>
              <w:t>BEV Step3</w:t>
            </w:r>
            <w:r w:rsidRPr="0092183A">
              <w:rPr>
                <w:rFonts w:hint="eastAsia"/>
              </w:rPr>
              <w:t>】</w:t>
            </w:r>
          </w:p>
          <w:p w14:paraId="74530F00" w14:textId="77777777" w:rsidR="00AA7D61" w:rsidRPr="0092183A" w:rsidRDefault="00AA7D61">
            <w:r w:rsidRPr="0092183A">
              <w:rPr>
                <w:rFonts w:hint="eastAsia"/>
              </w:rPr>
              <w:t>5</w:t>
            </w:r>
          </w:p>
        </w:tc>
      </w:tr>
      <w:tr w:rsidR="00AA7D61" w:rsidRPr="000D218D" w14:paraId="33427BC6" w14:textId="77777777">
        <w:trPr>
          <w:trHeight w:val="64"/>
        </w:trPr>
        <w:tc>
          <w:tcPr>
            <w:tcW w:w="3685" w:type="dxa"/>
            <w:shd w:val="clear" w:color="auto" w:fill="auto"/>
            <w:hideMark/>
          </w:tcPr>
          <w:p w14:paraId="348D69D9" w14:textId="77777777" w:rsidR="00AA7D61" w:rsidRPr="000D218D" w:rsidRDefault="00AA7D61">
            <w:r w:rsidRPr="000D218D">
              <w:rPr>
                <w:rFonts w:hint="eastAsia"/>
              </w:rPr>
              <w:t>Custom</w:t>
            </w:r>
          </w:p>
        </w:tc>
        <w:tc>
          <w:tcPr>
            <w:tcW w:w="3828" w:type="dxa"/>
            <w:shd w:val="clear" w:color="auto" w:fill="auto"/>
            <w:hideMark/>
          </w:tcPr>
          <w:p w14:paraId="302269D2" w14:textId="77777777" w:rsidR="00AA7D61" w:rsidRPr="0092183A" w:rsidRDefault="00AA7D61">
            <w:r w:rsidRPr="0092183A">
              <w:rPr>
                <w:rFonts w:ascii="Arial" w:hAnsi="Arial" w:cs="Arial"/>
                <w:kern w:val="24"/>
              </w:rPr>
              <w:t>1</w:t>
            </w:r>
          </w:p>
        </w:tc>
      </w:tr>
      <w:tr w:rsidR="00AA7D61" w:rsidRPr="000D218D" w14:paraId="2D47040C" w14:textId="77777777">
        <w:trPr>
          <w:trHeight w:val="154"/>
        </w:trPr>
        <w:tc>
          <w:tcPr>
            <w:tcW w:w="3685" w:type="dxa"/>
            <w:shd w:val="clear" w:color="auto" w:fill="auto"/>
            <w:hideMark/>
          </w:tcPr>
          <w:p w14:paraId="189336A5" w14:textId="77777777" w:rsidR="00AA7D61" w:rsidRPr="000D218D" w:rsidRDefault="00AA7D61">
            <w:r w:rsidRPr="000D218D">
              <w:rPr>
                <w:rFonts w:hint="eastAsia"/>
              </w:rPr>
              <w:t>Range</w:t>
            </w:r>
          </w:p>
        </w:tc>
        <w:tc>
          <w:tcPr>
            <w:tcW w:w="3828" w:type="dxa"/>
            <w:shd w:val="clear" w:color="auto" w:fill="auto"/>
            <w:hideMark/>
          </w:tcPr>
          <w:p w14:paraId="62A41801" w14:textId="77777777" w:rsidR="00AA7D61" w:rsidRPr="0092183A" w:rsidRDefault="00AA7D61">
            <w:r w:rsidRPr="0092183A">
              <w:rPr>
                <w:rFonts w:hint="eastAsia"/>
              </w:rPr>
              <w:t>【</w:t>
            </w:r>
            <w:r w:rsidRPr="0092183A">
              <w:t>19ePFv3</w:t>
            </w:r>
            <w:r w:rsidRPr="0092183A">
              <w:rPr>
                <w:rFonts w:hint="eastAsia"/>
              </w:rPr>
              <w:t>】</w:t>
            </w:r>
          </w:p>
          <w:p w14:paraId="4C39C3D1" w14:textId="77777777" w:rsidR="00AA7D61" w:rsidRPr="0092183A" w:rsidRDefault="00AA7D61">
            <w:pPr>
              <w:rPr>
                <w:rFonts w:hint="eastAsia"/>
              </w:rPr>
            </w:pPr>
            <w:r w:rsidRPr="0092183A">
              <w:rPr>
                <w:rFonts w:hint="eastAsia"/>
              </w:rPr>
              <w:t>5</w:t>
            </w:r>
          </w:p>
          <w:p w14:paraId="5F1A0084" w14:textId="77777777" w:rsidR="00AA7D61" w:rsidRPr="0092183A" w:rsidRDefault="00AA7D61">
            <w:r w:rsidRPr="0092183A">
              <w:rPr>
                <w:rFonts w:hint="eastAsia"/>
              </w:rPr>
              <w:t>【</w:t>
            </w:r>
            <w:r w:rsidRPr="0092183A">
              <w:rPr>
                <w:rFonts w:hint="eastAsia"/>
              </w:rPr>
              <w:t>BEV Step3</w:t>
            </w:r>
            <w:r w:rsidRPr="0092183A">
              <w:rPr>
                <w:rFonts w:hint="eastAsia"/>
              </w:rPr>
              <w:t>】</w:t>
            </w:r>
          </w:p>
          <w:p w14:paraId="0392AEC2" w14:textId="77777777" w:rsidR="00AA7D61" w:rsidRPr="0092183A" w:rsidRDefault="00AA7D61">
            <w:r w:rsidRPr="0092183A">
              <w:rPr>
                <w:rFonts w:hint="eastAsia"/>
              </w:rPr>
              <w:t>4</w:t>
            </w:r>
          </w:p>
        </w:tc>
      </w:tr>
      <w:tr w:rsidR="00AA7D61" w:rsidRPr="000D218D" w14:paraId="06FCF3C2" w14:textId="77777777">
        <w:trPr>
          <w:trHeight w:val="64"/>
        </w:trPr>
        <w:tc>
          <w:tcPr>
            <w:tcW w:w="3685" w:type="dxa"/>
            <w:shd w:val="clear" w:color="auto" w:fill="auto"/>
            <w:hideMark/>
          </w:tcPr>
          <w:p w14:paraId="18730359" w14:textId="77777777" w:rsidR="00AA7D61" w:rsidRPr="000D218D" w:rsidRDefault="00AA7D61">
            <w:r w:rsidRPr="000D218D">
              <w:rPr>
                <w:rFonts w:hint="eastAsia"/>
              </w:rPr>
              <w:t>Re</w:t>
            </w:r>
            <w:r w:rsidRPr="000D218D">
              <w:t>a</w:t>
            </w:r>
            <w:r w:rsidRPr="000D218D">
              <w:rPr>
                <w:rFonts w:hint="eastAsia"/>
              </w:rPr>
              <w:t>r C</w:t>
            </w:r>
            <w:r w:rsidRPr="000D218D">
              <w:t>omfort</w:t>
            </w:r>
            <w:r w:rsidRPr="000D218D">
              <w:rPr>
                <w:rFonts w:hint="eastAsia"/>
              </w:rPr>
              <w:t xml:space="preserve"> </w:t>
            </w:r>
          </w:p>
        </w:tc>
        <w:tc>
          <w:tcPr>
            <w:tcW w:w="3828" w:type="dxa"/>
            <w:shd w:val="clear" w:color="auto" w:fill="auto"/>
            <w:hideMark/>
          </w:tcPr>
          <w:p w14:paraId="0F542FA6" w14:textId="77777777" w:rsidR="00AA7D61" w:rsidRPr="0092183A" w:rsidRDefault="00AA7D61">
            <w:r w:rsidRPr="0092183A">
              <w:rPr>
                <w:rFonts w:hint="eastAsia"/>
              </w:rPr>
              <w:t>【</w:t>
            </w:r>
            <w:r w:rsidRPr="0092183A">
              <w:t>19ePFv3</w:t>
            </w:r>
            <w:r w:rsidRPr="0092183A">
              <w:rPr>
                <w:rFonts w:hint="eastAsia"/>
              </w:rPr>
              <w:t>】</w:t>
            </w:r>
          </w:p>
          <w:p w14:paraId="2BB49D44" w14:textId="77777777" w:rsidR="00AA7D61" w:rsidRPr="0092183A" w:rsidRDefault="00AA7D61">
            <w:pPr>
              <w:rPr>
                <w:rFonts w:hint="eastAsia"/>
              </w:rPr>
            </w:pPr>
            <w:r w:rsidRPr="0092183A">
              <w:rPr>
                <w:rFonts w:hint="eastAsia"/>
              </w:rPr>
              <w:t>4</w:t>
            </w:r>
          </w:p>
          <w:p w14:paraId="4B0208C1" w14:textId="77777777" w:rsidR="00AA7D61" w:rsidRPr="0092183A" w:rsidRDefault="00AA7D61">
            <w:r w:rsidRPr="0092183A">
              <w:rPr>
                <w:rFonts w:hint="eastAsia"/>
              </w:rPr>
              <w:t>【</w:t>
            </w:r>
            <w:r w:rsidRPr="0092183A">
              <w:rPr>
                <w:rFonts w:hint="eastAsia"/>
              </w:rPr>
              <w:t>BEV Step3</w:t>
            </w:r>
            <w:r w:rsidRPr="0092183A">
              <w:rPr>
                <w:rFonts w:hint="eastAsia"/>
              </w:rPr>
              <w:t>】</w:t>
            </w:r>
          </w:p>
          <w:p w14:paraId="28169FCB" w14:textId="77777777" w:rsidR="00AA7D61" w:rsidRPr="0092183A" w:rsidRDefault="00AA7D61">
            <w:r w:rsidRPr="0092183A">
              <w:rPr>
                <w:rFonts w:hint="eastAsia"/>
              </w:rPr>
              <w:t>3</w:t>
            </w:r>
          </w:p>
        </w:tc>
      </w:tr>
      <w:tr w:rsidR="00AA7D61" w:rsidRPr="000D218D" w14:paraId="2E967E2A" w14:textId="77777777">
        <w:trPr>
          <w:trHeight w:val="64"/>
        </w:trPr>
        <w:tc>
          <w:tcPr>
            <w:tcW w:w="3685" w:type="dxa"/>
            <w:shd w:val="clear" w:color="auto" w:fill="auto"/>
            <w:hideMark/>
          </w:tcPr>
          <w:p w14:paraId="3120181E" w14:textId="77777777" w:rsidR="00AA7D61" w:rsidRPr="000D218D" w:rsidRDefault="00AA7D61">
            <w:r w:rsidRPr="000D218D">
              <w:rPr>
                <w:rFonts w:hint="eastAsia"/>
              </w:rPr>
              <w:t>Snow</w:t>
            </w:r>
          </w:p>
        </w:tc>
        <w:tc>
          <w:tcPr>
            <w:tcW w:w="3828" w:type="dxa"/>
            <w:shd w:val="clear" w:color="auto" w:fill="auto"/>
            <w:hideMark/>
          </w:tcPr>
          <w:p w14:paraId="374A0B0B" w14:textId="77777777" w:rsidR="00AA7D61" w:rsidRPr="0092183A" w:rsidRDefault="00AA7D61">
            <w:r w:rsidRPr="0092183A">
              <w:rPr>
                <w:rFonts w:ascii="Arial" w:hAnsi="Arial" w:cs="Arial"/>
                <w:kern w:val="24"/>
              </w:rPr>
              <w:t>2</w:t>
            </w:r>
          </w:p>
        </w:tc>
      </w:tr>
      <w:tr w:rsidR="00AA7D61" w:rsidRPr="000D218D" w14:paraId="074CF3A6" w14:textId="77777777">
        <w:trPr>
          <w:trHeight w:val="64"/>
        </w:trPr>
        <w:tc>
          <w:tcPr>
            <w:tcW w:w="3685" w:type="dxa"/>
            <w:shd w:val="clear" w:color="auto" w:fill="auto"/>
          </w:tcPr>
          <w:p w14:paraId="5E72CA94" w14:textId="77777777" w:rsidR="00AA7D61" w:rsidRPr="000D218D" w:rsidRDefault="00AA7D61">
            <w:pPr>
              <w:rPr>
                <w:rFonts w:hint="eastAsia"/>
              </w:rPr>
            </w:pPr>
            <w:r w:rsidRPr="000D218D">
              <w:rPr>
                <w:rFonts w:hint="eastAsia"/>
              </w:rPr>
              <w:t>T</w:t>
            </w:r>
            <w:r w:rsidRPr="000D218D">
              <w:t>rack</w:t>
            </w:r>
          </w:p>
        </w:tc>
        <w:tc>
          <w:tcPr>
            <w:tcW w:w="3828" w:type="dxa"/>
            <w:shd w:val="clear" w:color="auto" w:fill="auto"/>
          </w:tcPr>
          <w:p w14:paraId="74D267E1" w14:textId="77777777" w:rsidR="00AA7D61" w:rsidRPr="0092183A" w:rsidRDefault="00AA7D61">
            <w:r w:rsidRPr="0092183A">
              <w:rPr>
                <w:rFonts w:hint="eastAsia"/>
              </w:rPr>
              <w:t>【</w:t>
            </w:r>
            <w:r w:rsidRPr="0092183A">
              <w:t>19ePFv3</w:t>
            </w:r>
            <w:r w:rsidRPr="0092183A">
              <w:rPr>
                <w:rFonts w:hint="eastAsia"/>
              </w:rPr>
              <w:t>】</w:t>
            </w:r>
          </w:p>
          <w:p w14:paraId="46E813F4" w14:textId="77777777" w:rsidR="00AA7D61" w:rsidRPr="0092183A" w:rsidRDefault="00AA7D61">
            <w:pPr>
              <w:rPr>
                <w:rFonts w:hint="eastAsia"/>
              </w:rPr>
            </w:pPr>
            <w:r w:rsidRPr="0092183A">
              <w:rPr>
                <w:rFonts w:hint="eastAsia"/>
              </w:rPr>
              <w:t>9</w:t>
            </w:r>
          </w:p>
          <w:p w14:paraId="50526329" w14:textId="77777777" w:rsidR="00AA7D61" w:rsidRPr="0092183A" w:rsidRDefault="00AA7D61">
            <w:r w:rsidRPr="0092183A">
              <w:rPr>
                <w:rFonts w:hint="eastAsia"/>
              </w:rPr>
              <w:t>【</w:t>
            </w:r>
            <w:r w:rsidRPr="0092183A">
              <w:rPr>
                <w:rFonts w:hint="eastAsia"/>
              </w:rPr>
              <w:t>BEV Step3</w:t>
            </w:r>
            <w:r w:rsidRPr="0092183A">
              <w:rPr>
                <w:rFonts w:hint="eastAsia"/>
              </w:rPr>
              <w:t>】</w:t>
            </w:r>
          </w:p>
          <w:p w14:paraId="03B30ED7" w14:textId="77777777" w:rsidR="00AA7D61" w:rsidRPr="0092183A" w:rsidRDefault="00AA7D61">
            <w:r w:rsidRPr="0092183A">
              <w:rPr>
                <w:rFonts w:hint="eastAsia"/>
              </w:rPr>
              <w:t>8</w:t>
            </w:r>
          </w:p>
        </w:tc>
      </w:tr>
      <w:tr w:rsidR="00AA7D61" w:rsidRPr="000D218D" w14:paraId="54DAA601" w14:textId="77777777">
        <w:trPr>
          <w:trHeight w:val="64"/>
        </w:trPr>
        <w:tc>
          <w:tcPr>
            <w:tcW w:w="3685" w:type="dxa"/>
            <w:shd w:val="clear" w:color="auto" w:fill="auto"/>
          </w:tcPr>
          <w:p w14:paraId="2E2BDADB" w14:textId="77777777" w:rsidR="00AA7D61" w:rsidRPr="0092183A" w:rsidRDefault="00AA7D61">
            <w:r w:rsidRPr="0092183A">
              <w:rPr>
                <w:rFonts w:hint="eastAsia"/>
              </w:rPr>
              <w:t>S</w:t>
            </w:r>
            <w:r w:rsidRPr="0092183A">
              <w:t>now Extra</w:t>
            </w:r>
          </w:p>
          <w:p w14:paraId="6377DC32" w14:textId="77777777" w:rsidR="00AA7D61" w:rsidRPr="009F356D" w:rsidRDefault="00AA7D61">
            <w:pPr>
              <w:rPr>
                <w:rFonts w:hint="eastAsia"/>
                <w:color w:val="FF0000"/>
              </w:rPr>
            </w:pPr>
            <w:r w:rsidRPr="0092183A">
              <w:rPr>
                <w:rFonts w:hint="eastAsia"/>
              </w:rPr>
              <w:t>※</w:t>
            </w:r>
            <w:r w:rsidRPr="0092183A">
              <w:rPr>
                <w:rFonts w:hint="eastAsia"/>
              </w:rPr>
              <w:t>19ePFv3</w:t>
            </w:r>
            <w:r w:rsidRPr="0092183A">
              <w:rPr>
                <w:rFonts w:hint="eastAsia"/>
              </w:rPr>
              <w:t>のみ設定あり</w:t>
            </w:r>
            <w:r w:rsidRPr="0092183A">
              <w:rPr>
                <w:rFonts w:hint="eastAsia"/>
                <w:color w:val="00B0F0"/>
              </w:rPr>
              <w:t xml:space="preserve"> / It is equipped only 19ePFv3</w:t>
            </w:r>
          </w:p>
        </w:tc>
        <w:tc>
          <w:tcPr>
            <w:tcW w:w="3828" w:type="dxa"/>
            <w:shd w:val="clear" w:color="auto" w:fill="auto"/>
          </w:tcPr>
          <w:p w14:paraId="084765CD" w14:textId="77777777" w:rsidR="00AA7D61" w:rsidRPr="0092183A" w:rsidRDefault="00AA7D61">
            <w:r w:rsidRPr="0092183A">
              <w:rPr>
                <w:rFonts w:hint="eastAsia"/>
              </w:rPr>
              <w:t>【</w:t>
            </w:r>
            <w:r w:rsidRPr="0092183A">
              <w:t>19ePFv3</w:t>
            </w:r>
            <w:r w:rsidRPr="0092183A">
              <w:rPr>
                <w:rFonts w:hint="eastAsia"/>
              </w:rPr>
              <w:t>】</w:t>
            </w:r>
          </w:p>
          <w:p w14:paraId="361911B6" w14:textId="77777777" w:rsidR="00AA7D61" w:rsidRPr="0092183A" w:rsidRDefault="00AA7D61">
            <w:r w:rsidRPr="0092183A">
              <w:rPr>
                <w:rFonts w:hint="eastAsia"/>
              </w:rPr>
              <w:t>3</w:t>
            </w:r>
          </w:p>
          <w:p w14:paraId="7AC93B58" w14:textId="77777777" w:rsidR="00AA7D61" w:rsidRPr="0092183A" w:rsidRDefault="00AA7D61">
            <w:r w:rsidRPr="0092183A">
              <w:rPr>
                <w:rFonts w:hint="eastAsia"/>
              </w:rPr>
              <w:t>【</w:t>
            </w:r>
            <w:r w:rsidRPr="0092183A">
              <w:rPr>
                <w:rFonts w:hint="eastAsia"/>
              </w:rPr>
              <w:t>BEV Step3</w:t>
            </w:r>
            <w:r w:rsidRPr="0092183A">
              <w:rPr>
                <w:rFonts w:hint="eastAsia"/>
              </w:rPr>
              <w:t>】</w:t>
            </w:r>
          </w:p>
          <w:p w14:paraId="14F6A312" w14:textId="77777777" w:rsidR="00AA7D61" w:rsidRPr="0092183A" w:rsidRDefault="00AA7D61">
            <w:pPr>
              <w:rPr>
                <w:rFonts w:ascii="Arial" w:hAnsi="Arial" w:cs="Arial"/>
                <w:kern w:val="24"/>
              </w:rPr>
            </w:pPr>
            <w:r w:rsidRPr="0092183A">
              <w:rPr>
                <w:rFonts w:hint="eastAsia"/>
              </w:rPr>
              <w:t>－</w:t>
            </w:r>
          </w:p>
        </w:tc>
      </w:tr>
      <w:tr w:rsidR="00AA7D61" w:rsidRPr="000D218D" w14:paraId="29386040" w14:textId="77777777">
        <w:trPr>
          <w:trHeight w:val="397"/>
        </w:trPr>
        <w:tc>
          <w:tcPr>
            <w:tcW w:w="3685" w:type="dxa"/>
            <w:shd w:val="clear" w:color="auto" w:fill="auto"/>
            <w:hideMark/>
          </w:tcPr>
          <w:p w14:paraId="631F649B" w14:textId="77777777" w:rsidR="00AA7D61" w:rsidRPr="008F7F13" w:rsidRDefault="00AA7D61">
            <w:pPr>
              <w:rPr>
                <w:rFonts w:hint="eastAsia"/>
              </w:rPr>
            </w:pPr>
            <w:r w:rsidRPr="008F7F13">
              <w:rPr>
                <w:rFonts w:hint="eastAsia"/>
              </w:rPr>
              <w:t>【</w:t>
            </w:r>
            <w:r w:rsidRPr="008F7F13">
              <w:t>19ePFv3</w:t>
            </w:r>
            <w:r w:rsidRPr="008F7F13">
              <w:rPr>
                <w:rFonts w:hint="eastAsia"/>
              </w:rPr>
              <w:t>】</w:t>
            </w:r>
          </w:p>
          <w:p w14:paraId="46636BE5" w14:textId="77777777" w:rsidR="00AA7D61" w:rsidRPr="000D218D" w:rsidRDefault="00AA7D61">
            <w:pPr>
              <w:rPr>
                <w:sz w:val="20"/>
                <w:szCs w:val="22"/>
              </w:rPr>
            </w:pPr>
            <w:r w:rsidRPr="000D218D">
              <w:rPr>
                <w:rFonts w:hint="eastAsia"/>
              </w:rPr>
              <w:t>予約</w:t>
            </w:r>
            <w:r w:rsidRPr="000D218D">
              <w:rPr>
                <w:rFonts w:hint="eastAsia"/>
              </w:rPr>
              <w:t>2</w:t>
            </w:r>
            <w:r w:rsidRPr="000D218D">
              <w:rPr>
                <w:rFonts w:hint="eastAsia"/>
              </w:rPr>
              <w:t>～</w:t>
            </w:r>
            <w:r w:rsidRPr="000D218D">
              <w:rPr>
                <w:rFonts w:hint="eastAsia"/>
              </w:rPr>
              <w:t>9</w:t>
            </w:r>
          </w:p>
          <w:p w14:paraId="6F2F0502" w14:textId="77777777" w:rsidR="00AA7D61" w:rsidRDefault="00AA7D61">
            <w:pPr>
              <w:rPr>
                <w:color w:val="00B0F0"/>
                <w:sz w:val="20"/>
                <w:szCs w:val="22"/>
              </w:rPr>
            </w:pPr>
            <w:r w:rsidRPr="008F7F13">
              <w:rPr>
                <w:color w:val="00B0F0"/>
                <w:sz w:val="20"/>
                <w:szCs w:val="22"/>
              </w:rPr>
              <w:t>Reserved</w:t>
            </w:r>
            <w:r w:rsidRPr="008F7F13">
              <w:rPr>
                <w:rFonts w:hint="eastAsia"/>
                <w:color w:val="00B0F0"/>
                <w:sz w:val="20"/>
                <w:szCs w:val="22"/>
              </w:rPr>
              <w:t xml:space="preserve"> </w:t>
            </w:r>
            <w:r w:rsidRPr="008F7F13">
              <w:rPr>
                <w:color w:val="00B0F0"/>
                <w:sz w:val="20"/>
                <w:szCs w:val="22"/>
              </w:rPr>
              <w:t>2</w:t>
            </w:r>
            <w:r w:rsidRPr="008F7F13">
              <w:rPr>
                <w:rFonts w:hint="eastAsia"/>
                <w:color w:val="00B0F0"/>
                <w:sz w:val="20"/>
                <w:szCs w:val="22"/>
              </w:rPr>
              <w:t>～</w:t>
            </w:r>
            <w:r w:rsidRPr="008F7F13">
              <w:rPr>
                <w:rFonts w:hint="eastAsia"/>
                <w:color w:val="00B0F0"/>
                <w:sz w:val="20"/>
                <w:szCs w:val="22"/>
              </w:rPr>
              <w:t>9</w:t>
            </w:r>
          </w:p>
          <w:p w14:paraId="79E00F3D" w14:textId="77777777" w:rsidR="00AA7D61" w:rsidRPr="008F7F13" w:rsidRDefault="00AA7D61">
            <w:r w:rsidRPr="008F7F13">
              <w:rPr>
                <w:rFonts w:hint="eastAsia"/>
              </w:rPr>
              <w:t>【</w:t>
            </w:r>
            <w:r w:rsidRPr="008F7F13">
              <w:rPr>
                <w:rFonts w:hint="eastAsia"/>
              </w:rPr>
              <w:t xml:space="preserve">BEV </w:t>
            </w:r>
            <w:r w:rsidRPr="008F7F13">
              <w:t>Step3</w:t>
            </w:r>
            <w:r w:rsidRPr="008F7F13">
              <w:rPr>
                <w:rFonts w:hint="eastAsia"/>
              </w:rPr>
              <w:t>】</w:t>
            </w:r>
          </w:p>
          <w:p w14:paraId="23B59E8F" w14:textId="77777777" w:rsidR="00AA7D61" w:rsidRPr="008F7F13" w:rsidRDefault="00AA7D61">
            <w:pPr>
              <w:rPr>
                <w:sz w:val="20"/>
                <w:szCs w:val="22"/>
              </w:rPr>
            </w:pPr>
            <w:r w:rsidRPr="008F7F13">
              <w:rPr>
                <w:rFonts w:hint="eastAsia"/>
              </w:rPr>
              <w:t>予約</w:t>
            </w:r>
            <w:r w:rsidRPr="008F7F13">
              <w:rPr>
                <w:rFonts w:hint="eastAsia"/>
              </w:rPr>
              <w:t>2</w:t>
            </w:r>
            <w:r w:rsidRPr="008F7F13">
              <w:rPr>
                <w:rFonts w:hint="eastAsia"/>
              </w:rPr>
              <w:t>～</w:t>
            </w:r>
            <w:r w:rsidRPr="008F7F13">
              <w:rPr>
                <w:rFonts w:hint="eastAsia"/>
              </w:rPr>
              <w:t>24</w:t>
            </w:r>
          </w:p>
          <w:p w14:paraId="0990901F" w14:textId="77777777" w:rsidR="00AA7D61" w:rsidRPr="007F2622" w:rsidRDefault="00AA7D61">
            <w:pPr>
              <w:rPr>
                <w:color w:val="00B0F0"/>
              </w:rPr>
            </w:pPr>
            <w:r w:rsidRPr="007F2622">
              <w:rPr>
                <w:color w:val="00B0F0"/>
                <w:sz w:val="20"/>
                <w:szCs w:val="22"/>
              </w:rPr>
              <w:t>Reserved</w:t>
            </w:r>
            <w:r w:rsidRPr="007F2622">
              <w:rPr>
                <w:rFonts w:hint="eastAsia"/>
                <w:color w:val="00B0F0"/>
                <w:sz w:val="20"/>
                <w:szCs w:val="22"/>
              </w:rPr>
              <w:t xml:space="preserve"> </w:t>
            </w:r>
            <w:r w:rsidRPr="007F2622">
              <w:rPr>
                <w:color w:val="00B0F0"/>
                <w:sz w:val="20"/>
                <w:szCs w:val="22"/>
              </w:rPr>
              <w:t>2</w:t>
            </w:r>
            <w:r w:rsidRPr="007F2622">
              <w:rPr>
                <w:rFonts w:hint="eastAsia"/>
                <w:color w:val="00B0F0"/>
                <w:sz w:val="20"/>
                <w:szCs w:val="22"/>
              </w:rPr>
              <w:t>～</w:t>
            </w:r>
            <w:r w:rsidRPr="007F2622">
              <w:rPr>
                <w:rFonts w:hint="eastAsia"/>
                <w:color w:val="00B0F0"/>
                <w:sz w:val="20"/>
                <w:szCs w:val="22"/>
              </w:rPr>
              <w:t>24</w:t>
            </w:r>
          </w:p>
        </w:tc>
        <w:tc>
          <w:tcPr>
            <w:tcW w:w="3828" w:type="dxa"/>
            <w:shd w:val="clear" w:color="auto" w:fill="auto"/>
            <w:hideMark/>
          </w:tcPr>
          <w:p w14:paraId="09F5A345" w14:textId="77777777" w:rsidR="00AA7D61" w:rsidRPr="000D218D" w:rsidRDefault="00AA7D61">
            <w:pPr>
              <w:rPr>
                <w:sz w:val="20"/>
                <w:szCs w:val="22"/>
              </w:rPr>
            </w:pPr>
            <w:r w:rsidRPr="000D218D">
              <w:rPr>
                <w:rFonts w:hint="eastAsia"/>
              </w:rPr>
              <w:t>※追加したタイミングで並び順更新</w:t>
            </w:r>
          </w:p>
          <w:p w14:paraId="2F8555C6" w14:textId="77777777" w:rsidR="00AA7D61" w:rsidRPr="00C4600D" w:rsidRDefault="00AA7D61">
            <w:pPr>
              <w:rPr>
                <w:rFonts w:hint="eastAsia"/>
                <w:color w:val="00B0F0"/>
              </w:rPr>
            </w:pPr>
            <w:r w:rsidRPr="00C4600D">
              <w:rPr>
                <w:rFonts w:hint="eastAsia"/>
                <w:color w:val="00B0F0"/>
                <w:sz w:val="20"/>
                <w:szCs w:val="22"/>
              </w:rPr>
              <w:t>※</w:t>
            </w:r>
            <w:r w:rsidRPr="00C4600D">
              <w:rPr>
                <w:color w:val="00B0F0"/>
                <w:sz w:val="20"/>
                <w:szCs w:val="22"/>
              </w:rPr>
              <w:t>Change mode layout order by update</w:t>
            </w:r>
          </w:p>
        </w:tc>
      </w:tr>
    </w:tbl>
    <w:p w14:paraId="72D1507D" w14:textId="77777777" w:rsidR="00AA7D61" w:rsidRPr="00AE2925" w:rsidRDefault="00AA7D61" w:rsidP="00AA7D61">
      <w:pPr>
        <w:ind w:firstLineChars="220" w:firstLine="424"/>
        <w:rPr>
          <w:color w:val="000000"/>
        </w:rPr>
      </w:pPr>
    </w:p>
    <w:p w14:paraId="6309B20F" w14:textId="77777777" w:rsidR="00BB1097" w:rsidRPr="00AA7D61" w:rsidRDefault="00BB1097" w:rsidP="00800558">
      <w:pPr>
        <w:ind w:firstLineChars="220" w:firstLine="424"/>
        <w:rPr>
          <w:color w:val="000000"/>
        </w:rPr>
      </w:pPr>
    </w:p>
    <w:p w14:paraId="0600E3F6" w14:textId="77777777" w:rsidR="0098790B" w:rsidRPr="00AA7D61" w:rsidRDefault="0098790B" w:rsidP="0098790B">
      <w:pPr>
        <w:ind w:firstLineChars="220" w:firstLine="424"/>
        <w:rPr>
          <w:rFonts w:hint="eastAsia"/>
          <w:color w:val="000000"/>
        </w:rPr>
      </w:pPr>
    </w:p>
    <w:p w14:paraId="6B36072B" w14:textId="77777777" w:rsidR="003D2CC7" w:rsidRPr="00FC7797" w:rsidRDefault="0098790B" w:rsidP="0098790B">
      <w:pPr>
        <w:pStyle w:val="Heading2"/>
        <w:numPr>
          <w:ilvl w:val="1"/>
          <w:numId w:val="1"/>
        </w:numPr>
        <w:rPr>
          <w:color w:val="00B0F0"/>
        </w:rPr>
      </w:pPr>
      <w:bookmarkStart w:id="278" w:name="_Ref197715657"/>
      <w:r w:rsidRPr="009A2FA3">
        <w:rPr>
          <w:rFonts w:hint="eastAsia"/>
          <w:noProof/>
          <w:color w:val="92D050"/>
        </w:rPr>
        <w:lastRenderedPageBreak/>
        <w:t xml:space="preserve"> </w:t>
      </w:r>
      <w:bookmarkStart w:id="279" w:name="_Toc207119776"/>
      <w:r w:rsidRPr="00FC7797">
        <w:rPr>
          <w:rFonts w:hint="eastAsia"/>
        </w:rPr>
        <w:t>電源状態別ソフトスイッチ釦アクティブ表示条件（</w:t>
      </w:r>
      <w:r w:rsidRPr="00FC7797">
        <w:rPr>
          <w:rFonts w:hint="eastAsia"/>
        </w:rPr>
        <w:t>19</w:t>
      </w:r>
      <w:r w:rsidRPr="00FC7797">
        <w:t>PFv3, BEV Step3</w:t>
      </w:r>
      <w:r w:rsidRPr="00FC7797">
        <w:rPr>
          <w:rFonts w:hint="eastAsia"/>
        </w:rPr>
        <w:t>）</w:t>
      </w:r>
      <w:r w:rsidRPr="00FC7797">
        <w:rPr>
          <w:color w:val="00B0F0"/>
        </w:rPr>
        <w:t xml:space="preserve"> </w:t>
      </w:r>
      <w:r w:rsidRPr="00FC7797">
        <w:rPr>
          <w:rFonts w:hint="eastAsia"/>
          <w:color w:val="00B0F0"/>
          <w:sz w:val="20"/>
          <w:szCs w:val="22"/>
        </w:rPr>
        <w:t xml:space="preserve">/ </w:t>
      </w:r>
      <w:r w:rsidR="003D2CC7" w:rsidRPr="00FC7797">
        <w:rPr>
          <w:color w:val="00B0F0"/>
          <w:sz w:val="20"/>
          <w:szCs w:val="22"/>
        </w:rPr>
        <w:t>Active condition</w:t>
      </w:r>
      <w:r w:rsidR="003D2CC7" w:rsidRPr="00FC7797">
        <w:rPr>
          <w:rFonts w:hint="eastAsia"/>
          <w:color w:val="00B0F0"/>
          <w:sz w:val="20"/>
          <w:szCs w:val="22"/>
        </w:rPr>
        <w:t xml:space="preserve"> of </w:t>
      </w:r>
      <w:r w:rsidRPr="00FC7797">
        <w:rPr>
          <w:rFonts w:hint="eastAsia"/>
          <w:color w:val="00B0F0"/>
          <w:sz w:val="20"/>
          <w:szCs w:val="22"/>
        </w:rPr>
        <w:t xml:space="preserve">software </w:t>
      </w:r>
      <w:r w:rsidRPr="00FC7797">
        <w:rPr>
          <w:color w:val="00B0F0"/>
          <w:sz w:val="20"/>
          <w:szCs w:val="22"/>
        </w:rPr>
        <w:t>switch</w:t>
      </w:r>
      <w:r w:rsidR="003D2CC7" w:rsidRPr="00FC7797">
        <w:rPr>
          <w:rFonts w:hint="eastAsia"/>
          <w:color w:val="00B0F0"/>
          <w:sz w:val="20"/>
          <w:szCs w:val="22"/>
        </w:rPr>
        <w:t xml:space="preserve"> </w:t>
      </w:r>
      <w:r w:rsidRPr="00FC7797">
        <w:rPr>
          <w:color w:val="00B0F0"/>
          <w:sz w:val="20"/>
          <w:szCs w:val="22"/>
        </w:rPr>
        <w:t xml:space="preserve"> </w:t>
      </w:r>
      <w:r w:rsidR="003D2CC7" w:rsidRPr="00FC7797">
        <w:rPr>
          <w:rFonts w:hint="eastAsia"/>
          <w:color w:val="00B0F0"/>
          <w:sz w:val="20"/>
          <w:szCs w:val="22"/>
        </w:rPr>
        <w:t>for power state</w:t>
      </w:r>
      <w:r w:rsidRPr="00FC7797">
        <w:rPr>
          <w:rFonts w:hint="eastAsia"/>
          <w:color w:val="00B0F0"/>
        </w:rPr>
        <w:t>(1</w:t>
      </w:r>
      <w:r w:rsidRPr="00FC7797">
        <w:rPr>
          <w:color w:val="00B0F0"/>
        </w:rPr>
        <w:t>9ePFv3, BEV Step3)</w:t>
      </w:r>
      <w:bookmarkEnd w:id="278"/>
      <w:bookmarkEnd w:id="279"/>
    </w:p>
    <w:p w14:paraId="12BDDC4F" w14:textId="77777777" w:rsidR="003D2CC7" w:rsidRPr="00507371" w:rsidRDefault="003D2CC7" w:rsidP="003D2CC7">
      <w:pPr>
        <w:rPr>
          <w:color w:val="000000"/>
        </w:rPr>
      </w:pPr>
    </w:p>
    <w:p w14:paraId="18B97487" w14:textId="77777777" w:rsidR="003D2CC7" w:rsidRPr="00FC7797" w:rsidRDefault="003D2CC7" w:rsidP="003D2CC7">
      <w:pPr>
        <w:ind w:leftChars="200" w:left="386"/>
      </w:pPr>
      <w:r w:rsidRPr="00FC7797">
        <w:rPr>
          <w:rFonts w:hint="eastAsia"/>
        </w:rPr>
        <w:t>シーン別電源におけるソフトスイッチ釦の表示は以下に従うこと。</w:t>
      </w:r>
    </w:p>
    <w:p w14:paraId="1DB830DE" w14:textId="77777777" w:rsidR="003D2CC7" w:rsidRPr="00FC7797" w:rsidRDefault="003D2CC7" w:rsidP="003D2CC7">
      <w:pPr>
        <w:ind w:leftChars="200" w:left="386"/>
        <w:rPr>
          <w:color w:val="00B0F0"/>
        </w:rPr>
      </w:pPr>
      <w:r w:rsidRPr="00FC7797">
        <w:rPr>
          <w:color w:val="00B0F0"/>
        </w:rPr>
        <w:t>The display of the soft switch buttons for each power state should follow the conditions outlined below.</w:t>
      </w:r>
    </w:p>
    <w:p w14:paraId="3E37759D" w14:textId="77777777" w:rsidR="003D2CC7" w:rsidRDefault="003D2CC7" w:rsidP="003D2CC7">
      <w:pPr>
        <w:ind w:leftChars="200" w:left="386"/>
        <w:rPr>
          <w:color w:val="FF0000"/>
        </w:rPr>
      </w:pPr>
    </w:p>
    <w:p w14:paraId="70A7CE04" w14:textId="77777777" w:rsidR="003D2CC7" w:rsidRPr="00FC7797" w:rsidRDefault="003D2CC7" w:rsidP="003D2CC7">
      <w:pPr>
        <w:ind w:leftChars="200" w:left="386"/>
      </w:pPr>
      <w:r w:rsidRPr="00FC7797">
        <w:rPr>
          <w:rFonts w:hint="eastAsia"/>
        </w:rPr>
        <w:t>19ePFv3</w:t>
      </w:r>
      <w:r w:rsidRPr="00FC7797">
        <w:rPr>
          <w:rFonts w:hint="eastAsia"/>
        </w:rPr>
        <w:t>：</w:t>
      </w:r>
    </w:p>
    <w:tbl>
      <w:tblPr>
        <w:tblW w:w="0" w:type="auto"/>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1968"/>
        <w:gridCol w:w="4961"/>
      </w:tblGrid>
      <w:tr w:rsidR="003D2CC7" w:rsidRPr="00FC7797" w14:paraId="630F2FA0" w14:textId="77777777" w:rsidTr="003431D1">
        <w:tc>
          <w:tcPr>
            <w:tcW w:w="3936" w:type="dxa"/>
            <w:gridSpan w:val="2"/>
            <w:shd w:val="clear" w:color="auto" w:fill="auto"/>
          </w:tcPr>
          <w:p w14:paraId="70976251" w14:textId="77777777" w:rsidR="003D2CC7" w:rsidRPr="00FC7797" w:rsidRDefault="003D2CC7" w:rsidP="003431D1">
            <w:pPr>
              <w:jc w:val="center"/>
              <w:rPr>
                <w:rFonts w:hint="eastAsia"/>
              </w:rPr>
            </w:pPr>
            <w:r w:rsidRPr="00FC7797">
              <w:rPr>
                <w:rFonts w:hint="eastAsia"/>
              </w:rPr>
              <w:t>電源状態</w:t>
            </w:r>
            <w:r w:rsidRPr="00FC7797">
              <w:rPr>
                <w:rFonts w:hint="eastAsia"/>
                <w:color w:val="00B0F0"/>
              </w:rPr>
              <w:t xml:space="preserve"> / Power state</w:t>
            </w:r>
          </w:p>
        </w:tc>
        <w:tc>
          <w:tcPr>
            <w:tcW w:w="4961" w:type="dxa"/>
            <w:vMerge w:val="restart"/>
            <w:shd w:val="clear" w:color="auto" w:fill="auto"/>
          </w:tcPr>
          <w:p w14:paraId="7AA3A8CB" w14:textId="77777777" w:rsidR="003D2CC7" w:rsidRPr="00FC7797" w:rsidRDefault="003D2CC7" w:rsidP="003431D1">
            <w:pPr>
              <w:jc w:val="center"/>
              <w:rPr>
                <w:rFonts w:hint="eastAsia"/>
              </w:rPr>
            </w:pPr>
            <w:r w:rsidRPr="00FC7797">
              <w:rPr>
                <w:rFonts w:hint="eastAsia"/>
              </w:rPr>
              <w:t>ソフトスイッチ釦状態</w:t>
            </w:r>
          </w:p>
          <w:p w14:paraId="738F7F2F" w14:textId="77777777" w:rsidR="003D2CC7" w:rsidRPr="00FC7797" w:rsidRDefault="003D2CC7" w:rsidP="003431D1">
            <w:pPr>
              <w:jc w:val="center"/>
              <w:rPr>
                <w:rFonts w:hint="eastAsia"/>
                <w:color w:val="00B0F0"/>
              </w:rPr>
            </w:pPr>
            <w:r w:rsidRPr="00FC7797">
              <w:rPr>
                <w:rFonts w:hint="eastAsia"/>
                <w:color w:val="00B0F0"/>
              </w:rPr>
              <w:t>Condition of software switch</w:t>
            </w:r>
          </w:p>
        </w:tc>
      </w:tr>
      <w:tr w:rsidR="003D2CC7" w:rsidRPr="00FC7797" w14:paraId="2A531C95" w14:textId="77777777" w:rsidTr="003431D1">
        <w:tc>
          <w:tcPr>
            <w:tcW w:w="1968" w:type="dxa"/>
            <w:shd w:val="clear" w:color="auto" w:fill="auto"/>
          </w:tcPr>
          <w:p w14:paraId="58A2E936" w14:textId="77777777" w:rsidR="003D2CC7" w:rsidRPr="00FC7797" w:rsidRDefault="003D2CC7" w:rsidP="003431D1">
            <w:pPr>
              <w:jc w:val="center"/>
              <w:rPr>
                <w:rFonts w:hint="eastAsia"/>
              </w:rPr>
            </w:pPr>
            <w:r w:rsidRPr="00FC7797">
              <w:rPr>
                <w:rFonts w:hint="eastAsia"/>
              </w:rPr>
              <w:t>IGP</w:t>
            </w:r>
          </w:p>
        </w:tc>
        <w:tc>
          <w:tcPr>
            <w:tcW w:w="1968" w:type="dxa"/>
            <w:shd w:val="clear" w:color="auto" w:fill="auto"/>
          </w:tcPr>
          <w:p w14:paraId="7CD99F85" w14:textId="77777777" w:rsidR="003D2CC7" w:rsidRPr="00FC7797" w:rsidRDefault="003D2CC7" w:rsidP="003431D1">
            <w:pPr>
              <w:jc w:val="center"/>
              <w:rPr>
                <w:rFonts w:hint="eastAsia"/>
              </w:rPr>
            </w:pPr>
            <w:r w:rsidRPr="00FC7797">
              <w:rPr>
                <w:rFonts w:hint="eastAsia"/>
              </w:rPr>
              <w:t>IGR</w:t>
            </w:r>
          </w:p>
        </w:tc>
        <w:tc>
          <w:tcPr>
            <w:tcW w:w="4961" w:type="dxa"/>
            <w:vMerge/>
            <w:shd w:val="clear" w:color="auto" w:fill="auto"/>
          </w:tcPr>
          <w:p w14:paraId="43C9A887" w14:textId="77777777" w:rsidR="003D2CC7" w:rsidRPr="00FC7797" w:rsidRDefault="003D2CC7" w:rsidP="003431D1">
            <w:pPr>
              <w:rPr>
                <w:rFonts w:hint="eastAsia"/>
              </w:rPr>
            </w:pPr>
          </w:p>
        </w:tc>
      </w:tr>
      <w:tr w:rsidR="003D2CC7" w:rsidRPr="00FC7797" w14:paraId="418A73BB" w14:textId="77777777" w:rsidTr="003431D1">
        <w:tc>
          <w:tcPr>
            <w:tcW w:w="1968" w:type="dxa"/>
            <w:shd w:val="clear" w:color="auto" w:fill="auto"/>
          </w:tcPr>
          <w:p w14:paraId="517C5C4A" w14:textId="77777777" w:rsidR="003D2CC7" w:rsidRPr="00FC7797" w:rsidRDefault="003D2CC7" w:rsidP="003431D1">
            <w:pPr>
              <w:jc w:val="center"/>
              <w:rPr>
                <w:rFonts w:hint="eastAsia"/>
              </w:rPr>
            </w:pPr>
            <w:r w:rsidRPr="00FC7797">
              <w:rPr>
                <w:rFonts w:hint="eastAsia"/>
              </w:rPr>
              <w:t>OFF</w:t>
            </w:r>
          </w:p>
        </w:tc>
        <w:tc>
          <w:tcPr>
            <w:tcW w:w="1968" w:type="dxa"/>
            <w:shd w:val="clear" w:color="auto" w:fill="auto"/>
          </w:tcPr>
          <w:p w14:paraId="2AED6CC2" w14:textId="77777777" w:rsidR="003D2CC7" w:rsidRPr="00FC7797" w:rsidRDefault="003D2CC7" w:rsidP="003431D1">
            <w:pPr>
              <w:jc w:val="center"/>
              <w:rPr>
                <w:rFonts w:hint="eastAsia"/>
              </w:rPr>
            </w:pPr>
            <w:r w:rsidRPr="00FC7797">
              <w:rPr>
                <w:rFonts w:hint="eastAsia"/>
              </w:rPr>
              <w:t>OFF</w:t>
            </w:r>
          </w:p>
        </w:tc>
        <w:tc>
          <w:tcPr>
            <w:tcW w:w="4961" w:type="dxa"/>
            <w:shd w:val="clear" w:color="auto" w:fill="auto"/>
          </w:tcPr>
          <w:p w14:paraId="71721B33" w14:textId="77777777" w:rsidR="003D2CC7" w:rsidRPr="00FC7797" w:rsidRDefault="003D2CC7" w:rsidP="003431D1">
            <w:pPr>
              <w:jc w:val="center"/>
              <w:rPr>
                <w:rFonts w:hint="eastAsia"/>
              </w:rPr>
            </w:pPr>
            <w:r w:rsidRPr="00FC7797">
              <w:rPr>
                <w:rFonts w:hint="eastAsia"/>
              </w:rPr>
              <w:t>トーンダウン</w:t>
            </w:r>
            <w:r w:rsidRPr="00FC7797">
              <w:rPr>
                <w:rFonts w:hint="eastAsia"/>
                <w:color w:val="00B0F0"/>
              </w:rPr>
              <w:t>/ T</w:t>
            </w:r>
            <w:r w:rsidRPr="00FC7797">
              <w:rPr>
                <w:color w:val="00B0F0"/>
              </w:rPr>
              <w:t>one down</w:t>
            </w:r>
          </w:p>
        </w:tc>
      </w:tr>
      <w:tr w:rsidR="003D2CC7" w:rsidRPr="00FC7797" w14:paraId="371F1750" w14:textId="77777777" w:rsidTr="003431D1">
        <w:tc>
          <w:tcPr>
            <w:tcW w:w="1968" w:type="dxa"/>
            <w:shd w:val="clear" w:color="auto" w:fill="auto"/>
          </w:tcPr>
          <w:p w14:paraId="77869EAD" w14:textId="77777777" w:rsidR="003D2CC7" w:rsidRPr="00FC7797" w:rsidRDefault="003D2CC7" w:rsidP="003431D1">
            <w:pPr>
              <w:jc w:val="center"/>
              <w:rPr>
                <w:rFonts w:hint="eastAsia"/>
              </w:rPr>
            </w:pPr>
            <w:r w:rsidRPr="00FC7797">
              <w:rPr>
                <w:rFonts w:hint="eastAsia"/>
              </w:rPr>
              <w:t>OFF</w:t>
            </w:r>
          </w:p>
        </w:tc>
        <w:tc>
          <w:tcPr>
            <w:tcW w:w="1968" w:type="dxa"/>
            <w:shd w:val="clear" w:color="auto" w:fill="auto"/>
          </w:tcPr>
          <w:p w14:paraId="02825993" w14:textId="77777777" w:rsidR="003D2CC7" w:rsidRPr="00FC7797" w:rsidRDefault="003D2CC7" w:rsidP="003431D1">
            <w:pPr>
              <w:jc w:val="center"/>
              <w:rPr>
                <w:rFonts w:hint="eastAsia"/>
              </w:rPr>
            </w:pPr>
            <w:r w:rsidRPr="00FC7797">
              <w:rPr>
                <w:rFonts w:hint="eastAsia"/>
              </w:rPr>
              <w:t>ON</w:t>
            </w:r>
          </w:p>
        </w:tc>
        <w:tc>
          <w:tcPr>
            <w:tcW w:w="4961" w:type="dxa"/>
            <w:shd w:val="clear" w:color="auto" w:fill="auto"/>
          </w:tcPr>
          <w:p w14:paraId="5DB3004B" w14:textId="77777777" w:rsidR="003D2CC7" w:rsidRPr="00FC7797" w:rsidRDefault="003D2CC7" w:rsidP="003431D1">
            <w:pPr>
              <w:jc w:val="center"/>
              <w:rPr>
                <w:rFonts w:hint="eastAsia"/>
              </w:rPr>
            </w:pPr>
            <w:r w:rsidRPr="00FC7797">
              <w:rPr>
                <w:rFonts w:hint="eastAsia"/>
              </w:rPr>
              <w:t>トーンダウン</w:t>
            </w:r>
            <w:r w:rsidRPr="00FC7797">
              <w:rPr>
                <w:rFonts w:hint="eastAsia"/>
                <w:color w:val="00B0F0"/>
              </w:rPr>
              <w:t>/ T</w:t>
            </w:r>
            <w:r w:rsidRPr="00FC7797">
              <w:rPr>
                <w:color w:val="00B0F0"/>
              </w:rPr>
              <w:t>one down</w:t>
            </w:r>
          </w:p>
        </w:tc>
      </w:tr>
      <w:tr w:rsidR="003D2CC7" w:rsidRPr="00FC7797" w14:paraId="2926B604" w14:textId="77777777" w:rsidTr="003431D1">
        <w:tc>
          <w:tcPr>
            <w:tcW w:w="1968" w:type="dxa"/>
            <w:shd w:val="clear" w:color="auto" w:fill="auto"/>
          </w:tcPr>
          <w:p w14:paraId="3ECE2F48" w14:textId="77777777" w:rsidR="003D2CC7" w:rsidRPr="00FC7797" w:rsidRDefault="003D2CC7" w:rsidP="003431D1">
            <w:pPr>
              <w:jc w:val="center"/>
              <w:rPr>
                <w:rFonts w:hint="eastAsia"/>
              </w:rPr>
            </w:pPr>
            <w:r w:rsidRPr="00FC7797">
              <w:rPr>
                <w:rFonts w:hint="eastAsia"/>
              </w:rPr>
              <w:t>ON</w:t>
            </w:r>
          </w:p>
        </w:tc>
        <w:tc>
          <w:tcPr>
            <w:tcW w:w="1968" w:type="dxa"/>
            <w:shd w:val="clear" w:color="auto" w:fill="auto"/>
          </w:tcPr>
          <w:p w14:paraId="06F8A11F" w14:textId="77777777" w:rsidR="003D2CC7" w:rsidRPr="00FC7797" w:rsidRDefault="003D2CC7" w:rsidP="003431D1">
            <w:pPr>
              <w:jc w:val="center"/>
              <w:rPr>
                <w:rFonts w:hint="eastAsia"/>
              </w:rPr>
            </w:pPr>
            <w:r w:rsidRPr="00FC7797">
              <w:rPr>
                <w:rFonts w:hint="eastAsia"/>
              </w:rPr>
              <w:t>OFF</w:t>
            </w:r>
          </w:p>
        </w:tc>
        <w:tc>
          <w:tcPr>
            <w:tcW w:w="4961" w:type="dxa"/>
            <w:shd w:val="clear" w:color="auto" w:fill="auto"/>
          </w:tcPr>
          <w:p w14:paraId="0B49CC13" w14:textId="77777777" w:rsidR="003D2CC7" w:rsidRPr="00FC7797" w:rsidRDefault="003D2CC7" w:rsidP="003431D1">
            <w:pPr>
              <w:jc w:val="center"/>
              <w:rPr>
                <w:rFonts w:hint="eastAsia"/>
              </w:rPr>
            </w:pPr>
            <w:r w:rsidRPr="00FC7797">
              <w:rPr>
                <w:rFonts w:hint="eastAsia"/>
              </w:rPr>
              <w:t>アクティブ</w:t>
            </w:r>
            <w:r w:rsidRPr="00FC7797">
              <w:rPr>
                <w:rFonts w:hint="eastAsia"/>
                <w:color w:val="00B0F0"/>
              </w:rPr>
              <w:t>/ Active</w:t>
            </w:r>
          </w:p>
        </w:tc>
      </w:tr>
      <w:tr w:rsidR="003D2CC7" w:rsidRPr="00FC7797" w14:paraId="519BEA0C" w14:textId="77777777" w:rsidTr="003431D1">
        <w:tc>
          <w:tcPr>
            <w:tcW w:w="1968" w:type="dxa"/>
            <w:shd w:val="clear" w:color="auto" w:fill="auto"/>
          </w:tcPr>
          <w:p w14:paraId="4D218B5F" w14:textId="77777777" w:rsidR="003D2CC7" w:rsidRPr="00FC7797" w:rsidRDefault="003D2CC7" w:rsidP="003431D1">
            <w:pPr>
              <w:jc w:val="center"/>
              <w:rPr>
                <w:rFonts w:hint="eastAsia"/>
              </w:rPr>
            </w:pPr>
            <w:r w:rsidRPr="00FC7797">
              <w:rPr>
                <w:rFonts w:hint="eastAsia"/>
              </w:rPr>
              <w:t>ON</w:t>
            </w:r>
          </w:p>
        </w:tc>
        <w:tc>
          <w:tcPr>
            <w:tcW w:w="1968" w:type="dxa"/>
            <w:shd w:val="clear" w:color="auto" w:fill="auto"/>
          </w:tcPr>
          <w:p w14:paraId="1AECA623" w14:textId="77777777" w:rsidR="003D2CC7" w:rsidRPr="00FC7797" w:rsidRDefault="003D2CC7" w:rsidP="003431D1">
            <w:pPr>
              <w:jc w:val="center"/>
              <w:rPr>
                <w:rFonts w:hint="eastAsia"/>
              </w:rPr>
            </w:pPr>
            <w:r w:rsidRPr="00FC7797">
              <w:rPr>
                <w:rFonts w:hint="eastAsia"/>
              </w:rPr>
              <w:t>ON</w:t>
            </w:r>
          </w:p>
        </w:tc>
        <w:tc>
          <w:tcPr>
            <w:tcW w:w="4961" w:type="dxa"/>
            <w:shd w:val="clear" w:color="auto" w:fill="auto"/>
          </w:tcPr>
          <w:p w14:paraId="03AE5267" w14:textId="77777777" w:rsidR="003D2CC7" w:rsidRPr="00FC7797" w:rsidRDefault="003D2CC7" w:rsidP="003431D1">
            <w:pPr>
              <w:jc w:val="center"/>
              <w:rPr>
                <w:rFonts w:hint="eastAsia"/>
              </w:rPr>
            </w:pPr>
            <w:r w:rsidRPr="00FC7797">
              <w:rPr>
                <w:rFonts w:hint="eastAsia"/>
              </w:rPr>
              <w:t>アクティブ</w:t>
            </w:r>
            <w:r w:rsidRPr="00FC7797">
              <w:rPr>
                <w:rFonts w:hint="eastAsia"/>
                <w:color w:val="00B0F0"/>
              </w:rPr>
              <w:t>/ Active</w:t>
            </w:r>
          </w:p>
        </w:tc>
      </w:tr>
    </w:tbl>
    <w:p w14:paraId="656EA3C7" w14:textId="77777777" w:rsidR="003D2CC7" w:rsidRPr="00FC7797" w:rsidRDefault="003D2CC7" w:rsidP="003D2CC7">
      <w:pPr>
        <w:ind w:leftChars="200" w:left="386"/>
      </w:pPr>
    </w:p>
    <w:p w14:paraId="608DE5D4" w14:textId="77777777" w:rsidR="003D2CC7" w:rsidRPr="00FC7797" w:rsidRDefault="003D2CC7" w:rsidP="003D2CC7">
      <w:pPr>
        <w:ind w:leftChars="200" w:left="386"/>
        <w:rPr>
          <w:rFonts w:hint="eastAsia"/>
        </w:rPr>
      </w:pPr>
      <w:r w:rsidRPr="00FC7797">
        <w:rPr>
          <w:rFonts w:hint="eastAsia"/>
        </w:rPr>
        <w:t>BEVStep3</w:t>
      </w:r>
      <w:r w:rsidRPr="00FC7797">
        <w:rPr>
          <w:rFonts w:hint="eastAsia"/>
        </w:rPr>
        <w:t>：</w:t>
      </w:r>
    </w:p>
    <w:tbl>
      <w:tblPr>
        <w:tblW w:w="0" w:type="auto"/>
        <w:tblInd w:w="3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8"/>
        <w:gridCol w:w="1968"/>
        <w:gridCol w:w="4961"/>
      </w:tblGrid>
      <w:tr w:rsidR="007B654A" w:rsidRPr="00FC7797" w14:paraId="1E6BB4BE" w14:textId="77777777" w:rsidTr="003431D1">
        <w:tc>
          <w:tcPr>
            <w:tcW w:w="3936" w:type="dxa"/>
            <w:gridSpan w:val="2"/>
            <w:shd w:val="clear" w:color="auto" w:fill="auto"/>
          </w:tcPr>
          <w:p w14:paraId="3EB6DC5E" w14:textId="77777777" w:rsidR="0098790B" w:rsidRPr="00FC7797" w:rsidRDefault="0098790B" w:rsidP="003431D1">
            <w:pPr>
              <w:jc w:val="center"/>
              <w:rPr>
                <w:rFonts w:hint="eastAsia"/>
              </w:rPr>
            </w:pPr>
            <w:r w:rsidRPr="00FC7797">
              <w:rPr>
                <w:rFonts w:hint="eastAsia"/>
              </w:rPr>
              <w:t>電源状態</w:t>
            </w:r>
            <w:r w:rsidR="007B654A" w:rsidRPr="00FC7797">
              <w:rPr>
                <w:rFonts w:hint="eastAsia"/>
                <w:color w:val="00B0F0"/>
              </w:rPr>
              <w:t xml:space="preserve"> </w:t>
            </w:r>
            <w:r w:rsidR="003D2CC7" w:rsidRPr="00FC7797">
              <w:rPr>
                <w:rFonts w:hint="eastAsia"/>
                <w:color w:val="00B0F0"/>
              </w:rPr>
              <w:t>/ Power state</w:t>
            </w:r>
          </w:p>
        </w:tc>
        <w:tc>
          <w:tcPr>
            <w:tcW w:w="4961" w:type="dxa"/>
            <w:vMerge w:val="restart"/>
            <w:shd w:val="clear" w:color="auto" w:fill="auto"/>
          </w:tcPr>
          <w:p w14:paraId="0830E0A3" w14:textId="77777777" w:rsidR="0098790B" w:rsidRPr="00FC7797" w:rsidRDefault="0098790B" w:rsidP="003431D1">
            <w:pPr>
              <w:jc w:val="center"/>
              <w:rPr>
                <w:rFonts w:hint="eastAsia"/>
              </w:rPr>
            </w:pPr>
            <w:r w:rsidRPr="00FC7797">
              <w:rPr>
                <w:rFonts w:hint="eastAsia"/>
              </w:rPr>
              <w:t>ソフトスイッチ釦状態</w:t>
            </w:r>
          </w:p>
          <w:p w14:paraId="56268290" w14:textId="77777777" w:rsidR="003D2CC7" w:rsidRPr="00FC7797" w:rsidRDefault="003D2CC7" w:rsidP="003431D1">
            <w:pPr>
              <w:jc w:val="center"/>
              <w:rPr>
                <w:rFonts w:hint="eastAsia"/>
                <w:color w:val="00B0F0"/>
              </w:rPr>
            </w:pPr>
            <w:r w:rsidRPr="00FC7797">
              <w:rPr>
                <w:rFonts w:hint="eastAsia"/>
                <w:color w:val="00B0F0"/>
              </w:rPr>
              <w:t>Condition of software switch</w:t>
            </w:r>
          </w:p>
        </w:tc>
      </w:tr>
      <w:tr w:rsidR="007B654A" w:rsidRPr="00FC7797" w14:paraId="52D73E01" w14:textId="77777777" w:rsidTr="003431D1">
        <w:tc>
          <w:tcPr>
            <w:tcW w:w="1968" w:type="dxa"/>
            <w:shd w:val="clear" w:color="auto" w:fill="auto"/>
          </w:tcPr>
          <w:p w14:paraId="25019C1D" w14:textId="77777777" w:rsidR="007B654A" w:rsidRPr="00FC7797" w:rsidRDefault="007B654A" w:rsidP="007B654A">
            <w:pPr>
              <w:jc w:val="center"/>
              <w:rPr>
                <w:rFonts w:hint="eastAsia"/>
              </w:rPr>
            </w:pPr>
            <w:r w:rsidRPr="00FC7797">
              <w:rPr>
                <w:rFonts w:hint="eastAsia"/>
              </w:rPr>
              <w:t>Power ON</w:t>
            </w:r>
            <w:r w:rsidRPr="00FC7797">
              <w:rPr>
                <w:rFonts w:hint="eastAsia"/>
              </w:rPr>
              <w:t>通常</w:t>
            </w:r>
          </w:p>
          <w:p w14:paraId="49CEDC20" w14:textId="77777777" w:rsidR="007B654A" w:rsidRPr="00FC7797" w:rsidRDefault="007B654A" w:rsidP="007B654A">
            <w:pPr>
              <w:jc w:val="center"/>
              <w:rPr>
                <w:rFonts w:hint="eastAsia"/>
                <w:color w:val="00B0F0"/>
              </w:rPr>
            </w:pPr>
            <w:r w:rsidRPr="00FC7797">
              <w:rPr>
                <w:color w:val="00B0F0"/>
              </w:rPr>
              <w:t>Power ON General</w:t>
            </w:r>
          </w:p>
        </w:tc>
        <w:tc>
          <w:tcPr>
            <w:tcW w:w="1968" w:type="dxa"/>
            <w:shd w:val="clear" w:color="auto" w:fill="auto"/>
          </w:tcPr>
          <w:p w14:paraId="1FDF9E6E" w14:textId="77777777" w:rsidR="007B654A" w:rsidRPr="00FC7797" w:rsidRDefault="007B654A" w:rsidP="007B654A">
            <w:pPr>
              <w:jc w:val="center"/>
            </w:pPr>
            <w:r w:rsidRPr="00FC7797">
              <w:rPr>
                <w:rFonts w:hint="eastAsia"/>
              </w:rPr>
              <w:t>PowerON</w:t>
            </w:r>
            <w:r w:rsidRPr="00FC7797">
              <w:rPr>
                <w:rFonts w:hint="eastAsia"/>
              </w:rPr>
              <w:t>緊急停止</w:t>
            </w:r>
          </w:p>
          <w:p w14:paraId="60CD9D87" w14:textId="77777777" w:rsidR="007B654A" w:rsidRPr="00FC7797" w:rsidRDefault="007B654A" w:rsidP="007B654A">
            <w:pPr>
              <w:jc w:val="center"/>
              <w:rPr>
                <w:rFonts w:hint="eastAsia"/>
                <w:color w:val="00B0F0"/>
              </w:rPr>
            </w:pPr>
            <w:r w:rsidRPr="00FC7797">
              <w:rPr>
                <w:color w:val="00B0F0"/>
              </w:rPr>
              <w:t>Power-ON Emergency stop</w:t>
            </w:r>
          </w:p>
        </w:tc>
        <w:tc>
          <w:tcPr>
            <w:tcW w:w="4961" w:type="dxa"/>
            <w:vMerge/>
            <w:shd w:val="clear" w:color="auto" w:fill="auto"/>
          </w:tcPr>
          <w:p w14:paraId="4B212D64" w14:textId="77777777" w:rsidR="007B654A" w:rsidRPr="00FC7797" w:rsidRDefault="007B654A" w:rsidP="007B654A">
            <w:pPr>
              <w:rPr>
                <w:rFonts w:hint="eastAsia"/>
              </w:rPr>
            </w:pPr>
          </w:p>
        </w:tc>
      </w:tr>
      <w:tr w:rsidR="0098790B" w:rsidRPr="00FC7797" w14:paraId="7942B0DC" w14:textId="77777777" w:rsidTr="003431D1">
        <w:tc>
          <w:tcPr>
            <w:tcW w:w="1968" w:type="dxa"/>
            <w:shd w:val="clear" w:color="auto" w:fill="auto"/>
          </w:tcPr>
          <w:p w14:paraId="26727CB0" w14:textId="77777777" w:rsidR="0098790B" w:rsidRPr="00FC7797" w:rsidRDefault="0098790B" w:rsidP="003431D1">
            <w:pPr>
              <w:jc w:val="center"/>
              <w:rPr>
                <w:rFonts w:hint="eastAsia"/>
              </w:rPr>
            </w:pPr>
            <w:r w:rsidRPr="00FC7797">
              <w:rPr>
                <w:rFonts w:hint="eastAsia"/>
              </w:rPr>
              <w:t>OFF</w:t>
            </w:r>
          </w:p>
        </w:tc>
        <w:tc>
          <w:tcPr>
            <w:tcW w:w="1968" w:type="dxa"/>
            <w:shd w:val="clear" w:color="auto" w:fill="auto"/>
          </w:tcPr>
          <w:p w14:paraId="11263AFD" w14:textId="77777777" w:rsidR="0098790B" w:rsidRPr="00FC7797" w:rsidRDefault="0098790B" w:rsidP="003431D1">
            <w:pPr>
              <w:jc w:val="center"/>
              <w:rPr>
                <w:rFonts w:hint="eastAsia"/>
              </w:rPr>
            </w:pPr>
            <w:r w:rsidRPr="00FC7797">
              <w:rPr>
                <w:rFonts w:hint="eastAsia"/>
              </w:rPr>
              <w:t>OFF</w:t>
            </w:r>
          </w:p>
        </w:tc>
        <w:tc>
          <w:tcPr>
            <w:tcW w:w="4961" w:type="dxa"/>
            <w:shd w:val="clear" w:color="auto" w:fill="auto"/>
          </w:tcPr>
          <w:p w14:paraId="02B1C798" w14:textId="77777777" w:rsidR="0098790B" w:rsidRPr="00FC7797" w:rsidRDefault="0098790B" w:rsidP="003431D1">
            <w:pPr>
              <w:jc w:val="center"/>
              <w:rPr>
                <w:rFonts w:hint="eastAsia"/>
              </w:rPr>
            </w:pPr>
            <w:r w:rsidRPr="00FC7797">
              <w:rPr>
                <w:rFonts w:hint="eastAsia"/>
              </w:rPr>
              <w:t>トーンダウン</w:t>
            </w:r>
            <w:r w:rsidR="003D2CC7" w:rsidRPr="00FC7797">
              <w:rPr>
                <w:rFonts w:hint="eastAsia"/>
              </w:rPr>
              <w:t xml:space="preserve"> </w:t>
            </w:r>
            <w:r w:rsidR="003D2CC7" w:rsidRPr="00FC7797">
              <w:rPr>
                <w:rFonts w:hint="eastAsia"/>
                <w:color w:val="00B0F0"/>
              </w:rPr>
              <w:t>/ T</w:t>
            </w:r>
            <w:r w:rsidR="003D2CC7" w:rsidRPr="00FC7797">
              <w:rPr>
                <w:color w:val="00B0F0"/>
              </w:rPr>
              <w:t>one down</w:t>
            </w:r>
          </w:p>
        </w:tc>
      </w:tr>
      <w:tr w:rsidR="0098790B" w:rsidRPr="00FC7797" w14:paraId="36AFD8C3" w14:textId="77777777" w:rsidTr="003431D1">
        <w:tc>
          <w:tcPr>
            <w:tcW w:w="1968" w:type="dxa"/>
            <w:shd w:val="clear" w:color="auto" w:fill="auto"/>
          </w:tcPr>
          <w:p w14:paraId="0E87F34B" w14:textId="77777777" w:rsidR="0098790B" w:rsidRPr="00FC7797" w:rsidRDefault="0098790B" w:rsidP="003431D1">
            <w:pPr>
              <w:jc w:val="center"/>
              <w:rPr>
                <w:rFonts w:hint="eastAsia"/>
              </w:rPr>
            </w:pPr>
            <w:r w:rsidRPr="00FC7797">
              <w:rPr>
                <w:rFonts w:hint="eastAsia"/>
              </w:rPr>
              <w:t>OFF</w:t>
            </w:r>
          </w:p>
        </w:tc>
        <w:tc>
          <w:tcPr>
            <w:tcW w:w="1968" w:type="dxa"/>
            <w:shd w:val="clear" w:color="auto" w:fill="auto"/>
          </w:tcPr>
          <w:p w14:paraId="108D491C" w14:textId="77777777" w:rsidR="0098790B" w:rsidRPr="00FC7797" w:rsidRDefault="0098790B" w:rsidP="003431D1">
            <w:pPr>
              <w:jc w:val="center"/>
              <w:rPr>
                <w:rFonts w:hint="eastAsia"/>
              </w:rPr>
            </w:pPr>
            <w:r w:rsidRPr="00FC7797">
              <w:rPr>
                <w:rFonts w:hint="eastAsia"/>
              </w:rPr>
              <w:t>ON</w:t>
            </w:r>
          </w:p>
        </w:tc>
        <w:tc>
          <w:tcPr>
            <w:tcW w:w="4961" w:type="dxa"/>
            <w:shd w:val="clear" w:color="auto" w:fill="auto"/>
          </w:tcPr>
          <w:p w14:paraId="173A67E1" w14:textId="77777777" w:rsidR="0098790B" w:rsidRPr="00FC7797" w:rsidRDefault="0098790B" w:rsidP="003431D1">
            <w:pPr>
              <w:jc w:val="center"/>
              <w:rPr>
                <w:rFonts w:hint="eastAsia"/>
              </w:rPr>
            </w:pPr>
            <w:r w:rsidRPr="00FC7797">
              <w:rPr>
                <w:rFonts w:hint="eastAsia"/>
              </w:rPr>
              <w:t>トーンダウン</w:t>
            </w:r>
            <w:r w:rsidR="003D2CC7" w:rsidRPr="00FC7797">
              <w:rPr>
                <w:rFonts w:hint="eastAsia"/>
                <w:color w:val="00B0F0"/>
              </w:rPr>
              <w:t xml:space="preserve"> / T</w:t>
            </w:r>
            <w:r w:rsidR="003D2CC7" w:rsidRPr="00FC7797">
              <w:rPr>
                <w:color w:val="00B0F0"/>
              </w:rPr>
              <w:t>one down</w:t>
            </w:r>
          </w:p>
        </w:tc>
      </w:tr>
      <w:tr w:rsidR="0098790B" w:rsidRPr="00FC7797" w14:paraId="70CEED25" w14:textId="77777777" w:rsidTr="003431D1">
        <w:tc>
          <w:tcPr>
            <w:tcW w:w="1968" w:type="dxa"/>
            <w:shd w:val="clear" w:color="auto" w:fill="auto"/>
          </w:tcPr>
          <w:p w14:paraId="131B8942" w14:textId="77777777" w:rsidR="0098790B" w:rsidRPr="00FC7797" w:rsidRDefault="0098790B" w:rsidP="003431D1">
            <w:pPr>
              <w:jc w:val="center"/>
              <w:rPr>
                <w:rFonts w:hint="eastAsia"/>
              </w:rPr>
            </w:pPr>
            <w:r w:rsidRPr="00FC7797">
              <w:rPr>
                <w:rFonts w:hint="eastAsia"/>
              </w:rPr>
              <w:t>ON</w:t>
            </w:r>
          </w:p>
        </w:tc>
        <w:tc>
          <w:tcPr>
            <w:tcW w:w="1968" w:type="dxa"/>
            <w:shd w:val="clear" w:color="auto" w:fill="auto"/>
          </w:tcPr>
          <w:p w14:paraId="226D6958" w14:textId="77777777" w:rsidR="0098790B" w:rsidRPr="00FC7797" w:rsidRDefault="0098790B" w:rsidP="003431D1">
            <w:pPr>
              <w:jc w:val="center"/>
              <w:rPr>
                <w:rFonts w:hint="eastAsia"/>
              </w:rPr>
            </w:pPr>
            <w:r w:rsidRPr="00FC7797">
              <w:rPr>
                <w:rFonts w:hint="eastAsia"/>
              </w:rPr>
              <w:t>OFF</w:t>
            </w:r>
          </w:p>
        </w:tc>
        <w:tc>
          <w:tcPr>
            <w:tcW w:w="4961" w:type="dxa"/>
            <w:shd w:val="clear" w:color="auto" w:fill="auto"/>
          </w:tcPr>
          <w:p w14:paraId="5A6F0991" w14:textId="77777777" w:rsidR="0098790B" w:rsidRPr="00FC7797" w:rsidRDefault="0098790B" w:rsidP="003431D1">
            <w:pPr>
              <w:jc w:val="center"/>
              <w:rPr>
                <w:rFonts w:hint="eastAsia"/>
              </w:rPr>
            </w:pPr>
            <w:r w:rsidRPr="00FC7797">
              <w:rPr>
                <w:rFonts w:hint="eastAsia"/>
              </w:rPr>
              <w:t>アクティブ</w:t>
            </w:r>
            <w:r w:rsidR="003D2CC7" w:rsidRPr="00FC7797">
              <w:rPr>
                <w:rFonts w:hint="eastAsia"/>
                <w:color w:val="00B0F0"/>
              </w:rPr>
              <w:t xml:space="preserve"> / Active</w:t>
            </w:r>
          </w:p>
        </w:tc>
      </w:tr>
      <w:tr w:rsidR="0098790B" w:rsidRPr="00FC7797" w14:paraId="0DD46A25" w14:textId="77777777" w:rsidTr="003431D1">
        <w:tc>
          <w:tcPr>
            <w:tcW w:w="1968" w:type="dxa"/>
            <w:shd w:val="clear" w:color="auto" w:fill="auto"/>
          </w:tcPr>
          <w:p w14:paraId="4D6C8CBE" w14:textId="77777777" w:rsidR="0098790B" w:rsidRPr="00FC7797" w:rsidRDefault="0098790B" w:rsidP="003431D1">
            <w:pPr>
              <w:jc w:val="center"/>
              <w:rPr>
                <w:rFonts w:hint="eastAsia"/>
              </w:rPr>
            </w:pPr>
            <w:r w:rsidRPr="00FC7797">
              <w:rPr>
                <w:rFonts w:hint="eastAsia"/>
              </w:rPr>
              <w:t>ON</w:t>
            </w:r>
          </w:p>
        </w:tc>
        <w:tc>
          <w:tcPr>
            <w:tcW w:w="1968" w:type="dxa"/>
            <w:shd w:val="clear" w:color="auto" w:fill="auto"/>
          </w:tcPr>
          <w:p w14:paraId="586028DE" w14:textId="77777777" w:rsidR="0098790B" w:rsidRPr="00FC7797" w:rsidRDefault="0098790B" w:rsidP="003431D1">
            <w:pPr>
              <w:jc w:val="center"/>
              <w:rPr>
                <w:rFonts w:hint="eastAsia"/>
              </w:rPr>
            </w:pPr>
            <w:r w:rsidRPr="00FC7797">
              <w:rPr>
                <w:rFonts w:hint="eastAsia"/>
              </w:rPr>
              <w:t>ON</w:t>
            </w:r>
          </w:p>
        </w:tc>
        <w:tc>
          <w:tcPr>
            <w:tcW w:w="4961" w:type="dxa"/>
            <w:shd w:val="clear" w:color="auto" w:fill="auto"/>
          </w:tcPr>
          <w:p w14:paraId="7C0CB04D" w14:textId="77777777" w:rsidR="0098790B" w:rsidRPr="00FC7797" w:rsidRDefault="0098790B" w:rsidP="003431D1">
            <w:pPr>
              <w:jc w:val="center"/>
              <w:rPr>
                <w:rFonts w:hint="eastAsia"/>
              </w:rPr>
            </w:pPr>
            <w:r w:rsidRPr="00FC7797">
              <w:rPr>
                <w:rFonts w:hint="eastAsia"/>
              </w:rPr>
              <w:t>アクティブ</w:t>
            </w:r>
            <w:r w:rsidR="003D2CC7" w:rsidRPr="00FC7797">
              <w:rPr>
                <w:rFonts w:hint="eastAsia"/>
                <w:color w:val="00B0F0"/>
              </w:rPr>
              <w:t>/ Active</w:t>
            </w:r>
          </w:p>
        </w:tc>
      </w:tr>
    </w:tbl>
    <w:p w14:paraId="28F8BDC6" w14:textId="77777777" w:rsidR="0098790B" w:rsidRPr="0098790B" w:rsidRDefault="0098790B" w:rsidP="0098790B">
      <w:pPr>
        <w:rPr>
          <w:rFonts w:hint="eastAsia"/>
          <w:color w:val="FF0000"/>
        </w:rPr>
      </w:pPr>
    </w:p>
    <w:p w14:paraId="69950E79" w14:textId="77777777" w:rsidR="00BB1097" w:rsidRPr="00AE2925" w:rsidRDefault="00BB1097" w:rsidP="00BB1097">
      <w:pPr>
        <w:rPr>
          <w:rFonts w:hint="eastAsia"/>
          <w:color w:val="000000"/>
        </w:rPr>
      </w:pPr>
    </w:p>
    <w:sectPr w:rsidR="00BB1097" w:rsidRPr="00AE2925" w:rsidSect="0072214D">
      <w:headerReference w:type="default" r:id="rId29"/>
      <w:footerReference w:type="default" r:id="rId30"/>
      <w:pgSz w:w="11906" w:h="16838" w:code="9"/>
      <w:pgMar w:top="1134" w:right="1134" w:bottom="1134" w:left="1134" w:header="851" w:footer="720" w:gutter="0"/>
      <w:cols w:space="425"/>
      <w:docGrid w:type="linesAndChars" w:linePitch="291" w:charSpace="-35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FAE27" w14:textId="77777777" w:rsidR="00D275C6" w:rsidRDefault="00D275C6">
      <w:r>
        <w:separator/>
      </w:r>
    </w:p>
  </w:endnote>
  <w:endnote w:type="continuationSeparator" w:id="0">
    <w:p w14:paraId="355BAAAF" w14:textId="77777777" w:rsidR="00D275C6" w:rsidRDefault="00D275C6">
      <w:r>
        <w:continuationSeparator/>
      </w:r>
    </w:p>
  </w:endnote>
  <w:endnote w:type="continuationNotice" w:id="1">
    <w:p w14:paraId="2AEBE895" w14:textId="77777777" w:rsidR="00D275C6" w:rsidRDefault="00D275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フレームラベル">
    <w:altName w:val="ＭＳ 明朝"/>
    <w:panose1 w:val="00000000000000000000"/>
    <w:charset w:val="80"/>
    <w:family w:val="roman"/>
    <w:notTrueType/>
    <w:pitch w:val="default"/>
  </w:font>
  <w:font w:name="Yu Gothic">
    <w:altName w:val="游ゴシック"/>
    <w:panose1 w:val="020B0400000000000000"/>
    <w:charset w:val="80"/>
    <w:family w:val="swiss"/>
    <w:pitch w:val="variable"/>
    <w:sig w:usb0="E00002FF" w:usb1="2AC7FDFF" w:usb2="00000016" w:usb3="00000000" w:csb0="0002009F" w:csb1="00000000"/>
  </w:font>
  <w:font w:name="BIZ UDPGothic">
    <w:altName w:val="Yu Gothic"/>
    <w:charset w:val="80"/>
    <w:family w:val="modern"/>
    <w:pitch w:val="variable"/>
    <w:sig w:usb0="E00002F7" w:usb1="2AC7EDF8" w:usb2="00000012" w:usb3="00000000" w:csb0="00020001" w:csb1="00000000"/>
  </w:font>
  <w:font w:name="Meiryo UI">
    <w:altName w:val="Yu Gothic"/>
    <w:charset w:val="80"/>
    <w:family w:val="swiss"/>
    <w:pitch w:val="variable"/>
    <w:sig w:usb0="E00002FF" w:usb1="6AC7FFFF"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CD236" w14:textId="77777777" w:rsidR="00784C2F" w:rsidRDefault="00784C2F">
    <w:pPr>
      <w:pStyle w:val="Footer"/>
      <w:jc w:val="center"/>
      <w:rPr>
        <w:rFonts w:hint="eastAsia"/>
      </w:rPr>
    </w:pPr>
    <w:r>
      <w:rPr>
        <w:rFonts w:hint="eastAsia"/>
      </w:rPr>
      <w:t>Copyright TOYOTA MOTOR CORPORATION</w:t>
    </w:r>
  </w:p>
  <w:p w14:paraId="4699414D" w14:textId="77777777" w:rsidR="00784C2F" w:rsidRDefault="00784C2F">
    <w:pPr>
      <w:pStyle w:val="Footer"/>
      <w:jc w:val="center"/>
      <w:rPr>
        <w:rFonts w:hint="eastAsia"/>
      </w:rPr>
    </w:pPr>
    <w:r>
      <w:rPr>
        <w:rStyle w:val="PageNumber"/>
      </w:rPr>
      <w:fldChar w:fldCharType="begin"/>
    </w:r>
    <w:r>
      <w:rPr>
        <w:rStyle w:val="PageNumber"/>
      </w:rPr>
      <w:instrText xml:space="preserve"> PAGE </w:instrText>
    </w:r>
    <w:r>
      <w:rPr>
        <w:rStyle w:val="PageNumber"/>
      </w:rPr>
      <w:fldChar w:fldCharType="separate"/>
    </w:r>
    <w:r w:rsidR="00306457">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A51822" w14:textId="77777777" w:rsidR="00D275C6" w:rsidRDefault="00D275C6">
      <w:r>
        <w:rPr>
          <w:rFonts w:hint="eastAsia"/>
        </w:rPr>
        <w:separator/>
      </w:r>
    </w:p>
  </w:footnote>
  <w:footnote w:type="continuationSeparator" w:id="0">
    <w:p w14:paraId="3A7F4050" w14:textId="77777777" w:rsidR="00D275C6" w:rsidRDefault="00D275C6">
      <w:r>
        <w:continuationSeparator/>
      </w:r>
    </w:p>
  </w:footnote>
  <w:footnote w:type="continuationNotice" w:id="1">
    <w:p w14:paraId="40091149" w14:textId="77777777" w:rsidR="00D275C6" w:rsidRDefault="00D275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BCE43" w14:textId="70905212" w:rsidR="001D065E" w:rsidRPr="00C71D04" w:rsidRDefault="00FB37A0" w:rsidP="003171C1">
    <w:pPr>
      <w:pStyle w:val="Header"/>
      <w:rPr>
        <w:rFonts w:hint="eastAsia"/>
      </w:rPr>
    </w:pPr>
    <w:r>
      <w:rPr>
        <w:rFonts w:hint="eastAsia"/>
        <w:noProof/>
      </w:rPr>
      <mc:AlternateContent>
        <mc:Choice Requires="wps">
          <w:drawing>
            <wp:anchor distT="0" distB="0" distL="114300" distR="114300" simplePos="0" relativeHeight="251657728" behindDoc="0" locked="0" layoutInCell="1" allowOverlap="1" wp14:anchorId="6C4E3CB3" wp14:editId="548AEC19">
              <wp:simplePos x="0" y="0"/>
              <wp:positionH relativeFrom="column">
                <wp:posOffset>-123190</wp:posOffset>
              </wp:positionH>
              <wp:positionV relativeFrom="paragraph">
                <wp:posOffset>179705</wp:posOffset>
              </wp:positionV>
              <wp:extent cx="6344285" cy="9178290"/>
              <wp:effectExtent l="6350" t="5715" r="12065" b="762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44285" cy="91782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046743" id="Rectangle 1" o:spid="_x0000_s1026" style="position:absolute;margin-left:-9.7pt;margin-top:14.15pt;width:499.55pt;height:72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" filled="f"/>
          </w:pict>
        </mc:Fallback>
      </mc:AlternateContent>
    </w:r>
    <w:r w:rsidR="00784C2F">
      <w:rPr>
        <w:rFonts w:hint="eastAsia"/>
      </w:rPr>
      <w:t>ドライブモードセレクト機能仕様書</w:t>
    </w:r>
    <w:r w:rsidR="00784C2F" w:rsidRPr="000B7CDA">
      <w:rPr>
        <w:rFonts w:hint="eastAsia"/>
      </w:rPr>
      <w:t>(2</w:t>
    </w:r>
    <w:r w:rsidR="00784C2F">
      <w:t>4MM</w:t>
    </w:r>
    <w:r w:rsidR="00784C2F" w:rsidRPr="000B7CDA">
      <w:rPr>
        <w:rFonts w:hint="eastAsia"/>
      </w:rPr>
      <w:t>)</w:t>
    </w:r>
    <w:r w:rsidR="00784C2F" w:rsidRPr="000B7CDA">
      <w:rPr>
        <w:rFonts w:hint="eastAsia"/>
      </w:rPr>
      <w:t xml:space="preserve">　</w:t>
    </w:r>
    <w:r w:rsidR="00784C2F" w:rsidRPr="00245056">
      <w:rPr>
        <w:rFonts w:hint="eastAsia"/>
        <w:color w:val="000000"/>
      </w:rPr>
      <w:t>Ver.</w:t>
    </w:r>
    <w:r w:rsidR="00C71D04">
      <w:rPr>
        <w:rFonts w:hint="eastAsia"/>
        <w:color w:val="FF0000"/>
      </w:rPr>
      <w:t>7</w:t>
    </w:r>
    <w:r w:rsidR="00784C2F" w:rsidRPr="00DB19E1">
      <w:rPr>
        <w:rFonts w:hint="eastAsia"/>
      </w:rPr>
      <w:t>.</w:t>
    </w:r>
    <w:r w:rsidR="00C71D04">
      <w:rPr>
        <w:rFonts w:hint="eastAsia"/>
        <w:color w:val="FF0000"/>
      </w:rPr>
      <w:t>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2" type="#_x0000_t75" style="width:20.25pt;height:18.3pt" o:bullet="t">
        <v:imagedata r:id="rId1" o:title=""/>
      </v:shape>
    </w:pict>
  </w:numPicBullet>
  <w:abstractNum w:abstractNumId="0" w15:restartNumberingAfterBreak="0">
    <w:nsid w:val="00AA3ACB"/>
    <w:multiLevelType w:val="hybridMultilevel"/>
    <w:tmpl w:val="38CC4B04"/>
    <w:lvl w:ilvl="0" w:tplc="609806AC">
      <w:start w:val="1"/>
      <w:numFmt w:val="decimalEnclosedCircle"/>
      <w:lvlText w:val="%1"/>
      <w:lvlJc w:val="left"/>
      <w:pPr>
        <w:ind w:left="938" w:hanging="360"/>
      </w:pPr>
      <w:rPr>
        <w:rFonts w:hint="default"/>
        <w:color w:val="auto"/>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40F50AF"/>
    <w:multiLevelType w:val="hybridMultilevel"/>
    <w:tmpl w:val="13B0A836"/>
    <w:lvl w:ilvl="0" w:tplc="7EEA4C92">
      <w:start w:val="1"/>
      <w:numFmt w:val="decimalEnclosedCircle"/>
      <w:lvlText w:val="%1"/>
      <w:lvlJc w:val="left"/>
      <w:pPr>
        <w:ind w:left="746" w:hanging="360"/>
      </w:pPr>
      <w:rPr>
        <w:rFonts w:hint="default"/>
        <w:color w:val="000000"/>
      </w:rPr>
    </w:lvl>
    <w:lvl w:ilvl="1" w:tplc="04090017">
      <w:start w:val="1"/>
      <w:numFmt w:val="aiueoFullWidth"/>
      <w:lvlText w:val="(%2)"/>
      <w:lvlJc w:val="left"/>
      <w:pPr>
        <w:ind w:left="1266" w:hanging="440"/>
      </w:pPr>
    </w:lvl>
    <w:lvl w:ilvl="2" w:tplc="04090011" w:tentative="1">
      <w:start w:val="1"/>
      <w:numFmt w:val="decimalEnclosedCircle"/>
      <w:lvlText w:val="%3"/>
      <w:lvlJc w:val="left"/>
      <w:pPr>
        <w:ind w:left="1706" w:hanging="440"/>
      </w:pPr>
    </w:lvl>
    <w:lvl w:ilvl="3" w:tplc="0409000F" w:tentative="1">
      <w:start w:val="1"/>
      <w:numFmt w:val="decimal"/>
      <w:lvlText w:val="%4."/>
      <w:lvlJc w:val="left"/>
      <w:pPr>
        <w:ind w:left="2146" w:hanging="440"/>
      </w:pPr>
    </w:lvl>
    <w:lvl w:ilvl="4" w:tplc="04090017" w:tentative="1">
      <w:start w:val="1"/>
      <w:numFmt w:val="aiueoFullWidth"/>
      <w:lvlText w:val="(%5)"/>
      <w:lvlJc w:val="left"/>
      <w:pPr>
        <w:ind w:left="2586" w:hanging="440"/>
      </w:pPr>
    </w:lvl>
    <w:lvl w:ilvl="5" w:tplc="04090011" w:tentative="1">
      <w:start w:val="1"/>
      <w:numFmt w:val="decimalEnclosedCircle"/>
      <w:lvlText w:val="%6"/>
      <w:lvlJc w:val="left"/>
      <w:pPr>
        <w:ind w:left="3026" w:hanging="440"/>
      </w:pPr>
    </w:lvl>
    <w:lvl w:ilvl="6" w:tplc="0409000F" w:tentative="1">
      <w:start w:val="1"/>
      <w:numFmt w:val="decimal"/>
      <w:lvlText w:val="%7."/>
      <w:lvlJc w:val="left"/>
      <w:pPr>
        <w:ind w:left="3466" w:hanging="440"/>
      </w:pPr>
    </w:lvl>
    <w:lvl w:ilvl="7" w:tplc="04090017" w:tentative="1">
      <w:start w:val="1"/>
      <w:numFmt w:val="aiueoFullWidth"/>
      <w:lvlText w:val="(%8)"/>
      <w:lvlJc w:val="left"/>
      <w:pPr>
        <w:ind w:left="3906" w:hanging="440"/>
      </w:pPr>
    </w:lvl>
    <w:lvl w:ilvl="8" w:tplc="04090011" w:tentative="1">
      <w:start w:val="1"/>
      <w:numFmt w:val="decimalEnclosedCircle"/>
      <w:lvlText w:val="%9"/>
      <w:lvlJc w:val="left"/>
      <w:pPr>
        <w:ind w:left="4346" w:hanging="440"/>
      </w:pPr>
    </w:lvl>
  </w:abstractNum>
  <w:abstractNum w:abstractNumId="2" w15:restartNumberingAfterBreak="0">
    <w:nsid w:val="065646C3"/>
    <w:multiLevelType w:val="hybridMultilevel"/>
    <w:tmpl w:val="E2AEDCB8"/>
    <w:lvl w:ilvl="0" w:tplc="5E30C35A">
      <w:start w:val="1"/>
      <w:numFmt w:val="decimalEnclosedCircle"/>
      <w:lvlText w:val="%1"/>
      <w:lvlJc w:val="left"/>
      <w:pPr>
        <w:tabs>
          <w:tab w:val="num" w:pos="3791"/>
        </w:tabs>
        <w:ind w:left="3791" w:hanging="360"/>
      </w:pPr>
      <w:rPr>
        <w:rFonts w:hint="default"/>
      </w:rPr>
    </w:lvl>
    <w:lvl w:ilvl="1" w:tplc="04090017" w:tentative="1">
      <w:start w:val="1"/>
      <w:numFmt w:val="aiueoFullWidth"/>
      <w:lvlText w:val="(%2)"/>
      <w:lvlJc w:val="left"/>
      <w:pPr>
        <w:tabs>
          <w:tab w:val="num" w:pos="4271"/>
        </w:tabs>
        <w:ind w:left="4271" w:hanging="420"/>
      </w:pPr>
    </w:lvl>
    <w:lvl w:ilvl="2" w:tplc="04090011" w:tentative="1">
      <w:start w:val="1"/>
      <w:numFmt w:val="decimalEnclosedCircle"/>
      <w:lvlText w:val="%3"/>
      <w:lvlJc w:val="left"/>
      <w:pPr>
        <w:tabs>
          <w:tab w:val="num" w:pos="4691"/>
        </w:tabs>
        <w:ind w:left="4691" w:hanging="420"/>
      </w:pPr>
    </w:lvl>
    <w:lvl w:ilvl="3" w:tplc="0409000F" w:tentative="1">
      <w:start w:val="1"/>
      <w:numFmt w:val="decimal"/>
      <w:lvlText w:val="%4."/>
      <w:lvlJc w:val="left"/>
      <w:pPr>
        <w:tabs>
          <w:tab w:val="num" w:pos="5111"/>
        </w:tabs>
        <w:ind w:left="5111" w:hanging="420"/>
      </w:pPr>
    </w:lvl>
    <w:lvl w:ilvl="4" w:tplc="04090017" w:tentative="1">
      <w:start w:val="1"/>
      <w:numFmt w:val="aiueoFullWidth"/>
      <w:lvlText w:val="(%5)"/>
      <w:lvlJc w:val="left"/>
      <w:pPr>
        <w:tabs>
          <w:tab w:val="num" w:pos="5531"/>
        </w:tabs>
        <w:ind w:left="5531" w:hanging="420"/>
      </w:pPr>
    </w:lvl>
    <w:lvl w:ilvl="5" w:tplc="04090011" w:tentative="1">
      <w:start w:val="1"/>
      <w:numFmt w:val="decimalEnclosedCircle"/>
      <w:lvlText w:val="%6"/>
      <w:lvlJc w:val="left"/>
      <w:pPr>
        <w:tabs>
          <w:tab w:val="num" w:pos="5951"/>
        </w:tabs>
        <w:ind w:left="5951" w:hanging="420"/>
      </w:pPr>
    </w:lvl>
    <w:lvl w:ilvl="6" w:tplc="0409000F" w:tentative="1">
      <w:start w:val="1"/>
      <w:numFmt w:val="decimal"/>
      <w:lvlText w:val="%7."/>
      <w:lvlJc w:val="left"/>
      <w:pPr>
        <w:tabs>
          <w:tab w:val="num" w:pos="6371"/>
        </w:tabs>
        <w:ind w:left="6371" w:hanging="420"/>
      </w:pPr>
    </w:lvl>
    <w:lvl w:ilvl="7" w:tplc="04090017" w:tentative="1">
      <w:start w:val="1"/>
      <w:numFmt w:val="aiueoFullWidth"/>
      <w:lvlText w:val="(%8)"/>
      <w:lvlJc w:val="left"/>
      <w:pPr>
        <w:tabs>
          <w:tab w:val="num" w:pos="6791"/>
        </w:tabs>
        <w:ind w:left="6791" w:hanging="420"/>
      </w:pPr>
    </w:lvl>
    <w:lvl w:ilvl="8" w:tplc="04090011" w:tentative="1">
      <w:start w:val="1"/>
      <w:numFmt w:val="decimalEnclosedCircle"/>
      <w:lvlText w:val="%9"/>
      <w:lvlJc w:val="left"/>
      <w:pPr>
        <w:tabs>
          <w:tab w:val="num" w:pos="7211"/>
        </w:tabs>
        <w:ind w:left="7211" w:hanging="420"/>
      </w:pPr>
    </w:lvl>
  </w:abstractNum>
  <w:abstractNum w:abstractNumId="3" w15:restartNumberingAfterBreak="0">
    <w:nsid w:val="16F56E94"/>
    <w:multiLevelType w:val="hybridMultilevel"/>
    <w:tmpl w:val="F09C256E"/>
    <w:lvl w:ilvl="0" w:tplc="8856E086">
      <w:start w:val="3"/>
      <w:numFmt w:val="bullet"/>
      <w:lvlText w:val="-"/>
      <w:lvlJc w:val="left"/>
      <w:pPr>
        <w:ind w:left="440" w:hanging="440"/>
      </w:pPr>
      <w:rPr>
        <w:rFonts w:ascii="Century" w:eastAsia="MS Mincho" w:hAnsi="Century"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1B7F01B4"/>
    <w:multiLevelType w:val="hybridMultilevel"/>
    <w:tmpl w:val="799E4330"/>
    <w:lvl w:ilvl="0" w:tplc="8856E086">
      <w:start w:val="3"/>
      <w:numFmt w:val="bullet"/>
      <w:lvlText w:val="-"/>
      <w:lvlJc w:val="left"/>
      <w:pPr>
        <w:ind w:left="440" w:hanging="440"/>
      </w:pPr>
      <w:rPr>
        <w:rFonts w:ascii="Century" w:eastAsia="MS Mincho" w:hAnsi="Century"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 w15:restartNumberingAfterBreak="0">
    <w:nsid w:val="232B5116"/>
    <w:multiLevelType w:val="hybridMultilevel"/>
    <w:tmpl w:val="02746034"/>
    <w:lvl w:ilvl="0" w:tplc="0409000F">
      <w:start w:val="1"/>
      <w:numFmt w:val="decimal"/>
      <w:lvlText w:val="%1."/>
      <w:lvlJc w:val="left"/>
      <w:pPr>
        <w:ind w:left="826" w:hanging="440"/>
      </w:pPr>
    </w:lvl>
    <w:lvl w:ilvl="1" w:tplc="04090017" w:tentative="1">
      <w:start w:val="1"/>
      <w:numFmt w:val="aiueoFullWidth"/>
      <w:lvlText w:val="(%2)"/>
      <w:lvlJc w:val="left"/>
      <w:pPr>
        <w:ind w:left="1266" w:hanging="440"/>
      </w:pPr>
    </w:lvl>
    <w:lvl w:ilvl="2" w:tplc="04090011" w:tentative="1">
      <w:start w:val="1"/>
      <w:numFmt w:val="decimalEnclosedCircle"/>
      <w:lvlText w:val="%3"/>
      <w:lvlJc w:val="left"/>
      <w:pPr>
        <w:ind w:left="1706" w:hanging="440"/>
      </w:pPr>
    </w:lvl>
    <w:lvl w:ilvl="3" w:tplc="0409000F" w:tentative="1">
      <w:start w:val="1"/>
      <w:numFmt w:val="decimal"/>
      <w:lvlText w:val="%4."/>
      <w:lvlJc w:val="left"/>
      <w:pPr>
        <w:ind w:left="2146" w:hanging="440"/>
      </w:pPr>
    </w:lvl>
    <w:lvl w:ilvl="4" w:tplc="04090017" w:tentative="1">
      <w:start w:val="1"/>
      <w:numFmt w:val="aiueoFullWidth"/>
      <w:lvlText w:val="(%5)"/>
      <w:lvlJc w:val="left"/>
      <w:pPr>
        <w:ind w:left="2586" w:hanging="440"/>
      </w:pPr>
    </w:lvl>
    <w:lvl w:ilvl="5" w:tplc="04090011" w:tentative="1">
      <w:start w:val="1"/>
      <w:numFmt w:val="decimalEnclosedCircle"/>
      <w:lvlText w:val="%6"/>
      <w:lvlJc w:val="left"/>
      <w:pPr>
        <w:ind w:left="3026" w:hanging="440"/>
      </w:pPr>
    </w:lvl>
    <w:lvl w:ilvl="6" w:tplc="0409000F" w:tentative="1">
      <w:start w:val="1"/>
      <w:numFmt w:val="decimal"/>
      <w:lvlText w:val="%7."/>
      <w:lvlJc w:val="left"/>
      <w:pPr>
        <w:ind w:left="3466" w:hanging="440"/>
      </w:pPr>
    </w:lvl>
    <w:lvl w:ilvl="7" w:tplc="04090017" w:tentative="1">
      <w:start w:val="1"/>
      <w:numFmt w:val="aiueoFullWidth"/>
      <w:lvlText w:val="(%8)"/>
      <w:lvlJc w:val="left"/>
      <w:pPr>
        <w:ind w:left="3906" w:hanging="440"/>
      </w:pPr>
    </w:lvl>
    <w:lvl w:ilvl="8" w:tplc="04090011" w:tentative="1">
      <w:start w:val="1"/>
      <w:numFmt w:val="decimalEnclosedCircle"/>
      <w:lvlText w:val="%9"/>
      <w:lvlJc w:val="left"/>
      <w:pPr>
        <w:ind w:left="4346" w:hanging="440"/>
      </w:pPr>
    </w:lvl>
  </w:abstractNum>
  <w:abstractNum w:abstractNumId="6" w15:restartNumberingAfterBreak="0">
    <w:nsid w:val="27AC3174"/>
    <w:multiLevelType w:val="multilevel"/>
    <w:tmpl w:val="159A0958"/>
    <w:lvl w:ilvl="0">
      <w:start w:val="1"/>
      <w:numFmt w:val="decimal"/>
      <w:pStyle w:val="Heading1"/>
      <w:lvlText w:val="%1"/>
      <w:lvlJc w:val="left"/>
      <w:pPr>
        <w:tabs>
          <w:tab w:val="num" w:pos="425"/>
        </w:tabs>
        <w:ind w:left="425" w:hanging="425"/>
      </w:pPr>
      <w:rPr>
        <w:rFonts w:hint="eastAsia"/>
        <w:color w:val="auto"/>
      </w:rPr>
    </w:lvl>
    <w:lvl w:ilvl="1">
      <w:start w:val="1"/>
      <w:numFmt w:val="decimal"/>
      <w:pStyle w:val="Heading2"/>
      <w:lvlText w:val="%1.%2"/>
      <w:lvlJc w:val="left"/>
      <w:pPr>
        <w:ind w:left="0" w:firstLine="0"/>
      </w:pPr>
      <w:rPr>
        <w:rFonts w:hint="eastAsia"/>
        <w:color w:val="auto"/>
      </w:rPr>
    </w:lvl>
    <w:lvl w:ilvl="2">
      <w:start w:val="1"/>
      <w:numFmt w:val="decimal"/>
      <w:pStyle w:val="Heading3"/>
      <w:lvlText w:val="%1.%2.%3"/>
      <w:lvlJc w:val="left"/>
      <w:pPr>
        <w:ind w:left="0" w:firstLine="0"/>
      </w:pPr>
      <w:rPr>
        <w:rFonts w:hint="eastAsia"/>
        <w:strike w:val="0"/>
        <w:color w:val="auto"/>
      </w:rPr>
    </w:lvl>
    <w:lvl w:ilvl="3">
      <w:start w:val="1"/>
      <w:numFmt w:val="decimal"/>
      <w:pStyle w:val="Heading4"/>
      <w:lvlText w:val="%1.%2.%3.%4"/>
      <w:lvlJc w:val="left"/>
      <w:pPr>
        <w:tabs>
          <w:tab w:val="num" w:pos="851"/>
        </w:tabs>
        <w:ind w:left="851" w:hanging="851"/>
      </w:pPr>
      <w:rPr>
        <w:rFonts w:hint="eastAsia"/>
        <w:sz w:val="18"/>
      </w:rPr>
    </w:lvl>
    <w:lvl w:ilvl="4">
      <w:start w:val="1"/>
      <w:numFmt w:val="decimal"/>
      <w:pStyle w:val="Heading5"/>
      <w:lvlText w:val="%1.%2.%3.%4.%5"/>
      <w:lvlJc w:val="left"/>
      <w:pPr>
        <w:tabs>
          <w:tab w:val="num" w:pos="0"/>
        </w:tabs>
        <w:ind w:left="2125" w:hanging="425"/>
      </w:pPr>
      <w:rPr>
        <w:rFonts w:hint="eastAsia"/>
      </w:rPr>
    </w:lvl>
    <w:lvl w:ilvl="5">
      <w:start w:val="1"/>
      <w:numFmt w:val="decimal"/>
      <w:pStyle w:val="Heading6"/>
      <w:lvlText w:val="%1.%2.%3.%4.%5.%6"/>
      <w:lvlJc w:val="left"/>
      <w:pPr>
        <w:tabs>
          <w:tab w:val="num" w:pos="0"/>
        </w:tabs>
        <w:ind w:left="2550" w:hanging="425"/>
      </w:pPr>
      <w:rPr>
        <w:rFonts w:hint="eastAsia"/>
      </w:rPr>
    </w:lvl>
    <w:lvl w:ilvl="6">
      <w:start w:val="1"/>
      <w:numFmt w:val="decimal"/>
      <w:pStyle w:val="Heading7"/>
      <w:lvlText w:val="%1.%2.%3.%4.%5.%6.%7"/>
      <w:lvlJc w:val="left"/>
      <w:pPr>
        <w:tabs>
          <w:tab w:val="num" w:pos="0"/>
        </w:tabs>
        <w:ind w:left="2975" w:hanging="425"/>
      </w:pPr>
      <w:rPr>
        <w:rFonts w:hint="eastAsia"/>
      </w:rPr>
    </w:lvl>
    <w:lvl w:ilvl="7">
      <w:start w:val="1"/>
      <w:numFmt w:val="decimal"/>
      <w:pStyle w:val="Heading8"/>
      <w:lvlText w:val="%1.%2.%3.%4.%5.%6.%7.%8"/>
      <w:lvlJc w:val="left"/>
      <w:pPr>
        <w:tabs>
          <w:tab w:val="num" w:pos="0"/>
        </w:tabs>
        <w:ind w:left="3400" w:hanging="425"/>
      </w:pPr>
      <w:rPr>
        <w:rFonts w:hint="eastAsia"/>
      </w:rPr>
    </w:lvl>
    <w:lvl w:ilvl="8">
      <w:start w:val="1"/>
      <w:numFmt w:val="decimal"/>
      <w:pStyle w:val="Heading9"/>
      <w:lvlText w:val="%1.%2.%3.%4.%5.%6.%7.%8.%9"/>
      <w:lvlJc w:val="left"/>
      <w:pPr>
        <w:tabs>
          <w:tab w:val="num" w:pos="0"/>
        </w:tabs>
        <w:ind w:left="3825" w:hanging="425"/>
      </w:pPr>
      <w:rPr>
        <w:rFonts w:hint="eastAsia"/>
      </w:rPr>
    </w:lvl>
  </w:abstractNum>
  <w:abstractNum w:abstractNumId="7" w15:restartNumberingAfterBreak="0">
    <w:nsid w:val="28241E74"/>
    <w:multiLevelType w:val="hybridMultilevel"/>
    <w:tmpl w:val="03C4D746"/>
    <w:lvl w:ilvl="0" w:tplc="8856E086">
      <w:start w:val="3"/>
      <w:numFmt w:val="bullet"/>
      <w:lvlText w:val="-"/>
      <w:lvlJc w:val="left"/>
      <w:pPr>
        <w:ind w:left="1035" w:hanging="360"/>
      </w:pPr>
      <w:rPr>
        <w:rFonts w:ascii="Century" w:eastAsia="MS Mincho" w:hAnsi="Century" w:cs="Times New Roman" w:hint="default"/>
      </w:rPr>
    </w:lvl>
    <w:lvl w:ilvl="1" w:tplc="0409000B" w:tentative="1">
      <w:start w:val="1"/>
      <w:numFmt w:val="bullet"/>
      <w:lvlText w:val=""/>
      <w:lvlJc w:val="left"/>
      <w:pPr>
        <w:ind w:left="1555" w:hanging="440"/>
      </w:pPr>
      <w:rPr>
        <w:rFonts w:ascii="Wingdings" w:hAnsi="Wingdings" w:hint="default"/>
      </w:rPr>
    </w:lvl>
    <w:lvl w:ilvl="2" w:tplc="0409000D" w:tentative="1">
      <w:start w:val="1"/>
      <w:numFmt w:val="bullet"/>
      <w:lvlText w:val=""/>
      <w:lvlJc w:val="left"/>
      <w:pPr>
        <w:ind w:left="1995" w:hanging="440"/>
      </w:pPr>
      <w:rPr>
        <w:rFonts w:ascii="Wingdings" w:hAnsi="Wingdings" w:hint="default"/>
      </w:rPr>
    </w:lvl>
    <w:lvl w:ilvl="3" w:tplc="04090001" w:tentative="1">
      <w:start w:val="1"/>
      <w:numFmt w:val="bullet"/>
      <w:lvlText w:val=""/>
      <w:lvlJc w:val="left"/>
      <w:pPr>
        <w:ind w:left="2435" w:hanging="440"/>
      </w:pPr>
      <w:rPr>
        <w:rFonts w:ascii="Wingdings" w:hAnsi="Wingdings" w:hint="default"/>
      </w:rPr>
    </w:lvl>
    <w:lvl w:ilvl="4" w:tplc="0409000B" w:tentative="1">
      <w:start w:val="1"/>
      <w:numFmt w:val="bullet"/>
      <w:lvlText w:val=""/>
      <w:lvlJc w:val="left"/>
      <w:pPr>
        <w:ind w:left="2875" w:hanging="440"/>
      </w:pPr>
      <w:rPr>
        <w:rFonts w:ascii="Wingdings" w:hAnsi="Wingdings" w:hint="default"/>
      </w:rPr>
    </w:lvl>
    <w:lvl w:ilvl="5" w:tplc="0409000D" w:tentative="1">
      <w:start w:val="1"/>
      <w:numFmt w:val="bullet"/>
      <w:lvlText w:val=""/>
      <w:lvlJc w:val="left"/>
      <w:pPr>
        <w:ind w:left="3315" w:hanging="440"/>
      </w:pPr>
      <w:rPr>
        <w:rFonts w:ascii="Wingdings" w:hAnsi="Wingdings" w:hint="default"/>
      </w:rPr>
    </w:lvl>
    <w:lvl w:ilvl="6" w:tplc="04090001" w:tentative="1">
      <w:start w:val="1"/>
      <w:numFmt w:val="bullet"/>
      <w:lvlText w:val=""/>
      <w:lvlJc w:val="left"/>
      <w:pPr>
        <w:ind w:left="3755" w:hanging="440"/>
      </w:pPr>
      <w:rPr>
        <w:rFonts w:ascii="Wingdings" w:hAnsi="Wingdings" w:hint="default"/>
      </w:rPr>
    </w:lvl>
    <w:lvl w:ilvl="7" w:tplc="0409000B" w:tentative="1">
      <w:start w:val="1"/>
      <w:numFmt w:val="bullet"/>
      <w:lvlText w:val=""/>
      <w:lvlJc w:val="left"/>
      <w:pPr>
        <w:ind w:left="4195" w:hanging="440"/>
      </w:pPr>
      <w:rPr>
        <w:rFonts w:ascii="Wingdings" w:hAnsi="Wingdings" w:hint="default"/>
      </w:rPr>
    </w:lvl>
    <w:lvl w:ilvl="8" w:tplc="0409000D" w:tentative="1">
      <w:start w:val="1"/>
      <w:numFmt w:val="bullet"/>
      <w:lvlText w:val=""/>
      <w:lvlJc w:val="left"/>
      <w:pPr>
        <w:ind w:left="4635" w:hanging="440"/>
      </w:pPr>
      <w:rPr>
        <w:rFonts w:ascii="Wingdings" w:hAnsi="Wingdings" w:hint="default"/>
      </w:rPr>
    </w:lvl>
  </w:abstractNum>
  <w:abstractNum w:abstractNumId="8" w15:restartNumberingAfterBreak="0">
    <w:nsid w:val="28A04808"/>
    <w:multiLevelType w:val="hybridMultilevel"/>
    <w:tmpl w:val="4E187244"/>
    <w:lvl w:ilvl="0" w:tplc="04090001">
      <w:start w:val="1"/>
      <w:numFmt w:val="bullet"/>
      <w:lvlText w:val=""/>
      <w:lvlJc w:val="left"/>
      <w:pPr>
        <w:ind w:left="1211" w:hanging="440"/>
      </w:pPr>
      <w:rPr>
        <w:rFonts w:ascii="Wingdings" w:hAnsi="Wingdings" w:hint="default"/>
      </w:rPr>
    </w:lvl>
    <w:lvl w:ilvl="1" w:tplc="0409000B" w:tentative="1">
      <w:start w:val="1"/>
      <w:numFmt w:val="bullet"/>
      <w:lvlText w:val=""/>
      <w:lvlJc w:val="left"/>
      <w:pPr>
        <w:ind w:left="1651" w:hanging="440"/>
      </w:pPr>
      <w:rPr>
        <w:rFonts w:ascii="Wingdings" w:hAnsi="Wingdings" w:hint="default"/>
      </w:rPr>
    </w:lvl>
    <w:lvl w:ilvl="2" w:tplc="0409000D" w:tentative="1">
      <w:start w:val="1"/>
      <w:numFmt w:val="bullet"/>
      <w:lvlText w:val=""/>
      <w:lvlJc w:val="left"/>
      <w:pPr>
        <w:ind w:left="2091" w:hanging="440"/>
      </w:pPr>
      <w:rPr>
        <w:rFonts w:ascii="Wingdings" w:hAnsi="Wingdings" w:hint="default"/>
      </w:rPr>
    </w:lvl>
    <w:lvl w:ilvl="3" w:tplc="04090001" w:tentative="1">
      <w:start w:val="1"/>
      <w:numFmt w:val="bullet"/>
      <w:lvlText w:val=""/>
      <w:lvlJc w:val="left"/>
      <w:pPr>
        <w:ind w:left="2531" w:hanging="440"/>
      </w:pPr>
      <w:rPr>
        <w:rFonts w:ascii="Wingdings" w:hAnsi="Wingdings" w:hint="default"/>
      </w:rPr>
    </w:lvl>
    <w:lvl w:ilvl="4" w:tplc="0409000B" w:tentative="1">
      <w:start w:val="1"/>
      <w:numFmt w:val="bullet"/>
      <w:lvlText w:val=""/>
      <w:lvlJc w:val="left"/>
      <w:pPr>
        <w:ind w:left="2971" w:hanging="440"/>
      </w:pPr>
      <w:rPr>
        <w:rFonts w:ascii="Wingdings" w:hAnsi="Wingdings" w:hint="default"/>
      </w:rPr>
    </w:lvl>
    <w:lvl w:ilvl="5" w:tplc="0409000D" w:tentative="1">
      <w:start w:val="1"/>
      <w:numFmt w:val="bullet"/>
      <w:lvlText w:val=""/>
      <w:lvlJc w:val="left"/>
      <w:pPr>
        <w:ind w:left="3411" w:hanging="440"/>
      </w:pPr>
      <w:rPr>
        <w:rFonts w:ascii="Wingdings" w:hAnsi="Wingdings" w:hint="default"/>
      </w:rPr>
    </w:lvl>
    <w:lvl w:ilvl="6" w:tplc="04090001" w:tentative="1">
      <w:start w:val="1"/>
      <w:numFmt w:val="bullet"/>
      <w:lvlText w:val=""/>
      <w:lvlJc w:val="left"/>
      <w:pPr>
        <w:ind w:left="3851" w:hanging="440"/>
      </w:pPr>
      <w:rPr>
        <w:rFonts w:ascii="Wingdings" w:hAnsi="Wingdings" w:hint="default"/>
      </w:rPr>
    </w:lvl>
    <w:lvl w:ilvl="7" w:tplc="0409000B" w:tentative="1">
      <w:start w:val="1"/>
      <w:numFmt w:val="bullet"/>
      <w:lvlText w:val=""/>
      <w:lvlJc w:val="left"/>
      <w:pPr>
        <w:ind w:left="4291" w:hanging="440"/>
      </w:pPr>
      <w:rPr>
        <w:rFonts w:ascii="Wingdings" w:hAnsi="Wingdings" w:hint="default"/>
      </w:rPr>
    </w:lvl>
    <w:lvl w:ilvl="8" w:tplc="0409000D" w:tentative="1">
      <w:start w:val="1"/>
      <w:numFmt w:val="bullet"/>
      <w:lvlText w:val=""/>
      <w:lvlJc w:val="left"/>
      <w:pPr>
        <w:ind w:left="4731" w:hanging="440"/>
      </w:pPr>
      <w:rPr>
        <w:rFonts w:ascii="Wingdings" w:hAnsi="Wingdings" w:hint="default"/>
      </w:rPr>
    </w:lvl>
  </w:abstractNum>
  <w:abstractNum w:abstractNumId="9" w15:restartNumberingAfterBreak="0">
    <w:nsid w:val="2B907D4D"/>
    <w:multiLevelType w:val="hybridMultilevel"/>
    <w:tmpl w:val="9A6CBDC4"/>
    <w:lvl w:ilvl="0" w:tplc="04090001">
      <w:start w:val="1"/>
      <w:numFmt w:val="bullet"/>
      <w:lvlText w:val=""/>
      <w:lvlJc w:val="left"/>
      <w:pPr>
        <w:ind w:left="1211" w:hanging="440"/>
      </w:pPr>
      <w:rPr>
        <w:rFonts w:ascii="Wingdings" w:hAnsi="Wingdings" w:hint="default"/>
      </w:rPr>
    </w:lvl>
    <w:lvl w:ilvl="1" w:tplc="0409000B" w:tentative="1">
      <w:start w:val="1"/>
      <w:numFmt w:val="bullet"/>
      <w:lvlText w:val=""/>
      <w:lvlJc w:val="left"/>
      <w:pPr>
        <w:ind w:left="1651" w:hanging="440"/>
      </w:pPr>
      <w:rPr>
        <w:rFonts w:ascii="Wingdings" w:hAnsi="Wingdings" w:hint="default"/>
      </w:rPr>
    </w:lvl>
    <w:lvl w:ilvl="2" w:tplc="0409000D" w:tentative="1">
      <w:start w:val="1"/>
      <w:numFmt w:val="bullet"/>
      <w:lvlText w:val=""/>
      <w:lvlJc w:val="left"/>
      <w:pPr>
        <w:ind w:left="2091" w:hanging="440"/>
      </w:pPr>
      <w:rPr>
        <w:rFonts w:ascii="Wingdings" w:hAnsi="Wingdings" w:hint="default"/>
      </w:rPr>
    </w:lvl>
    <w:lvl w:ilvl="3" w:tplc="04090001" w:tentative="1">
      <w:start w:val="1"/>
      <w:numFmt w:val="bullet"/>
      <w:lvlText w:val=""/>
      <w:lvlJc w:val="left"/>
      <w:pPr>
        <w:ind w:left="2531" w:hanging="440"/>
      </w:pPr>
      <w:rPr>
        <w:rFonts w:ascii="Wingdings" w:hAnsi="Wingdings" w:hint="default"/>
      </w:rPr>
    </w:lvl>
    <w:lvl w:ilvl="4" w:tplc="0409000B" w:tentative="1">
      <w:start w:val="1"/>
      <w:numFmt w:val="bullet"/>
      <w:lvlText w:val=""/>
      <w:lvlJc w:val="left"/>
      <w:pPr>
        <w:ind w:left="2971" w:hanging="440"/>
      </w:pPr>
      <w:rPr>
        <w:rFonts w:ascii="Wingdings" w:hAnsi="Wingdings" w:hint="default"/>
      </w:rPr>
    </w:lvl>
    <w:lvl w:ilvl="5" w:tplc="0409000D" w:tentative="1">
      <w:start w:val="1"/>
      <w:numFmt w:val="bullet"/>
      <w:lvlText w:val=""/>
      <w:lvlJc w:val="left"/>
      <w:pPr>
        <w:ind w:left="3411" w:hanging="440"/>
      </w:pPr>
      <w:rPr>
        <w:rFonts w:ascii="Wingdings" w:hAnsi="Wingdings" w:hint="default"/>
      </w:rPr>
    </w:lvl>
    <w:lvl w:ilvl="6" w:tplc="04090001" w:tentative="1">
      <w:start w:val="1"/>
      <w:numFmt w:val="bullet"/>
      <w:lvlText w:val=""/>
      <w:lvlJc w:val="left"/>
      <w:pPr>
        <w:ind w:left="3851" w:hanging="440"/>
      </w:pPr>
      <w:rPr>
        <w:rFonts w:ascii="Wingdings" w:hAnsi="Wingdings" w:hint="default"/>
      </w:rPr>
    </w:lvl>
    <w:lvl w:ilvl="7" w:tplc="0409000B" w:tentative="1">
      <w:start w:val="1"/>
      <w:numFmt w:val="bullet"/>
      <w:lvlText w:val=""/>
      <w:lvlJc w:val="left"/>
      <w:pPr>
        <w:ind w:left="4291" w:hanging="440"/>
      </w:pPr>
      <w:rPr>
        <w:rFonts w:ascii="Wingdings" w:hAnsi="Wingdings" w:hint="default"/>
      </w:rPr>
    </w:lvl>
    <w:lvl w:ilvl="8" w:tplc="0409000D" w:tentative="1">
      <w:start w:val="1"/>
      <w:numFmt w:val="bullet"/>
      <w:lvlText w:val=""/>
      <w:lvlJc w:val="left"/>
      <w:pPr>
        <w:ind w:left="4731" w:hanging="440"/>
      </w:pPr>
      <w:rPr>
        <w:rFonts w:ascii="Wingdings" w:hAnsi="Wingdings" w:hint="default"/>
      </w:rPr>
    </w:lvl>
  </w:abstractNum>
  <w:abstractNum w:abstractNumId="10" w15:restartNumberingAfterBreak="0">
    <w:nsid w:val="37626A4A"/>
    <w:multiLevelType w:val="hybridMultilevel"/>
    <w:tmpl w:val="BA804E5A"/>
    <w:lvl w:ilvl="0" w:tplc="0409000F">
      <w:start w:val="1"/>
      <w:numFmt w:val="decimal"/>
      <w:lvlText w:val="%1."/>
      <w:lvlJc w:val="left"/>
      <w:pPr>
        <w:ind w:left="826" w:hanging="440"/>
      </w:pPr>
    </w:lvl>
    <w:lvl w:ilvl="1" w:tplc="04090017" w:tentative="1">
      <w:start w:val="1"/>
      <w:numFmt w:val="aiueoFullWidth"/>
      <w:lvlText w:val="(%2)"/>
      <w:lvlJc w:val="left"/>
      <w:pPr>
        <w:ind w:left="1266" w:hanging="440"/>
      </w:pPr>
    </w:lvl>
    <w:lvl w:ilvl="2" w:tplc="04090011" w:tentative="1">
      <w:start w:val="1"/>
      <w:numFmt w:val="decimalEnclosedCircle"/>
      <w:lvlText w:val="%3"/>
      <w:lvlJc w:val="left"/>
      <w:pPr>
        <w:ind w:left="1706" w:hanging="440"/>
      </w:pPr>
    </w:lvl>
    <w:lvl w:ilvl="3" w:tplc="0409000F" w:tentative="1">
      <w:start w:val="1"/>
      <w:numFmt w:val="decimal"/>
      <w:lvlText w:val="%4."/>
      <w:lvlJc w:val="left"/>
      <w:pPr>
        <w:ind w:left="2146" w:hanging="440"/>
      </w:pPr>
    </w:lvl>
    <w:lvl w:ilvl="4" w:tplc="04090017" w:tentative="1">
      <w:start w:val="1"/>
      <w:numFmt w:val="aiueoFullWidth"/>
      <w:lvlText w:val="(%5)"/>
      <w:lvlJc w:val="left"/>
      <w:pPr>
        <w:ind w:left="2586" w:hanging="440"/>
      </w:pPr>
    </w:lvl>
    <w:lvl w:ilvl="5" w:tplc="04090011" w:tentative="1">
      <w:start w:val="1"/>
      <w:numFmt w:val="decimalEnclosedCircle"/>
      <w:lvlText w:val="%6"/>
      <w:lvlJc w:val="left"/>
      <w:pPr>
        <w:ind w:left="3026" w:hanging="440"/>
      </w:pPr>
    </w:lvl>
    <w:lvl w:ilvl="6" w:tplc="0409000F" w:tentative="1">
      <w:start w:val="1"/>
      <w:numFmt w:val="decimal"/>
      <w:lvlText w:val="%7."/>
      <w:lvlJc w:val="left"/>
      <w:pPr>
        <w:ind w:left="3466" w:hanging="440"/>
      </w:pPr>
    </w:lvl>
    <w:lvl w:ilvl="7" w:tplc="04090017" w:tentative="1">
      <w:start w:val="1"/>
      <w:numFmt w:val="aiueoFullWidth"/>
      <w:lvlText w:val="(%8)"/>
      <w:lvlJc w:val="left"/>
      <w:pPr>
        <w:ind w:left="3906" w:hanging="440"/>
      </w:pPr>
    </w:lvl>
    <w:lvl w:ilvl="8" w:tplc="04090011" w:tentative="1">
      <w:start w:val="1"/>
      <w:numFmt w:val="decimalEnclosedCircle"/>
      <w:lvlText w:val="%9"/>
      <w:lvlJc w:val="left"/>
      <w:pPr>
        <w:ind w:left="4346" w:hanging="440"/>
      </w:pPr>
    </w:lvl>
  </w:abstractNum>
  <w:abstractNum w:abstractNumId="11" w15:restartNumberingAfterBreak="0">
    <w:nsid w:val="39302E27"/>
    <w:multiLevelType w:val="hybridMultilevel"/>
    <w:tmpl w:val="86A29E08"/>
    <w:lvl w:ilvl="0" w:tplc="8856E086">
      <w:start w:val="3"/>
      <w:numFmt w:val="bullet"/>
      <w:lvlText w:val="-"/>
      <w:lvlJc w:val="left"/>
      <w:pPr>
        <w:ind w:left="440" w:hanging="440"/>
      </w:pPr>
      <w:rPr>
        <w:rFonts w:ascii="Century" w:eastAsia="MS Mincho" w:hAnsi="Century" w:cs="Times New Roman"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394C6114"/>
    <w:multiLevelType w:val="hybridMultilevel"/>
    <w:tmpl w:val="51B0362A"/>
    <w:lvl w:ilvl="0" w:tplc="7E806260">
      <w:start w:val="1"/>
      <w:numFmt w:val="decimalEnclosedCircle"/>
      <w:lvlText w:val="%1"/>
      <w:lvlJc w:val="left"/>
      <w:pPr>
        <w:ind w:left="740" w:hanging="360"/>
      </w:pPr>
      <w:rPr>
        <w:rFonts w:hint="default"/>
      </w:rPr>
    </w:lvl>
    <w:lvl w:ilvl="1" w:tplc="04090017" w:tentative="1">
      <w:start w:val="1"/>
      <w:numFmt w:val="aiueoFullWidth"/>
      <w:lvlText w:val="(%2)"/>
      <w:lvlJc w:val="left"/>
      <w:pPr>
        <w:ind w:left="1220" w:hanging="420"/>
      </w:pPr>
    </w:lvl>
    <w:lvl w:ilvl="2" w:tplc="04090011" w:tentative="1">
      <w:start w:val="1"/>
      <w:numFmt w:val="decimalEnclosedCircle"/>
      <w:lvlText w:val="%3"/>
      <w:lvlJc w:val="left"/>
      <w:pPr>
        <w:ind w:left="1640" w:hanging="420"/>
      </w:pPr>
    </w:lvl>
    <w:lvl w:ilvl="3" w:tplc="0409000F" w:tentative="1">
      <w:start w:val="1"/>
      <w:numFmt w:val="decimal"/>
      <w:lvlText w:val="%4."/>
      <w:lvlJc w:val="left"/>
      <w:pPr>
        <w:ind w:left="2060" w:hanging="420"/>
      </w:pPr>
    </w:lvl>
    <w:lvl w:ilvl="4" w:tplc="04090017" w:tentative="1">
      <w:start w:val="1"/>
      <w:numFmt w:val="aiueoFullWidth"/>
      <w:lvlText w:val="(%5)"/>
      <w:lvlJc w:val="left"/>
      <w:pPr>
        <w:ind w:left="2480" w:hanging="420"/>
      </w:pPr>
    </w:lvl>
    <w:lvl w:ilvl="5" w:tplc="04090011" w:tentative="1">
      <w:start w:val="1"/>
      <w:numFmt w:val="decimalEnclosedCircle"/>
      <w:lvlText w:val="%6"/>
      <w:lvlJc w:val="left"/>
      <w:pPr>
        <w:ind w:left="2900" w:hanging="420"/>
      </w:pPr>
    </w:lvl>
    <w:lvl w:ilvl="6" w:tplc="0409000F" w:tentative="1">
      <w:start w:val="1"/>
      <w:numFmt w:val="decimal"/>
      <w:lvlText w:val="%7."/>
      <w:lvlJc w:val="left"/>
      <w:pPr>
        <w:ind w:left="3320" w:hanging="420"/>
      </w:pPr>
    </w:lvl>
    <w:lvl w:ilvl="7" w:tplc="04090017" w:tentative="1">
      <w:start w:val="1"/>
      <w:numFmt w:val="aiueoFullWidth"/>
      <w:lvlText w:val="(%8)"/>
      <w:lvlJc w:val="left"/>
      <w:pPr>
        <w:ind w:left="3740" w:hanging="420"/>
      </w:pPr>
    </w:lvl>
    <w:lvl w:ilvl="8" w:tplc="04090011" w:tentative="1">
      <w:start w:val="1"/>
      <w:numFmt w:val="decimalEnclosedCircle"/>
      <w:lvlText w:val="%9"/>
      <w:lvlJc w:val="left"/>
      <w:pPr>
        <w:ind w:left="4160" w:hanging="420"/>
      </w:pPr>
    </w:lvl>
  </w:abstractNum>
  <w:abstractNum w:abstractNumId="13" w15:restartNumberingAfterBreak="0">
    <w:nsid w:val="3D9E1965"/>
    <w:multiLevelType w:val="hybridMultilevel"/>
    <w:tmpl w:val="22CE8B1E"/>
    <w:lvl w:ilvl="0" w:tplc="A7920294">
      <w:start w:val="1"/>
      <w:numFmt w:val="decimalEnclosedCircle"/>
      <w:lvlText w:val="%1"/>
      <w:lvlJc w:val="left"/>
      <w:pPr>
        <w:ind w:left="746" w:hanging="360"/>
      </w:pPr>
      <w:rPr>
        <w:rFonts w:hint="default"/>
      </w:rPr>
    </w:lvl>
    <w:lvl w:ilvl="1" w:tplc="04090017" w:tentative="1">
      <w:start w:val="1"/>
      <w:numFmt w:val="aiueoFullWidth"/>
      <w:lvlText w:val="(%2)"/>
      <w:lvlJc w:val="left"/>
      <w:pPr>
        <w:ind w:left="1226" w:hanging="420"/>
      </w:pPr>
    </w:lvl>
    <w:lvl w:ilvl="2" w:tplc="04090011" w:tentative="1">
      <w:start w:val="1"/>
      <w:numFmt w:val="decimalEnclosedCircle"/>
      <w:lvlText w:val="%3"/>
      <w:lvlJc w:val="left"/>
      <w:pPr>
        <w:ind w:left="1646" w:hanging="420"/>
      </w:pPr>
    </w:lvl>
    <w:lvl w:ilvl="3" w:tplc="0409000F" w:tentative="1">
      <w:start w:val="1"/>
      <w:numFmt w:val="decimal"/>
      <w:lvlText w:val="%4."/>
      <w:lvlJc w:val="left"/>
      <w:pPr>
        <w:ind w:left="2066" w:hanging="420"/>
      </w:pPr>
    </w:lvl>
    <w:lvl w:ilvl="4" w:tplc="04090017" w:tentative="1">
      <w:start w:val="1"/>
      <w:numFmt w:val="aiueoFullWidth"/>
      <w:lvlText w:val="(%5)"/>
      <w:lvlJc w:val="left"/>
      <w:pPr>
        <w:ind w:left="2486" w:hanging="420"/>
      </w:pPr>
    </w:lvl>
    <w:lvl w:ilvl="5" w:tplc="04090011" w:tentative="1">
      <w:start w:val="1"/>
      <w:numFmt w:val="decimalEnclosedCircle"/>
      <w:lvlText w:val="%6"/>
      <w:lvlJc w:val="left"/>
      <w:pPr>
        <w:ind w:left="2906" w:hanging="420"/>
      </w:pPr>
    </w:lvl>
    <w:lvl w:ilvl="6" w:tplc="0409000F" w:tentative="1">
      <w:start w:val="1"/>
      <w:numFmt w:val="decimal"/>
      <w:lvlText w:val="%7."/>
      <w:lvlJc w:val="left"/>
      <w:pPr>
        <w:ind w:left="3326" w:hanging="420"/>
      </w:pPr>
    </w:lvl>
    <w:lvl w:ilvl="7" w:tplc="04090017" w:tentative="1">
      <w:start w:val="1"/>
      <w:numFmt w:val="aiueoFullWidth"/>
      <w:lvlText w:val="(%8)"/>
      <w:lvlJc w:val="left"/>
      <w:pPr>
        <w:ind w:left="3746" w:hanging="420"/>
      </w:pPr>
    </w:lvl>
    <w:lvl w:ilvl="8" w:tplc="04090011" w:tentative="1">
      <w:start w:val="1"/>
      <w:numFmt w:val="decimalEnclosedCircle"/>
      <w:lvlText w:val="%9"/>
      <w:lvlJc w:val="left"/>
      <w:pPr>
        <w:ind w:left="4166" w:hanging="420"/>
      </w:pPr>
    </w:lvl>
  </w:abstractNum>
  <w:abstractNum w:abstractNumId="14" w15:restartNumberingAfterBreak="0">
    <w:nsid w:val="424C2901"/>
    <w:multiLevelType w:val="hybridMultilevel"/>
    <w:tmpl w:val="F968A5E6"/>
    <w:lvl w:ilvl="0" w:tplc="04090011">
      <w:start w:val="1"/>
      <w:numFmt w:val="decimalEnclosedCircle"/>
      <w:lvlText w:val="%1"/>
      <w:lvlJc w:val="left"/>
      <w:pPr>
        <w:ind w:left="938" w:hanging="360"/>
      </w:pPr>
      <w:rPr>
        <w:rFonts w:hint="default"/>
      </w:rPr>
    </w:lvl>
    <w:lvl w:ilvl="1" w:tplc="04090017" w:tentative="1">
      <w:start w:val="1"/>
      <w:numFmt w:val="aiueoFullWidth"/>
      <w:lvlText w:val="(%2)"/>
      <w:lvlJc w:val="left"/>
      <w:pPr>
        <w:ind w:left="1418" w:hanging="420"/>
      </w:pPr>
    </w:lvl>
    <w:lvl w:ilvl="2" w:tplc="04090011" w:tentative="1">
      <w:start w:val="1"/>
      <w:numFmt w:val="decimalEnclosedCircle"/>
      <w:lvlText w:val="%3"/>
      <w:lvlJc w:val="left"/>
      <w:pPr>
        <w:ind w:left="1838" w:hanging="420"/>
      </w:pPr>
    </w:lvl>
    <w:lvl w:ilvl="3" w:tplc="0409000F" w:tentative="1">
      <w:start w:val="1"/>
      <w:numFmt w:val="decimal"/>
      <w:lvlText w:val="%4."/>
      <w:lvlJc w:val="left"/>
      <w:pPr>
        <w:ind w:left="2258" w:hanging="420"/>
      </w:pPr>
    </w:lvl>
    <w:lvl w:ilvl="4" w:tplc="04090017" w:tentative="1">
      <w:start w:val="1"/>
      <w:numFmt w:val="aiueoFullWidth"/>
      <w:lvlText w:val="(%5)"/>
      <w:lvlJc w:val="left"/>
      <w:pPr>
        <w:ind w:left="2678" w:hanging="420"/>
      </w:pPr>
    </w:lvl>
    <w:lvl w:ilvl="5" w:tplc="04090011" w:tentative="1">
      <w:start w:val="1"/>
      <w:numFmt w:val="decimalEnclosedCircle"/>
      <w:lvlText w:val="%6"/>
      <w:lvlJc w:val="left"/>
      <w:pPr>
        <w:ind w:left="3098" w:hanging="420"/>
      </w:pPr>
    </w:lvl>
    <w:lvl w:ilvl="6" w:tplc="0409000F" w:tentative="1">
      <w:start w:val="1"/>
      <w:numFmt w:val="decimal"/>
      <w:lvlText w:val="%7."/>
      <w:lvlJc w:val="left"/>
      <w:pPr>
        <w:ind w:left="3518" w:hanging="420"/>
      </w:pPr>
    </w:lvl>
    <w:lvl w:ilvl="7" w:tplc="04090017" w:tentative="1">
      <w:start w:val="1"/>
      <w:numFmt w:val="aiueoFullWidth"/>
      <w:lvlText w:val="(%8)"/>
      <w:lvlJc w:val="left"/>
      <w:pPr>
        <w:ind w:left="3938" w:hanging="420"/>
      </w:pPr>
    </w:lvl>
    <w:lvl w:ilvl="8" w:tplc="04090011" w:tentative="1">
      <w:start w:val="1"/>
      <w:numFmt w:val="decimalEnclosedCircle"/>
      <w:lvlText w:val="%9"/>
      <w:lvlJc w:val="left"/>
      <w:pPr>
        <w:ind w:left="4358" w:hanging="420"/>
      </w:pPr>
    </w:lvl>
  </w:abstractNum>
  <w:abstractNum w:abstractNumId="15" w15:restartNumberingAfterBreak="0">
    <w:nsid w:val="45256C4A"/>
    <w:multiLevelType w:val="hybridMultilevel"/>
    <w:tmpl w:val="5E485AC0"/>
    <w:lvl w:ilvl="0" w:tplc="1884F360">
      <w:start w:val="1"/>
      <w:numFmt w:val="decimal"/>
      <w:lvlText w:val="(%1)"/>
      <w:lvlJc w:val="left"/>
      <w:pPr>
        <w:ind w:left="746" w:hanging="360"/>
      </w:pPr>
      <w:rPr>
        <w:rFonts w:hint="default"/>
      </w:rPr>
    </w:lvl>
    <w:lvl w:ilvl="1" w:tplc="04090017" w:tentative="1">
      <w:start w:val="1"/>
      <w:numFmt w:val="aiueoFullWidth"/>
      <w:lvlText w:val="(%2)"/>
      <w:lvlJc w:val="left"/>
      <w:pPr>
        <w:ind w:left="1226" w:hanging="420"/>
      </w:pPr>
    </w:lvl>
    <w:lvl w:ilvl="2" w:tplc="04090011" w:tentative="1">
      <w:start w:val="1"/>
      <w:numFmt w:val="decimalEnclosedCircle"/>
      <w:lvlText w:val="%3"/>
      <w:lvlJc w:val="left"/>
      <w:pPr>
        <w:ind w:left="1646" w:hanging="420"/>
      </w:pPr>
    </w:lvl>
    <w:lvl w:ilvl="3" w:tplc="0409000F" w:tentative="1">
      <w:start w:val="1"/>
      <w:numFmt w:val="decimal"/>
      <w:lvlText w:val="%4."/>
      <w:lvlJc w:val="left"/>
      <w:pPr>
        <w:ind w:left="2066" w:hanging="420"/>
      </w:pPr>
    </w:lvl>
    <w:lvl w:ilvl="4" w:tplc="04090017" w:tentative="1">
      <w:start w:val="1"/>
      <w:numFmt w:val="aiueoFullWidth"/>
      <w:lvlText w:val="(%5)"/>
      <w:lvlJc w:val="left"/>
      <w:pPr>
        <w:ind w:left="2486" w:hanging="420"/>
      </w:pPr>
    </w:lvl>
    <w:lvl w:ilvl="5" w:tplc="04090011" w:tentative="1">
      <w:start w:val="1"/>
      <w:numFmt w:val="decimalEnclosedCircle"/>
      <w:lvlText w:val="%6"/>
      <w:lvlJc w:val="left"/>
      <w:pPr>
        <w:ind w:left="2906" w:hanging="420"/>
      </w:pPr>
    </w:lvl>
    <w:lvl w:ilvl="6" w:tplc="0409000F" w:tentative="1">
      <w:start w:val="1"/>
      <w:numFmt w:val="decimal"/>
      <w:lvlText w:val="%7."/>
      <w:lvlJc w:val="left"/>
      <w:pPr>
        <w:ind w:left="3326" w:hanging="420"/>
      </w:pPr>
    </w:lvl>
    <w:lvl w:ilvl="7" w:tplc="04090017" w:tentative="1">
      <w:start w:val="1"/>
      <w:numFmt w:val="aiueoFullWidth"/>
      <w:lvlText w:val="(%8)"/>
      <w:lvlJc w:val="left"/>
      <w:pPr>
        <w:ind w:left="3746" w:hanging="420"/>
      </w:pPr>
    </w:lvl>
    <w:lvl w:ilvl="8" w:tplc="04090011" w:tentative="1">
      <w:start w:val="1"/>
      <w:numFmt w:val="decimalEnclosedCircle"/>
      <w:lvlText w:val="%9"/>
      <w:lvlJc w:val="left"/>
      <w:pPr>
        <w:ind w:left="4166" w:hanging="420"/>
      </w:pPr>
    </w:lvl>
  </w:abstractNum>
  <w:abstractNum w:abstractNumId="16" w15:restartNumberingAfterBreak="0">
    <w:nsid w:val="48A774BF"/>
    <w:multiLevelType w:val="hybridMultilevel"/>
    <w:tmpl w:val="60808A26"/>
    <w:lvl w:ilvl="0" w:tplc="213ED27C">
      <w:start w:val="1"/>
      <w:numFmt w:val="decimalEnclosedCircle"/>
      <w:lvlText w:val="%1"/>
      <w:lvlJc w:val="left"/>
      <w:pPr>
        <w:ind w:left="746" w:hanging="360"/>
      </w:pPr>
      <w:rPr>
        <w:rFonts w:hint="default"/>
      </w:rPr>
    </w:lvl>
    <w:lvl w:ilvl="1" w:tplc="04090017" w:tentative="1">
      <w:start w:val="1"/>
      <w:numFmt w:val="aiueoFullWidth"/>
      <w:lvlText w:val="(%2)"/>
      <w:lvlJc w:val="left"/>
      <w:pPr>
        <w:ind w:left="1226" w:hanging="420"/>
      </w:pPr>
    </w:lvl>
    <w:lvl w:ilvl="2" w:tplc="04090011" w:tentative="1">
      <w:start w:val="1"/>
      <w:numFmt w:val="decimalEnclosedCircle"/>
      <w:lvlText w:val="%3"/>
      <w:lvlJc w:val="left"/>
      <w:pPr>
        <w:ind w:left="1646" w:hanging="420"/>
      </w:pPr>
    </w:lvl>
    <w:lvl w:ilvl="3" w:tplc="0409000F" w:tentative="1">
      <w:start w:val="1"/>
      <w:numFmt w:val="decimal"/>
      <w:lvlText w:val="%4."/>
      <w:lvlJc w:val="left"/>
      <w:pPr>
        <w:ind w:left="2066" w:hanging="420"/>
      </w:pPr>
    </w:lvl>
    <w:lvl w:ilvl="4" w:tplc="04090017" w:tentative="1">
      <w:start w:val="1"/>
      <w:numFmt w:val="aiueoFullWidth"/>
      <w:lvlText w:val="(%5)"/>
      <w:lvlJc w:val="left"/>
      <w:pPr>
        <w:ind w:left="2486" w:hanging="420"/>
      </w:pPr>
    </w:lvl>
    <w:lvl w:ilvl="5" w:tplc="04090011" w:tentative="1">
      <w:start w:val="1"/>
      <w:numFmt w:val="decimalEnclosedCircle"/>
      <w:lvlText w:val="%6"/>
      <w:lvlJc w:val="left"/>
      <w:pPr>
        <w:ind w:left="2906" w:hanging="420"/>
      </w:pPr>
    </w:lvl>
    <w:lvl w:ilvl="6" w:tplc="0409000F" w:tentative="1">
      <w:start w:val="1"/>
      <w:numFmt w:val="decimal"/>
      <w:lvlText w:val="%7."/>
      <w:lvlJc w:val="left"/>
      <w:pPr>
        <w:ind w:left="3326" w:hanging="420"/>
      </w:pPr>
    </w:lvl>
    <w:lvl w:ilvl="7" w:tplc="04090017" w:tentative="1">
      <w:start w:val="1"/>
      <w:numFmt w:val="aiueoFullWidth"/>
      <w:lvlText w:val="(%8)"/>
      <w:lvlJc w:val="left"/>
      <w:pPr>
        <w:ind w:left="3746" w:hanging="420"/>
      </w:pPr>
    </w:lvl>
    <w:lvl w:ilvl="8" w:tplc="04090011" w:tentative="1">
      <w:start w:val="1"/>
      <w:numFmt w:val="decimalEnclosedCircle"/>
      <w:lvlText w:val="%9"/>
      <w:lvlJc w:val="left"/>
      <w:pPr>
        <w:ind w:left="4166" w:hanging="420"/>
      </w:pPr>
    </w:lvl>
  </w:abstractNum>
  <w:abstractNum w:abstractNumId="17" w15:restartNumberingAfterBreak="0">
    <w:nsid w:val="49E80C01"/>
    <w:multiLevelType w:val="hybridMultilevel"/>
    <w:tmpl w:val="CF0A4120"/>
    <w:lvl w:ilvl="0" w:tplc="55B69678">
      <w:start w:val="1"/>
      <w:numFmt w:val="decimalEnclosedCircle"/>
      <w:lvlText w:val="%1"/>
      <w:lvlJc w:val="left"/>
      <w:pPr>
        <w:ind w:left="746" w:hanging="360"/>
      </w:pPr>
      <w:rPr>
        <w:rFonts w:hint="default"/>
      </w:rPr>
    </w:lvl>
    <w:lvl w:ilvl="1" w:tplc="04090017" w:tentative="1">
      <w:start w:val="1"/>
      <w:numFmt w:val="aiueoFullWidth"/>
      <w:lvlText w:val="(%2)"/>
      <w:lvlJc w:val="left"/>
      <w:pPr>
        <w:ind w:left="1266" w:hanging="440"/>
      </w:pPr>
    </w:lvl>
    <w:lvl w:ilvl="2" w:tplc="04090011" w:tentative="1">
      <w:start w:val="1"/>
      <w:numFmt w:val="decimalEnclosedCircle"/>
      <w:lvlText w:val="%3"/>
      <w:lvlJc w:val="left"/>
      <w:pPr>
        <w:ind w:left="1706" w:hanging="440"/>
      </w:pPr>
    </w:lvl>
    <w:lvl w:ilvl="3" w:tplc="0409000F" w:tentative="1">
      <w:start w:val="1"/>
      <w:numFmt w:val="decimal"/>
      <w:lvlText w:val="%4."/>
      <w:lvlJc w:val="left"/>
      <w:pPr>
        <w:ind w:left="2146" w:hanging="440"/>
      </w:pPr>
    </w:lvl>
    <w:lvl w:ilvl="4" w:tplc="04090017" w:tentative="1">
      <w:start w:val="1"/>
      <w:numFmt w:val="aiueoFullWidth"/>
      <w:lvlText w:val="(%5)"/>
      <w:lvlJc w:val="left"/>
      <w:pPr>
        <w:ind w:left="2586" w:hanging="440"/>
      </w:pPr>
    </w:lvl>
    <w:lvl w:ilvl="5" w:tplc="04090011" w:tentative="1">
      <w:start w:val="1"/>
      <w:numFmt w:val="decimalEnclosedCircle"/>
      <w:lvlText w:val="%6"/>
      <w:lvlJc w:val="left"/>
      <w:pPr>
        <w:ind w:left="3026" w:hanging="440"/>
      </w:pPr>
    </w:lvl>
    <w:lvl w:ilvl="6" w:tplc="0409000F" w:tentative="1">
      <w:start w:val="1"/>
      <w:numFmt w:val="decimal"/>
      <w:lvlText w:val="%7."/>
      <w:lvlJc w:val="left"/>
      <w:pPr>
        <w:ind w:left="3466" w:hanging="440"/>
      </w:pPr>
    </w:lvl>
    <w:lvl w:ilvl="7" w:tplc="04090017" w:tentative="1">
      <w:start w:val="1"/>
      <w:numFmt w:val="aiueoFullWidth"/>
      <w:lvlText w:val="(%8)"/>
      <w:lvlJc w:val="left"/>
      <w:pPr>
        <w:ind w:left="3906" w:hanging="440"/>
      </w:pPr>
    </w:lvl>
    <w:lvl w:ilvl="8" w:tplc="04090011" w:tentative="1">
      <w:start w:val="1"/>
      <w:numFmt w:val="decimalEnclosedCircle"/>
      <w:lvlText w:val="%9"/>
      <w:lvlJc w:val="left"/>
      <w:pPr>
        <w:ind w:left="4346" w:hanging="440"/>
      </w:pPr>
    </w:lvl>
  </w:abstractNum>
  <w:abstractNum w:abstractNumId="18" w15:restartNumberingAfterBreak="0">
    <w:nsid w:val="6A242D59"/>
    <w:multiLevelType w:val="hybridMultilevel"/>
    <w:tmpl w:val="315C24A8"/>
    <w:lvl w:ilvl="0" w:tplc="AB126194">
      <w:start w:val="1"/>
      <w:numFmt w:val="decimalEnclosedCircle"/>
      <w:lvlText w:val="%1"/>
      <w:lvlJc w:val="left"/>
      <w:pPr>
        <w:tabs>
          <w:tab w:val="num" w:pos="746"/>
        </w:tabs>
        <w:ind w:left="746" w:hanging="360"/>
      </w:pPr>
      <w:rPr>
        <w:rFonts w:hint="default"/>
        <w:color w:val="FF0000"/>
      </w:rPr>
    </w:lvl>
    <w:lvl w:ilvl="1" w:tplc="4FF0FD32">
      <w:start w:val="6"/>
      <w:numFmt w:val="bullet"/>
      <w:lvlText w:val="※"/>
      <w:lvlJc w:val="left"/>
      <w:pPr>
        <w:tabs>
          <w:tab w:val="num" w:pos="1166"/>
        </w:tabs>
        <w:ind w:left="1166" w:hanging="360"/>
      </w:pPr>
      <w:rPr>
        <w:rFonts w:ascii="MS Mincho" w:eastAsia="MS Mincho" w:hAnsi="MS Mincho" w:cs="Times New Roman" w:hint="eastAsia"/>
      </w:rPr>
    </w:lvl>
    <w:lvl w:ilvl="2" w:tplc="04090011" w:tentative="1">
      <w:start w:val="1"/>
      <w:numFmt w:val="decimalEnclosedCircle"/>
      <w:lvlText w:val="%3"/>
      <w:lvlJc w:val="left"/>
      <w:pPr>
        <w:tabs>
          <w:tab w:val="num" w:pos="1646"/>
        </w:tabs>
        <w:ind w:left="1646" w:hanging="420"/>
      </w:pPr>
    </w:lvl>
    <w:lvl w:ilvl="3" w:tplc="0409000F" w:tentative="1">
      <w:start w:val="1"/>
      <w:numFmt w:val="decimal"/>
      <w:lvlText w:val="%4."/>
      <w:lvlJc w:val="left"/>
      <w:pPr>
        <w:tabs>
          <w:tab w:val="num" w:pos="2066"/>
        </w:tabs>
        <w:ind w:left="2066" w:hanging="420"/>
      </w:pPr>
    </w:lvl>
    <w:lvl w:ilvl="4" w:tplc="04090017" w:tentative="1">
      <w:start w:val="1"/>
      <w:numFmt w:val="aiueoFullWidth"/>
      <w:lvlText w:val="(%5)"/>
      <w:lvlJc w:val="left"/>
      <w:pPr>
        <w:tabs>
          <w:tab w:val="num" w:pos="2486"/>
        </w:tabs>
        <w:ind w:left="2486" w:hanging="420"/>
      </w:pPr>
    </w:lvl>
    <w:lvl w:ilvl="5" w:tplc="04090011" w:tentative="1">
      <w:start w:val="1"/>
      <w:numFmt w:val="decimalEnclosedCircle"/>
      <w:lvlText w:val="%6"/>
      <w:lvlJc w:val="left"/>
      <w:pPr>
        <w:tabs>
          <w:tab w:val="num" w:pos="2906"/>
        </w:tabs>
        <w:ind w:left="2906" w:hanging="420"/>
      </w:pPr>
    </w:lvl>
    <w:lvl w:ilvl="6" w:tplc="0409000F" w:tentative="1">
      <w:start w:val="1"/>
      <w:numFmt w:val="decimal"/>
      <w:lvlText w:val="%7."/>
      <w:lvlJc w:val="left"/>
      <w:pPr>
        <w:tabs>
          <w:tab w:val="num" w:pos="3326"/>
        </w:tabs>
        <w:ind w:left="3326" w:hanging="420"/>
      </w:pPr>
    </w:lvl>
    <w:lvl w:ilvl="7" w:tplc="04090017" w:tentative="1">
      <w:start w:val="1"/>
      <w:numFmt w:val="aiueoFullWidth"/>
      <w:lvlText w:val="(%8)"/>
      <w:lvlJc w:val="left"/>
      <w:pPr>
        <w:tabs>
          <w:tab w:val="num" w:pos="3746"/>
        </w:tabs>
        <w:ind w:left="3746" w:hanging="420"/>
      </w:pPr>
    </w:lvl>
    <w:lvl w:ilvl="8" w:tplc="04090011" w:tentative="1">
      <w:start w:val="1"/>
      <w:numFmt w:val="decimalEnclosedCircle"/>
      <w:lvlText w:val="%9"/>
      <w:lvlJc w:val="left"/>
      <w:pPr>
        <w:tabs>
          <w:tab w:val="num" w:pos="4166"/>
        </w:tabs>
        <w:ind w:left="4166" w:hanging="420"/>
      </w:pPr>
    </w:lvl>
  </w:abstractNum>
  <w:abstractNum w:abstractNumId="19" w15:restartNumberingAfterBreak="0">
    <w:nsid w:val="71B613E2"/>
    <w:multiLevelType w:val="hybridMultilevel"/>
    <w:tmpl w:val="8B9A341C"/>
    <w:lvl w:ilvl="0" w:tplc="1DCC66DC">
      <w:start w:val="1"/>
      <w:numFmt w:val="decimalEnclosedCircle"/>
      <w:lvlText w:val="%1"/>
      <w:lvlJc w:val="left"/>
      <w:pPr>
        <w:tabs>
          <w:tab w:val="num" w:pos="1070"/>
        </w:tabs>
        <w:ind w:left="1070" w:hanging="360"/>
      </w:pPr>
      <w:rPr>
        <w:rFonts w:hint="default"/>
        <w:strike w:val="0"/>
        <w:dstrike w:val="0"/>
      </w:rPr>
    </w:lvl>
    <w:lvl w:ilvl="1" w:tplc="04090017" w:tentative="1">
      <w:start w:val="1"/>
      <w:numFmt w:val="aiueoFullWidth"/>
      <w:lvlText w:val="(%2)"/>
      <w:lvlJc w:val="left"/>
      <w:pPr>
        <w:tabs>
          <w:tab w:val="num" w:pos="1550"/>
        </w:tabs>
        <w:ind w:left="1550" w:hanging="420"/>
      </w:pPr>
    </w:lvl>
    <w:lvl w:ilvl="2" w:tplc="04090011" w:tentative="1">
      <w:start w:val="1"/>
      <w:numFmt w:val="decimalEnclosedCircle"/>
      <w:lvlText w:val="%3"/>
      <w:lvlJc w:val="left"/>
      <w:pPr>
        <w:tabs>
          <w:tab w:val="num" w:pos="1970"/>
        </w:tabs>
        <w:ind w:left="1970" w:hanging="420"/>
      </w:pPr>
    </w:lvl>
    <w:lvl w:ilvl="3" w:tplc="0409000F" w:tentative="1">
      <w:start w:val="1"/>
      <w:numFmt w:val="decimal"/>
      <w:lvlText w:val="%4."/>
      <w:lvlJc w:val="left"/>
      <w:pPr>
        <w:tabs>
          <w:tab w:val="num" w:pos="2390"/>
        </w:tabs>
        <w:ind w:left="2390" w:hanging="420"/>
      </w:pPr>
    </w:lvl>
    <w:lvl w:ilvl="4" w:tplc="04090017" w:tentative="1">
      <w:start w:val="1"/>
      <w:numFmt w:val="aiueoFullWidth"/>
      <w:lvlText w:val="(%5)"/>
      <w:lvlJc w:val="left"/>
      <w:pPr>
        <w:tabs>
          <w:tab w:val="num" w:pos="2810"/>
        </w:tabs>
        <w:ind w:left="2810" w:hanging="420"/>
      </w:pPr>
    </w:lvl>
    <w:lvl w:ilvl="5" w:tplc="04090011" w:tentative="1">
      <w:start w:val="1"/>
      <w:numFmt w:val="decimalEnclosedCircle"/>
      <w:lvlText w:val="%6"/>
      <w:lvlJc w:val="left"/>
      <w:pPr>
        <w:tabs>
          <w:tab w:val="num" w:pos="3230"/>
        </w:tabs>
        <w:ind w:left="3230" w:hanging="420"/>
      </w:pPr>
    </w:lvl>
    <w:lvl w:ilvl="6" w:tplc="0409000F" w:tentative="1">
      <w:start w:val="1"/>
      <w:numFmt w:val="decimal"/>
      <w:lvlText w:val="%7."/>
      <w:lvlJc w:val="left"/>
      <w:pPr>
        <w:tabs>
          <w:tab w:val="num" w:pos="3650"/>
        </w:tabs>
        <w:ind w:left="3650" w:hanging="420"/>
      </w:pPr>
    </w:lvl>
    <w:lvl w:ilvl="7" w:tplc="04090017" w:tentative="1">
      <w:start w:val="1"/>
      <w:numFmt w:val="aiueoFullWidth"/>
      <w:lvlText w:val="(%8)"/>
      <w:lvlJc w:val="left"/>
      <w:pPr>
        <w:tabs>
          <w:tab w:val="num" w:pos="4070"/>
        </w:tabs>
        <w:ind w:left="4070" w:hanging="420"/>
      </w:pPr>
    </w:lvl>
    <w:lvl w:ilvl="8" w:tplc="04090011" w:tentative="1">
      <w:start w:val="1"/>
      <w:numFmt w:val="decimalEnclosedCircle"/>
      <w:lvlText w:val="%9"/>
      <w:lvlJc w:val="left"/>
      <w:pPr>
        <w:tabs>
          <w:tab w:val="num" w:pos="4490"/>
        </w:tabs>
        <w:ind w:left="4490" w:hanging="420"/>
      </w:pPr>
    </w:lvl>
  </w:abstractNum>
  <w:abstractNum w:abstractNumId="20" w15:restartNumberingAfterBreak="0">
    <w:nsid w:val="7CCC6671"/>
    <w:multiLevelType w:val="hybridMultilevel"/>
    <w:tmpl w:val="AF363940"/>
    <w:lvl w:ilvl="0" w:tplc="362A7712">
      <w:start w:val="1"/>
      <w:numFmt w:val="decimalEnclosedCircle"/>
      <w:lvlText w:val="%1"/>
      <w:lvlJc w:val="left"/>
      <w:pPr>
        <w:ind w:left="746" w:hanging="360"/>
      </w:pPr>
      <w:rPr>
        <w:rFonts w:hint="default"/>
      </w:rPr>
    </w:lvl>
    <w:lvl w:ilvl="1" w:tplc="A5E82B5E">
      <w:numFmt w:val="bullet"/>
      <w:lvlText w:val="﷒"/>
      <w:lvlJc w:val="left"/>
      <w:pPr>
        <w:ind w:left="1186" w:hanging="360"/>
      </w:pPr>
      <w:rPr>
        <w:rFonts w:ascii="Century" w:eastAsia="MS Mincho" w:hAnsi="Century" w:cs="Times New Roman" w:hint="default"/>
      </w:rPr>
    </w:lvl>
    <w:lvl w:ilvl="2" w:tplc="04090011" w:tentative="1">
      <w:start w:val="1"/>
      <w:numFmt w:val="decimalEnclosedCircle"/>
      <w:lvlText w:val="%3"/>
      <w:lvlJc w:val="left"/>
      <w:pPr>
        <w:ind w:left="1706" w:hanging="440"/>
      </w:pPr>
    </w:lvl>
    <w:lvl w:ilvl="3" w:tplc="0409000F" w:tentative="1">
      <w:start w:val="1"/>
      <w:numFmt w:val="decimal"/>
      <w:lvlText w:val="%4."/>
      <w:lvlJc w:val="left"/>
      <w:pPr>
        <w:ind w:left="2146" w:hanging="440"/>
      </w:pPr>
    </w:lvl>
    <w:lvl w:ilvl="4" w:tplc="04090017" w:tentative="1">
      <w:start w:val="1"/>
      <w:numFmt w:val="aiueoFullWidth"/>
      <w:lvlText w:val="(%5)"/>
      <w:lvlJc w:val="left"/>
      <w:pPr>
        <w:ind w:left="2586" w:hanging="440"/>
      </w:pPr>
    </w:lvl>
    <w:lvl w:ilvl="5" w:tplc="04090011" w:tentative="1">
      <w:start w:val="1"/>
      <w:numFmt w:val="decimalEnclosedCircle"/>
      <w:lvlText w:val="%6"/>
      <w:lvlJc w:val="left"/>
      <w:pPr>
        <w:ind w:left="3026" w:hanging="440"/>
      </w:pPr>
    </w:lvl>
    <w:lvl w:ilvl="6" w:tplc="0409000F" w:tentative="1">
      <w:start w:val="1"/>
      <w:numFmt w:val="decimal"/>
      <w:lvlText w:val="%7."/>
      <w:lvlJc w:val="left"/>
      <w:pPr>
        <w:ind w:left="3466" w:hanging="440"/>
      </w:pPr>
    </w:lvl>
    <w:lvl w:ilvl="7" w:tplc="04090017" w:tentative="1">
      <w:start w:val="1"/>
      <w:numFmt w:val="aiueoFullWidth"/>
      <w:lvlText w:val="(%8)"/>
      <w:lvlJc w:val="left"/>
      <w:pPr>
        <w:ind w:left="3906" w:hanging="440"/>
      </w:pPr>
    </w:lvl>
    <w:lvl w:ilvl="8" w:tplc="04090011" w:tentative="1">
      <w:start w:val="1"/>
      <w:numFmt w:val="decimalEnclosedCircle"/>
      <w:lvlText w:val="%9"/>
      <w:lvlJc w:val="left"/>
      <w:pPr>
        <w:ind w:left="4346" w:hanging="440"/>
      </w:pPr>
    </w:lvl>
  </w:abstractNum>
  <w:abstractNum w:abstractNumId="21" w15:restartNumberingAfterBreak="0">
    <w:nsid w:val="7CF7682D"/>
    <w:multiLevelType w:val="hybridMultilevel"/>
    <w:tmpl w:val="F158878A"/>
    <w:lvl w:ilvl="0" w:tplc="2B000076">
      <w:start w:val="1"/>
      <w:numFmt w:val="decimalEnclosedCircle"/>
      <w:lvlText w:val="%1"/>
      <w:lvlJc w:val="left"/>
      <w:pPr>
        <w:ind w:left="938" w:hanging="360"/>
      </w:pPr>
      <w:rPr>
        <w:rFonts w:hint="default"/>
      </w:rPr>
    </w:lvl>
    <w:lvl w:ilvl="1" w:tplc="04090017" w:tentative="1">
      <w:start w:val="1"/>
      <w:numFmt w:val="aiueoFullWidth"/>
      <w:lvlText w:val="(%2)"/>
      <w:lvlJc w:val="left"/>
      <w:pPr>
        <w:ind w:left="1418" w:hanging="420"/>
      </w:pPr>
    </w:lvl>
    <w:lvl w:ilvl="2" w:tplc="04090011" w:tentative="1">
      <w:start w:val="1"/>
      <w:numFmt w:val="decimalEnclosedCircle"/>
      <w:lvlText w:val="%3"/>
      <w:lvlJc w:val="left"/>
      <w:pPr>
        <w:ind w:left="1838" w:hanging="420"/>
      </w:pPr>
    </w:lvl>
    <w:lvl w:ilvl="3" w:tplc="0409000F" w:tentative="1">
      <w:start w:val="1"/>
      <w:numFmt w:val="decimal"/>
      <w:lvlText w:val="%4."/>
      <w:lvlJc w:val="left"/>
      <w:pPr>
        <w:ind w:left="2258" w:hanging="420"/>
      </w:pPr>
    </w:lvl>
    <w:lvl w:ilvl="4" w:tplc="04090017" w:tentative="1">
      <w:start w:val="1"/>
      <w:numFmt w:val="aiueoFullWidth"/>
      <w:lvlText w:val="(%5)"/>
      <w:lvlJc w:val="left"/>
      <w:pPr>
        <w:ind w:left="2678" w:hanging="420"/>
      </w:pPr>
    </w:lvl>
    <w:lvl w:ilvl="5" w:tplc="04090011" w:tentative="1">
      <w:start w:val="1"/>
      <w:numFmt w:val="decimalEnclosedCircle"/>
      <w:lvlText w:val="%6"/>
      <w:lvlJc w:val="left"/>
      <w:pPr>
        <w:ind w:left="3098" w:hanging="420"/>
      </w:pPr>
    </w:lvl>
    <w:lvl w:ilvl="6" w:tplc="0409000F" w:tentative="1">
      <w:start w:val="1"/>
      <w:numFmt w:val="decimal"/>
      <w:lvlText w:val="%7."/>
      <w:lvlJc w:val="left"/>
      <w:pPr>
        <w:ind w:left="3518" w:hanging="420"/>
      </w:pPr>
    </w:lvl>
    <w:lvl w:ilvl="7" w:tplc="04090017" w:tentative="1">
      <w:start w:val="1"/>
      <w:numFmt w:val="aiueoFullWidth"/>
      <w:lvlText w:val="(%8)"/>
      <w:lvlJc w:val="left"/>
      <w:pPr>
        <w:ind w:left="3938" w:hanging="420"/>
      </w:pPr>
    </w:lvl>
    <w:lvl w:ilvl="8" w:tplc="04090011" w:tentative="1">
      <w:start w:val="1"/>
      <w:numFmt w:val="decimalEnclosedCircle"/>
      <w:lvlText w:val="%9"/>
      <w:lvlJc w:val="left"/>
      <w:pPr>
        <w:ind w:left="4358" w:hanging="420"/>
      </w:pPr>
    </w:lvl>
  </w:abstractNum>
  <w:num w:numId="1">
    <w:abstractNumId w:val="6"/>
  </w:num>
  <w:num w:numId="2">
    <w:abstractNumId w:val="18"/>
  </w:num>
  <w:num w:numId="3">
    <w:abstractNumId w:val="13"/>
  </w:num>
  <w:num w:numId="4">
    <w:abstractNumId w:val="2"/>
  </w:num>
  <w:num w:numId="5">
    <w:abstractNumId w:val="19"/>
  </w:num>
  <w:num w:numId="6">
    <w:abstractNumId w:val="15"/>
  </w:num>
  <w:num w:numId="7">
    <w:abstractNumId w:val="12"/>
  </w:num>
  <w:num w:numId="8">
    <w:abstractNumId w:val="6"/>
    <w:lvlOverride w:ilvl="0">
      <w:startOverride w:val="1"/>
    </w:lvlOverride>
    <w:lvlOverride w:ilvl="1">
      <w:startOverride w:val="5"/>
    </w:lvlOverride>
  </w:num>
  <w:num w:numId="9">
    <w:abstractNumId w:val="21"/>
  </w:num>
  <w:num w:numId="10">
    <w:abstractNumId w:val="16"/>
  </w:num>
  <w:num w:numId="11">
    <w:abstractNumId w:val="14"/>
  </w:num>
  <w:num w:numId="12">
    <w:abstractNumId w:val="20"/>
  </w:num>
  <w:num w:numId="13">
    <w:abstractNumId w:val="8"/>
  </w:num>
  <w:num w:numId="14">
    <w:abstractNumId w:val="0"/>
  </w:num>
  <w:num w:numId="15">
    <w:abstractNumId w:val="6"/>
  </w:num>
  <w:num w:numId="16">
    <w:abstractNumId w:val="9"/>
  </w:num>
  <w:num w:numId="17">
    <w:abstractNumId w:val="7"/>
  </w:num>
  <w:num w:numId="18">
    <w:abstractNumId w:val="11"/>
  </w:num>
  <w:num w:numId="19">
    <w:abstractNumId w:val="3"/>
  </w:num>
  <w:num w:numId="20">
    <w:abstractNumId w:val="4"/>
  </w:num>
  <w:num w:numId="21">
    <w:abstractNumId w:val="5"/>
  </w:num>
  <w:num w:numId="22">
    <w:abstractNumId w:val="1"/>
  </w:num>
  <w:num w:numId="23">
    <w:abstractNumId w:val="10"/>
  </w:num>
  <w:num w:numId="24">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131078" w:nlCheck="1" w:checkStyle="0"/>
  <w:activeWritingStyle w:appName="MSWord" w:lang="ja-JP" w:vendorID="64" w:dllVersion="131078" w:nlCheck="1" w:checkStyle="1"/>
  <w:activeWritingStyle w:appName="MSWord" w:lang="ja-JP" w:vendorID="64" w:dllVersion="0"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characterSpacingControl w:val="doNotCompress"/>
  <w:hdrShapeDefaults>
    <o:shapedefaults v:ext="edit" spidmax="2049" fill="f" fillcolor="white" stroke="f" strokecolor="red">
      <v:fill color="white" on="f"/>
      <v:stroke color="red" on="f"/>
      <v:textbox inset="5.85pt,.7pt,5.85pt,.7pt"/>
      <o:colormru v:ext="edit" colors="#f9c"/>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CBE"/>
    <w:rsid w:val="0000070F"/>
    <w:rsid w:val="0000265B"/>
    <w:rsid w:val="00002AA9"/>
    <w:rsid w:val="00002FED"/>
    <w:rsid w:val="000032A9"/>
    <w:rsid w:val="00003D40"/>
    <w:rsid w:val="00003F6E"/>
    <w:rsid w:val="0000557D"/>
    <w:rsid w:val="000062C0"/>
    <w:rsid w:val="00006380"/>
    <w:rsid w:val="00006908"/>
    <w:rsid w:val="00006E0B"/>
    <w:rsid w:val="00010758"/>
    <w:rsid w:val="00010BD3"/>
    <w:rsid w:val="0001162D"/>
    <w:rsid w:val="00011710"/>
    <w:rsid w:val="00011730"/>
    <w:rsid w:val="00011AB8"/>
    <w:rsid w:val="0001288F"/>
    <w:rsid w:val="00014C19"/>
    <w:rsid w:val="00015333"/>
    <w:rsid w:val="0001582F"/>
    <w:rsid w:val="00015A96"/>
    <w:rsid w:val="000164A7"/>
    <w:rsid w:val="000165B9"/>
    <w:rsid w:val="00020CD1"/>
    <w:rsid w:val="0002185F"/>
    <w:rsid w:val="000229AD"/>
    <w:rsid w:val="00022CFE"/>
    <w:rsid w:val="0002352A"/>
    <w:rsid w:val="0002492E"/>
    <w:rsid w:val="00026F37"/>
    <w:rsid w:val="000274AB"/>
    <w:rsid w:val="00027F60"/>
    <w:rsid w:val="00030819"/>
    <w:rsid w:val="000313D3"/>
    <w:rsid w:val="00032CDA"/>
    <w:rsid w:val="00035407"/>
    <w:rsid w:val="00035546"/>
    <w:rsid w:val="0003745F"/>
    <w:rsid w:val="00037895"/>
    <w:rsid w:val="000417AB"/>
    <w:rsid w:val="00041C3D"/>
    <w:rsid w:val="000429F4"/>
    <w:rsid w:val="00042FFB"/>
    <w:rsid w:val="00042FFC"/>
    <w:rsid w:val="00043B4C"/>
    <w:rsid w:val="00046B30"/>
    <w:rsid w:val="00046CC9"/>
    <w:rsid w:val="00046FA5"/>
    <w:rsid w:val="00047C07"/>
    <w:rsid w:val="00047F52"/>
    <w:rsid w:val="00050523"/>
    <w:rsid w:val="00051E2B"/>
    <w:rsid w:val="00054D76"/>
    <w:rsid w:val="00055F87"/>
    <w:rsid w:val="000577A1"/>
    <w:rsid w:val="00057F3D"/>
    <w:rsid w:val="000607C6"/>
    <w:rsid w:val="00060C81"/>
    <w:rsid w:val="000619EF"/>
    <w:rsid w:val="00061C7E"/>
    <w:rsid w:val="00061EC1"/>
    <w:rsid w:val="00067155"/>
    <w:rsid w:val="0006740B"/>
    <w:rsid w:val="0007043A"/>
    <w:rsid w:val="00070DB9"/>
    <w:rsid w:val="00071664"/>
    <w:rsid w:val="00072836"/>
    <w:rsid w:val="0007411C"/>
    <w:rsid w:val="00074A88"/>
    <w:rsid w:val="00074D6F"/>
    <w:rsid w:val="00075A2C"/>
    <w:rsid w:val="0007602C"/>
    <w:rsid w:val="0007622D"/>
    <w:rsid w:val="00076C6B"/>
    <w:rsid w:val="00077158"/>
    <w:rsid w:val="00077F92"/>
    <w:rsid w:val="00081071"/>
    <w:rsid w:val="00081970"/>
    <w:rsid w:val="0008279F"/>
    <w:rsid w:val="00083EB1"/>
    <w:rsid w:val="0008662B"/>
    <w:rsid w:val="00087C39"/>
    <w:rsid w:val="00090368"/>
    <w:rsid w:val="0009127A"/>
    <w:rsid w:val="00093763"/>
    <w:rsid w:val="000944B1"/>
    <w:rsid w:val="0009632C"/>
    <w:rsid w:val="00096359"/>
    <w:rsid w:val="00096C26"/>
    <w:rsid w:val="00097621"/>
    <w:rsid w:val="00097E91"/>
    <w:rsid w:val="000A007E"/>
    <w:rsid w:val="000A2060"/>
    <w:rsid w:val="000A2836"/>
    <w:rsid w:val="000A2EBD"/>
    <w:rsid w:val="000A3792"/>
    <w:rsid w:val="000A3F33"/>
    <w:rsid w:val="000A450B"/>
    <w:rsid w:val="000A5405"/>
    <w:rsid w:val="000A686A"/>
    <w:rsid w:val="000A68E8"/>
    <w:rsid w:val="000A720F"/>
    <w:rsid w:val="000A7280"/>
    <w:rsid w:val="000A7519"/>
    <w:rsid w:val="000A7DB0"/>
    <w:rsid w:val="000A7EEC"/>
    <w:rsid w:val="000B07EB"/>
    <w:rsid w:val="000B0F48"/>
    <w:rsid w:val="000B1D97"/>
    <w:rsid w:val="000B2018"/>
    <w:rsid w:val="000B311B"/>
    <w:rsid w:val="000B313C"/>
    <w:rsid w:val="000B66C9"/>
    <w:rsid w:val="000B69CC"/>
    <w:rsid w:val="000B6C58"/>
    <w:rsid w:val="000B762E"/>
    <w:rsid w:val="000B7CDA"/>
    <w:rsid w:val="000B7DE5"/>
    <w:rsid w:val="000C0C72"/>
    <w:rsid w:val="000C1FA7"/>
    <w:rsid w:val="000C1FD2"/>
    <w:rsid w:val="000C4E58"/>
    <w:rsid w:val="000C4EE3"/>
    <w:rsid w:val="000C4FFC"/>
    <w:rsid w:val="000C7885"/>
    <w:rsid w:val="000D052C"/>
    <w:rsid w:val="000D1597"/>
    <w:rsid w:val="000D218D"/>
    <w:rsid w:val="000D2F2B"/>
    <w:rsid w:val="000D32DB"/>
    <w:rsid w:val="000D7C63"/>
    <w:rsid w:val="000E11E3"/>
    <w:rsid w:val="000E225F"/>
    <w:rsid w:val="000E22E4"/>
    <w:rsid w:val="000F15DD"/>
    <w:rsid w:val="000F2225"/>
    <w:rsid w:val="000F23C7"/>
    <w:rsid w:val="000F2720"/>
    <w:rsid w:val="000F36FD"/>
    <w:rsid w:val="000F464C"/>
    <w:rsid w:val="000F480C"/>
    <w:rsid w:val="000F4F91"/>
    <w:rsid w:val="000F5805"/>
    <w:rsid w:val="000F63BD"/>
    <w:rsid w:val="00100886"/>
    <w:rsid w:val="00100FE6"/>
    <w:rsid w:val="00101822"/>
    <w:rsid w:val="00101AE7"/>
    <w:rsid w:val="00101B41"/>
    <w:rsid w:val="00102687"/>
    <w:rsid w:val="00102743"/>
    <w:rsid w:val="001057D3"/>
    <w:rsid w:val="0010788C"/>
    <w:rsid w:val="00110D8D"/>
    <w:rsid w:val="00112AC2"/>
    <w:rsid w:val="00113CED"/>
    <w:rsid w:val="00114524"/>
    <w:rsid w:val="001147BD"/>
    <w:rsid w:val="00117637"/>
    <w:rsid w:val="001202C7"/>
    <w:rsid w:val="00121A02"/>
    <w:rsid w:val="00121CC7"/>
    <w:rsid w:val="00123818"/>
    <w:rsid w:val="0012740E"/>
    <w:rsid w:val="0012764E"/>
    <w:rsid w:val="00127A5F"/>
    <w:rsid w:val="00130AF9"/>
    <w:rsid w:val="00130F69"/>
    <w:rsid w:val="001315DA"/>
    <w:rsid w:val="00131801"/>
    <w:rsid w:val="00133D65"/>
    <w:rsid w:val="00134BD6"/>
    <w:rsid w:val="0013501B"/>
    <w:rsid w:val="001356AA"/>
    <w:rsid w:val="0013596E"/>
    <w:rsid w:val="00136B41"/>
    <w:rsid w:val="0014034B"/>
    <w:rsid w:val="0014153C"/>
    <w:rsid w:val="00142217"/>
    <w:rsid w:val="00143105"/>
    <w:rsid w:val="001435A0"/>
    <w:rsid w:val="00143841"/>
    <w:rsid w:val="00143CE2"/>
    <w:rsid w:val="00145210"/>
    <w:rsid w:val="00145653"/>
    <w:rsid w:val="0014575E"/>
    <w:rsid w:val="00146D1D"/>
    <w:rsid w:val="00150F4A"/>
    <w:rsid w:val="00151EE1"/>
    <w:rsid w:val="0015231B"/>
    <w:rsid w:val="00152A45"/>
    <w:rsid w:val="00153213"/>
    <w:rsid w:val="001533D5"/>
    <w:rsid w:val="00153E78"/>
    <w:rsid w:val="0015549F"/>
    <w:rsid w:val="001559F3"/>
    <w:rsid w:val="00156BBC"/>
    <w:rsid w:val="0016038E"/>
    <w:rsid w:val="00160428"/>
    <w:rsid w:val="0016195D"/>
    <w:rsid w:val="00163643"/>
    <w:rsid w:val="001640E9"/>
    <w:rsid w:val="00164DB6"/>
    <w:rsid w:val="00165071"/>
    <w:rsid w:val="001651BD"/>
    <w:rsid w:val="001659ED"/>
    <w:rsid w:val="0016625D"/>
    <w:rsid w:val="00166B91"/>
    <w:rsid w:val="00167927"/>
    <w:rsid w:val="00167D73"/>
    <w:rsid w:val="00170333"/>
    <w:rsid w:val="001709EE"/>
    <w:rsid w:val="0017189C"/>
    <w:rsid w:val="00171F3D"/>
    <w:rsid w:val="00174230"/>
    <w:rsid w:val="00177ED7"/>
    <w:rsid w:val="00180E45"/>
    <w:rsid w:val="00180F07"/>
    <w:rsid w:val="00182E9B"/>
    <w:rsid w:val="00183BDC"/>
    <w:rsid w:val="00183F11"/>
    <w:rsid w:val="0018424B"/>
    <w:rsid w:val="0018462B"/>
    <w:rsid w:val="00185002"/>
    <w:rsid w:val="00187771"/>
    <w:rsid w:val="00190568"/>
    <w:rsid w:val="00190D5F"/>
    <w:rsid w:val="00191060"/>
    <w:rsid w:val="001912C1"/>
    <w:rsid w:val="00192284"/>
    <w:rsid w:val="00192786"/>
    <w:rsid w:val="00192E11"/>
    <w:rsid w:val="001931CB"/>
    <w:rsid w:val="00195254"/>
    <w:rsid w:val="001952FE"/>
    <w:rsid w:val="001958C4"/>
    <w:rsid w:val="001969F6"/>
    <w:rsid w:val="00197ABE"/>
    <w:rsid w:val="001A005A"/>
    <w:rsid w:val="001A069F"/>
    <w:rsid w:val="001A1615"/>
    <w:rsid w:val="001A2652"/>
    <w:rsid w:val="001A2874"/>
    <w:rsid w:val="001A342B"/>
    <w:rsid w:val="001A3845"/>
    <w:rsid w:val="001A403B"/>
    <w:rsid w:val="001A4704"/>
    <w:rsid w:val="001B03D0"/>
    <w:rsid w:val="001B33D5"/>
    <w:rsid w:val="001B3CA6"/>
    <w:rsid w:val="001B449B"/>
    <w:rsid w:val="001B652F"/>
    <w:rsid w:val="001B669F"/>
    <w:rsid w:val="001B66DA"/>
    <w:rsid w:val="001B6A74"/>
    <w:rsid w:val="001B7209"/>
    <w:rsid w:val="001B724D"/>
    <w:rsid w:val="001C1BBF"/>
    <w:rsid w:val="001C240C"/>
    <w:rsid w:val="001C3243"/>
    <w:rsid w:val="001C34E5"/>
    <w:rsid w:val="001C36D8"/>
    <w:rsid w:val="001C3AB4"/>
    <w:rsid w:val="001C4686"/>
    <w:rsid w:val="001C5E8F"/>
    <w:rsid w:val="001C62DA"/>
    <w:rsid w:val="001C6CF8"/>
    <w:rsid w:val="001C6FD9"/>
    <w:rsid w:val="001C7369"/>
    <w:rsid w:val="001C74B4"/>
    <w:rsid w:val="001C7BDE"/>
    <w:rsid w:val="001D065E"/>
    <w:rsid w:val="001D1A9C"/>
    <w:rsid w:val="001D1E16"/>
    <w:rsid w:val="001D3B68"/>
    <w:rsid w:val="001D3CD2"/>
    <w:rsid w:val="001D4E2C"/>
    <w:rsid w:val="001D52D3"/>
    <w:rsid w:val="001D5817"/>
    <w:rsid w:val="001D5B2D"/>
    <w:rsid w:val="001D6B42"/>
    <w:rsid w:val="001E1635"/>
    <w:rsid w:val="001E233F"/>
    <w:rsid w:val="001E23A1"/>
    <w:rsid w:val="001E2F3C"/>
    <w:rsid w:val="001E51D5"/>
    <w:rsid w:val="001E66AC"/>
    <w:rsid w:val="001E6719"/>
    <w:rsid w:val="001E7AF7"/>
    <w:rsid w:val="001E7F38"/>
    <w:rsid w:val="001F16F2"/>
    <w:rsid w:val="001F1DD4"/>
    <w:rsid w:val="001F49F4"/>
    <w:rsid w:val="001F4FD6"/>
    <w:rsid w:val="001F5CDA"/>
    <w:rsid w:val="001F788B"/>
    <w:rsid w:val="001F7B41"/>
    <w:rsid w:val="00202EF2"/>
    <w:rsid w:val="002032EC"/>
    <w:rsid w:val="002036C3"/>
    <w:rsid w:val="00203FB5"/>
    <w:rsid w:val="002054A9"/>
    <w:rsid w:val="00205685"/>
    <w:rsid w:val="00207188"/>
    <w:rsid w:val="00207AEB"/>
    <w:rsid w:val="00210B97"/>
    <w:rsid w:val="00212D3E"/>
    <w:rsid w:val="00213366"/>
    <w:rsid w:val="00214AE7"/>
    <w:rsid w:val="0021576D"/>
    <w:rsid w:val="00215AAC"/>
    <w:rsid w:val="00215C35"/>
    <w:rsid w:val="00216E26"/>
    <w:rsid w:val="002170DB"/>
    <w:rsid w:val="0021717E"/>
    <w:rsid w:val="00217289"/>
    <w:rsid w:val="00217958"/>
    <w:rsid w:val="00221154"/>
    <w:rsid w:val="00222255"/>
    <w:rsid w:val="00223CE6"/>
    <w:rsid w:val="00225387"/>
    <w:rsid w:val="0022668E"/>
    <w:rsid w:val="002270D1"/>
    <w:rsid w:val="002302E1"/>
    <w:rsid w:val="002311CD"/>
    <w:rsid w:val="00233028"/>
    <w:rsid w:val="00233650"/>
    <w:rsid w:val="00233A8F"/>
    <w:rsid w:val="0023499A"/>
    <w:rsid w:val="0023586B"/>
    <w:rsid w:val="00235FB7"/>
    <w:rsid w:val="00236CD3"/>
    <w:rsid w:val="0023758D"/>
    <w:rsid w:val="00237AE9"/>
    <w:rsid w:val="00240D4E"/>
    <w:rsid w:val="0024447C"/>
    <w:rsid w:val="002448C5"/>
    <w:rsid w:val="00245056"/>
    <w:rsid w:val="0024638F"/>
    <w:rsid w:val="002474FF"/>
    <w:rsid w:val="0024787A"/>
    <w:rsid w:val="002528DE"/>
    <w:rsid w:val="00252F86"/>
    <w:rsid w:val="0025308A"/>
    <w:rsid w:val="00253CD7"/>
    <w:rsid w:val="00255822"/>
    <w:rsid w:val="00256358"/>
    <w:rsid w:val="00256603"/>
    <w:rsid w:val="002570DB"/>
    <w:rsid w:val="0025748D"/>
    <w:rsid w:val="00261393"/>
    <w:rsid w:val="00261E29"/>
    <w:rsid w:val="00263136"/>
    <w:rsid w:val="00263334"/>
    <w:rsid w:val="00263538"/>
    <w:rsid w:val="00267120"/>
    <w:rsid w:val="00270010"/>
    <w:rsid w:val="0027023B"/>
    <w:rsid w:val="00270D46"/>
    <w:rsid w:val="00272AC8"/>
    <w:rsid w:val="00274ADC"/>
    <w:rsid w:val="00275558"/>
    <w:rsid w:val="0027599E"/>
    <w:rsid w:val="00276039"/>
    <w:rsid w:val="002772AA"/>
    <w:rsid w:val="00277C9D"/>
    <w:rsid w:val="002802F4"/>
    <w:rsid w:val="002834CC"/>
    <w:rsid w:val="002835BE"/>
    <w:rsid w:val="002840C7"/>
    <w:rsid w:val="002849F0"/>
    <w:rsid w:val="00285FCE"/>
    <w:rsid w:val="0028648E"/>
    <w:rsid w:val="0028658D"/>
    <w:rsid w:val="002866A5"/>
    <w:rsid w:val="00286B82"/>
    <w:rsid w:val="0028705F"/>
    <w:rsid w:val="00287239"/>
    <w:rsid w:val="002925CC"/>
    <w:rsid w:val="00293C4A"/>
    <w:rsid w:val="00296427"/>
    <w:rsid w:val="00296B05"/>
    <w:rsid w:val="0029766F"/>
    <w:rsid w:val="00297E0F"/>
    <w:rsid w:val="002A05EB"/>
    <w:rsid w:val="002A0F63"/>
    <w:rsid w:val="002A13FA"/>
    <w:rsid w:val="002A20A6"/>
    <w:rsid w:val="002A2D4D"/>
    <w:rsid w:val="002A2E39"/>
    <w:rsid w:val="002A34FE"/>
    <w:rsid w:val="002A38C6"/>
    <w:rsid w:val="002A4A0C"/>
    <w:rsid w:val="002A53EB"/>
    <w:rsid w:val="002A6AC2"/>
    <w:rsid w:val="002B1440"/>
    <w:rsid w:val="002B37E2"/>
    <w:rsid w:val="002B39D9"/>
    <w:rsid w:val="002B409F"/>
    <w:rsid w:val="002B57D3"/>
    <w:rsid w:val="002B5F72"/>
    <w:rsid w:val="002B6B3C"/>
    <w:rsid w:val="002C03CA"/>
    <w:rsid w:val="002C05B7"/>
    <w:rsid w:val="002C0E76"/>
    <w:rsid w:val="002C191D"/>
    <w:rsid w:val="002C1DFE"/>
    <w:rsid w:val="002C203A"/>
    <w:rsid w:val="002C3436"/>
    <w:rsid w:val="002C3A4C"/>
    <w:rsid w:val="002C3BAE"/>
    <w:rsid w:val="002C43E5"/>
    <w:rsid w:val="002C4A33"/>
    <w:rsid w:val="002C5132"/>
    <w:rsid w:val="002C5483"/>
    <w:rsid w:val="002C64B6"/>
    <w:rsid w:val="002C6880"/>
    <w:rsid w:val="002D0A53"/>
    <w:rsid w:val="002D207A"/>
    <w:rsid w:val="002D233B"/>
    <w:rsid w:val="002D2EF5"/>
    <w:rsid w:val="002D3A25"/>
    <w:rsid w:val="002D5484"/>
    <w:rsid w:val="002D5673"/>
    <w:rsid w:val="002D5886"/>
    <w:rsid w:val="002D629F"/>
    <w:rsid w:val="002D6592"/>
    <w:rsid w:val="002D6675"/>
    <w:rsid w:val="002D759C"/>
    <w:rsid w:val="002E04CA"/>
    <w:rsid w:val="002E0D28"/>
    <w:rsid w:val="002E1271"/>
    <w:rsid w:val="002E3159"/>
    <w:rsid w:val="002E34E1"/>
    <w:rsid w:val="002E3545"/>
    <w:rsid w:val="002E4EAC"/>
    <w:rsid w:val="002E66C8"/>
    <w:rsid w:val="002E785D"/>
    <w:rsid w:val="002E7E2D"/>
    <w:rsid w:val="002F0032"/>
    <w:rsid w:val="002F0820"/>
    <w:rsid w:val="002F1084"/>
    <w:rsid w:val="002F443B"/>
    <w:rsid w:val="002F6271"/>
    <w:rsid w:val="002F6ACD"/>
    <w:rsid w:val="002F70BC"/>
    <w:rsid w:val="002F7382"/>
    <w:rsid w:val="002F7AA2"/>
    <w:rsid w:val="00300C04"/>
    <w:rsid w:val="003021EA"/>
    <w:rsid w:val="00302898"/>
    <w:rsid w:val="00302972"/>
    <w:rsid w:val="0030338D"/>
    <w:rsid w:val="00305951"/>
    <w:rsid w:val="00306457"/>
    <w:rsid w:val="00306937"/>
    <w:rsid w:val="003073AD"/>
    <w:rsid w:val="00307530"/>
    <w:rsid w:val="003079BE"/>
    <w:rsid w:val="003103CA"/>
    <w:rsid w:val="003113E8"/>
    <w:rsid w:val="00311B87"/>
    <w:rsid w:val="003123F6"/>
    <w:rsid w:val="003140BA"/>
    <w:rsid w:val="00315F11"/>
    <w:rsid w:val="0031701D"/>
    <w:rsid w:val="003171C1"/>
    <w:rsid w:val="0032010B"/>
    <w:rsid w:val="00321117"/>
    <w:rsid w:val="00321D31"/>
    <w:rsid w:val="00322249"/>
    <w:rsid w:val="00322B75"/>
    <w:rsid w:val="00323402"/>
    <w:rsid w:val="00324C58"/>
    <w:rsid w:val="003252C6"/>
    <w:rsid w:val="00325F7C"/>
    <w:rsid w:val="00326694"/>
    <w:rsid w:val="003266CF"/>
    <w:rsid w:val="00327491"/>
    <w:rsid w:val="00327819"/>
    <w:rsid w:val="00327B44"/>
    <w:rsid w:val="00327F9D"/>
    <w:rsid w:val="003300A8"/>
    <w:rsid w:val="00330CA3"/>
    <w:rsid w:val="00330E75"/>
    <w:rsid w:val="0033283F"/>
    <w:rsid w:val="0033309D"/>
    <w:rsid w:val="00336074"/>
    <w:rsid w:val="0033677F"/>
    <w:rsid w:val="003377CD"/>
    <w:rsid w:val="003401CC"/>
    <w:rsid w:val="003401D5"/>
    <w:rsid w:val="003421EF"/>
    <w:rsid w:val="00342C31"/>
    <w:rsid w:val="00342E63"/>
    <w:rsid w:val="003431D1"/>
    <w:rsid w:val="003434B5"/>
    <w:rsid w:val="00343AE9"/>
    <w:rsid w:val="00343DB8"/>
    <w:rsid w:val="003453C8"/>
    <w:rsid w:val="00345428"/>
    <w:rsid w:val="00345C2E"/>
    <w:rsid w:val="003467DD"/>
    <w:rsid w:val="00346984"/>
    <w:rsid w:val="00350142"/>
    <w:rsid w:val="0035060F"/>
    <w:rsid w:val="00352454"/>
    <w:rsid w:val="003530C9"/>
    <w:rsid w:val="0035360F"/>
    <w:rsid w:val="00354388"/>
    <w:rsid w:val="003549A6"/>
    <w:rsid w:val="003552C3"/>
    <w:rsid w:val="00355FF6"/>
    <w:rsid w:val="0035603F"/>
    <w:rsid w:val="003563C3"/>
    <w:rsid w:val="0035650B"/>
    <w:rsid w:val="00356F05"/>
    <w:rsid w:val="00357425"/>
    <w:rsid w:val="003610F9"/>
    <w:rsid w:val="00361768"/>
    <w:rsid w:val="00361ED1"/>
    <w:rsid w:val="00361EE3"/>
    <w:rsid w:val="0036279D"/>
    <w:rsid w:val="003629EA"/>
    <w:rsid w:val="00363321"/>
    <w:rsid w:val="003636F5"/>
    <w:rsid w:val="003639B3"/>
    <w:rsid w:val="00363A87"/>
    <w:rsid w:val="003642F1"/>
    <w:rsid w:val="0036618F"/>
    <w:rsid w:val="003661D5"/>
    <w:rsid w:val="003666E6"/>
    <w:rsid w:val="003672AD"/>
    <w:rsid w:val="00371E44"/>
    <w:rsid w:val="00373560"/>
    <w:rsid w:val="003735B4"/>
    <w:rsid w:val="00374D6A"/>
    <w:rsid w:val="003750B8"/>
    <w:rsid w:val="00375900"/>
    <w:rsid w:val="00376906"/>
    <w:rsid w:val="00376D58"/>
    <w:rsid w:val="00377101"/>
    <w:rsid w:val="00377383"/>
    <w:rsid w:val="0038002C"/>
    <w:rsid w:val="003809EE"/>
    <w:rsid w:val="00380E4B"/>
    <w:rsid w:val="003814DA"/>
    <w:rsid w:val="00381B9F"/>
    <w:rsid w:val="00382513"/>
    <w:rsid w:val="00383D43"/>
    <w:rsid w:val="00384D54"/>
    <w:rsid w:val="003851D9"/>
    <w:rsid w:val="00385324"/>
    <w:rsid w:val="00385922"/>
    <w:rsid w:val="00386657"/>
    <w:rsid w:val="00386C5D"/>
    <w:rsid w:val="0038756A"/>
    <w:rsid w:val="0039024A"/>
    <w:rsid w:val="003908E7"/>
    <w:rsid w:val="00392005"/>
    <w:rsid w:val="0039247A"/>
    <w:rsid w:val="003928D5"/>
    <w:rsid w:val="00393A26"/>
    <w:rsid w:val="003942B3"/>
    <w:rsid w:val="003947BC"/>
    <w:rsid w:val="00395CFC"/>
    <w:rsid w:val="0039687B"/>
    <w:rsid w:val="003973AA"/>
    <w:rsid w:val="0039781A"/>
    <w:rsid w:val="003A06F4"/>
    <w:rsid w:val="003A0BB5"/>
    <w:rsid w:val="003A215E"/>
    <w:rsid w:val="003A2E56"/>
    <w:rsid w:val="003A2FD2"/>
    <w:rsid w:val="003A3A2E"/>
    <w:rsid w:val="003A4A37"/>
    <w:rsid w:val="003A5FD8"/>
    <w:rsid w:val="003A6B33"/>
    <w:rsid w:val="003A6DCB"/>
    <w:rsid w:val="003B061F"/>
    <w:rsid w:val="003B079E"/>
    <w:rsid w:val="003B11C9"/>
    <w:rsid w:val="003B273D"/>
    <w:rsid w:val="003B2D44"/>
    <w:rsid w:val="003B5AE9"/>
    <w:rsid w:val="003B5E26"/>
    <w:rsid w:val="003B676B"/>
    <w:rsid w:val="003B6924"/>
    <w:rsid w:val="003B7C0A"/>
    <w:rsid w:val="003C06F4"/>
    <w:rsid w:val="003C1F97"/>
    <w:rsid w:val="003C293D"/>
    <w:rsid w:val="003C69AB"/>
    <w:rsid w:val="003C6E96"/>
    <w:rsid w:val="003C796A"/>
    <w:rsid w:val="003D113D"/>
    <w:rsid w:val="003D2CC7"/>
    <w:rsid w:val="003D3F2D"/>
    <w:rsid w:val="003D4436"/>
    <w:rsid w:val="003D56E8"/>
    <w:rsid w:val="003E0104"/>
    <w:rsid w:val="003E0612"/>
    <w:rsid w:val="003E1328"/>
    <w:rsid w:val="003E25B0"/>
    <w:rsid w:val="003E2A4B"/>
    <w:rsid w:val="003E3B92"/>
    <w:rsid w:val="003E40C5"/>
    <w:rsid w:val="003E4A5B"/>
    <w:rsid w:val="003E6694"/>
    <w:rsid w:val="003F0D27"/>
    <w:rsid w:val="003F0DB4"/>
    <w:rsid w:val="003F298A"/>
    <w:rsid w:val="003F2D51"/>
    <w:rsid w:val="003F447B"/>
    <w:rsid w:val="003F4FE7"/>
    <w:rsid w:val="003F51F4"/>
    <w:rsid w:val="003F586E"/>
    <w:rsid w:val="003F62AC"/>
    <w:rsid w:val="003F730A"/>
    <w:rsid w:val="003F7441"/>
    <w:rsid w:val="003F79A7"/>
    <w:rsid w:val="00400206"/>
    <w:rsid w:val="004008C8"/>
    <w:rsid w:val="00401554"/>
    <w:rsid w:val="004019B7"/>
    <w:rsid w:val="00401C52"/>
    <w:rsid w:val="00402793"/>
    <w:rsid w:val="00402DBA"/>
    <w:rsid w:val="00403420"/>
    <w:rsid w:val="0040497D"/>
    <w:rsid w:val="00404E00"/>
    <w:rsid w:val="00405AD7"/>
    <w:rsid w:val="004069BB"/>
    <w:rsid w:val="00407610"/>
    <w:rsid w:val="004077EB"/>
    <w:rsid w:val="004112FA"/>
    <w:rsid w:val="004120C2"/>
    <w:rsid w:val="00412C1F"/>
    <w:rsid w:val="00412F4D"/>
    <w:rsid w:val="00414EE1"/>
    <w:rsid w:val="00417043"/>
    <w:rsid w:val="00421831"/>
    <w:rsid w:val="00421852"/>
    <w:rsid w:val="00421AA0"/>
    <w:rsid w:val="0042311A"/>
    <w:rsid w:val="00424B3C"/>
    <w:rsid w:val="00425005"/>
    <w:rsid w:val="00425798"/>
    <w:rsid w:val="0042665C"/>
    <w:rsid w:val="00426675"/>
    <w:rsid w:val="00430252"/>
    <w:rsid w:val="0043033D"/>
    <w:rsid w:val="004303B5"/>
    <w:rsid w:val="00430976"/>
    <w:rsid w:val="00431153"/>
    <w:rsid w:val="00431366"/>
    <w:rsid w:val="00431710"/>
    <w:rsid w:val="00432CBC"/>
    <w:rsid w:val="00433163"/>
    <w:rsid w:val="00434C8A"/>
    <w:rsid w:val="00435384"/>
    <w:rsid w:val="0043545D"/>
    <w:rsid w:val="004354CE"/>
    <w:rsid w:val="00436054"/>
    <w:rsid w:val="00436936"/>
    <w:rsid w:val="00436C70"/>
    <w:rsid w:val="004377A1"/>
    <w:rsid w:val="0044021D"/>
    <w:rsid w:val="004406A8"/>
    <w:rsid w:val="00440C51"/>
    <w:rsid w:val="00443924"/>
    <w:rsid w:val="00444710"/>
    <w:rsid w:val="00444EEF"/>
    <w:rsid w:val="004457F8"/>
    <w:rsid w:val="00445B5A"/>
    <w:rsid w:val="00450045"/>
    <w:rsid w:val="00452B87"/>
    <w:rsid w:val="00452C81"/>
    <w:rsid w:val="00453C5B"/>
    <w:rsid w:val="004551D0"/>
    <w:rsid w:val="00455BE6"/>
    <w:rsid w:val="004560F9"/>
    <w:rsid w:val="00456A63"/>
    <w:rsid w:val="00457216"/>
    <w:rsid w:val="00457AB5"/>
    <w:rsid w:val="00457F89"/>
    <w:rsid w:val="00460272"/>
    <w:rsid w:val="0046051B"/>
    <w:rsid w:val="004618C8"/>
    <w:rsid w:val="004639D6"/>
    <w:rsid w:val="00464C19"/>
    <w:rsid w:val="004652C7"/>
    <w:rsid w:val="00465710"/>
    <w:rsid w:val="0047005E"/>
    <w:rsid w:val="00470494"/>
    <w:rsid w:val="00470C6C"/>
    <w:rsid w:val="004718A1"/>
    <w:rsid w:val="004724D0"/>
    <w:rsid w:val="00473A03"/>
    <w:rsid w:val="00473CCF"/>
    <w:rsid w:val="00473DC3"/>
    <w:rsid w:val="00473F94"/>
    <w:rsid w:val="0048073C"/>
    <w:rsid w:val="00482A82"/>
    <w:rsid w:val="0048631A"/>
    <w:rsid w:val="004864F1"/>
    <w:rsid w:val="004871CF"/>
    <w:rsid w:val="0049354C"/>
    <w:rsid w:val="004942A4"/>
    <w:rsid w:val="00494F92"/>
    <w:rsid w:val="00496B8D"/>
    <w:rsid w:val="00496D48"/>
    <w:rsid w:val="00497A03"/>
    <w:rsid w:val="00497D35"/>
    <w:rsid w:val="004A04A3"/>
    <w:rsid w:val="004A1098"/>
    <w:rsid w:val="004A2A54"/>
    <w:rsid w:val="004A3447"/>
    <w:rsid w:val="004A4902"/>
    <w:rsid w:val="004A5557"/>
    <w:rsid w:val="004A6DF3"/>
    <w:rsid w:val="004A76F7"/>
    <w:rsid w:val="004B23A0"/>
    <w:rsid w:val="004B344E"/>
    <w:rsid w:val="004B54C7"/>
    <w:rsid w:val="004B59DB"/>
    <w:rsid w:val="004B6905"/>
    <w:rsid w:val="004B6C15"/>
    <w:rsid w:val="004B7471"/>
    <w:rsid w:val="004B7984"/>
    <w:rsid w:val="004B7EBC"/>
    <w:rsid w:val="004C0D52"/>
    <w:rsid w:val="004C2A29"/>
    <w:rsid w:val="004C3045"/>
    <w:rsid w:val="004C35C1"/>
    <w:rsid w:val="004C5254"/>
    <w:rsid w:val="004C5E7D"/>
    <w:rsid w:val="004C62A1"/>
    <w:rsid w:val="004C66D6"/>
    <w:rsid w:val="004D0F11"/>
    <w:rsid w:val="004D1230"/>
    <w:rsid w:val="004D2853"/>
    <w:rsid w:val="004D310E"/>
    <w:rsid w:val="004D420A"/>
    <w:rsid w:val="004D4B41"/>
    <w:rsid w:val="004D5202"/>
    <w:rsid w:val="004D55EE"/>
    <w:rsid w:val="004D6CD9"/>
    <w:rsid w:val="004E2780"/>
    <w:rsid w:val="004E32B8"/>
    <w:rsid w:val="004E4197"/>
    <w:rsid w:val="004E42D4"/>
    <w:rsid w:val="004E4C81"/>
    <w:rsid w:val="004E4D66"/>
    <w:rsid w:val="004E564C"/>
    <w:rsid w:val="004E568B"/>
    <w:rsid w:val="004E589D"/>
    <w:rsid w:val="004E5A6E"/>
    <w:rsid w:val="004E7E4A"/>
    <w:rsid w:val="004E7F74"/>
    <w:rsid w:val="004F0097"/>
    <w:rsid w:val="004F06F8"/>
    <w:rsid w:val="004F08DD"/>
    <w:rsid w:val="004F0B48"/>
    <w:rsid w:val="004F146D"/>
    <w:rsid w:val="004F28BF"/>
    <w:rsid w:val="004F3AAE"/>
    <w:rsid w:val="004F4268"/>
    <w:rsid w:val="004F57B6"/>
    <w:rsid w:val="004F5EF9"/>
    <w:rsid w:val="004F6CB8"/>
    <w:rsid w:val="004F71A0"/>
    <w:rsid w:val="004F72DE"/>
    <w:rsid w:val="004F7AAB"/>
    <w:rsid w:val="004F7B7E"/>
    <w:rsid w:val="005002A9"/>
    <w:rsid w:val="005004CE"/>
    <w:rsid w:val="00500765"/>
    <w:rsid w:val="005011BF"/>
    <w:rsid w:val="00501771"/>
    <w:rsid w:val="00501C38"/>
    <w:rsid w:val="00501EBE"/>
    <w:rsid w:val="0050235E"/>
    <w:rsid w:val="005028D9"/>
    <w:rsid w:val="005044FF"/>
    <w:rsid w:val="00504B1D"/>
    <w:rsid w:val="00505877"/>
    <w:rsid w:val="00507371"/>
    <w:rsid w:val="00510B4D"/>
    <w:rsid w:val="0051237E"/>
    <w:rsid w:val="00513CB9"/>
    <w:rsid w:val="0051486B"/>
    <w:rsid w:val="00514B95"/>
    <w:rsid w:val="00515199"/>
    <w:rsid w:val="005154B9"/>
    <w:rsid w:val="00515DD6"/>
    <w:rsid w:val="00517A58"/>
    <w:rsid w:val="00522192"/>
    <w:rsid w:val="00522E35"/>
    <w:rsid w:val="00522FAE"/>
    <w:rsid w:val="00524931"/>
    <w:rsid w:val="00524F54"/>
    <w:rsid w:val="0052574E"/>
    <w:rsid w:val="00525F04"/>
    <w:rsid w:val="005261BF"/>
    <w:rsid w:val="005263E9"/>
    <w:rsid w:val="0052667E"/>
    <w:rsid w:val="00530B49"/>
    <w:rsid w:val="00531576"/>
    <w:rsid w:val="00532402"/>
    <w:rsid w:val="00532BF8"/>
    <w:rsid w:val="00532D55"/>
    <w:rsid w:val="00534A6D"/>
    <w:rsid w:val="00536690"/>
    <w:rsid w:val="0053708D"/>
    <w:rsid w:val="005418E6"/>
    <w:rsid w:val="00541E65"/>
    <w:rsid w:val="00546234"/>
    <w:rsid w:val="00547005"/>
    <w:rsid w:val="0055025E"/>
    <w:rsid w:val="00552775"/>
    <w:rsid w:val="005529C4"/>
    <w:rsid w:val="0055437C"/>
    <w:rsid w:val="005548A1"/>
    <w:rsid w:val="00554CA9"/>
    <w:rsid w:val="00557B14"/>
    <w:rsid w:val="00561676"/>
    <w:rsid w:val="0056179D"/>
    <w:rsid w:val="00563204"/>
    <w:rsid w:val="00564015"/>
    <w:rsid w:val="00564334"/>
    <w:rsid w:val="00565ACE"/>
    <w:rsid w:val="0056678B"/>
    <w:rsid w:val="0056680D"/>
    <w:rsid w:val="00566B18"/>
    <w:rsid w:val="005674E4"/>
    <w:rsid w:val="005675FE"/>
    <w:rsid w:val="0057041C"/>
    <w:rsid w:val="0057063F"/>
    <w:rsid w:val="00571A5B"/>
    <w:rsid w:val="00571CB4"/>
    <w:rsid w:val="00572B23"/>
    <w:rsid w:val="00573F86"/>
    <w:rsid w:val="00575D00"/>
    <w:rsid w:val="00576637"/>
    <w:rsid w:val="005766CB"/>
    <w:rsid w:val="00577544"/>
    <w:rsid w:val="00577810"/>
    <w:rsid w:val="0057787C"/>
    <w:rsid w:val="00577CE6"/>
    <w:rsid w:val="00577ED6"/>
    <w:rsid w:val="00581973"/>
    <w:rsid w:val="00581C6F"/>
    <w:rsid w:val="00582661"/>
    <w:rsid w:val="00583311"/>
    <w:rsid w:val="005841CA"/>
    <w:rsid w:val="0058580B"/>
    <w:rsid w:val="00585E05"/>
    <w:rsid w:val="0058690B"/>
    <w:rsid w:val="00586D9A"/>
    <w:rsid w:val="00586F2E"/>
    <w:rsid w:val="0058746F"/>
    <w:rsid w:val="005900D8"/>
    <w:rsid w:val="005912A8"/>
    <w:rsid w:val="00591455"/>
    <w:rsid w:val="00594B76"/>
    <w:rsid w:val="00595587"/>
    <w:rsid w:val="00595BD7"/>
    <w:rsid w:val="00595CC8"/>
    <w:rsid w:val="0059671A"/>
    <w:rsid w:val="0059695E"/>
    <w:rsid w:val="005A02B4"/>
    <w:rsid w:val="005A0A2C"/>
    <w:rsid w:val="005A0C39"/>
    <w:rsid w:val="005A115E"/>
    <w:rsid w:val="005A1A84"/>
    <w:rsid w:val="005A1F8D"/>
    <w:rsid w:val="005A3BE4"/>
    <w:rsid w:val="005A3F84"/>
    <w:rsid w:val="005A5946"/>
    <w:rsid w:val="005A5DEE"/>
    <w:rsid w:val="005A644D"/>
    <w:rsid w:val="005A66F4"/>
    <w:rsid w:val="005A6708"/>
    <w:rsid w:val="005A7750"/>
    <w:rsid w:val="005B02E8"/>
    <w:rsid w:val="005B07F6"/>
    <w:rsid w:val="005B0CAA"/>
    <w:rsid w:val="005B1D4D"/>
    <w:rsid w:val="005B28A6"/>
    <w:rsid w:val="005B33BE"/>
    <w:rsid w:val="005B482F"/>
    <w:rsid w:val="005B4E91"/>
    <w:rsid w:val="005B4EA0"/>
    <w:rsid w:val="005B505B"/>
    <w:rsid w:val="005B577B"/>
    <w:rsid w:val="005B5AB1"/>
    <w:rsid w:val="005B65A0"/>
    <w:rsid w:val="005B7123"/>
    <w:rsid w:val="005C0AD9"/>
    <w:rsid w:val="005C0DB0"/>
    <w:rsid w:val="005C1500"/>
    <w:rsid w:val="005C1DC9"/>
    <w:rsid w:val="005C2384"/>
    <w:rsid w:val="005C283E"/>
    <w:rsid w:val="005C290E"/>
    <w:rsid w:val="005C2EEB"/>
    <w:rsid w:val="005C49E4"/>
    <w:rsid w:val="005C4A05"/>
    <w:rsid w:val="005C4EE7"/>
    <w:rsid w:val="005C62CE"/>
    <w:rsid w:val="005D0261"/>
    <w:rsid w:val="005D1846"/>
    <w:rsid w:val="005D2F9A"/>
    <w:rsid w:val="005D45AD"/>
    <w:rsid w:val="005D4911"/>
    <w:rsid w:val="005D59E3"/>
    <w:rsid w:val="005D5A02"/>
    <w:rsid w:val="005D61D2"/>
    <w:rsid w:val="005D6A70"/>
    <w:rsid w:val="005D7FAF"/>
    <w:rsid w:val="005E0C27"/>
    <w:rsid w:val="005E27F6"/>
    <w:rsid w:val="005E3AD4"/>
    <w:rsid w:val="005E59A2"/>
    <w:rsid w:val="005E7112"/>
    <w:rsid w:val="005E7A87"/>
    <w:rsid w:val="005F0833"/>
    <w:rsid w:val="005F13DA"/>
    <w:rsid w:val="005F1C80"/>
    <w:rsid w:val="005F2086"/>
    <w:rsid w:val="005F3008"/>
    <w:rsid w:val="005F3255"/>
    <w:rsid w:val="005F43E6"/>
    <w:rsid w:val="005F5159"/>
    <w:rsid w:val="005F764D"/>
    <w:rsid w:val="005F7E2B"/>
    <w:rsid w:val="0060219D"/>
    <w:rsid w:val="006065A0"/>
    <w:rsid w:val="00606A2D"/>
    <w:rsid w:val="00606ED7"/>
    <w:rsid w:val="00606EE4"/>
    <w:rsid w:val="00607170"/>
    <w:rsid w:val="006107F7"/>
    <w:rsid w:val="006114D0"/>
    <w:rsid w:val="00611772"/>
    <w:rsid w:val="00611990"/>
    <w:rsid w:val="00611C9C"/>
    <w:rsid w:val="00612103"/>
    <w:rsid w:val="00612F37"/>
    <w:rsid w:val="006149BD"/>
    <w:rsid w:val="00614CC8"/>
    <w:rsid w:val="006154C8"/>
    <w:rsid w:val="00615CDA"/>
    <w:rsid w:val="00617A5A"/>
    <w:rsid w:val="00621D90"/>
    <w:rsid w:val="00622162"/>
    <w:rsid w:val="0062338F"/>
    <w:rsid w:val="0062341A"/>
    <w:rsid w:val="00623E80"/>
    <w:rsid w:val="006242F4"/>
    <w:rsid w:val="00624F2A"/>
    <w:rsid w:val="00624F84"/>
    <w:rsid w:val="00625C42"/>
    <w:rsid w:val="006272C5"/>
    <w:rsid w:val="006275EF"/>
    <w:rsid w:val="00627606"/>
    <w:rsid w:val="00630519"/>
    <w:rsid w:val="00630E63"/>
    <w:rsid w:val="006327C7"/>
    <w:rsid w:val="00633C3C"/>
    <w:rsid w:val="00635CF9"/>
    <w:rsid w:val="0063720C"/>
    <w:rsid w:val="006378CE"/>
    <w:rsid w:val="006378E2"/>
    <w:rsid w:val="00637902"/>
    <w:rsid w:val="00640869"/>
    <w:rsid w:val="006422FC"/>
    <w:rsid w:val="00644689"/>
    <w:rsid w:val="00646288"/>
    <w:rsid w:val="006462F3"/>
    <w:rsid w:val="006507B2"/>
    <w:rsid w:val="00651FF3"/>
    <w:rsid w:val="006531BD"/>
    <w:rsid w:val="006532D1"/>
    <w:rsid w:val="006567F4"/>
    <w:rsid w:val="0065688A"/>
    <w:rsid w:val="0065720B"/>
    <w:rsid w:val="00657D65"/>
    <w:rsid w:val="00660340"/>
    <w:rsid w:val="00660352"/>
    <w:rsid w:val="00660C40"/>
    <w:rsid w:val="006631A8"/>
    <w:rsid w:val="006642CB"/>
    <w:rsid w:val="006669EB"/>
    <w:rsid w:val="006670C8"/>
    <w:rsid w:val="006672A0"/>
    <w:rsid w:val="00672257"/>
    <w:rsid w:val="006725A4"/>
    <w:rsid w:val="006734F5"/>
    <w:rsid w:val="00673657"/>
    <w:rsid w:val="00674200"/>
    <w:rsid w:val="0067498C"/>
    <w:rsid w:val="00675031"/>
    <w:rsid w:val="0067511C"/>
    <w:rsid w:val="00676E8F"/>
    <w:rsid w:val="0068075B"/>
    <w:rsid w:val="00680BAE"/>
    <w:rsid w:val="006820F7"/>
    <w:rsid w:val="00682113"/>
    <w:rsid w:val="00682BF1"/>
    <w:rsid w:val="00683CF0"/>
    <w:rsid w:val="00683D76"/>
    <w:rsid w:val="00683E4B"/>
    <w:rsid w:val="00684CCA"/>
    <w:rsid w:val="00685812"/>
    <w:rsid w:val="006861FE"/>
    <w:rsid w:val="00686B2D"/>
    <w:rsid w:val="006878D6"/>
    <w:rsid w:val="00691D67"/>
    <w:rsid w:val="00691EEF"/>
    <w:rsid w:val="006924DE"/>
    <w:rsid w:val="006924DF"/>
    <w:rsid w:val="006930D6"/>
    <w:rsid w:val="006973A2"/>
    <w:rsid w:val="00697494"/>
    <w:rsid w:val="006A01AD"/>
    <w:rsid w:val="006A02ED"/>
    <w:rsid w:val="006A0308"/>
    <w:rsid w:val="006A0FFC"/>
    <w:rsid w:val="006A1844"/>
    <w:rsid w:val="006A1B84"/>
    <w:rsid w:val="006A1F99"/>
    <w:rsid w:val="006A2F89"/>
    <w:rsid w:val="006A316B"/>
    <w:rsid w:val="006A3494"/>
    <w:rsid w:val="006A3641"/>
    <w:rsid w:val="006A3781"/>
    <w:rsid w:val="006A5372"/>
    <w:rsid w:val="006A540B"/>
    <w:rsid w:val="006A58EC"/>
    <w:rsid w:val="006A74A5"/>
    <w:rsid w:val="006B0FC0"/>
    <w:rsid w:val="006B198F"/>
    <w:rsid w:val="006B1EAD"/>
    <w:rsid w:val="006B364B"/>
    <w:rsid w:val="006B4E1C"/>
    <w:rsid w:val="006B54AC"/>
    <w:rsid w:val="006B600F"/>
    <w:rsid w:val="006B6166"/>
    <w:rsid w:val="006B625C"/>
    <w:rsid w:val="006B6C2B"/>
    <w:rsid w:val="006B6DE7"/>
    <w:rsid w:val="006B7533"/>
    <w:rsid w:val="006B7AF7"/>
    <w:rsid w:val="006B7DEC"/>
    <w:rsid w:val="006C0B9F"/>
    <w:rsid w:val="006C0E78"/>
    <w:rsid w:val="006C1639"/>
    <w:rsid w:val="006C17A6"/>
    <w:rsid w:val="006C32C9"/>
    <w:rsid w:val="006C4F45"/>
    <w:rsid w:val="006C6949"/>
    <w:rsid w:val="006C6BFB"/>
    <w:rsid w:val="006C7120"/>
    <w:rsid w:val="006D0292"/>
    <w:rsid w:val="006D0E93"/>
    <w:rsid w:val="006D22CE"/>
    <w:rsid w:val="006D2943"/>
    <w:rsid w:val="006D2E1D"/>
    <w:rsid w:val="006D4CE0"/>
    <w:rsid w:val="006D6089"/>
    <w:rsid w:val="006D6B69"/>
    <w:rsid w:val="006D722F"/>
    <w:rsid w:val="006E0013"/>
    <w:rsid w:val="006E0980"/>
    <w:rsid w:val="006E0E52"/>
    <w:rsid w:val="006E1076"/>
    <w:rsid w:val="006E1F19"/>
    <w:rsid w:val="006E2D6B"/>
    <w:rsid w:val="006E41E7"/>
    <w:rsid w:val="006E4A39"/>
    <w:rsid w:val="006E5FFD"/>
    <w:rsid w:val="006E6E26"/>
    <w:rsid w:val="006E7157"/>
    <w:rsid w:val="006E7D50"/>
    <w:rsid w:val="006F017A"/>
    <w:rsid w:val="006F07B3"/>
    <w:rsid w:val="006F0EAE"/>
    <w:rsid w:val="006F2B1C"/>
    <w:rsid w:val="006F3E7E"/>
    <w:rsid w:val="006F3EBD"/>
    <w:rsid w:val="006F454E"/>
    <w:rsid w:val="006F51AA"/>
    <w:rsid w:val="006F54A9"/>
    <w:rsid w:val="00700331"/>
    <w:rsid w:val="00700BC3"/>
    <w:rsid w:val="0070145A"/>
    <w:rsid w:val="007026F2"/>
    <w:rsid w:val="0070489E"/>
    <w:rsid w:val="00704A2E"/>
    <w:rsid w:val="0070651B"/>
    <w:rsid w:val="0070759F"/>
    <w:rsid w:val="00707BA3"/>
    <w:rsid w:val="00707D89"/>
    <w:rsid w:val="00710CD0"/>
    <w:rsid w:val="007111D3"/>
    <w:rsid w:val="007133FF"/>
    <w:rsid w:val="00713B74"/>
    <w:rsid w:val="00714509"/>
    <w:rsid w:val="00714CBF"/>
    <w:rsid w:val="0071563E"/>
    <w:rsid w:val="00717184"/>
    <w:rsid w:val="007179EA"/>
    <w:rsid w:val="00717B54"/>
    <w:rsid w:val="00721BC4"/>
    <w:rsid w:val="0072214D"/>
    <w:rsid w:val="00722A85"/>
    <w:rsid w:val="00722CCB"/>
    <w:rsid w:val="00724259"/>
    <w:rsid w:val="0072426F"/>
    <w:rsid w:val="00725056"/>
    <w:rsid w:val="007270F3"/>
    <w:rsid w:val="00727C38"/>
    <w:rsid w:val="00730395"/>
    <w:rsid w:val="00730A0E"/>
    <w:rsid w:val="00732047"/>
    <w:rsid w:val="00732717"/>
    <w:rsid w:val="007339A2"/>
    <w:rsid w:val="007341FE"/>
    <w:rsid w:val="00734996"/>
    <w:rsid w:val="00735BD8"/>
    <w:rsid w:val="00736E28"/>
    <w:rsid w:val="00736EF2"/>
    <w:rsid w:val="00740A48"/>
    <w:rsid w:val="00740C4F"/>
    <w:rsid w:val="007414E9"/>
    <w:rsid w:val="0074175B"/>
    <w:rsid w:val="00741DD5"/>
    <w:rsid w:val="00741FE8"/>
    <w:rsid w:val="007440F9"/>
    <w:rsid w:val="00744397"/>
    <w:rsid w:val="00744C94"/>
    <w:rsid w:val="0074734A"/>
    <w:rsid w:val="00750874"/>
    <w:rsid w:val="00750D5C"/>
    <w:rsid w:val="00751407"/>
    <w:rsid w:val="00751AFD"/>
    <w:rsid w:val="00751DAF"/>
    <w:rsid w:val="007521ED"/>
    <w:rsid w:val="00753199"/>
    <w:rsid w:val="007547D2"/>
    <w:rsid w:val="00756FE6"/>
    <w:rsid w:val="00760117"/>
    <w:rsid w:val="007626D4"/>
    <w:rsid w:val="00765121"/>
    <w:rsid w:val="00766459"/>
    <w:rsid w:val="00766D82"/>
    <w:rsid w:val="00767A69"/>
    <w:rsid w:val="00767D16"/>
    <w:rsid w:val="00767D95"/>
    <w:rsid w:val="00770E6A"/>
    <w:rsid w:val="00771474"/>
    <w:rsid w:val="00772466"/>
    <w:rsid w:val="00772867"/>
    <w:rsid w:val="00773365"/>
    <w:rsid w:val="007734CF"/>
    <w:rsid w:val="0077465E"/>
    <w:rsid w:val="007807D5"/>
    <w:rsid w:val="007809EF"/>
    <w:rsid w:val="00780F51"/>
    <w:rsid w:val="007814E0"/>
    <w:rsid w:val="00781A32"/>
    <w:rsid w:val="00781A89"/>
    <w:rsid w:val="0078338C"/>
    <w:rsid w:val="007837BD"/>
    <w:rsid w:val="00783858"/>
    <w:rsid w:val="00784C2F"/>
    <w:rsid w:val="00785DBE"/>
    <w:rsid w:val="00787C36"/>
    <w:rsid w:val="00790390"/>
    <w:rsid w:val="0079169D"/>
    <w:rsid w:val="00791A04"/>
    <w:rsid w:val="00791D3A"/>
    <w:rsid w:val="0079259E"/>
    <w:rsid w:val="00793C48"/>
    <w:rsid w:val="00793CD3"/>
    <w:rsid w:val="00793DB0"/>
    <w:rsid w:val="00794045"/>
    <w:rsid w:val="007950D1"/>
    <w:rsid w:val="0079595B"/>
    <w:rsid w:val="007967E4"/>
    <w:rsid w:val="007972AC"/>
    <w:rsid w:val="00797BCC"/>
    <w:rsid w:val="007A0C15"/>
    <w:rsid w:val="007A1A8B"/>
    <w:rsid w:val="007A468F"/>
    <w:rsid w:val="007A58AA"/>
    <w:rsid w:val="007A66E8"/>
    <w:rsid w:val="007A6C95"/>
    <w:rsid w:val="007A709F"/>
    <w:rsid w:val="007B04FF"/>
    <w:rsid w:val="007B06DF"/>
    <w:rsid w:val="007B0B59"/>
    <w:rsid w:val="007B1693"/>
    <w:rsid w:val="007B654A"/>
    <w:rsid w:val="007B701D"/>
    <w:rsid w:val="007B71D9"/>
    <w:rsid w:val="007C0687"/>
    <w:rsid w:val="007C184E"/>
    <w:rsid w:val="007C23B2"/>
    <w:rsid w:val="007C2A07"/>
    <w:rsid w:val="007C2A8F"/>
    <w:rsid w:val="007C3098"/>
    <w:rsid w:val="007C407F"/>
    <w:rsid w:val="007C48ED"/>
    <w:rsid w:val="007C5492"/>
    <w:rsid w:val="007C5647"/>
    <w:rsid w:val="007C67B8"/>
    <w:rsid w:val="007D00BE"/>
    <w:rsid w:val="007D0728"/>
    <w:rsid w:val="007D08B1"/>
    <w:rsid w:val="007D1BA5"/>
    <w:rsid w:val="007D1DE2"/>
    <w:rsid w:val="007D392B"/>
    <w:rsid w:val="007D4D21"/>
    <w:rsid w:val="007D4FA7"/>
    <w:rsid w:val="007E053E"/>
    <w:rsid w:val="007E0F78"/>
    <w:rsid w:val="007E1CA6"/>
    <w:rsid w:val="007E208A"/>
    <w:rsid w:val="007E21EC"/>
    <w:rsid w:val="007E237B"/>
    <w:rsid w:val="007E4C2A"/>
    <w:rsid w:val="007F02C2"/>
    <w:rsid w:val="007F096A"/>
    <w:rsid w:val="007F12CB"/>
    <w:rsid w:val="007F189C"/>
    <w:rsid w:val="007F1CB3"/>
    <w:rsid w:val="007F2622"/>
    <w:rsid w:val="007F2A8C"/>
    <w:rsid w:val="007F2EB1"/>
    <w:rsid w:val="007F36E3"/>
    <w:rsid w:val="007F4DCA"/>
    <w:rsid w:val="007F6D6B"/>
    <w:rsid w:val="007F7FE4"/>
    <w:rsid w:val="00800558"/>
    <w:rsid w:val="00800926"/>
    <w:rsid w:val="00800F5E"/>
    <w:rsid w:val="008015A6"/>
    <w:rsid w:val="00802135"/>
    <w:rsid w:val="00803236"/>
    <w:rsid w:val="00805A26"/>
    <w:rsid w:val="00806294"/>
    <w:rsid w:val="00806471"/>
    <w:rsid w:val="008070A7"/>
    <w:rsid w:val="00811072"/>
    <w:rsid w:val="008122FA"/>
    <w:rsid w:val="00812330"/>
    <w:rsid w:val="00812540"/>
    <w:rsid w:val="008147BD"/>
    <w:rsid w:val="0081487E"/>
    <w:rsid w:val="00815406"/>
    <w:rsid w:val="00816E39"/>
    <w:rsid w:val="00816F3D"/>
    <w:rsid w:val="00817596"/>
    <w:rsid w:val="00820B16"/>
    <w:rsid w:val="00821582"/>
    <w:rsid w:val="00821985"/>
    <w:rsid w:val="00821B84"/>
    <w:rsid w:val="00822322"/>
    <w:rsid w:val="00822993"/>
    <w:rsid w:val="00823813"/>
    <w:rsid w:val="00824734"/>
    <w:rsid w:val="00827036"/>
    <w:rsid w:val="00831D48"/>
    <w:rsid w:val="008323EC"/>
    <w:rsid w:val="008351FC"/>
    <w:rsid w:val="008354C9"/>
    <w:rsid w:val="00835704"/>
    <w:rsid w:val="00835871"/>
    <w:rsid w:val="0083698C"/>
    <w:rsid w:val="00836F9F"/>
    <w:rsid w:val="008370DE"/>
    <w:rsid w:val="00840068"/>
    <w:rsid w:val="00840790"/>
    <w:rsid w:val="008414F5"/>
    <w:rsid w:val="00841A06"/>
    <w:rsid w:val="00842F9A"/>
    <w:rsid w:val="0084334E"/>
    <w:rsid w:val="00843ABC"/>
    <w:rsid w:val="00843C46"/>
    <w:rsid w:val="00844EB0"/>
    <w:rsid w:val="00846DEB"/>
    <w:rsid w:val="00851DEE"/>
    <w:rsid w:val="00852F42"/>
    <w:rsid w:val="00853D1E"/>
    <w:rsid w:val="0085582B"/>
    <w:rsid w:val="00855976"/>
    <w:rsid w:val="00855B64"/>
    <w:rsid w:val="0085651E"/>
    <w:rsid w:val="008570FC"/>
    <w:rsid w:val="008577F1"/>
    <w:rsid w:val="00857B06"/>
    <w:rsid w:val="008604EF"/>
    <w:rsid w:val="0086200F"/>
    <w:rsid w:val="0086208F"/>
    <w:rsid w:val="0086227E"/>
    <w:rsid w:val="008625AF"/>
    <w:rsid w:val="00863A48"/>
    <w:rsid w:val="00867CE8"/>
    <w:rsid w:val="00870FF6"/>
    <w:rsid w:val="00871D43"/>
    <w:rsid w:val="00871F04"/>
    <w:rsid w:val="0087455C"/>
    <w:rsid w:val="00874BF2"/>
    <w:rsid w:val="00875010"/>
    <w:rsid w:val="00875509"/>
    <w:rsid w:val="00875EFB"/>
    <w:rsid w:val="00877386"/>
    <w:rsid w:val="008776EC"/>
    <w:rsid w:val="00880C9D"/>
    <w:rsid w:val="00882D42"/>
    <w:rsid w:val="00882F15"/>
    <w:rsid w:val="008831C2"/>
    <w:rsid w:val="00883CB2"/>
    <w:rsid w:val="00884F1E"/>
    <w:rsid w:val="00885DB7"/>
    <w:rsid w:val="0088677E"/>
    <w:rsid w:val="0088773A"/>
    <w:rsid w:val="00890983"/>
    <w:rsid w:val="00890D1E"/>
    <w:rsid w:val="008916D4"/>
    <w:rsid w:val="00892127"/>
    <w:rsid w:val="008924C2"/>
    <w:rsid w:val="00892750"/>
    <w:rsid w:val="008932AE"/>
    <w:rsid w:val="0089392C"/>
    <w:rsid w:val="0089409B"/>
    <w:rsid w:val="008942E4"/>
    <w:rsid w:val="008A0801"/>
    <w:rsid w:val="008A1636"/>
    <w:rsid w:val="008A1A8F"/>
    <w:rsid w:val="008A2BFE"/>
    <w:rsid w:val="008A3F83"/>
    <w:rsid w:val="008A5596"/>
    <w:rsid w:val="008A5D00"/>
    <w:rsid w:val="008A5DEF"/>
    <w:rsid w:val="008A6177"/>
    <w:rsid w:val="008A6D56"/>
    <w:rsid w:val="008A7403"/>
    <w:rsid w:val="008A792E"/>
    <w:rsid w:val="008A7C4B"/>
    <w:rsid w:val="008A7EA9"/>
    <w:rsid w:val="008B0647"/>
    <w:rsid w:val="008B161E"/>
    <w:rsid w:val="008B1DDC"/>
    <w:rsid w:val="008B2173"/>
    <w:rsid w:val="008B3330"/>
    <w:rsid w:val="008B4766"/>
    <w:rsid w:val="008B4C6A"/>
    <w:rsid w:val="008B5A10"/>
    <w:rsid w:val="008B5E1A"/>
    <w:rsid w:val="008B5EB9"/>
    <w:rsid w:val="008B755C"/>
    <w:rsid w:val="008B7596"/>
    <w:rsid w:val="008C0933"/>
    <w:rsid w:val="008C2A00"/>
    <w:rsid w:val="008C48D6"/>
    <w:rsid w:val="008C73E7"/>
    <w:rsid w:val="008C7E15"/>
    <w:rsid w:val="008C7F52"/>
    <w:rsid w:val="008D0FE3"/>
    <w:rsid w:val="008D36D0"/>
    <w:rsid w:val="008D4B34"/>
    <w:rsid w:val="008D5AAA"/>
    <w:rsid w:val="008E4E02"/>
    <w:rsid w:val="008F5011"/>
    <w:rsid w:val="008F585D"/>
    <w:rsid w:val="008F5FB1"/>
    <w:rsid w:val="008F6D8B"/>
    <w:rsid w:val="008F6D94"/>
    <w:rsid w:val="008F71F2"/>
    <w:rsid w:val="008F7F13"/>
    <w:rsid w:val="00900741"/>
    <w:rsid w:val="00901B57"/>
    <w:rsid w:val="0090317C"/>
    <w:rsid w:val="00903194"/>
    <w:rsid w:val="0090347F"/>
    <w:rsid w:val="00903C12"/>
    <w:rsid w:val="00904F8E"/>
    <w:rsid w:val="0090571C"/>
    <w:rsid w:val="00905E21"/>
    <w:rsid w:val="009060D0"/>
    <w:rsid w:val="00906154"/>
    <w:rsid w:val="009061D3"/>
    <w:rsid w:val="009062EA"/>
    <w:rsid w:val="00910AB8"/>
    <w:rsid w:val="00910E3F"/>
    <w:rsid w:val="00911204"/>
    <w:rsid w:val="009113BB"/>
    <w:rsid w:val="009123D0"/>
    <w:rsid w:val="00913492"/>
    <w:rsid w:val="00915487"/>
    <w:rsid w:val="009167D4"/>
    <w:rsid w:val="0092125E"/>
    <w:rsid w:val="009216BD"/>
    <w:rsid w:val="0092183A"/>
    <w:rsid w:val="009222BA"/>
    <w:rsid w:val="0092319D"/>
    <w:rsid w:val="00923C7A"/>
    <w:rsid w:val="009245CD"/>
    <w:rsid w:val="009251A4"/>
    <w:rsid w:val="00925568"/>
    <w:rsid w:val="00930AD9"/>
    <w:rsid w:val="00931703"/>
    <w:rsid w:val="009330BD"/>
    <w:rsid w:val="00933123"/>
    <w:rsid w:val="009336E3"/>
    <w:rsid w:val="009347EA"/>
    <w:rsid w:val="00935993"/>
    <w:rsid w:val="00935FA4"/>
    <w:rsid w:val="009366B0"/>
    <w:rsid w:val="0093773A"/>
    <w:rsid w:val="00937DD4"/>
    <w:rsid w:val="009400EC"/>
    <w:rsid w:val="00940B25"/>
    <w:rsid w:val="00940C4B"/>
    <w:rsid w:val="00942B44"/>
    <w:rsid w:val="0094402D"/>
    <w:rsid w:val="009441CE"/>
    <w:rsid w:val="00944863"/>
    <w:rsid w:val="00945A8D"/>
    <w:rsid w:val="0094607B"/>
    <w:rsid w:val="00947AE0"/>
    <w:rsid w:val="009500B0"/>
    <w:rsid w:val="00950B3F"/>
    <w:rsid w:val="0095101E"/>
    <w:rsid w:val="00951441"/>
    <w:rsid w:val="0095325B"/>
    <w:rsid w:val="00953CA1"/>
    <w:rsid w:val="00953F5B"/>
    <w:rsid w:val="00955417"/>
    <w:rsid w:val="009558E8"/>
    <w:rsid w:val="00956690"/>
    <w:rsid w:val="00956E62"/>
    <w:rsid w:val="009626CA"/>
    <w:rsid w:val="00962A64"/>
    <w:rsid w:val="00964551"/>
    <w:rsid w:val="0096532D"/>
    <w:rsid w:val="00965BB5"/>
    <w:rsid w:val="00965D2C"/>
    <w:rsid w:val="00965F07"/>
    <w:rsid w:val="00965F12"/>
    <w:rsid w:val="00967448"/>
    <w:rsid w:val="00970ED7"/>
    <w:rsid w:val="00972919"/>
    <w:rsid w:val="00972F5A"/>
    <w:rsid w:val="009732A5"/>
    <w:rsid w:val="00975057"/>
    <w:rsid w:val="00975D56"/>
    <w:rsid w:val="009775B3"/>
    <w:rsid w:val="009776D1"/>
    <w:rsid w:val="0098083A"/>
    <w:rsid w:val="009808D7"/>
    <w:rsid w:val="00982047"/>
    <w:rsid w:val="0098206A"/>
    <w:rsid w:val="009825AD"/>
    <w:rsid w:val="009852B1"/>
    <w:rsid w:val="00985F7E"/>
    <w:rsid w:val="0098611A"/>
    <w:rsid w:val="00987035"/>
    <w:rsid w:val="0098790B"/>
    <w:rsid w:val="00987DC0"/>
    <w:rsid w:val="00992ADE"/>
    <w:rsid w:val="00994804"/>
    <w:rsid w:val="00994CD6"/>
    <w:rsid w:val="00996BFC"/>
    <w:rsid w:val="00997249"/>
    <w:rsid w:val="009A23D2"/>
    <w:rsid w:val="009A28D5"/>
    <w:rsid w:val="009A37FA"/>
    <w:rsid w:val="009A3C82"/>
    <w:rsid w:val="009A595E"/>
    <w:rsid w:val="009A5A6B"/>
    <w:rsid w:val="009A5C6E"/>
    <w:rsid w:val="009A62D4"/>
    <w:rsid w:val="009A64DF"/>
    <w:rsid w:val="009A6577"/>
    <w:rsid w:val="009A7763"/>
    <w:rsid w:val="009B14B9"/>
    <w:rsid w:val="009B5294"/>
    <w:rsid w:val="009B5EF9"/>
    <w:rsid w:val="009B6068"/>
    <w:rsid w:val="009B62BA"/>
    <w:rsid w:val="009B62C5"/>
    <w:rsid w:val="009B6A62"/>
    <w:rsid w:val="009B6D69"/>
    <w:rsid w:val="009B7172"/>
    <w:rsid w:val="009C06EA"/>
    <w:rsid w:val="009C0A00"/>
    <w:rsid w:val="009C4A37"/>
    <w:rsid w:val="009C6347"/>
    <w:rsid w:val="009C685A"/>
    <w:rsid w:val="009C6CBC"/>
    <w:rsid w:val="009C733E"/>
    <w:rsid w:val="009C74A0"/>
    <w:rsid w:val="009C779E"/>
    <w:rsid w:val="009D07FE"/>
    <w:rsid w:val="009D2136"/>
    <w:rsid w:val="009D21FF"/>
    <w:rsid w:val="009D260A"/>
    <w:rsid w:val="009D3658"/>
    <w:rsid w:val="009D4077"/>
    <w:rsid w:val="009D606D"/>
    <w:rsid w:val="009D62CE"/>
    <w:rsid w:val="009D6CC3"/>
    <w:rsid w:val="009D7380"/>
    <w:rsid w:val="009D749C"/>
    <w:rsid w:val="009D76E3"/>
    <w:rsid w:val="009E005C"/>
    <w:rsid w:val="009E006A"/>
    <w:rsid w:val="009E05EE"/>
    <w:rsid w:val="009E0D9C"/>
    <w:rsid w:val="009E1058"/>
    <w:rsid w:val="009E16D2"/>
    <w:rsid w:val="009E24E3"/>
    <w:rsid w:val="009E2725"/>
    <w:rsid w:val="009E2A5D"/>
    <w:rsid w:val="009E302C"/>
    <w:rsid w:val="009E4998"/>
    <w:rsid w:val="009E60F9"/>
    <w:rsid w:val="009E64D5"/>
    <w:rsid w:val="009E6831"/>
    <w:rsid w:val="009F15B3"/>
    <w:rsid w:val="009F16FE"/>
    <w:rsid w:val="009F1748"/>
    <w:rsid w:val="009F2367"/>
    <w:rsid w:val="009F2983"/>
    <w:rsid w:val="009F43CF"/>
    <w:rsid w:val="009F5223"/>
    <w:rsid w:val="009F6215"/>
    <w:rsid w:val="009F66CF"/>
    <w:rsid w:val="009F7911"/>
    <w:rsid w:val="00A00662"/>
    <w:rsid w:val="00A0081D"/>
    <w:rsid w:val="00A01CA9"/>
    <w:rsid w:val="00A023B3"/>
    <w:rsid w:val="00A0257A"/>
    <w:rsid w:val="00A02CA8"/>
    <w:rsid w:val="00A03DB5"/>
    <w:rsid w:val="00A0443D"/>
    <w:rsid w:val="00A0548D"/>
    <w:rsid w:val="00A064C2"/>
    <w:rsid w:val="00A06D5B"/>
    <w:rsid w:val="00A07637"/>
    <w:rsid w:val="00A0774A"/>
    <w:rsid w:val="00A1204E"/>
    <w:rsid w:val="00A128C3"/>
    <w:rsid w:val="00A130B6"/>
    <w:rsid w:val="00A148E0"/>
    <w:rsid w:val="00A14F01"/>
    <w:rsid w:val="00A16DAF"/>
    <w:rsid w:val="00A20788"/>
    <w:rsid w:val="00A245A6"/>
    <w:rsid w:val="00A25D68"/>
    <w:rsid w:val="00A2685E"/>
    <w:rsid w:val="00A317D8"/>
    <w:rsid w:val="00A32F9A"/>
    <w:rsid w:val="00A33C45"/>
    <w:rsid w:val="00A33D44"/>
    <w:rsid w:val="00A35425"/>
    <w:rsid w:val="00A37815"/>
    <w:rsid w:val="00A40D55"/>
    <w:rsid w:val="00A41684"/>
    <w:rsid w:val="00A42BF3"/>
    <w:rsid w:val="00A44467"/>
    <w:rsid w:val="00A44AF5"/>
    <w:rsid w:val="00A44D79"/>
    <w:rsid w:val="00A44FC4"/>
    <w:rsid w:val="00A45959"/>
    <w:rsid w:val="00A4666E"/>
    <w:rsid w:val="00A46D88"/>
    <w:rsid w:val="00A502D6"/>
    <w:rsid w:val="00A50929"/>
    <w:rsid w:val="00A50ED9"/>
    <w:rsid w:val="00A51680"/>
    <w:rsid w:val="00A5433E"/>
    <w:rsid w:val="00A56D3F"/>
    <w:rsid w:val="00A57179"/>
    <w:rsid w:val="00A57805"/>
    <w:rsid w:val="00A57A81"/>
    <w:rsid w:val="00A61051"/>
    <w:rsid w:val="00A616BD"/>
    <w:rsid w:val="00A63833"/>
    <w:rsid w:val="00A63BE4"/>
    <w:rsid w:val="00A63EE6"/>
    <w:rsid w:val="00A644DB"/>
    <w:rsid w:val="00A66C1C"/>
    <w:rsid w:val="00A70260"/>
    <w:rsid w:val="00A70905"/>
    <w:rsid w:val="00A709B8"/>
    <w:rsid w:val="00A71F0E"/>
    <w:rsid w:val="00A731FF"/>
    <w:rsid w:val="00A73533"/>
    <w:rsid w:val="00A73861"/>
    <w:rsid w:val="00A73E2F"/>
    <w:rsid w:val="00A753E6"/>
    <w:rsid w:val="00A76B17"/>
    <w:rsid w:val="00A776D3"/>
    <w:rsid w:val="00A77DFA"/>
    <w:rsid w:val="00A80647"/>
    <w:rsid w:val="00A80689"/>
    <w:rsid w:val="00A82D5E"/>
    <w:rsid w:val="00A83243"/>
    <w:rsid w:val="00A850FC"/>
    <w:rsid w:val="00A855C9"/>
    <w:rsid w:val="00A85F4C"/>
    <w:rsid w:val="00A87654"/>
    <w:rsid w:val="00A92B3B"/>
    <w:rsid w:val="00A9353F"/>
    <w:rsid w:val="00A94569"/>
    <w:rsid w:val="00A955B7"/>
    <w:rsid w:val="00A97451"/>
    <w:rsid w:val="00AA023A"/>
    <w:rsid w:val="00AA13FC"/>
    <w:rsid w:val="00AA1437"/>
    <w:rsid w:val="00AA169E"/>
    <w:rsid w:val="00AA1A76"/>
    <w:rsid w:val="00AA3534"/>
    <w:rsid w:val="00AA45DC"/>
    <w:rsid w:val="00AA51FB"/>
    <w:rsid w:val="00AA5F3C"/>
    <w:rsid w:val="00AA7152"/>
    <w:rsid w:val="00AA7A90"/>
    <w:rsid w:val="00AA7B4A"/>
    <w:rsid w:val="00AA7D61"/>
    <w:rsid w:val="00AA7D71"/>
    <w:rsid w:val="00AB0561"/>
    <w:rsid w:val="00AB0607"/>
    <w:rsid w:val="00AB274D"/>
    <w:rsid w:val="00AB33B3"/>
    <w:rsid w:val="00AB437F"/>
    <w:rsid w:val="00AB5706"/>
    <w:rsid w:val="00AB6820"/>
    <w:rsid w:val="00AC0D02"/>
    <w:rsid w:val="00AC237E"/>
    <w:rsid w:val="00AC27B8"/>
    <w:rsid w:val="00AC3980"/>
    <w:rsid w:val="00AC4105"/>
    <w:rsid w:val="00AC6512"/>
    <w:rsid w:val="00AC6556"/>
    <w:rsid w:val="00AC7340"/>
    <w:rsid w:val="00AC788F"/>
    <w:rsid w:val="00AD0451"/>
    <w:rsid w:val="00AD148A"/>
    <w:rsid w:val="00AD29FE"/>
    <w:rsid w:val="00AD3079"/>
    <w:rsid w:val="00AD350B"/>
    <w:rsid w:val="00AD4329"/>
    <w:rsid w:val="00AD55A4"/>
    <w:rsid w:val="00AD5915"/>
    <w:rsid w:val="00AD603E"/>
    <w:rsid w:val="00AD6324"/>
    <w:rsid w:val="00AD65FE"/>
    <w:rsid w:val="00AD742B"/>
    <w:rsid w:val="00AE1176"/>
    <w:rsid w:val="00AE179F"/>
    <w:rsid w:val="00AE18FE"/>
    <w:rsid w:val="00AE1BCF"/>
    <w:rsid w:val="00AE1EA5"/>
    <w:rsid w:val="00AE271D"/>
    <w:rsid w:val="00AE2925"/>
    <w:rsid w:val="00AE334A"/>
    <w:rsid w:val="00AE3AD8"/>
    <w:rsid w:val="00AE42B6"/>
    <w:rsid w:val="00AE5329"/>
    <w:rsid w:val="00AE650D"/>
    <w:rsid w:val="00AE6B75"/>
    <w:rsid w:val="00AE739A"/>
    <w:rsid w:val="00AF1051"/>
    <w:rsid w:val="00AF113A"/>
    <w:rsid w:val="00AF3E4D"/>
    <w:rsid w:val="00AF4999"/>
    <w:rsid w:val="00AF573D"/>
    <w:rsid w:val="00AF7D86"/>
    <w:rsid w:val="00AF7FC3"/>
    <w:rsid w:val="00B011A1"/>
    <w:rsid w:val="00B020D3"/>
    <w:rsid w:val="00B02D76"/>
    <w:rsid w:val="00B03986"/>
    <w:rsid w:val="00B040DF"/>
    <w:rsid w:val="00B05BBF"/>
    <w:rsid w:val="00B06544"/>
    <w:rsid w:val="00B06835"/>
    <w:rsid w:val="00B0697A"/>
    <w:rsid w:val="00B07A53"/>
    <w:rsid w:val="00B1066E"/>
    <w:rsid w:val="00B1126F"/>
    <w:rsid w:val="00B11D76"/>
    <w:rsid w:val="00B11E69"/>
    <w:rsid w:val="00B12202"/>
    <w:rsid w:val="00B12637"/>
    <w:rsid w:val="00B1319A"/>
    <w:rsid w:val="00B13899"/>
    <w:rsid w:val="00B14AD5"/>
    <w:rsid w:val="00B14BC0"/>
    <w:rsid w:val="00B16380"/>
    <w:rsid w:val="00B17291"/>
    <w:rsid w:val="00B212BF"/>
    <w:rsid w:val="00B22BD0"/>
    <w:rsid w:val="00B22DB2"/>
    <w:rsid w:val="00B23052"/>
    <w:rsid w:val="00B2382E"/>
    <w:rsid w:val="00B253FB"/>
    <w:rsid w:val="00B266C6"/>
    <w:rsid w:val="00B30482"/>
    <w:rsid w:val="00B307D5"/>
    <w:rsid w:val="00B31228"/>
    <w:rsid w:val="00B31528"/>
    <w:rsid w:val="00B3198F"/>
    <w:rsid w:val="00B31CD8"/>
    <w:rsid w:val="00B324CD"/>
    <w:rsid w:val="00B328BF"/>
    <w:rsid w:val="00B32DDB"/>
    <w:rsid w:val="00B35572"/>
    <w:rsid w:val="00B37713"/>
    <w:rsid w:val="00B40CBC"/>
    <w:rsid w:val="00B42A95"/>
    <w:rsid w:val="00B42B2A"/>
    <w:rsid w:val="00B46F6F"/>
    <w:rsid w:val="00B51614"/>
    <w:rsid w:val="00B51B63"/>
    <w:rsid w:val="00B52186"/>
    <w:rsid w:val="00B53A5A"/>
    <w:rsid w:val="00B542E0"/>
    <w:rsid w:val="00B54E75"/>
    <w:rsid w:val="00B5534D"/>
    <w:rsid w:val="00B57BA7"/>
    <w:rsid w:val="00B57D7F"/>
    <w:rsid w:val="00B602FF"/>
    <w:rsid w:val="00B60CB2"/>
    <w:rsid w:val="00B61B00"/>
    <w:rsid w:val="00B61B64"/>
    <w:rsid w:val="00B62385"/>
    <w:rsid w:val="00B6318C"/>
    <w:rsid w:val="00B63F67"/>
    <w:rsid w:val="00B649F1"/>
    <w:rsid w:val="00B71955"/>
    <w:rsid w:val="00B71CF6"/>
    <w:rsid w:val="00B71D6F"/>
    <w:rsid w:val="00B7305E"/>
    <w:rsid w:val="00B730F7"/>
    <w:rsid w:val="00B73164"/>
    <w:rsid w:val="00B73436"/>
    <w:rsid w:val="00B748F8"/>
    <w:rsid w:val="00B750BB"/>
    <w:rsid w:val="00B754F1"/>
    <w:rsid w:val="00B7586A"/>
    <w:rsid w:val="00B76484"/>
    <w:rsid w:val="00B76B5B"/>
    <w:rsid w:val="00B76D16"/>
    <w:rsid w:val="00B775C0"/>
    <w:rsid w:val="00B775D3"/>
    <w:rsid w:val="00B80F1A"/>
    <w:rsid w:val="00B8170A"/>
    <w:rsid w:val="00B819F3"/>
    <w:rsid w:val="00B81E1C"/>
    <w:rsid w:val="00B82A84"/>
    <w:rsid w:val="00B82F7A"/>
    <w:rsid w:val="00B8414D"/>
    <w:rsid w:val="00B87370"/>
    <w:rsid w:val="00B875B3"/>
    <w:rsid w:val="00B87D4F"/>
    <w:rsid w:val="00B87F3A"/>
    <w:rsid w:val="00B91BF4"/>
    <w:rsid w:val="00B92292"/>
    <w:rsid w:val="00B929F6"/>
    <w:rsid w:val="00B9361F"/>
    <w:rsid w:val="00B93E3A"/>
    <w:rsid w:val="00B9733C"/>
    <w:rsid w:val="00BA0758"/>
    <w:rsid w:val="00BA3393"/>
    <w:rsid w:val="00BA40F8"/>
    <w:rsid w:val="00BA4838"/>
    <w:rsid w:val="00BA48BC"/>
    <w:rsid w:val="00BA4A9B"/>
    <w:rsid w:val="00BA511F"/>
    <w:rsid w:val="00BA5205"/>
    <w:rsid w:val="00BA53CF"/>
    <w:rsid w:val="00BA6D90"/>
    <w:rsid w:val="00BA71EB"/>
    <w:rsid w:val="00BA7C89"/>
    <w:rsid w:val="00BB0CE0"/>
    <w:rsid w:val="00BB1097"/>
    <w:rsid w:val="00BB1462"/>
    <w:rsid w:val="00BB15F4"/>
    <w:rsid w:val="00BB16C1"/>
    <w:rsid w:val="00BB1839"/>
    <w:rsid w:val="00BB2537"/>
    <w:rsid w:val="00BB2A27"/>
    <w:rsid w:val="00BB3F18"/>
    <w:rsid w:val="00BB42B8"/>
    <w:rsid w:val="00BB44DC"/>
    <w:rsid w:val="00BB4605"/>
    <w:rsid w:val="00BB4685"/>
    <w:rsid w:val="00BB68AF"/>
    <w:rsid w:val="00BB694A"/>
    <w:rsid w:val="00BC027E"/>
    <w:rsid w:val="00BC3FAB"/>
    <w:rsid w:val="00BC47B4"/>
    <w:rsid w:val="00BC4B1F"/>
    <w:rsid w:val="00BC7BE5"/>
    <w:rsid w:val="00BD0211"/>
    <w:rsid w:val="00BD1904"/>
    <w:rsid w:val="00BD2E9D"/>
    <w:rsid w:val="00BD32DF"/>
    <w:rsid w:val="00BD3E97"/>
    <w:rsid w:val="00BD42B2"/>
    <w:rsid w:val="00BD4DBD"/>
    <w:rsid w:val="00BE04CF"/>
    <w:rsid w:val="00BE0B2D"/>
    <w:rsid w:val="00BE1B34"/>
    <w:rsid w:val="00BE29A1"/>
    <w:rsid w:val="00BE3282"/>
    <w:rsid w:val="00BE46FB"/>
    <w:rsid w:val="00BE50CC"/>
    <w:rsid w:val="00BE52E2"/>
    <w:rsid w:val="00BE53C8"/>
    <w:rsid w:val="00BE6BC1"/>
    <w:rsid w:val="00BF0CD6"/>
    <w:rsid w:val="00BF1951"/>
    <w:rsid w:val="00BF2E50"/>
    <w:rsid w:val="00BF2EF9"/>
    <w:rsid w:val="00BF3F98"/>
    <w:rsid w:val="00BF419F"/>
    <w:rsid w:val="00BF70FF"/>
    <w:rsid w:val="00BF7149"/>
    <w:rsid w:val="00BF7EE6"/>
    <w:rsid w:val="00C00FC7"/>
    <w:rsid w:val="00C018BC"/>
    <w:rsid w:val="00C01FD6"/>
    <w:rsid w:val="00C02AE8"/>
    <w:rsid w:val="00C037A7"/>
    <w:rsid w:val="00C03BFD"/>
    <w:rsid w:val="00C03D25"/>
    <w:rsid w:val="00C05B8A"/>
    <w:rsid w:val="00C06536"/>
    <w:rsid w:val="00C06804"/>
    <w:rsid w:val="00C073B5"/>
    <w:rsid w:val="00C1145E"/>
    <w:rsid w:val="00C11527"/>
    <w:rsid w:val="00C11F5E"/>
    <w:rsid w:val="00C1218A"/>
    <w:rsid w:val="00C1225C"/>
    <w:rsid w:val="00C122B6"/>
    <w:rsid w:val="00C124D5"/>
    <w:rsid w:val="00C15103"/>
    <w:rsid w:val="00C15B8F"/>
    <w:rsid w:val="00C16792"/>
    <w:rsid w:val="00C1769E"/>
    <w:rsid w:val="00C17EE4"/>
    <w:rsid w:val="00C203DF"/>
    <w:rsid w:val="00C20CA6"/>
    <w:rsid w:val="00C22CD4"/>
    <w:rsid w:val="00C23629"/>
    <w:rsid w:val="00C25377"/>
    <w:rsid w:val="00C26BB2"/>
    <w:rsid w:val="00C26DDA"/>
    <w:rsid w:val="00C272D0"/>
    <w:rsid w:val="00C30571"/>
    <w:rsid w:val="00C308B2"/>
    <w:rsid w:val="00C3349B"/>
    <w:rsid w:val="00C3351B"/>
    <w:rsid w:val="00C336B9"/>
    <w:rsid w:val="00C33BC9"/>
    <w:rsid w:val="00C35A26"/>
    <w:rsid w:val="00C35FDB"/>
    <w:rsid w:val="00C37500"/>
    <w:rsid w:val="00C37529"/>
    <w:rsid w:val="00C411DC"/>
    <w:rsid w:val="00C41B0F"/>
    <w:rsid w:val="00C41FDA"/>
    <w:rsid w:val="00C42026"/>
    <w:rsid w:val="00C42A42"/>
    <w:rsid w:val="00C4335F"/>
    <w:rsid w:val="00C442C1"/>
    <w:rsid w:val="00C44CDC"/>
    <w:rsid w:val="00C44E73"/>
    <w:rsid w:val="00C4583A"/>
    <w:rsid w:val="00C45A1E"/>
    <w:rsid w:val="00C45C30"/>
    <w:rsid w:val="00C4600D"/>
    <w:rsid w:val="00C46C68"/>
    <w:rsid w:val="00C46D34"/>
    <w:rsid w:val="00C4741C"/>
    <w:rsid w:val="00C47AB0"/>
    <w:rsid w:val="00C514FE"/>
    <w:rsid w:val="00C53726"/>
    <w:rsid w:val="00C54896"/>
    <w:rsid w:val="00C5517B"/>
    <w:rsid w:val="00C55DCC"/>
    <w:rsid w:val="00C57C74"/>
    <w:rsid w:val="00C604EC"/>
    <w:rsid w:val="00C605F5"/>
    <w:rsid w:val="00C60F5D"/>
    <w:rsid w:val="00C617B2"/>
    <w:rsid w:val="00C61B78"/>
    <w:rsid w:val="00C624F5"/>
    <w:rsid w:val="00C65941"/>
    <w:rsid w:val="00C66BE2"/>
    <w:rsid w:val="00C66D24"/>
    <w:rsid w:val="00C70296"/>
    <w:rsid w:val="00C71D04"/>
    <w:rsid w:val="00C71EF8"/>
    <w:rsid w:val="00C72BC4"/>
    <w:rsid w:val="00C72DBD"/>
    <w:rsid w:val="00C7328C"/>
    <w:rsid w:val="00C74059"/>
    <w:rsid w:val="00C74556"/>
    <w:rsid w:val="00C746DB"/>
    <w:rsid w:val="00C755B8"/>
    <w:rsid w:val="00C75FBC"/>
    <w:rsid w:val="00C76261"/>
    <w:rsid w:val="00C766D1"/>
    <w:rsid w:val="00C76E9A"/>
    <w:rsid w:val="00C770AD"/>
    <w:rsid w:val="00C80AA4"/>
    <w:rsid w:val="00C81C76"/>
    <w:rsid w:val="00C8257D"/>
    <w:rsid w:val="00C8510B"/>
    <w:rsid w:val="00C86190"/>
    <w:rsid w:val="00C86D77"/>
    <w:rsid w:val="00C86DE8"/>
    <w:rsid w:val="00C8745C"/>
    <w:rsid w:val="00C9121F"/>
    <w:rsid w:val="00C91804"/>
    <w:rsid w:val="00C9360D"/>
    <w:rsid w:val="00C94F8D"/>
    <w:rsid w:val="00C950AA"/>
    <w:rsid w:val="00C956B7"/>
    <w:rsid w:val="00C9579E"/>
    <w:rsid w:val="00C97FC3"/>
    <w:rsid w:val="00CA1DA6"/>
    <w:rsid w:val="00CA1F92"/>
    <w:rsid w:val="00CA21E6"/>
    <w:rsid w:val="00CA2588"/>
    <w:rsid w:val="00CA3304"/>
    <w:rsid w:val="00CA367B"/>
    <w:rsid w:val="00CA5D25"/>
    <w:rsid w:val="00CA5E4D"/>
    <w:rsid w:val="00CA6107"/>
    <w:rsid w:val="00CA6913"/>
    <w:rsid w:val="00CB0766"/>
    <w:rsid w:val="00CB0D15"/>
    <w:rsid w:val="00CB1515"/>
    <w:rsid w:val="00CB2779"/>
    <w:rsid w:val="00CB2C05"/>
    <w:rsid w:val="00CB37E9"/>
    <w:rsid w:val="00CB442B"/>
    <w:rsid w:val="00CB4635"/>
    <w:rsid w:val="00CB5565"/>
    <w:rsid w:val="00CB5AAE"/>
    <w:rsid w:val="00CB5B6C"/>
    <w:rsid w:val="00CB630C"/>
    <w:rsid w:val="00CB6F35"/>
    <w:rsid w:val="00CB795D"/>
    <w:rsid w:val="00CB7981"/>
    <w:rsid w:val="00CC014D"/>
    <w:rsid w:val="00CC17EE"/>
    <w:rsid w:val="00CC1926"/>
    <w:rsid w:val="00CC1ABE"/>
    <w:rsid w:val="00CC2574"/>
    <w:rsid w:val="00CC30E1"/>
    <w:rsid w:val="00CC3505"/>
    <w:rsid w:val="00CC3F2E"/>
    <w:rsid w:val="00CC5563"/>
    <w:rsid w:val="00CC73DB"/>
    <w:rsid w:val="00CC74C0"/>
    <w:rsid w:val="00CD09A9"/>
    <w:rsid w:val="00CD1AF9"/>
    <w:rsid w:val="00CD409B"/>
    <w:rsid w:val="00CD4293"/>
    <w:rsid w:val="00CD6422"/>
    <w:rsid w:val="00CD7400"/>
    <w:rsid w:val="00CE16DA"/>
    <w:rsid w:val="00CE1C1D"/>
    <w:rsid w:val="00CE1D0A"/>
    <w:rsid w:val="00CE2A59"/>
    <w:rsid w:val="00CE2C3D"/>
    <w:rsid w:val="00CE31EE"/>
    <w:rsid w:val="00CE38EB"/>
    <w:rsid w:val="00CE50BE"/>
    <w:rsid w:val="00CE5589"/>
    <w:rsid w:val="00CE5C27"/>
    <w:rsid w:val="00CE5C4B"/>
    <w:rsid w:val="00CE7E12"/>
    <w:rsid w:val="00CF0CA2"/>
    <w:rsid w:val="00CF13FB"/>
    <w:rsid w:val="00CF14CE"/>
    <w:rsid w:val="00CF15E1"/>
    <w:rsid w:val="00CF1C24"/>
    <w:rsid w:val="00CF2A3C"/>
    <w:rsid w:val="00CF6223"/>
    <w:rsid w:val="00CF6481"/>
    <w:rsid w:val="00CF7EC3"/>
    <w:rsid w:val="00D00A9C"/>
    <w:rsid w:val="00D01546"/>
    <w:rsid w:val="00D01B99"/>
    <w:rsid w:val="00D01BB0"/>
    <w:rsid w:val="00D01C19"/>
    <w:rsid w:val="00D01D92"/>
    <w:rsid w:val="00D04F06"/>
    <w:rsid w:val="00D05518"/>
    <w:rsid w:val="00D06067"/>
    <w:rsid w:val="00D06DCB"/>
    <w:rsid w:val="00D07451"/>
    <w:rsid w:val="00D0762E"/>
    <w:rsid w:val="00D10101"/>
    <w:rsid w:val="00D10D03"/>
    <w:rsid w:val="00D10DF7"/>
    <w:rsid w:val="00D10F75"/>
    <w:rsid w:val="00D117CE"/>
    <w:rsid w:val="00D13AB8"/>
    <w:rsid w:val="00D13DE9"/>
    <w:rsid w:val="00D14336"/>
    <w:rsid w:val="00D14421"/>
    <w:rsid w:val="00D152C7"/>
    <w:rsid w:val="00D15574"/>
    <w:rsid w:val="00D161D1"/>
    <w:rsid w:val="00D2043B"/>
    <w:rsid w:val="00D2085F"/>
    <w:rsid w:val="00D216B0"/>
    <w:rsid w:val="00D25CC8"/>
    <w:rsid w:val="00D260AA"/>
    <w:rsid w:val="00D275C6"/>
    <w:rsid w:val="00D27CA1"/>
    <w:rsid w:val="00D33E04"/>
    <w:rsid w:val="00D34D1C"/>
    <w:rsid w:val="00D3516F"/>
    <w:rsid w:val="00D35678"/>
    <w:rsid w:val="00D35ED4"/>
    <w:rsid w:val="00D37CC8"/>
    <w:rsid w:val="00D40330"/>
    <w:rsid w:val="00D40938"/>
    <w:rsid w:val="00D42EEE"/>
    <w:rsid w:val="00D44C5D"/>
    <w:rsid w:val="00D45D20"/>
    <w:rsid w:val="00D46F89"/>
    <w:rsid w:val="00D4778D"/>
    <w:rsid w:val="00D47E24"/>
    <w:rsid w:val="00D52DF4"/>
    <w:rsid w:val="00D53CCD"/>
    <w:rsid w:val="00D54007"/>
    <w:rsid w:val="00D55545"/>
    <w:rsid w:val="00D57673"/>
    <w:rsid w:val="00D57FF7"/>
    <w:rsid w:val="00D60204"/>
    <w:rsid w:val="00D612D4"/>
    <w:rsid w:val="00D61507"/>
    <w:rsid w:val="00D635BA"/>
    <w:rsid w:val="00D63AE9"/>
    <w:rsid w:val="00D650EE"/>
    <w:rsid w:val="00D66113"/>
    <w:rsid w:val="00D666A2"/>
    <w:rsid w:val="00D67475"/>
    <w:rsid w:val="00D67BE5"/>
    <w:rsid w:val="00D70A28"/>
    <w:rsid w:val="00D715AE"/>
    <w:rsid w:val="00D7369F"/>
    <w:rsid w:val="00D73F64"/>
    <w:rsid w:val="00D742BD"/>
    <w:rsid w:val="00D7482D"/>
    <w:rsid w:val="00D74FF4"/>
    <w:rsid w:val="00D7619D"/>
    <w:rsid w:val="00D7628A"/>
    <w:rsid w:val="00D76C03"/>
    <w:rsid w:val="00D779B9"/>
    <w:rsid w:val="00D8008F"/>
    <w:rsid w:val="00D80A98"/>
    <w:rsid w:val="00D80E04"/>
    <w:rsid w:val="00D80FEF"/>
    <w:rsid w:val="00D81776"/>
    <w:rsid w:val="00D832FC"/>
    <w:rsid w:val="00D84009"/>
    <w:rsid w:val="00D84C2F"/>
    <w:rsid w:val="00D84F5C"/>
    <w:rsid w:val="00D85456"/>
    <w:rsid w:val="00D85776"/>
    <w:rsid w:val="00D87162"/>
    <w:rsid w:val="00D874E8"/>
    <w:rsid w:val="00D8751A"/>
    <w:rsid w:val="00D875A9"/>
    <w:rsid w:val="00D909D5"/>
    <w:rsid w:val="00D91696"/>
    <w:rsid w:val="00D927DB"/>
    <w:rsid w:val="00D934D7"/>
    <w:rsid w:val="00D93789"/>
    <w:rsid w:val="00D9459B"/>
    <w:rsid w:val="00D953AD"/>
    <w:rsid w:val="00D953D6"/>
    <w:rsid w:val="00D95498"/>
    <w:rsid w:val="00D95B4A"/>
    <w:rsid w:val="00D973DF"/>
    <w:rsid w:val="00D97645"/>
    <w:rsid w:val="00D9790A"/>
    <w:rsid w:val="00D97B91"/>
    <w:rsid w:val="00D97C86"/>
    <w:rsid w:val="00DA0277"/>
    <w:rsid w:val="00DA03F0"/>
    <w:rsid w:val="00DA09C9"/>
    <w:rsid w:val="00DA0ABB"/>
    <w:rsid w:val="00DA181B"/>
    <w:rsid w:val="00DA33CC"/>
    <w:rsid w:val="00DA48EA"/>
    <w:rsid w:val="00DA4990"/>
    <w:rsid w:val="00DA4ED4"/>
    <w:rsid w:val="00DA4F79"/>
    <w:rsid w:val="00DA5286"/>
    <w:rsid w:val="00DA5F3B"/>
    <w:rsid w:val="00DA71CF"/>
    <w:rsid w:val="00DA7B2C"/>
    <w:rsid w:val="00DB02D3"/>
    <w:rsid w:val="00DB19E1"/>
    <w:rsid w:val="00DB21F4"/>
    <w:rsid w:val="00DB22EE"/>
    <w:rsid w:val="00DB2FD9"/>
    <w:rsid w:val="00DB41BD"/>
    <w:rsid w:val="00DB5B6D"/>
    <w:rsid w:val="00DB7CAA"/>
    <w:rsid w:val="00DC0658"/>
    <w:rsid w:val="00DC07C0"/>
    <w:rsid w:val="00DC0DC1"/>
    <w:rsid w:val="00DC1DCB"/>
    <w:rsid w:val="00DC21CF"/>
    <w:rsid w:val="00DC2417"/>
    <w:rsid w:val="00DC324D"/>
    <w:rsid w:val="00DC5196"/>
    <w:rsid w:val="00DC6466"/>
    <w:rsid w:val="00DC67A0"/>
    <w:rsid w:val="00DC7A0B"/>
    <w:rsid w:val="00DD0B46"/>
    <w:rsid w:val="00DD0CEF"/>
    <w:rsid w:val="00DD1385"/>
    <w:rsid w:val="00DD161E"/>
    <w:rsid w:val="00DD1A7B"/>
    <w:rsid w:val="00DD2AFF"/>
    <w:rsid w:val="00DD2E41"/>
    <w:rsid w:val="00DD34AE"/>
    <w:rsid w:val="00DD3969"/>
    <w:rsid w:val="00DD515E"/>
    <w:rsid w:val="00DD5F7C"/>
    <w:rsid w:val="00DD6ABF"/>
    <w:rsid w:val="00DD6ED1"/>
    <w:rsid w:val="00DE04AF"/>
    <w:rsid w:val="00DE15CC"/>
    <w:rsid w:val="00DE3071"/>
    <w:rsid w:val="00DE40F4"/>
    <w:rsid w:val="00DE4132"/>
    <w:rsid w:val="00DE4264"/>
    <w:rsid w:val="00DE50D5"/>
    <w:rsid w:val="00DE5C17"/>
    <w:rsid w:val="00DE606D"/>
    <w:rsid w:val="00DE71A0"/>
    <w:rsid w:val="00DE7360"/>
    <w:rsid w:val="00DE7C03"/>
    <w:rsid w:val="00DF0946"/>
    <w:rsid w:val="00DF2E13"/>
    <w:rsid w:val="00DF2EBC"/>
    <w:rsid w:val="00DF2F70"/>
    <w:rsid w:val="00DF3C73"/>
    <w:rsid w:val="00DF6C6C"/>
    <w:rsid w:val="00DF6D65"/>
    <w:rsid w:val="00DF7245"/>
    <w:rsid w:val="00DF7293"/>
    <w:rsid w:val="00DF7385"/>
    <w:rsid w:val="00E0257C"/>
    <w:rsid w:val="00E02A92"/>
    <w:rsid w:val="00E03F21"/>
    <w:rsid w:val="00E047BB"/>
    <w:rsid w:val="00E0622A"/>
    <w:rsid w:val="00E06BF8"/>
    <w:rsid w:val="00E07820"/>
    <w:rsid w:val="00E106E5"/>
    <w:rsid w:val="00E10950"/>
    <w:rsid w:val="00E10F32"/>
    <w:rsid w:val="00E1157F"/>
    <w:rsid w:val="00E11B27"/>
    <w:rsid w:val="00E11DDF"/>
    <w:rsid w:val="00E1225F"/>
    <w:rsid w:val="00E1315B"/>
    <w:rsid w:val="00E15206"/>
    <w:rsid w:val="00E16050"/>
    <w:rsid w:val="00E16149"/>
    <w:rsid w:val="00E16727"/>
    <w:rsid w:val="00E17491"/>
    <w:rsid w:val="00E17623"/>
    <w:rsid w:val="00E17893"/>
    <w:rsid w:val="00E1791D"/>
    <w:rsid w:val="00E179E5"/>
    <w:rsid w:val="00E20D5B"/>
    <w:rsid w:val="00E213C9"/>
    <w:rsid w:val="00E21566"/>
    <w:rsid w:val="00E22A93"/>
    <w:rsid w:val="00E23B87"/>
    <w:rsid w:val="00E23B9A"/>
    <w:rsid w:val="00E248EB"/>
    <w:rsid w:val="00E24B28"/>
    <w:rsid w:val="00E24C21"/>
    <w:rsid w:val="00E24E5D"/>
    <w:rsid w:val="00E26850"/>
    <w:rsid w:val="00E2695D"/>
    <w:rsid w:val="00E274C9"/>
    <w:rsid w:val="00E27527"/>
    <w:rsid w:val="00E277C5"/>
    <w:rsid w:val="00E27FCC"/>
    <w:rsid w:val="00E303E4"/>
    <w:rsid w:val="00E30AF7"/>
    <w:rsid w:val="00E30EAF"/>
    <w:rsid w:val="00E31F17"/>
    <w:rsid w:val="00E3283C"/>
    <w:rsid w:val="00E32BBF"/>
    <w:rsid w:val="00E36230"/>
    <w:rsid w:val="00E3673B"/>
    <w:rsid w:val="00E37ACA"/>
    <w:rsid w:val="00E37FEE"/>
    <w:rsid w:val="00E40227"/>
    <w:rsid w:val="00E40860"/>
    <w:rsid w:val="00E40C36"/>
    <w:rsid w:val="00E4132A"/>
    <w:rsid w:val="00E42DA4"/>
    <w:rsid w:val="00E431D7"/>
    <w:rsid w:val="00E43D24"/>
    <w:rsid w:val="00E465DD"/>
    <w:rsid w:val="00E4756D"/>
    <w:rsid w:val="00E47759"/>
    <w:rsid w:val="00E5003F"/>
    <w:rsid w:val="00E5023B"/>
    <w:rsid w:val="00E506DB"/>
    <w:rsid w:val="00E52E26"/>
    <w:rsid w:val="00E531B9"/>
    <w:rsid w:val="00E53C8E"/>
    <w:rsid w:val="00E54FA9"/>
    <w:rsid w:val="00E5697F"/>
    <w:rsid w:val="00E57453"/>
    <w:rsid w:val="00E57A56"/>
    <w:rsid w:val="00E60AF1"/>
    <w:rsid w:val="00E60DDA"/>
    <w:rsid w:val="00E61249"/>
    <w:rsid w:val="00E61877"/>
    <w:rsid w:val="00E61971"/>
    <w:rsid w:val="00E61BED"/>
    <w:rsid w:val="00E61E1B"/>
    <w:rsid w:val="00E63721"/>
    <w:rsid w:val="00E63A0E"/>
    <w:rsid w:val="00E6471A"/>
    <w:rsid w:val="00E649C2"/>
    <w:rsid w:val="00E664E0"/>
    <w:rsid w:val="00E6654A"/>
    <w:rsid w:val="00E67B96"/>
    <w:rsid w:val="00E71DC8"/>
    <w:rsid w:val="00E72831"/>
    <w:rsid w:val="00E72A8A"/>
    <w:rsid w:val="00E74CFF"/>
    <w:rsid w:val="00E75E70"/>
    <w:rsid w:val="00E76BEC"/>
    <w:rsid w:val="00E7756C"/>
    <w:rsid w:val="00E8017E"/>
    <w:rsid w:val="00E8141C"/>
    <w:rsid w:val="00E83068"/>
    <w:rsid w:val="00E83E64"/>
    <w:rsid w:val="00E84B8E"/>
    <w:rsid w:val="00E859BF"/>
    <w:rsid w:val="00E868E2"/>
    <w:rsid w:val="00E919C7"/>
    <w:rsid w:val="00E92E2E"/>
    <w:rsid w:val="00E9319E"/>
    <w:rsid w:val="00E93703"/>
    <w:rsid w:val="00E93FFD"/>
    <w:rsid w:val="00E94869"/>
    <w:rsid w:val="00E957C7"/>
    <w:rsid w:val="00E96294"/>
    <w:rsid w:val="00E97A92"/>
    <w:rsid w:val="00EA02AC"/>
    <w:rsid w:val="00EA0E72"/>
    <w:rsid w:val="00EA3251"/>
    <w:rsid w:val="00EA346F"/>
    <w:rsid w:val="00EA3B8C"/>
    <w:rsid w:val="00EA6B70"/>
    <w:rsid w:val="00EB0031"/>
    <w:rsid w:val="00EB331E"/>
    <w:rsid w:val="00EB3A73"/>
    <w:rsid w:val="00EB3ED1"/>
    <w:rsid w:val="00EB4F6B"/>
    <w:rsid w:val="00EB61E2"/>
    <w:rsid w:val="00EB628C"/>
    <w:rsid w:val="00EB7AB2"/>
    <w:rsid w:val="00EB7F69"/>
    <w:rsid w:val="00EC022A"/>
    <w:rsid w:val="00EC16B0"/>
    <w:rsid w:val="00EC422F"/>
    <w:rsid w:val="00EC4521"/>
    <w:rsid w:val="00EC4E44"/>
    <w:rsid w:val="00EC5F2C"/>
    <w:rsid w:val="00EC6352"/>
    <w:rsid w:val="00EC6BEF"/>
    <w:rsid w:val="00ED0B52"/>
    <w:rsid w:val="00ED12CF"/>
    <w:rsid w:val="00ED2A91"/>
    <w:rsid w:val="00ED5BFE"/>
    <w:rsid w:val="00ED5F66"/>
    <w:rsid w:val="00ED5FE0"/>
    <w:rsid w:val="00ED66B5"/>
    <w:rsid w:val="00ED6E75"/>
    <w:rsid w:val="00ED79BD"/>
    <w:rsid w:val="00EE1240"/>
    <w:rsid w:val="00EE18BB"/>
    <w:rsid w:val="00EE1BE6"/>
    <w:rsid w:val="00EE5489"/>
    <w:rsid w:val="00EF04BF"/>
    <w:rsid w:val="00EF0590"/>
    <w:rsid w:val="00EF0F0F"/>
    <w:rsid w:val="00EF155E"/>
    <w:rsid w:val="00EF1827"/>
    <w:rsid w:val="00EF205C"/>
    <w:rsid w:val="00EF272D"/>
    <w:rsid w:val="00EF410A"/>
    <w:rsid w:val="00EF57B4"/>
    <w:rsid w:val="00EF6723"/>
    <w:rsid w:val="00EF6F61"/>
    <w:rsid w:val="00EF6FC6"/>
    <w:rsid w:val="00EF70A4"/>
    <w:rsid w:val="00F008AB"/>
    <w:rsid w:val="00F008CB"/>
    <w:rsid w:val="00F00E56"/>
    <w:rsid w:val="00F0146F"/>
    <w:rsid w:val="00F021F7"/>
    <w:rsid w:val="00F04B5C"/>
    <w:rsid w:val="00F04BBF"/>
    <w:rsid w:val="00F0622E"/>
    <w:rsid w:val="00F065D5"/>
    <w:rsid w:val="00F07EF6"/>
    <w:rsid w:val="00F07EFA"/>
    <w:rsid w:val="00F1005D"/>
    <w:rsid w:val="00F1025C"/>
    <w:rsid w:val="00F10927"/>
    <w:rsid w:val="00F114D9"/>
    <w:rsid w:val="00F11B8A"/>
    <w:rsid w:val="00F131B0"/>
    <w:rsid w:val="00F13316"/>
    <w:rsid w:val="00F13E4A"/>
    <w:rsid w:val="00F15711"/>
    <w:rsid w:val="00F15DA3"/>
    <w:rsid w:val="00F16823"/>
    <w:rsid w:val="00F16FFB"/>
    <w:rsid w:val="00F17A4D"/>
    <w:rsid w:val="00F17C9A"/>
    <w:rsid w:val="00F20663"/>
    <w:rsid w:val="00F2158A"/>
    <w:rsid w:val="00F21E7A"/>
    <w:rsid w:val="00F21FF3"/>
    <w:rsid w:val="00F224AA"/>
    <w:rsid w:val="00F23A13"/>
    <w:rsid w:val="00F2589E"/>
    <w:rsid w:val="00F2596D"/>
    <w:rsid w:val="00F25FED"/>
    <w:rsid w:val="00F264FA"/>
    <w:rsid w:val="00F2669C"/>
    <w:rsid w:val="00F2753D"/>
    <w:rsid w:val="00F31583"/>
    <w:rsid w:val="00F318E9"/>
    <w:rsid w:val="00F31954"/>
    <w:rsid w:val="00F31CA7"/>
    <w:rsid w:val="00F32185"/>
    <w:rsid w:val="00F3370F"/>
    <w:rsid w:val="00F341A8"/>
    <w:rsid w:val="00F40173"/>
    <w:rsid w:val="00F41D5F"/>
    <w:rsid w:val="00F43330"/>
    <w:rsid w:val="00F435BB"/>
    <w:rsid w:val="00F43ECB"/>
    <w:rsid w:val="00F44688"/>
    <w:rsid w:val="00F45196"/>
    <w:rsid w:val="00F454F7"/>
    <w:rsid w:val="00F456DE"/>
    <w:rsid w:val="00F45EC7"/>
    <w:rsid w:val="00F464D7"/>
    <w:rsid w:val="00F46E12"/>
    <w:rsid w:val="00F47722"/>
    <w:rsid w:val="00F478FD"/>
    <w:rsid w:val="00F47C8A"/>
    <w:rsid w:val="00F47DD7"/>
    <w:rsid w:val="00F50DD6"/>
    <w:rsid w:val="00F52717"/>
    <w:rsid w:val="00F527B7"/>
    <w:rsid w:val="00F52A50"/>
    <w:rsid w:val="00F5372D"/>
    <w:rsid w:val="00F53E45"/>
    <w:rsid w:val="00F54CF4"/>
    <w:rsid w:val="00F55533"/>
    <w:rsid w:val="00F556BF"/>
    <w:rsid w:val="00F55837"/>
    <w:rsid w:val="00F5627E"/>
    <w:rsid w:val="00F5644E"/>
    <w:rsid w:val="00F57282"/>
    <w:rsid w:val="00F576F9"/>
    <w:rsid w:val="00F6156D"/>
    <w:rsid w:val="00F617CA"/>
    <w:rsid w:val="00F61A47"/>
    <w:rsid w:val="00F61DF2"/>
    <w:rsid w:val="00F626A6"/>
    <w:rsid w:val="00F63C5D"/>
    <w:rsid w:val="00F63CBB"/>
    <w:rsid w:val="00F64083"/>
    <w:rsid w:val="00F64261"/>
    <w:rsid w:val="00F656C2"/>
    <w:rsid w:val="00F66B3F"/>
    <w:rsid w:val="00F66F19"/>
    <w:rsid w:val="00F67CE3"/>
    <w:rsid w:val="00F67DFA"/>
    <w:rsid w:val="00F704AC"/>
    <w:rsid w:val="00F704FD"/>
    <w:rsid w:val="00F71B57"/>
    <w:rsid w:val="00F728B9"/>
    <w:rsid w:val="00F733CE"/>
    <w:rsid w:val="00F7368E"/>
    <w:rsid w:val="00F73AD1"/>
    <w:rsid w:val="00F741AE"/>
    <w:rsid w:val="00F74AE4"/>
    <w:rsid w:val="00F74C46"/>
    <w:rsid w:val="00F74DD7"/>
    <w:rsid w:val="00F75415"/>
    <w:rsid w:val="00F75EAA"/>
    <w:rsid w:val="00F765FA"/>
    <w:rsid w:val="00F7769E"/>
    <w:rsid w:val="00F80199"/>
    <w:rsid w:val="00F802A7"/>
    <w:rsid w:val="00F8046B"/>
    <w:rsid w:val="00F81E06"/>
    <w:rsid w:val="00F822E1"/>
    <w:rsid w:val="00F83244"/>
    <w:rsid w:val="00F8464F"/>
    <w:rsid w:val="00F8671E"/>
    <w:rsid w:val="00F8719A"/>
    <w:rsid w:val="00F87643"/>
    <w:rsid w:val="00F87761"/>
    <w:rsid w:val="00F90077"/>
    <w:rsid w:val="00F9014E"/>
    <w:rsid w:val="00F9015B"/>
    <w:rsid w:val="00F90B18"/>
    <w:rsid w:val="00F91481"/>
    <w:rsid w:val="00F91FD6"/>
    <w:rsid w:val="00F93686"/>
    <w:rsid w:val="00F95A82"/>
    <w:rsid w:val="00F95FAF"/>
    <w:rsid w:val="00F96CBE"/>
    <w:rsid w:val="00F9791B"/>
    <w:rsid w:val="00FA1135"/>
    <w:rsid w:val="00FA13AB"/>
    <w:rsid w:val="00FA1C93"/>
    <w:rsid w:val="00FA2485"/>
    <w:rsid w:val="00FA27D5"/>
    <w:rsid w:val="00FA5545"/>
    <w:rsid w:val="00FA555D"/>
    <w:rsid w:val="00FA5E78"/>
    <w:rsid w:val="00FA6FF9"/>
    <w:rsid w:val="00FA7174"/>
    <w:rsid w:val="00FB103C"/>
    <w:rsid w:val="00FB21FB"/>
    <w:rsid w:val="00FB24B8"/>
    <w:rsid w:val="00FB27D8"/>
    <w:rsid w:val="00FB3052"/>
    <w:rsid w:val="00FB32D6"/>
    <w:rsid w:val="00FB3481"/>
    <w:rsid w:val="00FB352F"/>
    <w:rsid w:val="00FB357B"/>
    <w:rsid w:val="00FB37A0"/>
    <w:rsid w:val="00FB3CA7"/>
    <w:rsid w:val="00FB466F"/>
    <w:rsid w:val="00FB4A50"/>
    <w:rsid w:val="00FB55B9"/>
    <w:rsid w:val="00FC0183"/>
    <w:rsid w:val="00FC1A02"/>
    <w:rsid w:val="00FC20E0"/>
    <w:rsid w:val="00FC23B0"/>
    <w:rsid w:val="00FC27C4"/>
    <w:rsid w:val="00FC31A5"/>
    <w:rsid w:val="00FC4543"/>
    <w:rsid w:val="00FC6550"/>
    <w:rsid w:val="00FC6CB4"/>
    <w:rsid w:val="00FC6D8D"/>
    <w:rsid w:val="00FC6EF2"/>
    <w:rsid w:val="00FC73A0"/>
    <w:rsid w:val="00FC7797"/>
    <w:rsid w:val="00FC7930"/>
    <w:rsid w:val="00FD16E9"/>
    <w:rsid w:val="00FD2CA9"/>
    <w:rsid w:val="00FD2DDE"/>
    <w:rsid w:val="00FD3E99"/>
    <w:rsid w:val="00FD4943"/>
    <w:rsid w:val="00FD497A"/>
    <w:rsid w:val="00FD5D31"/>
    <w:rsid w:val="00FE026E"/>
    <w:rsid w:val="00FE04EF"/>
    <w:rsid w:val="00FE0BA5"/>
    <w:rsid w:val="00FE14F4"/>
    <w:rsid w:val="00FE1972"/>
    <w:rsid w:val="00FE2B04"/>
    <w:rsid w:val="00FE2C63"/>
    <w:rsid w:val="00FE2FCA"/>
    <w:rsid w:val="00FE388F"/>
    <w:rsid w:val="00FE3A8F"/>
    <w:rsid w:val="00FE547F"/>
    <w:rsid w:val="00FE7985"/>
    <w:rsid w:val="00FE7B3F"/>
    <w:rsid w:val="00FF0E1C"/>
    <w:rsid w:val="00FF2962"/>
    <w:rsid w:val="00FF4D31"/>
    <w:rsid w:val="00FF516F"/>
    <w:rsid w:val="00FF66C7"/>
    <w:rsid w:val="00FF73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f" strokecolor="red">
      <v:fill color="white" on="f"/>
      <v:stroke color="red" on="f"/>
      <v:textbox inset="5.85pt,.7pt,5.85pt,.7pt"/>
      <o:colormru v:ext="edit" colors="#f9c"/>
    </o:shapedefaults>
    <o:shapelayout v:ext="edit">
      <o:idmap v:ext="edit" data="1"/>
    </o:shapelayout>
  </w:shapeDefaults>
  <w:decimalSymbol w:val="."/>
  <w:listSeparator w:val=","/>
  <w14:docId w14:val="4DE7FFC6"/>
  <w15:docId w15:val="{25CE921D-E4C1-4186-8444-150F8BF6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F14CE"/>
    <w:pPr>
      <w:widowControl w:val="0"/>
      <w:jc w:val="both"/>
    </w:pPr>
    <w:rPr>
      <w:kern w:val="2"/>
      <w:sz w:val="21"/>
      <w:szCs w:val="24"/>
      <w:lang w:eastAsia="ja-JP"/>
    </w:rPr>
  </w:style>
  <w:style w:type="paragraph" w:styleId="Heading1">
    <w:name w:val="heading 1"/>
    <w:basedOn w:val="Normal"/>
    <w:next w:val="Normal"/>
    <w:link w:val="Heading1Char"/>
    <w:qFormat/>
    <w:pPr>
      <w:keepNext/>
      <w:numPr>
        <w:numId w:val="15"/>
      </w:numPr>
      <w:outlineLvl w:val="0"/>
    </w:pPr>
    <w:rPr>
      <w:rFonts w:ascii="Arial" w:eastAsia="MS Gothic" w:hAnsi="Arial"/>
      <w:sz w:val="24"/>
    </w:rPr>
  </w:style>
  <w:style w:type="paragraph" w:styleId="Heading2">
    <w:name w:val="heading 2"/>
    <w:basedOn w:val="Normal"/>
    <w:next w:val="Normal"/>
    <w:link w:val="Heading2Char"/>
    <w:qFormat/>
    <w:pPr>
      <w:keepNext/>
      <w:numPr>
        <w:ilvl w:val="1"/>
        <w:numId w:val="15"/>
      </w:numPr>
      <w:outlineLvl w:val="1"/>
    </w:pPr>
    <w:rPr>
      <w:rFonts w:ascii="Arial" w:eastAsia="MS Gothic" w:hAnsi="Arial"/>
    </w:rPr>
  </w:style>
  <w:style w:type="paragraph" w:styleId="Heading3">
    <w:name w:val="heading 3"/>
    <w:basedOn w:val="Normal"/>
    <w:next w:val="Normal"/>
    <w:link w:val="Heading3Char"/>
    <w:qFormat/>
    <w:pPr>
      <w:keepNext/>
      <w:numPr>
        <w:ilvl w:val="2"/>
        <w:numId w:val="15"/>
      </w:numPr>
      <w:outlineLvl w:val="2"/>
    </w:pPr>
    <w:rPr>
      <w:rFonts w:ascii="Arial" w:eastAsia="MS Gothic" w:hAnsi="Arial"/>
    </w:rPr>
  </w:style>
  <w:style w:type="paragraph" w:styleId="Heading4">
    <w:name w:val="heading 4"/>
    <w:basedOn w:val="Normal"/>
    <w:next w:val="Normal"/>
    <w:qFormat/>
    <w:pPr>
      <w:keepNext/>
      <w:numPr>
        <w:ilvl w:val="3"/>
        <w:numId w:val="15"/>
      </w:numPr>
      <w:outlineLvl w:val="3"/>
    </w:pPr>
    <w:rPr>
      <w:b/>
      <w:bCs/>
    </w:rPr>
  </w:style>
  <w:style w:type="paragraph" w:styleId="Heading5">
    <w:name w:val="heading 5"/>
    <w:basedOn w:val="Normal"/>
    <w:next w:val="Normal"/>
    <w:qFormat/>
    <w:pPr>
      <w:keepNext/>
      <w:numPr>
        <w:ilvl w:val="4"/>
        <w:numId w:val="15"/>
      </w:numPr>
      <w:outlineLvl w:val="4"/>
    </w:pPr>
    <w:rPr>
      <w:rFonts w:ascii="Arial" w:eastAsia="MS Gothic" w:hAnsi="Arial"/>
    </w:rPr>
  </w:style>
  <w:style w:type="paragraph" w:styleId="Heading6">
    <w:name w:val="heading 6"/>
    <w:basedOn w:val="Normal"/>
    <w:next w:val="Normal"/>
    <w:qFormat/>
    <w:pPr>
      <w:keepNext/>
      <w:numPr>
        <w:ilvl w:val="5"/>
        <w:numId w:val="15"/>
      </w:numPr>
      <w:outlineLvl w:val="5"/>
    </w:pPr>
    <w:rPr>
      <w:b/>
      <w:bCs/>
    </w:rPr>
  </w:style>
  <w:style w:type="paragraph" w:styleId="Heading7">
    <w:name w:val="heading 7"/>
    <w:basedOn w:val="Normal"/>
    <w:next w:val="Normal"/>
    <w:qFormat/>
    <w:pPr>
      <w:keepNext/>
      <w:numPr>
        <w:ilvl w:val="6"/>
        <w:numId w:val="15"/>
      </w:numPr>
      <w:outlineLvl w:val="6"/>
    </w:pPr>
  </w:style>
  <w:style w:type="paragraph" w:styleId="Heading8">
    <w:name w:val="heading 8"/>
    <w:basedOn w:val="Normal"/>
    <w:next w:val="Normal"/>
    <w:qFormat/>
    <w:pPr>
      <w:keepNext/>
      <w:numPr>
        <w:ilvl w:val="7"/>
        <w:numId w:val="15"/>
      </w:numPr>
      <w:outlineLvl w:val="7"/>
    </w:pPr>
  </w:style>
  <w:style w:type="paragraph" w:styleId="Heading9">
    <w:name w:val="heading 9"/>
    <w:basedOn w:val="Normal"/>
    <w:next w:val="Normal"/>
    <w:qFormat/>
    <w:pPr>
      <w:keepNext/>
      <w:numPr>
        <w:ilvl w:val="8"/>
        <w:numId w:val="15"/>
      </w:numPr>
      <w:outlineLvl w:val="8"/>
    </w:p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252"/>
        <w:tab w:val="right" w:pos="8504"/>
      </w:tabs>
      <w:snapToGrid w:val="0"/>
    </w:pPr>
  </w:style>
  <w:style w:type="paragraph" w:styleId="TOC1">
    <w:name w:val="toc 1"/>
    <w:basedOn w:val="Normal"/>
    <w:next w:val="Normal"/>
    <w:autoRedefine/>
    <w:uiPriority w:val="39"/>
    <w:rsid w:val="006A0FFC"/>
    <w:pPr>
      <w:tabs>
        <w:tab w:val="left" w:pos="420"/>
        <w:tab w:val="right" w:leader="dot" w:pos="9628"/>
      </w:tabs>
      <w:ind w:leftChars="-51" w:left="-97" w:hanging="1"/>
    </w:pPr>
  </w:style>
  <w:style w:type="character" w:styleId="Hyperlink">
    <w:name w:val="Hyperlink"/>
    <w:uiPriority w:val="99"/>
    <w:rPr>
      <w:color w:val="0000FF"/>
      <w:u w:val="single"/>
    </w:rPr>
  </w:style>
  <w:style w:type="paragraph" w:styleId="TOC2">
    <w:name w:val="toc 2"/>
    <w:basedOn w:val="Normal"/>
    <w:next w:val="Normal"/>
    <w:autoRedefine/>
    <w:uiPriority w:val="39"/>
    <w:rsid w:val="00875EFB"/>
    <w:pPr>
      <w:tabs>
        <w:tab w:val="left" w:pos="846"/>
        <w:tab w:val="right" w:leader="dot" w:pos="9628"/>
      </w:tabs>
      <w:ind w:leftChars="99" w:left="191" w:firstLineChars="47" w:firstLine="91"/>
    </w:pPr>
  </w:style>
  <w:style w:type="paragraph" w:styleId="Caption">
    <w:name w:val="caption"/>
    <w:basedOn w:val="Normal"/>
    <w:next w:val="Normal"/>
    <w:qFormat/>
    <w:rsid w:val="00D40330"/>
    <w:pPr>
      <w:jc w:val="center"/>
    </w:pPr>
    <w:rPr>
      <w:bCs/>
      <w:szCs w:val="20"/>
    </w:rPr>
  </w:style>
  <w:style w:type="character" w:styleId="FootnoteReference">
    <w:name w:val="footnote reference"/>
    <w:semiHidden/>
    <w:rPr>
      <w:vertAlign w:val="superscript"/>
    </w:rPr>
  </w:style>
  <w:style w:type="paragraph" w:styleId="BodyTextIndent2">
    <w:name w:val="Body Text Indent 2"/>
    <w:basedOn w:val="Normal"/>
    <w:pPr>
      <w:ind w:leftChars="400" w:left="771"/>
    </w:pPr>
    <w:rPr>
      <w:color w:val="FF0000"/>
    </w:rPr>
  </w:style>
  <w:style w:type="paragraph" w:styleId="BodyTextIndent">
    <w:name w:val="Body Text Indent"/>
    <w:basedOn w:val="Normal"/>
    <w:pPr>
      <w:ind w:leftChars="397" w:left="765"/>
    </w:pPr>
  </w:style>
  <w:style w:type="paragraph" w:styleId="FootnoteText">
    <w:name w:val="footnote text"/>
    <w:basedOn w:val="Normal"/>
    <w:semiHidden/>
    <w:pPr>
      <w:snapToGrid w:val="0"/>
      <w:jc w:val="left"/>
    </w:pPr>
  </w:style>
  <w:style w:type="paragraph" w:styleId="Footer">
    <w:name w:val="footer"/>
    <w:basedOn w:val="Normal"/>
    <w:pPr>
      <w:tabs>
        <w:tab w:val="center" w:pos="4252"/>
        <w:tab w:val="right" w:pos="8504"/>
      </w:tabs>
      <w:snapToGrid w:val="0"/>
    </w:pPr>
  </w:style>
  <w:style w:type="character" w:styleId="PageNumber">
    <w:name w:val="page number"/>
    <w:basedOn w:val="DefaultParagraphFont"/>
  </w:style>
  <w:style w:type="paragraph" w:styleId="BodyText">
    <w:name w:val="Body Text"/>
    <w:basedOn w:val="Normal"/>
    <w:pPr>
      <w:snapToGrid w:val="0"/>
    </w:pPr>
    <w:rPr>
      <w:rFonts w:ascii="MS Gothic" w:hAnsi="MS Gothic"/>
      <w:color w:val="0000FF"/>
      <w:sz w:val="16"/>
    </w:rPr>
  </w:style>
  <w:style w:type="paragraph" w:styleId="BodyTextIndent3">
    <w:name w:val="Body Text Indent 3"/>
    <w:basedOn w:val="Normal"/>
    <w:pPr>
      <w:ind w:leftChars="200" w:left="386"/>
    </w:pPr>
  </w:style>
  <w:style w:type="character" w:styleId="FollowedHyperlink">
    <w:name w:val="FollowedHyperlink"/>
    <w:rPr>
      <w:color w:val="800080"/>
      <w:u w:val="single"/>
    </w:rPr>
  </w:style>
  <w:style w:type="paragraph" w:styleId="TOC3">
    <w:name w:val="toc 3"/>
    <w:basedOn w:val="Normal"/>
    <w:next w:val="Normal"/>
    <w:autoRedefine/>
    <w:uiPriority w:val="39"/>
    <w:rsid w:val="00E16050"/>
    <w:pPr>
      <w:tabs>
        <w:tab w:val="left" w:pos="1260"/>
        <w:tab w:val="right" w:leader="dot" w:pos="9628"/>
      </w:tabs>
      <w:ind w:leftChars="200" w:left="386"/>
    </w:pPr>
  </w:style>
  <w:style w:type="paragraph" w:styleId="BalloonText">
    <w:name w:val="Balloon Text"/>
    <w:basedOn w:val="Normal"/>
    <w:link w:val="BalloonTextChar"/>
    <w:rsid w:val="004E589D"/>
    <w:rPr>
      <w:rFonts w:ascii="Arial" w:eastAsia="MS Gothic" w:hAnsi="Arial"/>
      <w:sz w:val="18"/>
      <w:szCs w:val="18"/>
      <w:lang w:val="x-none" w:eastAsia="x-none"/>
    </w:rPr>
  </w:style>
  <w:style w:type="character" w:customStyle="1" w:styleId="BalloonTextChar">
    <w:name w:val="Balloon Text Char"/>
    <w:link w:val="BalloonText"/>
    <w:rsid w:val="004E589D"/>
    <w:rPr>
      <w:rFonts w:ascii="Arial" w:eastAsia="MS Gothic" w:hAnsi="Arial" w:cs="Times New Roman"/>
      <w:kern w:val="2"/>
      <w:sz w:val="18"/>
      <w:szCs w:val="18"/>
    </w:rPr>
  </w:style>
  <w:style w:type="paragraph" w:styleId="NormalWeb">
    <w:name w:val="Normal (Web)"/>
    <w:basedOn w:val="Normal"/>
    <w:uiPriority w:val="99"/>
    <w:unhideWhenUsed/>
    <w:rsid w:val="00307530"/>
    <w:pPr>
      <w:widowControl/>
      <w:spacing w:before="100" w:beforeAutospacing="1" w:after="100" w:afterAutospacing="1"/>
      <w:jc w:val="left"/>
    </w:pPr>
    <w:rPr>
      <w:rFonts w:ascii="MS PGothic" w:eastAsia="MS PGothic" w:hAnsi="MS PGothic" w:cs="MS PGothic"/>
      <w:kern w:val="0"/>
      <w:sz w:val="24"/>
    </w:rPr>
  </w:style>
  <w:style w:type="paragraph" w:styleId="PlainText">
    <w:name w:val="Plain Text"/>
    <w:basedOn w:val="Normal"/>
    <w:link w:val="PlainTextChar"/>
    <w:uiPriority w:val="99"/>
    <w:unhideWhenUsed/>
    <w:rsid w:val="00B57BA7"/>
    <w:pPr>
      <w:jc w:val="left"/>
    </w:pPr>
    <w:rPr>
      <w:rFonts w:ascii="MS Gothic" w:eastAsia="MS Gothic" w:hAnsi="Courier New"/>
      <w:sz w:val="20"/>
      <w:szCs w:val="21"/>
      <w:lang w:val="x-none" w:eastAsia="x-none"/>
    </w:rPr>
  </w:style>
  <w:style w:type="character" w:customStyle="1" w:styleId="PlainTextChar">
    <w:name w:val="Plain Text Char"/>
    <w:link w:val="PlainText"/>
    <w:uiPriority w:val="99"/>
    <w:rsid w:val="00B57BA7"/>
    <w:rPr>
      <w:rFonts w:ascii="MS Gothic" w:eastAsia="MS Gothic" w:hAnsi="Courier New" w:cs="Courier New"/>
      <w:kern w:val="2"/>
      <w:szCs w:val="21"/>
    </w:rPr>
  </w:style>
  <w:style w:type="paragraph" w:styleId="Date">
    <w:name w:val="Date"/>
    <w:basedOn w:val="Normal"/>
    <w:next w:val="Normal"/>
    <w:link w:val="DateChar"/>
    <w:rsid w:val="00402793"/>
    <w:rPr>
      <w:lang w:val="x-none" w:eastAsia="x-none"/>
    </w:rPr>
  </w:style>
  <w:style w:type="character" w:customStyle="1" w:styleId="DateChar">
    <w:name w:val="Date Char"/>
    <w:link w:val="Date"/>
    <w:rsid w:val="00402793"/>
    <w:rPr>
      <w:kern w:val="2"/>
      <w:sz w:val="21"/>
      <w:szCs w:val="24"/>
    </w:rPr>
  </w:style>
  <w:style w:type="paragraph" w:styleId="Revision">
    <w:name w:val="Revision"/>
    <w:hidden/>
    <w:uiPriority w:val="99"/>
    <w:semiHidden/>
    <w:rsid w:val="0057787C"/>
    <w:rPr>
      <w:kern w:val="2"/>
      <w:sz w:val="21"/>
      <w:szCs w:val="24"/>
      <w:lang w:eastAsia="ja-JP"/>
    </w:rPr>
  </w:style>
  <w:style w:type="table" w:styleId="TableGrid">
    <w:name w:val="Table Grid"/>
    <w:basedOn w:val="TableNormal"/>
    <w:rsid w:val="002375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F23A13"/>
    <w:rPr>
      <w:sz w:val="18"/>
      <w:szCs w:val="18"/>
    </w:rPr>
  </w:style>
  <w:style w:type="paragraph" w:styleId="CommentText">
    <w:name w:val="annotation text"/>
    <w:basedOn w:val="Normal"/>
    <w:link w:val="CommentTextChar"/>
    <w:rsid w:val="00F23A13"/>
    <w:pPr>
      <w:jc w:val="left"/>
    </w:pPr>
  </w:style>
  <w:style w:type="character" w:customStyle="1" w:styleId="CommentTextChar">
    <w:name w:val="Comment Text Char"/>
    <w:link w:val="CommentText"/>
    <w:rsid w:val="00F23A13"/>
    <w:rPr>
      <w:kern w:val="2"/>
      <w:sz w:val="21"/>
      <w:szCs w:val="24"/>
    </w:rPr>
  </w:style>
  <w:style w:type="paragraph" w:styleId="CommentSubject">
    <w:name w:val="annotation subject"/>
    <w:basedOn w:val="CommentText"/>
    <w:next w:val="CommentText"/>
    <w:link w:val="CommentSubjectChar"/>
    <w:rsid w:val="00F23A13"/>
    <w:rPr>
      <w:b/>
      <w:bCs/>
    </w:rPr>
  </w:style>
  <w:style w:type="character" w:customStyle="1" w:styleId="CommentSubjectChar">
    <w:name w:val="Comment Subject Char"/>
    <w:link w:val="CommentSubject"/>
    <w:rsid w:val="00F23A13"/>
    <w:rPr>
      <w:b/>
      <w:bCs/>
      <w:kern w:val="2"/>
      <w:sz w:val="21"/>
      <w:szCs w:val="24"/>
    </w:rPr>
  </w:style>
  <w:style w:type="character" w:customStyle="1" w:styleId="Heading3Char">
    <w:name w:val="Heading 3 Char"/>
    <w:link w:val="Heading3"/>
    <w:rsid w:val="006D0292"/>
    <w:rPr>
      <w:rFonts w:ascii="Arial" w:eastAsia="MS Gothic" w:hAnsi="Arial"/>
      <w:kern w:val="2"/>
      <w:sz w:val="21"/>
      <w:szCs w:val="24"/>
    </w:rPr>
  </w:style>
  <w:style w:type="character" w:customStyle="1" w:styleId="Heading2Char">
    <w:name w:val="Heading 2 Char"/>
    <w:link w:val="Heading2"/>
    <w:rsid w:val="00FE7B3F"/>
    <w:rPr>
      <w:rFonts w:ascii="Arial" w:eastAsia="MS Gothic" w:hAnsi="Arial"/>
      <w:kern w:val="2"/>
      <w:sz w:val="21"/>
      <w:szCs w:val="24"/>
    </w:rPr>
  </w:style>
  <w:style w:type="paragraph" w:styleId="HTMLPreformatted">
    <w:name w:val="HTML Preformatted"/>
    <w:basedOn w:val="Normal"/>
    <w:link w:val="HTMLPreformattedChar"/>
    <w:uiPriority w:val="99"/>
    <w:unhideWhenUsed/>
    <w:rsid w:val="004551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kern w:val="0"/>
      <w:sz w:val="24"/>
    </w:rPr>
  </w:style>
  <w:style w:type="character" w:customStyle="1" w:styleId="HTMLPreformattedChar">
    <w:name w:val="HTML Preformatted Char"/>
    <w:link w:val="HTMLPreformatted"/>
    <w:uiPriority w:val="99"/>
    <w:rsid w:val="004551D0"/>
    <w:rPr>
      <w:rFonts w:ascii="MS Gothic" w:eastAsia="MS Gothic" w:hAnsi="MS Gothic" w:cs="MS Gothic"/>
      <w:sz w:val="24"/>
      <w:szCs w:val="24"/>
    </w:rPr>
  </w:style>
  <w:style w:type="character" w:customStyle="1" w:styleId="y2iqfc">
    <w:name w:val="y2iqfc"/>
    <w:rsid w:val="004551D0"/>
  </w:style>
  <w:style w:type="character" w:customStyle="1" w:styleId="ui-provider">
    <w:name w:val="ui-provider"/>
    <w:basedOn w:val="DefaultParagraphFont"/>
    <w:rsid w:val="006154C8"/>
  </w:style>
  <w:style w:type="paragraph" w:styleId="TOCHeading">
    <w:name w:val="TOC Heading"/>
    <w:basedOn w:val="Heading1"/>
    <w:next w:val="Normal"/>
    <w:uiPriority w:val="39"/>
    <w:unhideWhenUsed/>
    <w:qFormat/>
    <w:rsid w:val="00741DD5"/>
    <w:pPr>
      <w:keepLines/>
      <w:widowControl/>
      <w:numPr>
        <w:numId w:val="0"/>
      </w:numPr>
      <w:spacing w:before="240" w:line="259" w:lineRule="auto"/>
      <w:jc w:val="left"/>
      <w:outlineLvl w:val="9"/>
    </w:pPr>
    <w:rPr>
      <w:rFonts w:ascii="Yu Gothic Light" w:eastAsia="Yu Gothic Light" w:hAnsi="Yu Gothic Light"/>
      <w:color w:val="2F5496"/>
      <w:kern w:val="0"/>
      <w:sz w:val="32"/>
      <w:szCs w:val="32"/>
    </w:rPr>
  </w:style>
  <w:style w:type="paragraph" w:styleId="ListParagraph">
    <w:name w:val="List Paragraph"/>
    <w:basedOn w:val="Normal"/>
    <w:uiPriority w:val="34"/>
    <w:qFormat/>
    <w:rsid w:val="0028648E"/>
    <w:pPr>
      <w:ind w:leftChars="400" w:left="840"/>
    </w:pPr>
  </w:style>
  <w:style w:type="character" w:customStyle="1" w:styleId="Heading1Char">
    <w:name w:val="Heading 1 Char"/>
    <w:link w:val="Heading1"/>
    <w:rsid w:val="00A776D3"/>
    <w:rPr>
      <w:rFonts w:ascii="Arial" w:eastAsia="MS Gothic" w:hAnsi="Arial"/>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424">
      <w:bodyDiv w:val="1"/>
      <w:marLeft w:val="0"/>
      <w:marRight w:val="0"/>
      <w:marTop w:val="0"/>
      <w:marBottom w:val="0"/>
      <w:divBdr>
        <w:top w:val="none" w:sz="0" w:space="0" w:color="auto"/>
        <w:left w:val="none" w:sz="0" w:space="0" w:color="auto"/>
        <w:bottom w:val="none" w:sz="0" w:space="0" w:color="auto"/>
        <w:right w:val="none" w:sz="0" w:space="0" w:color="auto"/>
      </w:divBdr>
      <w:divsChild>
        <w:div w:id="829060491">
          <w:marLeft w:val="0"/>
          <w:marRight w:val="0"/>
          <w:marTop w:val="0"/>
          <w:marBottom w:val="0"/>
          <w:divBdr>
            <w:top w:val="none" w:sz="0" w:space="0" w:color="auto"/>
            <w:left w:val="none" w:sz="0" w:space="0" w:color="auto"/>
            <w:bottom w:val="none" w:sz="0" w:space="0" w:color="auto"/>
            <w:right w:val="none" w:sz="0" w:space="0" w:color="auto"/>
          </w:divBdr>
        </w:div>
      </w:divsChild>
    </w:div>
    <w:div w:id="23798851">
      <w:bodyDiv w:val="1"/>
      <w:marLeft w:val="0"/>
      <w:marRight w:val="0"/>
      <w:marTop w:val="0"/>
      <w:marBottom w:val="0"/>
      <w:divBdr>
        <w:top w:val="none" w:sz="0" w:space="0" w:color="auto"/>
        <w:left w:val="none" w:sz="0" w:space="0" w:color="auto"/>
        <w:bottom w:val="none" w:sz="0" w:space="0" w:color="auto"/>
        <w:right w:val="none" w:sz="0" w:space="0" w:color="auto"/>
      </w:divBdr>
    </w:div>
    <w:div w:id="114758794">
      <w:bodyDiv w:val="1"/>
      <w:marLeft w:val="0"/>
      <w:marRight w:val="0"/>
      <w:marTop w:val="0"/>
      <w:marBottom w:val="0"/>
      <w:divBdr>
        <w:top w:val="none" w:sz="0" w:space="0" w:color="auto"/>
        <w:left w:val="none" w:sz="0" w:space="0" w:color="auto"/>
        <w:bottom w:val="none" w:sz="0" w:space="0" w:color="auto"/>
        <w:right w:val="none" w:sz="0" w:space="0" w:color="auto"/>
      </w:divBdr>
    </w:div>
    <w:div w:id="124545427">
      <w:bodyDiv w:val="1"/>
      <w:marLeft w:val="0"/>
      <w:marRight w:val="0"/>
      <w:marTop w:val="0"/>
      <w:marBottom w:val="0"/>
      <w:divBdr>
        <w:top w:val="none" w:sz="0" w:space="0" w:color="auto"/>
        <w:left w:val="none" w:sz="0" w:space="0" w:color="auto"/>
        <w:bottom w:val="none" w:sz="0" w:space="0" w:color="auto"/>
        <w:right w:val="none" w:sz="0" w:space="0" w:color="auto"/>
      </w:divBdr>
    </w:div>
    <w:div w:id="144471501">
      <w:bodyDiv w:val="1"/>
      <w:marLeft w:val="0"/>
      <w:marRight w:val="0"/>
      <w:marTop w:val="0"/>
      <w:marBottom w:val="0"/>
      <w:divBdr>
        <w:top w:val="none" w:sz="0" w:space="0" w:color="auto"/>
        <w:left w:val="none" w:sz="0" w:space="0" w:color="auto"/>
        <w:bottom w:val="none" w:sz="0" w:space="0" w:color="auto"/>
        <w:right w:val="none" w:sz="0" w:space="0" w:color="auto"/>
      </w:divBdr>
    </w:div>
    <w:div w:id="154808550">
      <w:bodyDiv w:val="1"/>
      <w:marLeft w:val="0"/>
      <w:marRight w:val="0"/>
      <w:marTop w:val="0"/>
      <w:marBottom w:val="0"/>
      <w:divBdr>
        <w:top w:val="none" w:sz="0" w:space="0" w:color="auto"/>
        <w:left w:val="none" w:sz="0" w:space="0" w:color="auto"/>
        <w:bottom w:val="none" w:sz="0" w:space="0" w:color="auto"/>
        <w:right w:val="none" w:sz="0" w:space="0" w:color="auto"/>
      </w:divBdr>
    </w:div>
    <w:div w:id="173150817">
      <w:bodyDiv w:val="1"/>
      <w:marLeft w:val="0"/>
      <w:marRight w:val="0"/>
      <w:marTop w:val="0"/>
      <w:marBottom w:val="0"/>
      <w:divBdr>
        <w:top w:val="none" w:sz="0" w:space="0" w:color="auto"/>
        <w:left w:val="none" w:sz="0" w:space="0" w:color="auto"/>
        <w:bottom w:val="none" w:sz="0" w:space="0" w:color="auto"/>
        <w:right w:val="none" w:sz="0" w:space="0" w:color="auto"/>
      </w:divBdr>
      <w:divsChild>
        <w:div w:id="1977636517">
          <w:marLeft w:val="0"/>
          <w:marRight w:val="0"/>
          <w:marTop w:val="0"/>
          <w:marBottom w:val="0"/>
          <w:divBdr>
            <w:top w:val="none" w:sz="0" w:space="0" w:color="auto"/>
            <w:left w:val="none" w:sz="0" w:space="0" w:color="auto"/>
            <w:bottom w:val="none" w:sz="0" w:space="0" w:color="auto"/>
            <w:right w:val="none" w:sz="0" w:space="0" w:color="auto"/>
          </w:divBdr>
          <w:divsChild>
            <w:div w:id="83718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3635">
      <w:bodyDiv w:val="1"/>
      <w:marLeft w:val="0"/>
      <w:marRight w:val="0"/>
      <w:marTop w:val="0"/>
      <w:marBottom w:val="0"/>
      <w:divBdr>
        <w:top w:val="none" w:sz="0" w:space="0" w:color="auto"/>
        <w:left w:val="none" w:sz="0" w:space="0" w:color="auto"/>
        <w:bottom w:val="none" w:sz="0" w:space="0" w:color="auto"/>
        <w:right w:val="none" w:sz="0" w:space="0" w:color="auto"/>
      </w:divBdr>
      <w:divsChild>
        <w:div w:id="1638947339">
          <w:marLeft w:val="0"/>
          <w:marRight w:val="0"/>
          <w:marTop w:val="0"/>
          <w:marBottom w:val="0"/>
          <w:divBdr>
            <w:top w:val="none" w:sz="0" w:space="0" w:color="auto"/>
            <w:left w:val="none" w:sz="0" w:space="0" w:color="auto"/>
            <w:bottom w:val="none" w:sz="0" w:space="0" w:color="auto"/>
            <w:right w:val="none" w:sz="0" w:space="0" w:color="auto"/>
          </w:divBdr>
        </w:div>
      </w:divsChild>
    </w:div>
    <w:div w:id="240065582">
      <w:bodyDiv w:val="1"/>
      <w:marLeft w:val="0"/>
      <w:marRight w:val="0"/>
      <w:marTop w:val="0"/>
      <w:marBottom w:val="0"/>
      <w:divBdr>
        <w:top w:val="none" w:sz="0" w:space="0" w:color="auto"/>
        <w:left w:val="none" w:sz="0" w:space="0" w:color="auto"/>
        <w:bottom w:val="none" w:sz="0" w:space="0" w:color="auto"/>
        <w:right w:val="none" w:sz="0" w:space="0" w:color="auto"/>
      </w:divBdr>
      <w:divsChild>
        <w:div w:id="1757944160">
          <w:marLeft w:val="0"/>
          <w:marRight w:val="0"/>
          <w:marTop w:val="0"/>
          <w:marBottom w:val="0"/>
          <w:divBdr>
            <w:top w:val="none" w:sz="0" w:space="0" w:color="auto"/>
            <w:left w:val="none" w:sz="0" w:space="0" w:color="auto"/>
            <w:bottom w:val="none" w:sz="0" w:space="0" w:color="auto"/>
            <w:right w:val="none" w:sz="0" w:space="0" w:color="auto"/>
          </w:divBdr>
        </w:div>
      </w:divsChild>
    </w:div>
    <w:div w:id="271009810">
      <w:bodyDiv w:val="1"/>
      <w:marLeft w:val="0"/>
      <w:marRight w:val="0"/>
      <w:marTop w:val="0"/>
      <w:marBottom w:val="0"/>
      <w:divBdr>
        <w:top w:val="none" w:sz="0" w:space="0" w:color="auto"/>
        <w:left w:val="none" w:sz="0" w:space="0" w:color="auto"/>
        <w:bottom w:val="none" w:sz="0" w:space="0" w:color="auto"/>
        <w:right w:val="none" w:sz="0" w:space="0" w:color="auto"/>
      </w:divBdr>
      <w:divsChild>
        <w:div w:id="2047412985">
          <w:marLeft w:val="0"/>
          <w:marRight w:val="0"/>
          <w:marTop w:val="0"/>
          <w:marBottom w:val="0"/>
          <w:divBdr>
            <w:top w:val="none" w:sz="0" w:space="0" w:color="auto"/>
            <w:left w:val="none" w:sz="0" w:space="0" w:color="auto"/>
            <w:bottom w:val="none" w:sz="0" w:space="0" w:color="auto"/>
            <w:right w:val="none" w:sz="0" w:space="0" w:color="auto"/>
          </w:divBdr>
        </w:div>
      </w:divsChild>
    </w:div>
    <w:div w:id="302123592">
      <w:bodyDiv w:val="1"/>
      <w:marLeft w:val="0"/>
      <w:marRight w:val="0"/>
      <w:marTop w:val="0"/>
      <w:marBottom w:val="0"/>
      <w:divBdr>
        <w:top w:val="none" w:sz="0" w:space="0" w:color="auto"/>
        <w:left w:val="none" w:sz="0" w:space="0" w:color="auto"/>
        <w:bottom w:val="none" w:sz="0" w:space="0" w:color="auto"/>
        <w:right w:val="none" w:sz="0" w:space="0" w:color="auto"/>
      </w:divBdr>
    </w:div>
    <w:div w:id="323240408">
      <w:bodyDiv w:val="1"/>
      <w:marLeft w:val="0"/>
      <w:marRight w:val="0"/>
      <w:marTop w:val="0"/>
      <w:marBottom w:val="0"/>
      <w:divBdr>
        <w:top w:val="none" w:sz="0" w:space="0" w:color="auto"/>
        <w:left w:val="none" w:sz="0" w:space="0" w:color="auto"/>
        <w:bottom w:val="none" w:sz="0" w:space="0" w:color="auto"/>
        <w:right w:val="none" w:sz="0" w:space="0" w:color="auto"/>
      </w:divBdr>
    </w:div>
    <w:div w:id="438987415">
      <w:bodyDiv w:val="1"/>
      <w:marLeft w:val="0"/>
      <w:marRight w:val="0"/>
      <w:marTop w:val="0"/>
      <w:marBottom w:val="0"/>
      <w:divBdr>
        <w:top w:val="none" w:sz="0" w:space="0" w:color="auto"/>
        <w:left w:val="none" w:sz="0" w:space="0" w:color="auto"/>
        <w:bottom w:val="none" w:sz="0" w:space="0" w:color="auto"/>
        <w:right w:val="none" w:sz="0" w:space="0" w:color="auto"/>
      </w:divBdr>
    </w:div>
    <w:div w:id="471800087">
      <w:bodyDiv w:val="1"/>
      <w:marLeft w:val="0"/>
      <w:marRight w:val="0"/>
      <w:marTop w:val="0"/>
      <w:marBottom w:val="0"/>
      <w:divBdr>
        <w:top w:val="none" w:sz="0" w:space="0" w:color="auto"/>
        <w:left w:val="none" w:sz="0" w:space="0" w:color="auto"/>
        <w:bottom w:val="none" w:sz="0" w:space="0" w:color="auto"/>
        <w:right w:val="none" w:sz="0" w:space="0" w:color="auto"/>
      </w:divBdr>
    </w:div>
    <w:div w:id="483544980">
      <w:bodyDiv w:val="1"/>
      <w:marLeft w:val="0"/>
      <w:marRight w:val="0"/>
      <w:marTop w:val="0"/>
      <w:marBottom w:val="0"/>
      <w:divBdr>
        <w:top w:val="none" w:sz="0" w:space="0" w:color="auto"/>
        <w:left w:val="none" w:sz="0" w:space="0" w:color="auto"/>
        <w:bottom w:val="none" w:sz="0" w:space="0" w:color="auto"/>
        <w:right w:val="none" w:sz="0" w:space="0" w:color="auto"/>
      </w:divBdr>
    </w:div>
    <w:div w:id="537355267">
      <w:bodyDiv w:val="1"/>
      <w:marLeft w:val="0"/>
      <w:marRight w:val="0"/>
      <w:marTop w:val="0"/>
      <w:marBottom w:val="0"/>
      <w:divBdr>
        <w:top w:val="none" w:sz="0" w:space="0" w:color="auto"/>
        <w:left w:val="none" w:sz="0" w:space="0" w:color="auto"/>
        <w:bottom w:val="none" w:sz="0" w:space="0" w:color="auto"/>
        <w:right w:val="none" w:sz="0" w:space="0" w:color="auto"/>
      </w:divBdr>
    </w:div>
    <w:div w:id="542520491">
      <w:bodyDiv w:val="1"/>
      <w:marLeft w:val="0"/>
      <w:marRight w:val="0"/>
      <w:marTop w:val="0"/>
      <w:marBottom w:val="0"/>
      <w:divBdr>
        <w:top w:val="none" w:sz="0" w:space="0" w:color="auto"/>
        <w:left w:val="none" w:sz="0" w:space="0" w:color="auto"/>
        <w:bottom w:val="none" w:sz="0" w:space="0" w:color="auto"/>
        <w:right w:val="none" w:sz="0" w:space="0" w:color="auto"/>
      </w:divBdr>
      <w:divsChild>
        <w:div w:id="1788772161">
          <w:marLeft w:val="0"/>
          <w:marRight w:val="0"/>
          <w:marTop w:val="0"/>
          <w:marBottom w:val="0"/>
          <w:divBdr>
            <w:top w:val="none" w:sz="0" w:space="0" w:color="auto"/>
            <w:left w:val="none" w:sz="0" w:space="0" w:color="auto"/>
            <w:bottom w:val="none" w:sz="0" w:space="0" w:color="auto"/>
            <w:right w:val="none" w:sz="0" w:space="0" w:color="auto"/>
          </w:divBdr>
        </w:div>
      </w:divsChild>
    </w:div>
    <w:div w:id="552933015">
      <w:bodyDiv w:val="1"/>
      <w:marLeft w:val="0"/>
      <w:marRight w:val="0"/>
      <w:marTop w:val="0"/>
      <w:marBottom w:val="0"/>
      <w:divBdr>
        <w:top w:val="none" w:sz="0" w:space="0" w:color="auto"/>
        <w:left w:val="none" w:sz="0" w:space="0" w:color="auto"/>
        <w:bottom w:val="none" w:sz="0" w:space="0" w:color="auto"/>
        <w:right w:val="none" w:sz="0" w:space="0" w:color="auto"/>
      </w:divBdr>
    </w:div>
    <w:div w:id="647128092">
      <w:bodyDiv w:val="1"/>
      <w:marLeft w:val="0"/>
      <w:marRight w:val="0"/>
      <w:marTop w:val="0"/>
      <w:marBottom w:val="0"/>
      <w:divBdr>
        <w:top w:val="none" w:sz="0" w:space="0" w:color="auto"/>
        <w:left w:val="none" w:sz="0" w:space="0" w:color="auto"/>
        <w:bottom w:val="none" w:sz="0" w:space="0" w:color="auto"/>
        <w:right w:val="none" w:sz="0" w:space="0" w:color="auto"/>
      </w:divBdr>
      <w:divsChild>
        <w:div w:id="1410031847">
          <w:marLeft w:val="0"/>
          <w:marRight w:val="0"/>
          <w:marTop w:val="0"/>
          <w:marBottom w:val="0"/>
          <w:divBdr>
            <w:top w:val="none" w:sz="0" w:space="0" w:color="auto"/>
            <w:left w:val="none" w:sz="0" w:space="0" w:color="auto"/>
            <w:bottom w:val="none" w:sz="0" w:space="0" w:color="auto"/>
            <w:right w:val="none" w:sz="0" w:space="0" w:color="auto"/>
          </w:divBdr>
        </w:div>
      </w:divsChild>
    </w:div>
    <w:div w:id="698359203">
      <w:bodyDiv w:val="1"/>
      <w:marLeft w:val="0"/>
      <w:marRight w:val="0"/>
      <w:marTop w:val="0"/>
      <w:marBottom w:val="0"/>
      <w:divBdr>
        <w:top w:val="none" w:sz="0" w:space="0" w:color="auto"/>
        <w:left w:val="none" w:sz="0" w:space="0" w:color="auto"/>
        <w:bottom w:val="none" w:sz="0" w:space="0" w:color="auto"/>
        <w:right w:val="none" w:sz="0" w:space="0" w:color="auto"/>
      </w:divBdr>
    </w:div>
    <w:div w:id="713426636">
      <w:bodyDiv w:val="1"/>
      <w:marLeft w:val="0"/>
      <w:marRight w:val="0"/>
      <w:marTop w:val="0"/>
      <w:marBottom w:val="0"/>
      <w:divBdr>
        <w:top w:val="none" w:sz="0" w:space="0" w:color="auto"/>
        <w:left w:val="none" w:sz="0" w:space="0" w:color="auto"/>
        <w:bottom w:val="none" w:sz="0" w:space="0" w:color="auto"/>
        <w:right w:val="none" w:sz="0" w:space="0" w:color="auto"/>
      </w:divBdr>
      <w:divsChild>
        <w:div w:id="331227126">
          <w:marLeft w:val="0"/>
          <w:marRight w:val="0"/>
          <w:marTop w:val="0"/>
          <w:marBottom w:val="0"/>
          <w:divBdr>
            <w:top w:val="none" w:sz="0" w:space="0" w:color="auto"/>
            <w:left w:val="none" w:sz="0" w:space="0" w:color="auto"/>
            <w:bottom w:val="none" w:sz="0" w:space="0" w:color="auto"/>
            <w:right w:val="none" w:sz="0" w:space="0" w:color="auto"/>
          </w:divBdr>
        </w:div>
      </w:divsChild>
    </w:div>
    <w:div w:id="738673339">
      <w:bodyDiv w:val="1"/>
      <w:marLeft w:val="0"/>
      <w:marRight w:val="0"/>
      <w:marTop w:val="0"/>
      <w:marBottom w:val="0"/>
      <w:divBdr>
        <w:top w:val="none" w:sz="0" w:space="0" w:color="auto"/>
        <w:left w:val="none" w:sz="0" w:space="0" w:color="auto"/>
        <w:bottom w:val="none" w:sz="0" w:space="0" w:color="auto"/>
        <w:right w:val="none" w:sz="0" w:space="0" w:color="auto"/>
      </w:divBdr>
    </w:div>
    <w:div w:id="781874620">
      <w:bodyDiv w:val="1"/>
      <w:marLeft w:val="0"/>
      <w:marRight w:val="0"/>
      <w:marTop w:val="0"/>
      <w:marBottom w:val="0"/>
      <w:divBdr>
        <w:top w:val="none" w:sz="0" w:space="0" w:color="auto"/>
        <w:left w:val="none" w:sz="0" w:space="0" w:color="auto"/>
        <w:bottom w:val="none" w:sz="0" w:space="0" w:color="auto"/>
        <w:right w:val="none" w:sz="0" w:space="0" w:color="auto"/>
      </w:divBdr>
    </w:div>
    <w:div w:id="816603629">
      <w:bodyDiv w:val="1"/>
      <w:marLeft w:val="0"/>
      <w:marRight w:val="0"/>
      <w:marTop w:val="0"/>
      <w:marBottom w:val="0"/>
      <w:divBdr>
        <w:top w:val="none" w:sz="0" w:space="0" w:color="auto"/>
        <w:left w:val="none" w:sz="0" w:space="0" w:color="auto"/>
        <w:bottom w:val="none" w:sz="0" w:space="0" w:color="auto"/>
        <w:right w:val="none" w:sz="0" w:space="0" w:color="auto"/>
      </w:divBdr>
    </w:div>
    <w:div w:id="858394049">
      <w:bodyDiv w:val="1"/>
      <w:marLeft w:val="0"/>
      <w:marRight w:val="0"/>
      <w:marTop w:val="0"/>
      <w:marBottom w:val="0"/>
      <w:divBdr>
        <w:top w:val="none" w:sz="0" w:space="0" w:color="auto"/>
        <w:left w:val="none" w:sz="0" w:space="0" w:color="auto"/>
        <w:bottom w:val="none" w:sz="0" w:space="0" w:color="auto"/>
        <w:right w:val="none" w:sz="0" w:space="0" w:color="auto"/>
      </w:divBdr>
    </w:div>
    <w:div w:id="858930346">
      <w:bodyDiv w:val="1"/>
      <w:marLeft w:val="0"/>
      <w:marRight w:val="0"/>
      <w:marTop w:val="0"/>
      <w:marBottom w:val="0"/>
      <w:divBdr>
        <w:top w:val="none" w:sz="0" w:space="0" w:color="auto"/>
        <w:left w:val="none" w:sz="0" w:space="0" w:color="auto"/>
        <w:bottom w:val="none" w:sz="0" w:space="0" w:color="auto"/>
        <w:right w:val="none" w:sz="0" w:space="0" w:color="auto"/>
      </w:divBdr>
      <w:divsChild>
        <w:div w:id="37242062">
          <w:marLeft w:val="0"/>
          <w:marRight w:val="0"/>
          <w:marTop w:val="0"/>
          <w:marBottom w:val="0"/>
          <w:divBdr>
            <w:top w:val="none" w:sz="0" w:space="0" w:color="auto"/>
            <w:left w:val="none" w:sz="0" w:space="0" w:color="auto"/>
            <w:bottom w:val="none" w:sz="0" w:space="0" w:color="auto"/>
            <w:right w:val="none" w:sz="0" w:space="0" w:color="auto"/>
          </w:divBdr>
        </w:div>
      </w:divsChild>
    </w:div>
    <w:div w:id="866333116">
      <w:bodyDiv w:val="1"/>
      <w:marLeft w:val="0"/>
      <w:marRight w:val="0"/>
      <w:marTop w:val="0"/>
      <w:marBottom w:val="0"/>
      <w:divBdr>
        <w:top w:val="none" w:sz="0" w:space="0" w:color="auto"/>
        <w:left w:val="none" w:sz="0" w:space="0" w:color="auto"/>
        <w:bottom w:val="none" w:sz="0" w:space="0" w:color="auto"/>
        <w:right w:val="none" w:sz="0" w:space="0" w:color="auto"/>
      </w:divBdr>
    </w:div>
    <w:div w:id="867571036">
      <w:bodyDiv w:val="1"/>
      <w:marLeft w:val="0"/>
      <w:marRight w:val="0"/>
      <w:marTop w:val="0"/>
      <w:marBottom w:val="0"/>
      <w:divBdr>
        <w:top w:val="none" w:sz="0" w:space="0" w:color="auto"/>
        <w:left w:val="none" w:sz="0" w:space="0" w:color="auto"/>
        <w:bottom w:val="none" w:sz="0" w:space="0" w:color="auto"/>
        <w:right w:val="none" w:sz="0" w:space="0" w:color="auto"/>
      </w:divBdr>
      <w:divsChild>
        <w:div w:id="1482389103">
          <w:marLeft w:val="0"/>
          <w:marRight w:val="0"/>
          <w:marTop w:val="0"/>
          <w:marBottom w:val="0"/>
          <w:divBdr>
            <w:top w:val="none" w:sz="0" w:space="0" w:color="auto"/>
            <w:left w:val="none" w:sz="0" w:space="0" w:color="auto"/>
            <w:bottom w:val="none" w:sz="0" w:space="0" w:color="auto"/>
            <w:right w:val="none" w:sz="0" w:space="0" w:color="auto"/>
          </w:divBdr>
          <w:divsChild>
            <w:div w:id="81699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9029">
      <w:bodyDiv w:val="1"/>
      <w:marLeft w:val="0"/>
      <w:marRight w:val="0"/>
      <w:marTop w:val="0"/>
      <w:marBottom w:val="0"/>
      <w:divBdr>
        <w:top w:val="none" w:sz="0" w:space="0" w:color="auto"/>
        <w:left w:val="none" w:sz="0" w:space="0" w:color="auto"/>
        <w:bottom w:val="none" w:sz="0" w:space="0" w:color="auto"/>
        <w:right w:val="none" w:sz="0" w:space="0" w:color="auto"/>
      </w:divBdr>
    </w:div>
    <w:div w:id="921567737">
      <w:bodyDiv w:val="1"/>
      <w:marLeft w:val="0"/>
      <w:marRight w:val="0"/>
      <w:marTop w:val="0"/>
      <w:marBottom w:val="0"/>
      <w:divBdr>
        <w:top w:val="none" w:sz="0" w:space="0" w:color="auto"/>
        <w:left w:val="none" w:sz="0" w:space="0" w:color="auto"/>
        <w:bottom w:val="none" w:sz="0" w:space="0" w:color="auto"/>
        <w:right w:val="none" w:sz="0" w:space="0" w:color="auto"/>
      </w:divBdr>
    </w:div>
    <w:div w:id="954410025">
      <w:bodyDiv w:val="1"/>
      <w:marLeft w:val="0"/>
      <w:marRight w:val="0"/>
      <w:marTop w:val="0"/>
      <w:marBottom w:val="0"/>
      <w:divBdr>
        <w:top w:val="none" w:sz="0" w:space="0" w:color="auto"/>
        <w:left w:val="none" w:sz="0" w:space="0" w:color="auto"/>
        <w:bottom w:val="none" w:sz="0" w:space="0" w:color="auto"/>
        <w:right w:val="none" w:sz="0" w:space="0" w:color="auto"/>
      </w:divBdr>
    </w:div>
    <w:div w:id="969480895">
      <w:bodyDiv w:val="1"/>
      <w:marLeft w:val="0"/>
      <w:marRight w:val="0"/>
      <w:marTop w:val="0"/>
      <w:marBottom w:val="0"/>
      <w:divBdr>
        <w:top w:val="none" w:sz="0" w:space="0" w:color="auto"/>
        <w:left w:val="none" w:sz="0" w:space="0" w:color="auto"/>
        <w:bottom w:val="none" w:sz="0" w:space="0" w:color="auto"/>
        <w:right w:val="none" w:sz="0" w:space="0" w:color="auto"/>
      </w:divBdr>
      <w:divsChild>
        <w:div w:id="1993562670">
          <w:marLeft w:val="0"/>
          <w:marRight w:val="0"/>
          <w:marTop w:val="0"/>
          <w:marBottom w:val="0"/>
          <w:divBdr>
            <w:top w:val="none" w:sz="0" w:space="0" w:color="auto"/>
            <w:left w:val="none" w:sz="0" w:space="0" w:color="auto"/>
            <w:bottom w:val="none" w:sz="0" w:space="0" w:color="auto"/>
            <w:right w:val="none" w:sz="0" w:space="0" w:color="auto"/>
          </w:divBdr>
        </w:div>
      </w:divsChild>
    </w:div>
    <w:div w:id="1122188236">
      <w:bodyDiv w:val="1"/>
      <w:marLeft w:val="0"/>
      <w:marRight w:val="0"/>
      <w:marTop w:val="0"/>
      <w:marBottom w:val="0"/>
      <w:divBdr>
        <w:top w:val="none" w:sz="0" w:space="0" w:color="auto"/>
        <w:left w:val="none" w:sz="0" w:space="0" w:color="auto"/>
        <w:bottom w:val="none" w:sz="0" w:space="0" w:color="auto"/>
        <w:right w:val="none" w:sz="0" w:space="0" w:color="auto"/>
      </w:divBdr>
    </w:div>
    <w:div w:id="1129054994">
      <w:bodyDiv w:val="1"/>
      <w:marLeft w:val="0"/>
      <w:marRight w:val="0"/>
      <w:marTop w:val="0"/>
      <w:marBottom w:val="0"/>
      <w:divBdr>
        <w:top w:val="none" w:sz="0" w:space="0" w:color="auto"/>
        <w:left w:val="none" w:sz="0" w:space="0" w:color="auto"/>
        <w:bottom w:val="none" w:sz="0" w:space="0" w:color="auto"/>
        <w:right w:val="none" w:sz="0" w:space="0" w:color="auto"/>
      </w:divBdr>
    </w:div>
    <w:div w:id="1138033240">
      <w:bodyDiv w:val="1"/>
      <w:marLeft w:val="0"/>
      <w:marRight w:val="0"/>
      <w:marTop w:val="0"/>
      <w:marBottom w:val="0"/>
      <w:divBdr>
        <w:top w:val="none" w:sz="0" w:space="0" w:color="auto"/>
        <w:left w:val="none" w:sz="0" w:space="0" w:color="auto"/>
        <w:bottom w:val="none" w:sz="0" w:space="0" w:color="auto"/>
        <w:right w:val="none" w:sz="0" w:space="0" w:color="auto"/>
      </w:divBdr>
    </w:div>
    <w:div w:id="1191803151">
      <w:bodyDiv w:val="1"/>
      <w:marLeft w:val="0"/>
      <w:marRight w:val="0"/>
      <w:marTop w:val="0"/>
      <w:marBottom w:val="0"/>
      <w:divBdr>
        <w:top w:val="none" w:sz="0" w:space="0" w:color="auto"/>
        <w:left w:val="none" w:sz="0" w:space="0" w:color="auto"/>
        <w:bottom w:val="none" w:sz="0" w:space="0" w:color="auto"/>
        <w:right w:val="none" w:sz="0" w:space="0" w:color="auto"/>
      </w:divBdr>
    </w:div>
    <w:div w:id="1224830631">
      <w:bodyDiv w:val="1"/>
      <w:marLeft w:val="0"/>
      <w:marRight w:val="0"/>
      <w:marTop w:val="0"/>
      <w:marBottom w:val="0"/>
      <w:divBdr>
        <w:top w:val="none" w:sz="0" w:space="0" w:color="auto"/>
        <w:left w:val="none" w:sz="0" w:space="0" w:color="auto"/>
        <w:bottom w:val="none" w:sz="0" w:space="0" w:color="auto"/>
        <w:right w:val="none" w:sz="0" w:space="0" w:color="auto"/>
      </w:divBdr>
    </w:div>
    <w:div w:id="1252667620">
      <w:bodyDiv w:val="1"/>
      <w:marLeft w:val="0"/>
      <w:marRight w:val="0"/>
      <w:marTop w:val="0"/>
      <w:marBottom w:val="0"/>
      <w:divBdr>
        <w:top w:val="none" w:sz="0" w:space="0" w:color="auto"/>
        <w:left w:val="none" w:sz="0" w:space="0" w:color="auto"/>
        <w:bottom w:val="none" w:sz="0" w:space="0" w:color="auto"/>
        <w:right w:val="none" w:sz="0" w:space="0" w:color="auto"/>
      </w:divBdr>
    </w:div>
    <w:div w:id="1273630833">
      <w:bodyDiv w:val="1"/>
      <w:marLeft w:val="0"/>
      <w:marRight w:val="0"/>
      <w:marTop w:val="0"/>
      <w:marBottom w:val="0"/>
      <w:divBdr>
        <w:top w:val="none" w:sz="0" w:space="0" w:color="auto"/>
        <w:left w:val="none" w:sz="0" w:space="0" w:color="auto"/>
        <w:bottom w:val="none" w:sz="0" w:space="0" w:color="auto"/>
        <w:right w:val="none" w:sz="0" w:space="0" w:color="auto"/>
      </w:divBdr>
    </w:div>
    <w:div w:id="1275406284">
      <w:bodyDiv w:val="1"/>
      <w:marLeft w:val="0"/>
      <w:marRight w:val="0"/>
      <w:marTop w:val="0"/>
      <w:marBottom w:val="0"/>
      <w:divBdr>
        <w:top w:val="none" w:sz="0" w:space="0" w:color="auto"/>
        <w:left w:val="none" w:sz="0" w:space="0" w:color="auto"/>
        <w:bottom w:val="none" w:sz="0" w:space="0" w:color="auto"/>
        <w:right w:val="none" w:sz="0" w:space="0" w:color="auto"/>
      </w:divBdr>
    </w:div>
    <w:div w:id="1279331602">
      <w:bodyDiv w:val="1"/>
      <w:marLeft w:val="0"/>
      <w:marRight w:val="0"/>
      <w:marTop w:val="0"/>
      <w:marBottom w:val="0"/>
      <w:divBdr>
        <w:top w:val="none" w:sz="0" w:space="0" w:color="auto"/>
        <w:left w:val="none" w:sz="0" w:space="0" w:color="auto"/>
        <w:bottom w:val="none" w:sz="0" w:space="0" w:color="auto"/>
        <w:right w:val="none" w:sz="0" w:space="0" w:color="auto"/>
      </w:divBdr>
    </w:div>
    <w:div w:id="1279802890">
      <w:bodyDiv w:val="1"/>
      <w:marLeft w:val="0"/>
      <w:marRight w:val="0"/>
      <w:marTop w:val="0"/>
      <w:marBottom w:val="0"/>
      <w:divBdr>
        <w:top w:val="none" w:sz="0" w:space="0" w:color="auto"/>
        <w:left w:val="none" w:sz="0" w:space="0" w:color="auto"/>
        <w:bottom w:val="none" w:sz="0" w:space="0" w:color="auto"/>
        <w:right w:val="none" w:sz="0" w:space="0" w:color="auto"/>
      </w:divBdr>
    </w:div>
    <w:div w:id="1293099144">
      <w:bodyDiv w:val="1"/>
      <w:marLeft w:val="0"/>
      <w:marRight w:val="0"/>
      <w:marTop w:val="0"/>
      <w:marBottom w:val="0"/>
      <w:divBdr>
        <w:top w:val="none" w:sz="0" w:space="0" w:color="auto"/>
        <w:left w:val="none" w:sz="0" w:space="0" w:color="auto"/>
        <w:bottom w:val="none" w:sz="0" w:space="0" w:color="auto"/>
        <w:right w:val="none" w:sz="0" w:space="0" w:color="auto"/>
      </w:divBdr>
    </w:div>
    <w:div w:id="1361082715">
      <w:bodyDiv w:val="1"/>
      <w:marLeft w:val="0"/>
      <w:marRight w:val="0"/>
      <w:marTop w:val="0"/>
      <w:marBottom w:val="0"/>
      <w:divBdr>
        <w:top w:val="none" w:sz="0" w:space="0" w:color="auto"/>
        <w:left w:val="none" w:sz="0" w:space="0" w:color="auto"/>
        <w:bottom w:val="none" w:sz="0" w:space="0" w:color="auto"/>
        <w:right w:val="none" w:sz="0" w:space="0" w:color="auto"/>
      </w:divBdr>
    </w:div>
    <w:div w:id="1394550080">
      <w:bodyDiv w:val="1"/>
      <w:marLeft w:val="0"/>
      <w:marRight w:val="0"/>
      <w:marTop w:val="0"/>
      <w:marBottom w:val="0"/>
      <w:divBdr>
        <w:top w:val="none" w:sz="0" w:space="0" w:color="auto"/>
        <w:left w:val="none" w:sz="0" w:space="0" w:color="auto"/>
        <w:bottom w:val="none" w:sz="0" w:space="0" w:color="auto"/>
        <w:right w:val="none" w:sz="0" w:space="0" w:color="auto"/>
      </w:divBdr>
      <w:divsChild>
        <w:div w:id="1296302622">
          <w:marLeft w:val="0"/>
          <w:marRight w:val="0"/>
          <w:marTop w:val="0"/>
          <w:marBottom w:val="0"/>
          <w:divBdr>
            <w:top w:val="none" w:sz="0" w:space="0" w:color="auto"/>
            <w:left w:val="none" w:sz="0" w:space="0" w:color="auto"/>
            <w:bottom w:val="none" w:sz="0" w:space="0" w:color="auto"/>
            <w:right w:val="none" w:sz="0" w:space="0" w:color="auto"/>
          </w:divBdr>
        </w:div>
      </w:divsChild>
    </w:div>
    <w:div w:id="1402364395">
      <w:bodyDiv w:val="1"/>
      <w:marLeft w:val="0"/>
      <w:marRight w:val="0"/>
      <w:marTop w:val="0"/>
      <w:marBottom w:val="0"/>
      <w:divBdr>
        <w:top w:val="none" w:sz="0" w:space="0" w:color="auto"/>
        <w:left w:val="none" w:sz="0" w:space="0" w:color="auto"/>
        <w:bottom w:val="none" w:sz="0" w:space="0" w:color="auto"/>
        <w:right w:val="none" w:sz="0" w:space="0" w:color="auto"/>
      </w:divBdr>
    </w:div>
    <w:div w:id="1407067092">
      <w:bodyDiv w:val="1"/>
      <w:marLeft w:val="0"/>
      <w:marRight w:val="0"/>
      <w:marTop w:val="0"/>
      <w:marBottom w:val="0"/>
      <w:divBdr>
        <w:top w:val="none" w:sz="0" w:space="0" w:color="auto"/>
        <w:left w:val="none" w:sz="0" w:space="0" w:color="auto"/>
        <w:bottom w:val="none" w:sz="0" w:space="0" w:color="auto"/>
        <w:right w:val="none" w:sz="0" w:space="0" w:color="auto"/>
      </w:divBdr>
    </w:div>
    <w:div w:id="1411004014">
      <w:bodyDiv w:val="1"/>
      <w:marLeft w:val="0"/>
      <w:marRight w:val="0"/>
      <w:marTop w:val="0"/>
      <w:marBottom w:val="0"/>
      <w:divBdr>
        <w:top w:val="none" w:sz="0" w:space="0" w:color="auto"/>
        <w:left w:val="none" w:sz="0" w:space="0" w:color="auto"/>
        <w:bottom w:val="none" w:sz="0" w:space="0" w:color="auto"/>
        <w:right w:val="none" w:sz="0" w:space="0" w:color="auto"/>
      </w:divBdr>
      <w:divsChild>
        <w:div w:id="1766609347">
          <w:marLeft w:val="0"/>
          <w:marRight w:val="0"/>
          <w:marTop w:val="0"/>
          <w:marBottom w:val="0"/>
          <w:divBdr>
            <w:top w:val="none" w:sz="0" w:space="0" w:color="auto"/>
            <w:left w:val="none" w:sz="0" w:space="0" w:color="auto"/>
            <w:bottom w:val="none" w:sz="0" w:space="0" w:color="auto"/>
            <w:right w:val="none" w:sz="0" w:space="0" w:color="auto"/>
          </w:divBdr>
        </w:div>
      </w:divsChild>
    </w:div>
    <w:div w:id="1449081380">
      <w:bodyDiv w:val="1"/>
      <w:marLeft w:val="0"/>
      <w:marRight w:val="0"/>
      <w:marTop w:val="0"/>
      <w:marBottom w:val="0"/>
      <w:divBdr>
        <w:top w:val="none" w:sz="0" w:space="0" w:color="auto"/>
        <w:left w:val="none" w:sz="0" w:space="0" w:color="auto"/>
        <w:bottom w:val="none" w:sz="0" w:space="0" w:color="auto"/>
        <w:right w:val="none" w:sz="0" w:space="0" w:color="auto"/>
      </w:divBdr>
    </w:div>
    <w:div w:id="1454320958">
      <w:bodyDiv w:val="1"/>
      <w:marLeft w:val="0"/>
      <w:marRight w:val="0"/>
      <w:marTop w:val="0"/>
      <w:marBottom w:val="0"/>
      <w:divBdr>
        <w:top w:val="none" w:sz="0" w:space="0" w:color="auto"/>
        <w:left w:val="none" w:sz="0" w:space="0" w:color="auto"/>
        <w:bottom w:val="none" w:sz="0" w:space="0" w:color="auto"/>
        <w:right w:val="none" w:sz="0" w:space="0" w:color="auto"/>
      </w:divBdr>
    </w:div>
    <w:div w:id="1474789177">
      <w:bodyDiv w:val="1"/>
      <w:marLeft w:val="0"/>
      <w:marRight w:val="0"/>
      <w:marTop w:val="0"/>
      <w:marBottom w:val="0"/>
      <w:divBdr>
        <w:top w:val="none" w:sz="0" w:space="0" w:color="auto"/>
        <w:left w:val="none" w:sz="0" w:space="0" w:color="auto"/>
        <w:bottom w:val="none" w:sz="0" w:space="0" w:color="auto"/>
        <w:right w:val="none" w:sz="0" w:space="0" w:color="auto"/>
      </w:divBdr>
    </w:div>
    <w:div w:id="1486508211">
      <w:bodyDiv w:val="1"/>
      <w:marLeft w:val="0"/>
      <w:marRight w:val="0"/>
      <w:marTop w:val="0"/>
      <w:marBottom w:val="0"/>
      <w:divBdr>
        <w:top w:val="none" w:sz="0" w:space="0" w:color="auto"/>
        <w:left w:val="none" w:sz="0" w:space="0" w:color="auto"/>
        <w:bottom w:val="none" w:sz="0" w:space="0" w:color="auto"/>
        <w:right w:val="none" w:sz="0" w:space="0" w:color="auto"/>
      </w:divBdr>
    </w:div>
    <w:div w:id="1492064916">
      <w:bodyDiv w:val="1"/>
      <w:marLeft w:val="0"/>
      <w:marRight w:val="0"/>
      <w:marTop w:val="0"/>
      <w:marBottom w:val="0"/>
      <w:divBdr>
        <w:top w:val="none" w:sz="0" w:space="0" w:color="auto"/>
        <w:left w:val="none" w:sz="0" w:space="0" w:color="auto"/>
        <w:bottom w:val="none" w:sz="0" w:space="0" w:color="auto"/>
        <w:right w:val="none" w:sz="0" w:space="0" w:color="auto"/>
      </w:divBdr>
      <w:divsChild>
        <w:div w:id="1423261406">
          <w:marLeft w:val="0"/>
          <w:marRight w:val="0"/>
          <w:marTop w:val="0"/>
          <w:marBottom w:val="0"/>
          <w:divBdr>
            <w:top w:val="none" w:sz="0" w:space="0" w:color="auto"/>
            <w:left w:val="none" w:sz="0" w:space="0" w:color="auto"/>
            <w:bottom w:val="none" w:sz="0" w:space="0" w:color="auto"/>
            <w:right w:val="none" w:sz="0" w:space="0" w:color="auto"/>
          </w:divBdr>
        </w:div>
      </w:divsChild>
    </w:div>
    <w:div w:id="1506358837">
      <w:bodyDiv w:val="1"/>
      <w:marLeft w:val="0"/>
      <w:marRight w:val="0"/>
      <w:marTop w:val="0"/>
      <w:marBottom w:val="0"/>
      <w:divBdr>
        <w:top w:val="none" w:sz="0" w:space="0" w:color="auto"/>
        <w:left w:val="none" w:sz="0" w:space="0" w:color="auto"/>
        <w:bottom w:val="none" w:sz="0" w:space="0" w:color="auto"/>
        <w:right w:val="none" w:sz="0" w:space="0" w:color="auto"/>
      </w:divBdr>
    </w:div>
    <w:div w:id="1525052790">
      <w:bodyDiv w:val="1"/>
      <w:marLeft w:val="0"/>
      <w:marRight w:val="0"/>
      <w:marTop w:val="0"/>
      <w:marBottom w:val="0"/>
      <w:divBdr>
        <w:top w:val="none" w:sz="0" w:space="0" w:color="auto"/>
        <w:left w:val="none" w:sz="0" w:space="0" w:color="auto"/>
        <w:bottom w:val="none" w:sz="0" w:space="0" w:color="auto"/>
        <w:right w:val="none" w:sz="0" w:space="0" w:color="auto"/>
      </w:divBdr>
    </w:div>
    <w:div w:id="1533612284">
      <w:bodyDiv w:val="1"/>
      <w:marLeft w:val="0"/>
      <w:marRight w:val="0"/>
      <w:marTop w:val="0"/>
      <w:marBottom w:val="0"/>
      <w:divBdr>
        <w:top w:val="none" w:sz="0" w:space="0" w:color="auto"/>
        <w:left w:val="none" w:sz="0" w:space="0" w:color="auto"/>
        <w:bottom w:val="none" w:sz="0" w:space="0" w:color="auto"/>
        <w:right w:val="none" w:sz="0" w:space="0" w:color="auto"/>
      </w:divBdr>
    </w:div>
    <w:div w:id="1545167523">
      <w:bodyDiv w:val="1"/>
      <w:marLeft w:val="0"/>
      <w:marRight w:val="0"/>
      <w:marTop w:val="0"/>
      <w:marBottom w:val="0"/>
      <w:divBdr>
        <w:top w:val="none" w:sz="0" w:space="0" w:color="auto"/>
        <w:left w:val="none" w:sz="0" w:space="0" w:color="auto"/>
        <w:bottom w:val="none" w:sz="0" w:space="0" w:color="auto"/>
        <w:right w:val="none" w:sz="0" w:space="0" w:color="auto"/>
      </w:divBdr>
    </w:div>
    <w:div w:id="1636182611">
      <w:bodyDiv w:val="1"/>
      <w:marLeft w:val="0"/>
      <w:marRight w:val="0"/>
      <w:marTop w:val="0"/>
      <w:marBottom w:val="0"/>
      <w:divBdr>
        <w:top w:val="none" w:sz="0" w:space="0" w:color="auto"/>
        <w:left w:val="none" w:sz="0" w:space="0" w:color="auto"/>
        <w:bottom w:val="none" w:sz="0" w:space="0" w:color="auto"/>
        <w:right w:val="none" w:sz="0" w:space="0" w:color="auto"/>
      </w:divBdr>
    </w:div>
    <w:div w:id="1641879788">
      <w:bodyDiv w:val="1"/>
      <w:marLeft w:val="0"/>
      <w:marRight w:val="0"/>
      <w:marTop w:val="0"/>
      <w:marBottom w:val="0"/>
      <w:divBdr>
        <w:top w:val="none" w:sz="0" w:space="0" w:color="auto"/>
        <w:left w:val="none" w:sz="0" w:space="0" w:color="auto"/>
        <w:bottom w:val="none" w:sz="0" w:space="0" w:color="auto"/>
        <w:right w:val="none" w:sz="0" w:space="0" w:color="auto"/>
      </w:divBdr>
    </w:div>
    <w:div w:id="1649629796">
      <w:bodyDiv w:val="1"/>
      <w:marLeft w:val="0"/>
      <w:marRight w:val="0"/>
      <w:marTop w:val="0"/>
      <w:marBottom w:val="0"/>
      <w:divBdr>
        <w:top w:val="none" w:sz="0" w:space="0" w:color="auto"/>
        <w:left w:val="none" w:sz="0" w:space="0" w:color="auto"/>
        <w:bottom w:val="none" w:sz="0" w:space="0" w:color="auto"/>
        <w:right w:val="none" w:sz="0" w:space="0" w:color="auto"/>
      </w:divBdr>
      <w:divsChild>
        <w:div w:id="164366396">
          <w:marLeft w:val="0"/>
          <w:marRight w:val="0"/>
          <w:marTop w:val="0"/>
          <w:marBottom w:val="0"/>
          <w:divBdr>
            <w:top w:val="none" w:sz="0" w:space="0" w:color="auto"/>
            <w:left w:val="none" w:sz="0" w:space="0" w:color="auto"/>
            <w:bottom w:val="none" w:sz="0" w:space="0" w:color="auto"/>
            <w:right w:val="none" w:sz="0" w:space="0" w:color="auto"/>
          </w:divBdr>
        </w:div>
      </w:divsChild>
    </w:div>
    <w:div w:id="1698193965">
      <w:bodyDiv w:val="1"/>
      <w:marLeft w:val="0"/>
      <w:marRight w:val="0"/>
      <w:marTop w:val="0"/>
      <w:marBottom w:val="0"/>
      <w:divBdr>
        <w:top w:val="none" w:sz="0" w:space="0" w:color="auto"/>
        <w:left w:val="none" w:sz="0" w:space="0" w:color="auto"/>
        <w:bottom w:val="none" w:sz="0" w:space="0" w:color="auto"/>
        <w:right w:val="none" w:sz="0" w:space="0" w:color="auto"/>
      </w:divBdr>
      <w:divsChild>
        <w:div w:id="119108759">
          <w:marLeft w:val="274"/>
          <w:marRight w:val="0"/>
          <w:marTop w:val="0"/>
          <w:marBottom w:val="0"/>
          <w:divBdr>
            <w:top w:val="none" w:sz="0" w:space="0" w:color="auto"/>
            <w:left w:val="none" w:sz="0" w:space="0" w:color="auto"/>
            <w:bottom w:val="none" w:sz="0" w:space="0" w:color="auto"/>
            <w:right w:val="none" w:sz="0" w:space="0" w:color="auto"/>
          </w:divBdr>
        </w:div>
      </w:divsChild>
    </w:div>
    <w:div w:id="1721323329">
      <w:bodyDiv w:val="1"/>
      <w:marLeft w:val="0"/>
      <w:marRight w:val="0"/>
      <w:marTop w:val="0"/>
      <w:marBottom w:val="0"/>
      <w:divBdr>
        <w:top w:val="none" w:sz="0" w:space="0" w:color="auto"/>
        <w:left w:val="none" w:sz="0" w:space="0" w:color="auto"/>
        <w:bottom w:val="none" w:sz="0" w:space="0" w:color="auto"/>
        <w:right w:val="none" w:sz="0" w:space="0" w:color="auto"/>
      </w:divBdr>
    </w:div>
    <w:div w:id="1729063406">
      <w:bodyDiv w:val="1"/>
      <w:marLeft w:val="0"/>
      <w:marRight w:val="0"/>
      <w:marTop w:val="0"/>
      <w:marBottom w:val="0"/>
      <w:divBdr>
        <w:top w:val="none" w:sz="0" w:space="0" w:color="auto"/>
        <w:left w:val="none" w:sz="0" w:space="0" w:color="auto"/>
        <w:bottom w:val="none" w:sz="0" w:space="0" w:color="auto"/>
        <w:right w:val="none" w:sz="0" w:space="0" w:color="auto"/>
      </w:divBdr>
    </w:div>
    <w:div w:id="1743404719">
      <w:bodyDiv w:val="1"/>
      <w:marLeft w:val="0"/>
      <w:marRight w:val="0"/>
      <w:marTop w:val="0"/>
      <w:marBottom w:val="0"/>
      <w:divBdr>
        <w:top w:val="none" w:sz="0" w:space="0" w:color="auto"/>
        <w:left w:val="none" w:sz="0" w:space="0" w:color="auto"/>
        <w:bottom w:val="none" w:sz="0" w:space="0" w:color="auto"/>
        <w:right w:val="none" w:sz="0" w:space="0" w:color="auto"/>
      </w:divBdr>
    </w:div>
    <w:div w:id="1745683159">
      <w:bodyDiv w:val="1"/>
      <w:marLeft w:val="0"/>
      <w:marRight w:val="0"/>
      <w:marTop w:val="0"/>
      <w:marBottom w:val="0"/>
      <w:divBdr>
        <w:top w:val="none" w:sz="0" w:space="0" w:color="auto"/>
        <w:left w:val="none" w:sz="0" w:space="0" w:color="auto"/>
        <w:bottom w:val="none" w:sz="0" w:space="0" w:color="auto"/>
        <w:right w:val="none" w:sz="0" w:space="0" w:color="auto"/>
      </w:divBdr>
    </w:div>
    <w:div w:id="1763646458">
      <w:bodyDiv w:val="1"/>
      <w:marLeft w:val="0"/>
      <w:marRight w:val="0"/>
      <w:marTop w:val="0"/>
      <w:marBottom w:val="0"/>
      <w:divBdr>
        <w:top w:val="none" w:sz="0" w:space="0" w:color="auto"/>
        <w:left w:val="none" w:sz="0" w:space="0" w:color="auto"/>
        <w:bottom w:val="none" w:sz="0" w:space="0" w:color="auto"/>
        <w:right w:val="none" w:sz="0" w:space="0" w:color="auto"/>
      </w:divBdr>
    </w:div>
    <w:div w:id="1803376355">
      <w:bodyDiv w:val="1"/>
      <w:marLeft w:val="0"/>
      <w:marRight w:val="0"/>
      <w:marTop w:val="0"/>
      <w:marBottom w:val="0"/>
      <w:divBdr>
        <w:top w:val="none" w:sz="0" w:space="0" w:color="auto"/>
        <w:left w:val="none" w:sz="0" w:space="0" w:color="auto"/>
        <w:bottom w:val="none" w:sz="0" w:space="0" w:color="auto"/>
        <w:right w:val="none" w:sz="0" w:space="0" w:color="auto"/>
      </w:divBdr>
    </w:div>
    <w:div w:id="1842314321">
      <w:bodyDiv w:val="1"/>
      <w:marLeft w:val="0"/>
      <w:marRight w:val="0"/>
      <w:marTop w:val="0"/>
      <w:marBottom w:val="0"/>
      <w:divBdr>
        <w:top w:val="none" w:sz="0" w:space="0" w:color="auto"/>
        <w:left w:val="none" w:sz="0" w:space="0" w:color="auto"/>
        <w:bottom w:val="none" w:sz="0" w:space="0" w:color="auto"/>
        <w:right w:val="none" w:sz="0" w:space="0" w:color="auto"/>
      </w:divBdr>
    </w:div>
    <w:div w:id="1855996857">
      <w:bodyDiv w:val="1"/>
      <w:marLeft w:val="0"/>
      <w:marRight w:val="0"/>
      <w:marTop w:val="0"/>
      <w:marBottom w:val="0"/>
      <w:divBdr>
        <w:top w:val="none" w:sz="0" w:space="0" w:color="auto"/>
        <w:left w:val="none" w:sz="0" w:space="0" w:color="auto"/>
        <w:bottom w:val="none" w:sz="0" w:space="0" w:color="auto"/>
        <w:right w:val="none" w:sz="0" w:space="0" w:color="auto"/>
      </w:divBdr>
      <w:divsChild>
        <w:div w:id="2034452985">
          <w:marLeft w:val="0"/>
          <w:marRight w:val="0"/>
          <w:marTop w:val="0"/>
          <w:marBottom w:val="0"/>
          <w:divBdr>
            <w:top w:val="none" w:sz="0" w:space="0" w:color="auto"/>
            <w:left w:val="none" w:sz="0" w:space="0" w:color="auto"/>
            <w:bottom w:val="none" w:sz="0" w:space="0" w:color="auto"/>
            <w:right w:val="none" w:sz="0" w:space="0" w:color="auto"/>
          </w:divBdr>
          <w:divsChild>
            <w:div w:id="21400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643">
      <w:bodyDiv w:val="1"/>
      <w:marLeft w:val="0"/>
      <w:marRight w:val="0"/>
      <w:marTop w:val="0"/>
      <w:marBottom w:val="0"/>
      <w:divBdr>
        <w:top w:val="none" w:sz="0" w:space="0" w:color="auto"/>
        <w:left w:val="none" w:sz="0" w:space="0" w:color="auto"/>
        <w:bottom w:val="none" w:sz="0" w:space="0" w:color="auto"/>
        <w:right w:val="none" w:sz="0" w:space="0" w:color="auto"/>
      </w:divBdr>
      <w:divsChild>
        <w:div w:id="753549760">
          <w:marLeft w:val="0"/>
          <w:marRight w:val="0"/>
          <w:marTop w:val="0"/>
          <w:marBottom w:val="0"/>
          <w:divBdr>
            <w:top w:val="none" w:sz="0" w:space="0" w:color="auto"/>
            <w:left w:val="none" w:sz="0" w:space="0" w:color="auto"/>
            <w:bottom w:val="none" w:sz="0" w:space="0" w:color="auto"/>
            <w:right w:val="none" w:sz="0" w:space="0" w:color="auto"/>
          </w:divBdr>
        </w:div>
      </w:divsChild>
    </w:div>
    <w:div w:id="1871650815">
      <w:bodyDiv w:val="1"/>
      <w:marLeft w:val="0"/>
      <w:marRight w:val="0"/>
      <w:marTop w:val="0"/>
      <w:marBottom w:val="0"/>
      <w:divBdr>
        <w:top w:val="none" w:sz="0" w:space="0" w:color="auto"/>
        <w:left w:val="none" w:sz="0" w:space="0" w:color="auto"/>
        <w:bottom w:val="none" w:sz="0" w:space="0" w:color="auto"/>
        <w:right w:val="none" w:sz="0" w:space="0" w:color="auto"/>
      </w:divBdr>
    </w:div>
    <w:div w:id="1971548241">
      <w:bodyDiv w:val="1"/>
      <w:marLeft w:val="0"/>
      <w:marRight w:val="0"/>
      <w:marTop w:val="0"/>
      <w:marBottom w:val="0"/>
      <w:divBdr>
        <w:top w:val="none" w:sz="0" w:space="0" w:color="auto"/>
        <w:left w:val="none" w:sz="0" w:space="0" w:color="auto"/>
        <w:bottom w:val="none" w:sz="0" w:space="0" w:color="auto"/>
        <w:right w:val="none" w:sz="0" w:space="0" w:color="auto"/>
      </w:divBdr>
    </w:div>
    <w:div w:id="1976638399">
      <w:bodyDiv w:val="1"/>
      <w:marLeft w:val="0"/>
      <w:marRight w:val="0"/>
      <w:marTop w:val="0"/>
      <w:marBottom w:val="0"/>
      <w:divBdr>
        <w:top w:val="none" w:sz="0" w:space="0" w:color="auto"/>
        <w:left w:val="none" w:sz="0" w:space="0" w:color="auto"/>
        <w:bottom w:val="none" w:sz="0" w:space="0" w:color="auto"/>
        <w:right w:val="none" w:sz="0" w:space="0" w:color="auto"/>
      </w:divBdr>
    </w:div>
    <w:div w:id="1993410284">
      <w:bodyDiv w:val="1"/>
      <w:marLeft w:val="0"/>
      <w:marRight w:val="0"/>
      <w:marTop w:val="0"/>
      <w:marBottom w:val="0"/>
      <w:divBdr>
        <w:top w:val="none" w:sz="0" w:space="0" w:color="auto"/>
        <w:left w:val="none" w:sz="0" w:space="0" w:color="auto"/>
        <w:bottom w:val="none" w:sz="0" w:space="0" w:color="auto"/>
        <w:right w:val="none" w:sz="0" w:space="0" w:color="auto"/>
      </w:divBdr>
    </w:div>
    <w:div w:id="2033608707">
      <w:bodyDiv w:val="1"/>
      <w:marLeft w:val="0"/>
      <w:marRight w:val="0"/>
      <w:marTop w:val="0"/>
      <w:marBottom w:val="0"/>
      <w:divBdr>
        <w:top w:val="none" w:sz="0" w:space="0" w:color="auto"/>
        <w:left w:val="none" w:sz="0" w:space="0" w:color="auto"/>
        <w:bottom w:val="none" w:sz="0" w:space="0" w:color="auto"/>
        <w:right w:val="none" w:sz="0" w:space="0" w:color="auto"/>
      </w:divBdr>
    </w:div>
    <w:div w:id="2037658769">
      <w:bodyDiv w:val="1"/>
      <w:marLeft w:val="0"/>
      <w:marRight w:val="0"/>
      <w:marTop w:val="0"/>
      <w:marBottom w:val="0"/>
      <w:divBdr>
        <w:top w:val="none" w:sz="0" w:space="0" w:color="auto"/>
        <w:left w:val="none" w:sz="0" w:space="0" w:color="auto"/>
        <w:bottom w:val="none" w:sz="0" w:space="0" w:color="auto"/>
        <w:right w:val="none" w:sz="0" w:space="0" w:color="auto"/>
      </w:divBdr>
    </w:div>
    <w:div w:id="2047482317">
      <w:bodyDiv w:val="1"/>
      <w:marLeft w:val="0"/>
      <w:marRight w:val="0"/>
      <w:marTop w:val="0"/>
      <w:marBottom w:val="0"/>
      <w:divBdr>
        <w:top w:val="none" w:sz="0" w:space="0" w:color="auto"/>
        <w:left w:val="none" w:sz="0" w:space="0" w:color="auto"/>
        <w:bottom w:val="none" w:sz="0" w:space="0" w:color="auto"/>
        <w:right w:val="none" w:sz="0" w:space="0" w:color="auto"/>
      </w:divBdr>
    </w:div>
    <w:div w:id="2049648754">
      <w:bodyDiv w:val="1"/>
      <w:marLeft w:val="0"/>
      <w:marRight w:val="0"/>
      <w:marTop w:val="0"/>
      <w:marBottom w:val="0"/>
      <w:divBdr>
        <w:top w:val="none" w:sz="0" w:space="0" w:color="auto"/>
        <w:left w:val="none" w:sz="0" w:space="0" w:color="auto"/>
        <w:bottom w:val="none" w:sz="0" w:space="0" w:color="auto"/>
        <w:right w:val="none" w:sz="0" w:space="0" w:color="auto"/>
      </w:divBdr>
    </w:div>
    <w:div w:id="2065181021">
      <w:bodyDiv w:val="1"/>
      <w:marLeft w:val="0"/>
      <w:marRight w:val="0"/>
      <w:marTop w:val="0"/>
      <w:marBottom w:val="0"/>
      <w:divBdr>
        <w:top w:val="none" w:sz="0" w:space="0" w:color="auto"/>
        <w:left w:val="none" w:sz="0" w:space="0" w:color="auto"/>
        <w:bottom w:val="none" w:sz="0" w:space="0" w:color="auto"/>
        <w:right w:val="none" w:sz="0" w:space="0" w:color="auto"/>
      </w:divBdr>
    </w:div>
    <w:div w:id="2117601548">
      <w:bodyDiv w:val="1"/>
      <w:marLeft w:val="0"/>
      <w:marRight w:val="0"/>
      <w:marTop w:val="0"/>
      <w:marBottom w:val="0"/>
      <w:divBdr>
        <w:top w:val="none" w:sz="0" w:space="0" w:color="auto"/>
        <w:left w:val="none" w:sz="0" w:space="0" w:color="auto"/>
        <w:bottom w:val="none" w:sz="0" w:space="0" w:color="auto"/>
        <w:right w:val="none" w:sz="0" w:space="0" w:color="auto"/>
      </w:divBdr>
    </w:div>
    <w:div w:id="2145154192">
      <w:bodyDiv w:val="1"/>
      <w:marLeft w:val="0"/>
      <w:marRight w:val="0"/>
      <w:marTop w:val="0"/>
      <w:marBottom w:val="0"/>
      <w:divBdr>
        <w:top w:val="none" w:sz="0" w:space="0" w:color="auto"/>
        <w:left w:val="none" w:sz="0" w:space="0" w:color="auto"/>
        <w:bottom w:val="none" w:sz="0" w:space="0" w:color="auto"/>
        <w:right w:val="none" w:sz="0" w:space="0" w:color="auto"/>
      </w:divBdr>
      <w:divsChild>
        <w:div w:id="754983845">
          <w:marLeft w:val="0"/>
          <w:marRight w:val="0"/>
          <w:marTop w:val="0"/>
          <w:marBottom w:val="0"/>
          <w:divBdr>
            <w:top w:val="none" w:sz="0" w:space="0" w:color="auto"/>
            <w:left w:val="none" w:sz="0" w:space="0" w:color="auto"/>
            <w:bottom w:val="none" w:sz="0" w:space="0" w:color="auto"/>
            <w:right w:val="none" w:sz="0" w:space="0" w:color="auto"/>
          </w:divBdr>
        </w:div>
      </w:divsChild>
    </w:div>
  </w:divs>
  <w:encoding w:val="shift_ji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5F83E827035304DBCB4799EFCB2469A" ma:contentTypeVersion="17" ma:contentTypeDescription="新しいドキュメントを作成します。" ma:contentTypeScope="" ma:versionID="e2ae32e79321dd6fbb4046f37f40fd30">
  <xsd:schema xmlns:xsd="http://www.w3.org/2001/XMLSchema" xmlns:xs="http://www.w3.org/2001/XMLSchema" xmlns:p="http://schemas.microsoft.com/office/2006/metadata/properties" xmlns:ns2="985d08d1-f99f-41ad-a60e-195f059f469e" xmlns:ns3="40e1e17b-6bfd-46c5-af26-560bc65c2ba7" xmlns:ns4="d9dc673b-9e34-4001-b69a-8484e8c1b815" targetNamespace="http://schemas.microsoft.com/office/2006/metadata/properties" ma:root="true" ma:fieldsID="475978e238be914c0df39746698a82fa" ns2:_="" ns3:_="" ns4:_="">
    <xsd:import namespace="985d08d1-f99f-41ad-a60e-195f059f469e"/>
    <xsd:import namespace="40e1e17b-6bfd-46c5-af26-560bc65c2ba7"/>
    <xsd:import namespace="d9dc673b-9e34-4001-b69a-8484e8c1b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_Flow_SignoffStatu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5d08d1-f99f-41ad-a60e-195f059f46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画像タグ" ma:readOnly="false" ma:fieldId="{5cf76f15-5ced-4ddc-b409-7134ff3c332f}" ma:taxonomyMulti="true" ma:sspId="401df557-eeb5-435c-8d7c-77a7fa12a9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Flow_SignoffStatus" ma:index="20" nillable="true" ma:displayName="承認の状態" ma:internalName="_x627f__x8a8d__x306e__x72b6__x614b_">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e1e17b-6bfd-46c5-af26-560bc65c2ba7"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9dc673b-9e34-4001-b69a-8484e8c1b81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C57E1D5-BFEF-4249-97D6-456EE4830190}" ma:internalName="TaxCatchAll" ma:showField="CatchAllData" ma:web="{40e1e17b-6bfd-46c5-af26-560bc65c2b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Flow_SignoffStatus xmlns="985d08d1-f99f-41ad-a60e-195f059f469e" xsi:nil="true"/>
    <lcf76f155ced4ddcb4097134ff3c332f xmlns="985d08d1-f99f-41ad-a60e-195f059f469e">
      <Terms xmlns="http://schemas.microsoft.com/office/infopath/2007/PartnerControls"/>
    </lcf76f155ced4ddcb4097134ff3c332f>
    <TaxCatchAll xmlns="d9dc673b-9e34-4001-b69a-8484e8c1b815"/>
  </documentManagement>
</p:properties>
</file>

<file path=customXml/itemProps1.xml><?xml version="1.0" encoding="utf-8"?>
<ds:datastoreItem xmlns:ds="http://schemas.openxmlformats.org/officeDocument/2006/customXml" ds:itemID="{86AB3BA5-733A-49F2-BB2E-4CD2730EF684}">
  <ds:schemaRefs>
    <ds:schemaRef ds:uri="http://schemas.microsoft.com/office/2006/metadata/longProperties"/>
  </ds:schemaRefs>
</ds:datastoreItem>
</file>

<file path=customXml/itemProps2.xml><?xml version="1.0" encoding="utf-8"?>
<ds:datastoreItem xmlns:ds="http://schemas.openxmlformats.org/officeDocument/2006/customXml" ds:itemID="{D3E3BC44-F513-43F6-B9FA-7B1579DA28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5d08d1-f99f-41ad-a60e-195f059f469e"/>
    <ds:schemaRef ds:uri="40e1e17b-6bfd-46c5-af26-560bc65c2ba7"/>
    <ds:schemaRef ds:uri="d9dc673b-9e34-4001-b69a-8484e8c1b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C163EE-A487-4A4D-8C88-BF547182C333}">
  <ds:schemaRefs>
    <ds:schemaRef ds:uri="http://schemas.openxmlformats.org/officeDocument/2006/bibliography"/>
  </ds:schemaRefs>
</ds:datastoreItem>
</file>

<file path=customXml/itemProps4.xml><?xml version="1.0" encoding="utf-8"?>
<ds:datastoreItem xmlns:ds="http://schemas.openxmlformats.org/officeDocument/2006/customXml" ds:itemID="{B22A4CFC-4812-4835-86FF-37FC0F065A0A}">
  <ds:schemaRefs>
    <ds:schemaRef ds:uri="http://schemas.microsoft.com/sharepoint/v3/contenttype/forms"/>
  </ds:schemaRefs>
</ds:datastoreItem>
</file>

<file path=customXml/itemProps5.xml><?xml version="1.0" encoding="utf-8"?>
<ds:datastoreItem xmlns:ds="http://schemas.openxmlformats.org/officeDocument/2006/customXml" ds:itemID="{E01D106B-5417-4E5A-BA8C-D2C12464CA9C}">
  <ds:schemaRefs>
    <ds:schemaRef ds:uri="http://schemas.microsoft.com/office/2006/metadata/properties"/>
    <ds:schemaRef ds:uri="http://schemas.microsoft.com/office/infopath/2007/PartnerControls"/>
    <ds:schemaRef ds:uri="985d08d1-f99f-41ad-a60e-195f059f469e"/>
    <ds:schemaRef ds:uri="d9dc673b-9e34-4001-b69a-8484e8c1b81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17437</Words>
  <Characters>99396</Characters>
  <Application>Microsoft Office Word</Application>
  <DocSecurity>0</DocSecurity>
  <Lines>828</Lines>
  <Paragraphs>233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Document No</vt:lpstr>
      <vt:lpstr>Document No</vt:lpstr>
    </vt:vector>
  </TitlesOfParts>
  <Company>株式会社デンソー</Company>
  <LinksUpToDate>false</LinksUpToDate>
  <CharactersWithSpaces>116600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No</dc:title>
  <dc:subject/>
  <dc:creator>k_yoshida</dc:creator>
  <cp:keywords/>
  <dc:description/>
  <cp:lastModifiedBy>Tham Pham Thi Hong</cp:lastModifiedBy>
  <cp:revision>2</cp:revision>
  <cp:lastPrinted>2018-05-10T09:13:00Z</cp:lastPrinted>
  <dcterms:created xsi:type="dcterms:W3CDTF">2026-01-23T10:10:00Z</dcterms:created>
  <dcterms:modified xsi:type="dcterms:W3CDTF">2026-01-23T10:10:00Z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Karasaki, Futoshi/柄崎 太</vt:lpwstr>
  </property>
  <property fmtid="{D5CDD505-2E9C-101B-9397-08002B2CF9AE}" pid="4" name="Order">
    <vt:lpwstr>2010800.00000000</vt:lpwstr>
  </property>
  <property fmtid="{D5CDD505-2E9C-101B-9397-08002B2CF9AE}" pid="5" name="xd_ProgID">
    <vt:lpwstr/>
  </property>
  <property fmtid="{D5CDD505-2E9C-101B-9397-08002B2CF9AE}" pid="6" name="SharedWithUsers">
    <vt:lpwstr>9;#Misumi, Yuji/三角 祐司;#6;#Nagai, Shun/永井 駿</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display_urn:schemas-microsoft-com:office:office#Author">
    <vt:lpwstr>Karasaki, Futoshi/柄崎 太</vt:lpwstr>
  </property>
  <property fmtid="{D5CDD505-2E9C-101B-9397-08002B2CF9AE}" pid="11" name="ContentTypeId">
    <vt:lpwstr>0x010100EB73F49211DE7343AD5126CA5F1503A2</vt:lpwstr>
  </property>
  <property fmtid="{D5CDD505-2E9C-101B-9397-08002B2CF9AE}" pid="12" name="TriggerFlowInfo">
    <vt:lpwstr/>
  </property>
  <property fmtid="{D5CDD505-2E9C-101B-9397-08002B2CF9AE}" pid="13" name="MediaLengthInSeconds">
    <vt:lpwstr/>
  </property>
  <property fmtid="{D5CDD505-2E9C-101B-9397-08002B2CF9AE}" pid="14" name="MediaServiceImageTags">
    <vt:lpwstr/>
  </property>
  <property fmtid="{D5CDD505-2E9C-101B-9397-08002B2CF9AE}" pid="15" name="_dlc_ExpireDate">
    <vt:lpwstr>2025-06-20T14:41:43Z</vt:lpwstr>
  </property>
  <property fmtid="{D5CDD505-2E9C-101B-9397-08002B2CF9AE}" pid="16" name="ItemRetentionFormula">
    <vt:lpwstr>&lt;formula id="Microsoft.Office.RecordsManagement.PolicyFeatures.Expiration.Formula.BuiltIn"&gt;&lt;number&gt;1&lt;/number&gt;&lt;property&gt;Modified&lt;/property&gt;&lt;propertyId&gt;28cf69c5-fa48-462a-b5cd-27b6f9d2bd5f&lt;/propertyId&gt;&lt;period&gt;years&lt;/period&gt;&lt;/formula&gt;</vt:lpwstr>
  </property>
  <property fmtid="{D5CDD505-2E9C-101B-9397-08002B2CF9AE}" pid="17" name="_dlc_policyId">
    <vt:lpwstr>0x010100381341794FCF9E48AB9B2BCEACBB2AFC|1589124849</vt:lpwstr>
  </property>
  <property fmtid="{D5CDD505-2E9C-101B-9397-08002B2CF9AE}" pid="18" name="display_urn:schemas-microsoft-com:office:office#SharedWithUsers">
    <vt:lpwstr>Misumi, Yuji/三角 祐司;Nagai, Shun/永井 駿</vt:lpwstr>
  </property>
</Properties>
</file>