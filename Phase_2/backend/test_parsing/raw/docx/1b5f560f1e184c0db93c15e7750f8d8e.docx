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9FF3" w14:textId="77777777" w:rsidR="000D6548" w:rsidRPr="00871DC1" w:rsidRDefault="000D6548" w:rsidP="000D6548">
      <w:pPr>
        <w:pStyle w:val="aa"/>
        <w:snapToGrid w:val="0"/>
        <w:spacing w:line="240" w:lineRule="atLeast"/>
        <w:ind w:firstLine="0"/>
        <w:jc w:val="center"/>
        <w:rPr>
          <w:ins w:id="0" w:author="Iijima, Akira/飯島 玲" w:date="2022-06-30T20:58:00Z"/>
          <w:rFonts w:ascii="Meiryo UI" w:eastAsia="Meiryo UI" w:hAnsi="Meiryo UI"/>
          <w:b/>
          <w:bCs/>
          <w:color w:val="000000"/>
          <w:sz w:val="24"/>
        </w:rPr>
      </w:pPr>
      <w:ins w:id="1" w:author="Iijima, Akira/飯島 玲" w:date="2022-06-30T20:58:00Z">
        <w:r w:rsidRPr="00871DC1">
          <w:rPr>
            <w:rFonts w:ascii="Meiryo UI" w:eastAsia="Meiryo UI" w:hAnsi="Meiryo UI" w:hint="eastAsia"/>
            <w:b/>
            <w:bCs/>
            <w:color w:val="000000"/>
            <w:sz w:val="24"/>
          </w:rPr>
          <w:t>変　更　履　歴</w:t>
        </w:r>
      </w:ins>
    </w:p>
    <w:p w14:paraId="1F6051F3" w14:textId="52543E0D" w:rsidR="008942C8" w:rsidRPr="000D6548" w:rsidRDefault="008942C8">
      <w:pPr>
        <w:pStyle w:val="aa"/>
        <w:snapToGrid w:val="0"/>
        <w:spacing w:line="240" w:lineRule="atLeast"/>
        <w:ind w:firstLine="0"/>
        <w:jc w:val="center"/>
        <w:rPr>
          <w:rFonts w:ascii="Meiryo UI" w:eastAsia="Meiryo UI" w:hAnsi="Meiryo UI"/>
          <w:b/>
          <w:bCs/>
          <w:color w:val="auto"/>
          <w:sz w:val="24"/>
          <w:rPrChange w:id="2" w:author="Iijima, Akira/飯島 玲" w:date="2022-06-30T20:57:00Z">
            <w:rPr>
              <w:rFonts w:ascii="ＭＳ ゴシック" w:hAnsi="ＭＳ ゴシック"/>
              <w:b/>
              <w:bCs/>
              <w:color w:val="000000"/>
              <w:sz w:val="24"/>
            </w:rPr>
          </w:rPrChange>
        </w:rPr>
        <w:pPrChange w:id="3" w:author="Ito Hiroki／伊藤　大貴／AI" w:date="2021-11-19T16:51:00Z">
          <w:pPr>
            <w:pStyle w:val="aa"/>
            <w:spacing w:line="240" w:lineRule="atLeast"/>
            <w:ind w:firstLine="0"/>
            <w:jc w:val="center"/>
          </w:pPr>
        </w:pPrChange>
      </w:pPr>
      <w:r w:rsidRPr="000D6548">
        <w:rPr>
          <w:b/>
          <w:bCs/>
          <w:color w:val="auto"/>
          <w:sz w:val="24"/>
          <w:lang w:val="en"/>
          <w:rPrChange w:id="4" w:author="Iijima, Akira/飯島 玲" w:date="2022-06-30T20:57:00Z">
            <w:rPr>
              <w:rFonts w:ascii="ＭＳ ゴシック" w:hAnsi="ＭＳ ゴシック"/>
              <w:b/>
              <w:bCs/>
              <w:color w:val="000000"/>
              <w:sz w:val="24"/>
            </w:rPr>
          </w:rPrChange>
        </w:rPr>
        <w:t>Change Further Education History</w:t>
      </w:r>
    </w:p>
    <w:p w14:paraId="4D3487E8" w14:textId="77777777" w:rsidR="008942C8" w:rsidRPr="000D6548" w:rsidRDefault="008942C8">
      <w:pPr>
        <w:jc w:val="center"/>
        <w:rPr>
          <w:rFonts w:ascii="Meiryo UI" w:eastAsia="Meiryo UI" w:hAnsi="Meiryo UI"/>
          <w:sz w:val="24"/>
          <w:rPrChange w:id="5" w:author="Iijima, Akira/飯島 玲" w:date="2022-06-30T20:57:00Z">
            <w:rPr>
              <w:rFonts w:hAnsi="ＭＳ ゴシック"/>
              <w:color w:val="000000"/>
              <w:sz w:val="24"/>
            </w:rPr>
          </w:rPrChange>
        </w:rPr>
      </w:pPr>
      <w:r w:rsidRPr="000D6548">
        <w:rPr>
          <w:sz w:val="24"/>
          <w:lang w:val="en"/>
          <w:rPrChange w:id="6" w:author="Iijima, Akira/飯島 玲" w:date="2022-06-30T20:57:00Z">
            <w:rPr>
              <w:rFonts w:hAnsi="ＭＳ ゴシック"/>
              <w:color w:val="000000"/>
              <w:sz w:val="24"/>
            </w:rPr>
          </w:rPrChange>
        </w:rPr>
        <w:t>Revision chart</w:t>
      </w:r>
    </w:p>
    <w:tbl>
      <w:tblPr>
        <w:tblpPr w:leftFromText="142" w:rightFromText="142" w:vertAnchor="text" w:horzAnchor="margin" w:tblpX="108" w:tblpY="208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PrChange w:id="7" w:author="Kashima, Takuya/鹿島 卓也" w:date="2022-12-14T10:13:00Z">
          <w:tblPr>
            <w:tblpPr w:leftFromText="142" w:rightFromText="142" w:vertAnchor="text" w:horzAnchor="margin" w:tblpX="108" w:tblpY="208"/>
            <w:tblW w:w="9039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</w:tblPrChange>
      </w:tblPr>
      <w:tblGrid>
        <w:gridCol w:w="1165"/>
        <w:gridCol w:w="4046"/>
        <w:gridCol w:w="1276"/>
        <w:gridCol w:w="1276"/>
        <w:gridCol w:w="1418"/>
        <w:gridCol w:w="1134"/>
        <w:tblGridChange w:id="8">
          <w:tblGrid>
            <w:gridCol w:w="1165"/>
            <w:gridCol w:w="4046"/>
            <w:gridCol w:w="1276"/>
            <w:gridCol w:w="1276"/>
            <w:gridCol w:w="1418"/>
            <w:gridCol w:w="1134"/>
          </w:tblGrid>
        </w:tblGridChange>
      </w:tblGrid>
      <w:tr w:rsidR="00C0090D" w:rsidRPr="000D6548" w14:paraId="072E2F6E" w14:textId="77777777" w:rsidTr="00C0090D">
        <w:trPr>
          <w:trHeight w:val="343"/>
          <w:trPrChange w:id="9" w:author="Kashima, Takuya/鹿島 卓也" w:date="2022-12-14T10:13:00Z">
            <w:trPr>
              <w:trHeight w:val="343"/>
            </w:trPr>
          </w:trPrChange>
        </w:trPr>
        <w:tc>
          <w:tcPr>
            <w:tcW w:w="1165" w:type="dxa"/>
            <w:tcPrChange w:id="10" w:author="Kashima, Takuya/鹿島 卓也" w:date="2022-12-14T10:13:00Z">
              <w:tcPr>
                <w:tcW w:w="1165" w:type="dxa"/>
              </w:tcPr>
            </w:tcPrChange>
          </w:tcPr>
          <w:p w14:paraId="734EA4B2" w14:textId="77777777" w:rsidR="00C0090D" w:rsidRPr="000D6548" w:rsidRDefault="00C0090D" w:rsidP="004E60D0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1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  <w:r w:rsidRPr="000D6548">
              <w:rPr>
                <w:szCs w:val="20"/>
                <w:lang w:val="en"/>
                <w:rPrChange w:id="12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t>See</w:t>
            </w:r>
          </w:p>
        </w:tc>
        <w:tc>
          <w:tcPr>
            <w:tcW w:w="4046" w:type="dxa"/>
            <w:tcPrChange w:id="13" w:author="Kashima, Takuya/鹿島 卓也" w:date="2022-12-14T10:13:00Z">
              <w:tcPr>
                <w:tcW w:w="4046" w:type="dxa"/>
              </w:tcPr>
            </w:tcPrChange>
          </w:tcPr>
          <w:p w14:paraId="4D720EBA" w14:textId="2BABE61D" w:rsidR="00C0090D" w:rsidRDefault="00C0090D">
            <w:pPr>
              <w:widowControl w:val="0"/>
              <w:ind w:left="0"/>
              <w:jc w:val="center"/>
              <w:rPr>
                <w:ins w:id="14" w:author="Iijima, Akira/飯島 玲" w:date="2022-06-30T20:58:00Z"/>
                <w:szCs w:val="20"/>
                <w:lang w:val="en"/>
              </w:rPr>
              <w:pPrChange w:id="15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6" w:author="Iijima, Akira/飯島 玲" w:date="2022-06-30T20:58:00Z">
              <w:r w:rsidRPr="00871DC1">
                <w:rPr>
                  <w:rFonts w:ascii="Meiryo UI" w:eastAsia="Meiryo UI" w:hAnsi="Meiryo UI" w:hint="eastAsia"/>
                  <w:szCs w:val="20"/>
                </w:rPr>
                <w:t>変更内容</w:t>
              </w:r>
            </w:ins>
          </w:p>
          <w:p w14:paraId="2B114391" w14:textId="458654DA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7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8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19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t>What's changed?</w:t>
            </w:r>
          </w:p>
        </w:tc>
        <w:tc>
          <w:tcPr>
            <w:tcW w:w="1276" w:type="dxa"/>
            <w:tcPrChange w:id="20" w:author="Kashima, Takuya/鹿島 卓也" w:date="2022-12-14T10:13:00Z">
              <w:tcPr>
                <w:tcW w:w="1276" w:type="dxa"/>
              </w:tcPr>
            </w:tcPrChange>
          </w:tcPr>
          <w:p w14:paraId="0F4DA051" w14:textId="77777777" w:rsidR="00C0090D" w:rsidRPr="00C0090D" w:rsidRDefault="00C0090D" w:rsidP="00C0090D">
            <w:pPr>
              <w:widowControl w:val="0"/>
              <w:ind w:left="0"/>
              <w:jc w:val="center"/>
              <w:rPr>
                <w:ins w:id="21" w:author="Kashima, Takuya/鹿島 卓也" w:date="2022-12-14T10:13:00Z"/>
                <w:rFonts w:ascii="Meiryo UI" w:eastAsia="Meiryo UI" w:hAnsi="Meiryo UI"/>
                <w:color w:val="FF0000"/>
                <w:szCs w:val="20"/>
                <w:rPrChange w:id="22" w:author="Kashima, Takuya/鹿島 卓也" w:date="2022-12-14T10:14:00Z">
                  <w:rPr>
                    <w:ins w:id="23" w:author="Kashima, Takuya/鹿島 卓也" w:date="2022-12-14T10:13:00Z"/>
                    <w:rFonts w:ascii="Meiryo UI" w:eastAsia="Meiryo UI" w:hAnsi="Meiryo UI"/>
                    <w:szCs w:val="20"/>
                  </w:rPr>
                </w:rPrChange>
              </w:rPr>
            </w:pPr>
            <w:ins w:id="24" w:author="Kashima, Takuya/鹿島 卓也" w:date="2022-12-14T10:13:00Z">
              <w:r w:rsidRPr="00C0090D">
                <w:rPr>
                  <w:rFonts w:ascii="Meiryo UI" w:eastAsia="Meiryo UI" w:hAnsi="Meiryo UI" w:hint="eastAsia"/>
                  <w:color w:val="FF0000"/>
                  <w:szCs w:val="20"/>
                  <w:rPrChange w:id="25" w:author="Kashima, Takuya/鹿島 卓也" w:date="2022-12-14T10:14:00Z">
                    <w:rPr>
                      <w:rFonts w:ascii="Meiryo UI" w:eastAsia="Meiryo UI" w:hAnsi="Meiryo UI" w:hint="eastAsia"/>
                      <w:szCs w:val="20"/>
                    </w:rPr>
                  </w:rPrChange>
                </w:rPr>
                <w:t>変更理由</w:t>
              </w:r>
            </w:ins>
          </w:p>
          <w:p w14:paraId="2E1EB581" w14:textId="588CE9BA" w:rsidR="00C0090D" w:rsidRPr="00871DC1" w:rsidRDefault="00C0090D" w:rsidP="009643E6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  <w:ins w:id="26" w:author="Kashima, Takuya/鹿島 卓也" w:date="2022-12-14T10:13:00Z">
              <w:r w:rsidRPr="00C0090D">
                <w:rPr>
                  <w:rFonts w:ascii="Meiryo UI" w:eastAsia="Meiryo UI" w:hAnsi="Meiryo UI"/>
                  <w:color w:val="FF0000"/>
                  <w:szCs w:val="20"/>
                  <w:rPrChange w:id="27" w:author="Kashima, Takuya/鹿島 卓也" w:date="2022-12-14T10:14:00Z">
                    <w:rPr>
                      <w:rFonts w:ascii="Meiryo UI" w:eastAsia="Meiryo UI" w:hAnsi="Meiryo UI"/>
                      <w:szCs w:val="20"/>
                    </w:rPr>
                  </w:rPrChange>
                </w:rPr>
                <w:t>Change reason</w:t>
              </w:r>
            </w:ins>
          </w:p>
        </w:tc>
        <w:tc>
          <w:tcPr>
            <w:tcW w:w="1276" w:type="dxa"/>
            <w:tcPrChange w:id="28" w:author="Kashima, Takuya/鹿島 卓也" w:date="2022-12-14T10:13:00Z">
              <w:tcPr>
                <w:tcW w:w="1276" w:type="dxa"/>
              </w:tcPr>
            </w:tcPrChange>
          </w:tcPr>
          <w:p w14:paraId="57D5AABF" w14:textId="3EA72AB8" w:rsidR="00C0090D" w:rsidRDefault="00C0090D">
            <w:pPr>
              <w:widowControl w:val="0"/>
              <w:ind w:left="0"/>
              <w:jc w:val="center"/>
              <w:rPr>
                <w:ins w:id="29" w:author="Iijima, Akira/飯島 玲" w:date="2022-06-30T20:58:00Z"/>
                <w:szCs w:val="20"/>
                <w:lang w:val="en"/>
              </w:rPr>
              <w:pPrChange w:id="30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31" w:author="Iijima, Akira/飯島 玲" w:date="2022-06-30T20:58:00Z">
              <w:r w:rsidRPr="00871DC1">
                <w:rPr>
                  <w:rFonts w:ascii="Meiryo UI" w:eastAsia="Meiryo UI" w:hAnsi="Meiryo UI" w:hint="eastAsia"/>
                  <w:szCs w:val="20"/>
                </w:rPr>
                <w:t>作成者</w:t>
              </w:r>
            </w:ins>
          </w:p>
          <w:p w14:paraId="5059D1BD" w14:textId="49FF07A9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32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3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34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t>author</w:t>
            </w:r>
          </w:p>
        </w:tc>
        <w:tc>
          <w:tcPr>
            <w:tcW w:w="1418" w:type="dxa"/>
            <w:tcPrChange w:id="35" w:author="Kashima, Takuya/鹿島 卓也" w:date="2022-12-14T10:13:00Z">
              <w:tcPr>
                <w:tcW w:w="1418" w:type="dxa"/>
              </w:tcPr>
            </w:tcPrChange>
          </w:tcPr>
          <w:p w14:paraId="347B51D0" w14:textId="6D9027B9" w:rsidR="00C0090D" w:rsidRDefault="00C0090D">
            <w:pPr>
              <w:widowControl w:val="0"/>
              <w:ind w:left="0"/>
              <w:jc w:val="center"/>
              <w:rPr>
                <w:ins w:id="36" w:author="Iijima, Akira/飯島 玲" w:date="2022-06-30T20:58:00Z"/>
                <w:szCs w:val="20"/>
                <w:lang w:val="en"/>
              </w:rPr>
              <w:pPrChange w:id="3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38" w:author="Iijima, Akira/飯島 玲" w:date="2022-06-30T20:58:00Z">
              <w:r>
                <w:rPr>
                  <w:rFonts w:hint="eastAsia"/>
                  <w:szCs w:val="20"/>
                  <w:lang w:val="en"/>
                </w:rPr>
                <w:t>日付</w:t>
              </w:r>
            </w:ins>
          </w:p>
          <w:p w14:paraId="20D0251E" w14:textId="4F100421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39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40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41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t>date</w:t>
            </w:r>
          </w:p>
        </w:tc>
        <w:tc>
          <w:tcPr>
            <w:tcW w:w="1134" w:type="dxa"/>
            <w:tcPrChange w:id="42" w:author="Kashima, Takuya/鹿島 卓也" w:date="2022-12-14T10:13:00Z">
              <w:tcPr>
                <w:tcW w:w="1134" w:type="dxa"/>
              </w:tcPr>
            </w:tcPrChange>
          </w:tcPr>
          <w:p w14:paraId="25D76581" w14:textId="535DC4E1" w:rsidR="00C0090D" w:rsidRDefault="00C0090D">
            <w:pPr>
              <w:widowControl w:val="0"/>
              <w:ind w:left="0"/>
              <w:jc w:val="center"/>
              <w:rPr>
                <w:ins w:id="43" w:author="Iijima, Akira/飯島 玲" w:date="2022-06-30T20:58:00Z"/>
                <w:szCs w:val="20"/>
                <w:lang w:val="en"/>
              </w:rPr>
              <w:pPrChange w:id="44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45" w:author="Iijima, Akira/飯島 玲" w:date="2022-06-30T20:58:00Z">
              <w:r w:rsidRPr="00871DC1">
                <w:rPr>
                  <w:rFonts w:ascii="Meiryo UI" w:eastAsia="Meiryo UI" w:hAnsi="Meiryo UI" w:hint="eastAsia"/>
                  <w:szCs w:val="20"/>
                </w:rPr>
                <w:t>正式発行</w:t>
              </w:r>
            </w:ins>
          </w:p>
          <w:p w14:paraId="6C2CA120" w14:textId="59081340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46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4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48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t>Official publication</w:t>
            </w:r>
          </w:p>
        </w:tc>
      </w:tr>
      <w:tr w:rsidR="00C0090D" w:rsidRPr="000D6548" w14:paraId="442DF096" w14:textId="77777777" w:rsidTr="00C0090D">
        <w:trPr>
          <w:trHeight w:val="85"/>
          <w:trPrChange w:id="49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50" w:author="Kashima, Takuya/鹿島 卓也" w:date="2022-12-14T10:13:00Z">
              <w:tcPr>
                <w:tcW w:w="1165" w:type="dxa"/>
              </w:tcPr>
            </w:tcPrChange>
          </w:tcPr>
          <w:p w14:paraId="11DE4A88" w14:textId="77777777" w:rsidR="00C0090D" w:rsidRPr="000D6548" w:rsidRDefault="00C0090D" w:rsidP="00B320A5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51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</w:pPr>
            <w:ins w:id="52" w:author="Nakamura, Taiki/中村 泰貴" w:date="2021-09-06T12:26:00Z">
              <w:r w:rsidRPr="000D6548">
                <w:rPr>
                  <w:szCs w:val="20"/>
                  <w:lang w:val="en"/>
                  <w:rPrChange w:id="53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t>2.00</w:t>
              </w:r>
            </w:ins>
            <w:del w:id="54" w:author="Nakamura, Taiki/中村 泰貴" w:date="2021-09-06T12:26:00Z">
              <w:r w:rsidRPr="000D6548" w:rsidDel="004E60D0">
                <w:rPr>
                  <w:szCs w:val="20"/>
                  <w:lang w:val="en"/>
                  <w:rPrChange w:id="55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delText>0.5</w:delText>
              </w:r>
            </w:del>
          </w:p>
        </w:tc>
        <w:tc>
          <w:tcPr>
            <w:tcW w:w="4046" w:type="dxa"/>
            <w:tcPrChange w:id="56" w:author="Kashima, Takuya/鹿島 卓也" w:date="2022-12-14T10:13:00Z">
              <w:tcPr>
                <w:tcW w:w="4046" w:type="dxa"/>
              </w:tcPr>
            </w:tcPrChange>
          </w:tcPr>
          <w:p w14:paraId="17DE0665" w14:textId="77777777" w:rsidR="00C0090D" w:rsidRPr="000D6548" w:rsidRDefault="00C0090D">
            <w:pPr>
              <w:widowControl w:val="0"/>
              <w:ind w:left="0"/>
              <w:jc w:val="left"/>
              <w:rPr>
                <w:rFonts w:ascii="Meiryo UI" w:eastAsia="Meiryo UI" w:hAnsi="Meiryo UI"/>
                <w:szCs w:val="20"/>
                <w:rPrChange w:id="57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pPrChange w:id="58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59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t>New</w:t>
            </w:r>
          </w:p>
        </w:tc>
        <w:tc>
          <w:tcPr>
            <w:tcW w:w="1276" w:type="dxa"/>
            <w:tcPrChange w:id="60" w:author="Kashima, Takuya/鹿島 卓也" w:date="2022-12-14T10:13:00Z">
              <w:tcPr>
                <w:tcW w:w="1276" w:type="dxa"/>
              </w:tcPr>
            </w:tcPrChange>
          </w:tcPr>
          <w:p w14:paraId="257B8B54" w14:textId="77777777" w:rsidR="00C0090D" w:rsidRPr="000D6548" w:rsidDel="004E60D0" w:rsidRDefault="00C0090D">
            <w:pPr>
              <w:widowControl w:val="0"/>
              <w:ind w:left="0"/>
              <w:jc w:val="center"/>
              <w:rPr>
                <w:szCs w:val="20"/>
                <w:lang w:val="en"/>
              </w:rPr>
            </w:pPr>
          </w:p>
        </w:tc>
        <w:tc>
          <w:tcPr>
            <w:tcW w:w="1276" w:type="dxa"/>
            <w:tcPrChange w:id="61" w:author="Kashima, Takuya/鹿島 卓也" w:date="2022-12-14T10:13:00Z">
              <w:tcPr>
                <w:tcW w:w="1276" w:type="dxa"/>
              </w:tcPr>
            </w:tcPrChange>
          </w:tcPr>
          <w:p w14:paraId="3BA81301" w14:textId="6B25D57A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62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pPrChange w:id="63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del w:id="64" w:author="Nakamura, Taiki/中村 泰貴" w:date="2021-09-06T12:26:00Z">
              <w:r w:rsidRPr="000D6548" w:rsidDel="004E60D0">
                <w:rPr>
                  <w:szCs w:val="20"/>
                  <w:lang w:val="en"/>
                  <w:rPrChange w:id="65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delText>LBS</w:delText>
              </w:r>
            </w:del>
            <w:r w:rsidRPr="000D6548">
              <w:rPr>
                <w:szCs w:val="20"/>
                <w:lang w:val="en"/>
                <w:rPrChange w:id="66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t>VC</w:t>
            </w:r>
            <w:r w:rsidRPr="000D6548">
              <w:rPr>
                <w:rFonts w:hint="eastAsia"/>
                <w:szCs w:val="20"/>
                <w:lang w:val="en"/>
                <w:rPrChange w:id="67" w:author="Iijima, Akira/飯島 玲" w:date="2022-06-30T20:57:00Z">
                  <w:rPr>
                    <w:rFonts w:ascii="ＭＳ Ｐゴシック" w:eastAsia="ＭＳ Ｐゴシック" w:hAnsi="ＭＳ Ｐゴシック" w:hint="eastAsia"/>
                    <w:color w:val="FF0000"/>
                    <w:szCs w:val="20"/>
                  </w:rPr>
                </w:rPrChange>
              </w:rPr>
              <w:t>基</w:t>
            </w:r>
            <w:ins w:id="68" w:author="Nakamura, Taiki/中村 泰貴" w:date="2021-09-06T12:26:00Z">
              <w:r w:rsidRPr="000D6548">
                <w:rPr>
                  <w:szCs w:val="20"/>
                  <w:lang w:val="en"/>
                  <w:rPrChange w:id="69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t xml:space="preserve"> LBS</w:t>
              </w:r>
            </w:ins>
            <w:del w:id="70" w:author="Nakamura, Taiki/中村 泰貴" w:date="2021-09-06T12:26:00Z">
              <w:r w:rsidRPr="000D6548" w:rsidDel="004E60D0">
                <w:rPr>
                  <w:rFonts w:hint="eastAsia"/>
                  <w:szCs w:val="20"/>
                  <w:lang w:val="en"/>
                  <w:rPrChange w:id="71" w:author="Iijima, Akira/飯島 玲" w:date="2022-06-30T20:57:00Z">
                    <w:rPr>
                      <w:rFonts w:ascii="ＭＳ Ｐゴシック" w:eastAsia="ＭＳ Ｐゴシック" w:hAnsi="ＭＳ Ｐゴシック" w:hint="eastAsia"/>
                      <w:color w:val="FF0000"/>
                      <w:szCs w:val="20"/>
                    </w:rPr>
                  </w:rPrChange>
                </w:rPr>
                <w:delText>盤</w:delText>
              </w:r>
            </w:del>
          </w:p>
        </w:tc>
        <w:tc>
          <w:tcPr>
            <w:tcW w:w="1418" w:type="dxa"/>
            <w:tcPrChange w:id="72" w:author="Kashima, Takuya/鹿島 卓也" w:date="2022-12-14T10:13:00Z">
              <w:tcPr>
                <w:tcW w:w="1418" w:type="dxa"/>
              </w:tcPr>
            </w:tcPrChange>
          </w:tcPr>
          <w:p w14:paraId="39EDDDB0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73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pPrChange w:id="74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r w:rsidRPr="000D6548">
              <w:rPr>
                <w:szCs w:val="20"/>
                <w:lang w:val="en"/>
                <w:rPrChange w:id="75" w:author="Iijima, Akira/飯島 玲" w:date="2022-06-30T20:57:00Z">
                  <w:rPr>
                    <w:rFonts w:ascii="ＭＳ Ｐゴシック" w:eastAsia="ＭＳ Ｐゴシック" w:hAnsi="ＭＳ Ｐゴシック"/>
                    <w:color w:val="FF0000"/>
                    <w:szCs w:val="20"/>
                  </w:rPr>
                </w:rPrChange>
              </w:rPr>
              <w:t>2021/0</w:t>
            </w:r>
            <w:ins w:id="76" w:author="Nakamura, Taiki/中村 泰貴" w:date="2021-09-06T12:26:00Z">
              <w:r w:rsidRPr="000D6548">
                <w:rPr>
                  <w:szCs w:val="20"/>
                  <w:lang w:val="en"/>
                  <w:rPrChange w:id="77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t>9</w:t>
              </w:r>
            </w:ins>
            <w:ins w:id="78" w:author="Hiroki Ito" w:date="2021-08-27T15:18:00Z">
              <w:del w:id="79" w:author="Nakamura, Taiki/中村 泰貴" w:date="2021-09-06T12:26:00Z">
                <w:r w:rsidRPr="000D6548" w:rsidDel="004E60D0">
                  <w:rPr>
                    <w:szCs w:val="20"/>
                    <w:lang w:val="en"/>
                    <w:rPrChange w:id="80" w:author="Iijima, Akira/飯島 玲" w:date="2022-06-30T20:57:00Z">
                      <w:rPr>
                        <w:rFonts w:ascii="ＭＳ Ｐゴシック" w:eastAsia="ＭＳ Ｐゴシック" w:hAnsi="ＭＳ Ｐゴシック"/>
                        <w:color w:val="FF0000"/>
                        <w:szCs w:val="20"/>
                      </w:rPr>
                    </w:rPrChange>
                  </w:rPr>
                  <w:delText>8</w:delText>
                </w:r>
              </w:del>
              <w:r w:rsidRPr="000D6548">
                <w:rPr>
                  <w:szCs w:val="20"/>
                  <w:lang w:val="en"/>
                  <w:rPrChange w:id="81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t>/</w:t>
              </w:r>
            </w:ins>
            <w:ins w:id="82" w:author="Nakamura, Taiki/中村 泰貴" w:date="2021-09-06T12:26:00Z">
              <w:r w:rsidRPr="000D6548">
                <w:rPr>
                  <w:szCs w:val="20"/>
                  <w:lang w:val="en"/>
                  <w:rPrChange w:id="83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t>06</w:t>
              </w:r>
            </w:ins>
            <w:ins w:id="84" w:author="Hiroki Ito" w:date="2021-08-27T15:18:00Z">
              <w:del w:id="85" w:author="Nakamura, Taiki/中村 泰貴" w:date="2021-09-06T12:26:00Z">
                <w:r w:rsidRPr="000D6548" w:rsidDel="004E60D0">
                  <w:rPr>
                    <w:szCs w:val="20"/>
                    <w:lang w:val="en"/>
                    <w:rPrChange w:id="86" w:author="Iijima, Akira/飯島 玲" w:date="2022-06-30T20:57:00Z">
                      <w:rPr>
                        <w:rFonts w:ascii="ＭＳ Ｐゴシック" w:eastAsia="ＭＳ Ｐゴシック" w:hAnsi="ＭＳ Ｐゴシック"/>
                        <w:color w:val="FF0000"/>
                        <w:szCs w:val="20"/>
                      </w:rPr>
                    </w:rPrChange>
                  </w:rPr>
                  <w:delText>27</w:delText>
                </w:r>
              </w:del>
            </w:ins>
            <w:del w:id="87" w:author="Hiroki Ito" w:date="2021-08-27T15:18:00Z">
              <w:r w:rsidRPr="000D6548" w:rsidDel="00FB7567">
                <w:rPr>
                  <w:szCs w:val="20"/>
                  <w:lang w:val="en"/>
                  <w:rPrChange w:id="88" w:author="Iijima, Akira/飯島 玲" w:date="2022-06-30T20:57:00Z">
                    <w:rPr>
                      <w:rFonts w:ascii="ＭＳ Ｐゴシック" w:eastAsia="ＭＳ Ｐゴシック" w:hAnsi="ＭＳ Ｐゴシック"/>
                      <w:color w:val="FF0000"/>
                      <w:szCs w:val="20"/>
                    </w:rPr>
                  </w:rPrChange>
                </w:rPr>
                <w:delText>5/31</w:delText>
              </w:r>
            </w:del>
          </w:p>
        </w:tc>
        <w:tc>
          <w:tcPr>
            <w:tcW w:w="1134" w:type="dxa"/>
            <w:tcPrChange w:id="89" w:author="Kashima, Takuya/鹿島 卓也" w:date="2022-12-14T10:13:00Z">
              <w:tcPr>
                <w:tcW w:w="1134" w:type="dxa"/>
              </w:tcPr>
            </w:tcPrChange>
          </w:tcPr>
          <w:p w14:paraId="755E77FC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90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91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92" w:author="Ito Hiroki／伊藤　大貴／AI" w:date="2021-11-15T09:33:00Z">
              <w:r w:rsidRPr="000D6548">
                <w:rPr>
                  <w:rFonts w:hint="eastAsia"/>
                  <w:szCs w:val="20"/>
                  <w:lang w:val="en"/>
                  <w:rPrChange w:id="93" w:author="Iijima, Akira/飯島 玲" w:date="2022-06-30T20:57:00Z">
                    <w:rPr>
                      <w:rFonts w:ascii="ＭＳ Ｐゴシック" w:eastAsia="ＭＳ Ｐゴシック" w:hAnsi="ＭＳ Ｐゴシック" w:hint="eastAsia"/>
                      <w:szCs w:val="20"/>
                    </w:rPr>
                  </w:rPrChange>
                </w:rPr>
                <w:t>―</w:t>
              </w:r>
            </w:ins>
            <w:ins w:id="94" w:author="Nakamura, Taiki/中村 泰貴" w:date="2021-09-06T12:26:00Z">
              <w:del w:id="95" w:author="Ito Hiroki／伊藤　大貴／AI" w:date="2021-11-15T09:33:00Z">
                <w:r w:rsidRPr="000D6548" w:rsidDel="00191DA4">
                  <w:rPr>
                    <w:rFonts w:hint="eastAsia"/>
                    <w:szCs w:val="20"/>
                    <w:lang w:val="en"/>
                    <w:rPrChange w:id="96" w:author="Iijima, Akira/飯島 玲" w:date="2022-06-30T20:57:00Z">
                      <w:rPr>
                        <w:rFonts w:ascii="ＭＳ Ｐゴシック" w:eastAsia="ＭＳ Ｐゴシック" w:hAnsi="ＭＳ Ｐゴシック" w:hint="eastAsia"/>
                        <w:szCs w:val="20"/>
                      </w:rPr>
                    </w:rPrChange>
                  </w:rPr>
                  <w:delText>〇</w:delText>
                </w:r>
              </w:del>
            </w:ins>
          </w:p>
        </w:tc>
      </w:tr>
      <w:tr w:rsidR="00C0090D" w:rsidRPr="000D6548" w14:paraId="3F87919E" w14:textId="77777777" w:rsidTr="00C0090D">
        <w:trPr>
          <w:trHeight w:val="197"/>
          <w:trPrChange w:id="97" w:author="Kashima, Takuya/鹿島 卓也" w:date="2022-12-14T10:13:00Z">
            <w:trPr>
              <w:trHeight w:val="197"/>
            </w:trPr>
          </w:trPrChange>
        </w:trPr>
        <w:tc>
          <w:tcPr>
            <w:tcW w:w="1165" w:type="dxa"/>
            <w:tcPrChange w:id="98" w:author="Kashima, Takuya/鹿島 卓也" w:date="2022-12-14T10:13:00Z">
              <w:tcPr>
                <w:tcW w:w="1165" w:type="dxa"/>
              </w:tcPr>
            </w:tcPrChange>
          </w:tcPr>
          <w:p w14:paraId="31739604" w14:textId="77777777" w:rsidR="00C0090D" w:rsidRPr="000D6548" w:rsidRDefault="00C0090D" w:rsidP="00B320A5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99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  <w:ins w:id="100" w:author="Ito Hiroki／伊藤　大貴／AI" w:date="2021-11-15T09:32:00Z">
              <w:r w:rsidRPr="000D6548">
                <w:rPr>
                  <w:rFonts w:ascii="ＭＳ Ｐゴシック" w:eastAsia="ＭＳ Ｐゴシック" w:hAnsi="ＭＳ Ｐゴシック"/>
                  <w:szCs w:val="20"/>
                </w:rPr>
                <w:t>3.00</w:t>
              </w:r>
            </w:ins>
          </w:p>
        </w:tc>
        <w:tc>
          <w:tcPr>
            <w:tcW w:w="4046" w:type="dxa"/>
            <w:vAlign w:val="center"/>
            <w:tcPrChange w:id="101" w:author="Kashima, Takuya/鹿島 卓也" w:date="2022-12-14T10:13:00Z">
              <w:tcPr>
                <w:tcW w:w="4046" w:type="dxa"/>
                <w:vAlign w:val="center"/>
              </w:tcPr>
            </w:tcPrChange>
          </w:tcPr>
          <w:p w14:paraId="3A4EE408" w14:textId="77777777" w:rsidR="00C0090D" w:rsidRPr="000D6548" w:rsidRDefault="00C0090D">
            <w:pPr>
              <w:widowControl w:val="0"/>
              <w:spacing w:line="0" w:lineRule="atLeast"/>
              <w:ind w:left="0"/>
              <w:jc w:val="left"/>
              <w:rPr>
                <w:rFonts w:ascii="Meiryo UI" w:eastAsia="Meiryo UI" w:hAnsi="Meiryo UI"/>
                <w:szCs w:val="20"/>
                <w:rPrChange w:id="102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03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  <w:ins w:id="104" w:author="Ito Hiroki／伊藤　大貴／AI" w:date="2021-11-15T09:32:00Z">
              <w:r w:rsidRPr="000D6548">
                <w:rPr>
                  <w:szCs w:val="20"/>
                  <w:lang w:val="en"/>
                  <w:rPrChange w:id="105" w:author="Iijima, Akira/飯島 玲" w:date="2022-06-30T20:57:00Z">
                    <w:rPr>
                      <w:rFonts w:ascii="ＭＳ Ｐゴシック" w:eastAsia="ＭＳ Ｐゴシック" w:hAnsi="ＭＳ Ｐゴシック"/>
                      <w:szCs w:val="20"/>
                    </w:rPr>
                  </w:rPrChange>
                </w:rPr>
                <w:t>Version update</w:t>
              </w:r>
            </w:ins>
          </w:p>
        </w:tc>
        <w:tc>
          <w:tcPr>
            <w:tcW w:w="1276" w:type="dxa"/>
            <w:tcPrChange w:id="106" w:author="Kashima, Takuya/鹿島 卓也" w:date="2022-12-14T10:13:00Z">
              <w:tcPr>
                <w:tcW w:w="1276" w:type="dxa"/>
              </w:tcPr>
            </w:tcPrChange>
          </w:tcPr>
          <w:p w14:paraId="1035E327" w14:textId="77777777" w:rsidR="00C0090D" w:rsidRPr="000D6548" w:rsidRDefault="00C0090D">
            <w:pPr>
              <w:widowControl w:val="0"/>
              <w:ind w:left="0"/>
              <w:jc w:val="center"/>
              <w:rPr>
                <w:szCs w:val="20"/>
                <w:lang w:val="en"/>
              </w:rPr>
            </w:pPr>
          </w:p>
        </w:tc>
        <w:tc>
          <w:tcPr>
            <w:tcW w:w="1276" w:type="dxa"/>
            <w:tcPrChange w:id="107" w:author="Kashima, Takuya/鹿島 卓也" w:date="2022-12-14T10:13:00Z">
              <w:tcPr>
                <w:tcW w:w="1276" w:type="dxa"/>
              </w:tcPr>
            </w:tcPrChange>
          </w:tcPr>
          <w:p w14:paraId="7F8ED2CE" w14:textId="0F9CDF79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08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09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10" w:author="Ito Hiroki／伊藤　大貴／AI" w:date="2021-11-15T09:32:00Z">
              <w:r w:rsidRPr="000D6548">
                <w:rPr>
                  <w:szCs w:val="20"/>
                  <w:lang w:val="en"/>
                  <w:rPrChange w:id="111" w:author="Iijima, Akira/飯島 玲" w:date="2022-06-30T20:57:00Z">
                    <w:rPr>
                      <w:rFonts w:ascii="ＭＳ Ｐゴシック" w:eastAsia="ＭＳ Ｐゴシック" w:hAnsi="ＭＳ Ｐゴシック"/>
                      <w:szCs w:val="20"/>
                    </w:rPr>
                  </w:rPrChange>
                </w:rPr>
                <w:t>VC</w:t>
              </w:r>
            </w:ins>
            <w:ins w:id="112" w:author="Ito Hiroki／伊藤　大貴／AI" w:date="2021-11-15T09:33:00Z">
              <w:r w:rsidRPr="000D6548">
                <w:rPr>
                  <w:rFonts w:hint="eastAsia"/>
                  <w:szCs w:val="20"/>
                  <w:lang w:val="en"/>
                  <w:rPrChange w:id="113" w:author="Iijima, Akira/飯島 玲" w:date="2022-06-30T20:57:00Z">
                    <w:rPr>
                      <w:rFonts w:ascii="ＭＳ Ｐゴシック" w:eastAsia="ＭＳ Ｐゴシック" w:hAnsi="ＭＳ Ｐゴシック" w:hint="eastAsia"/>
                      <w:szCs w:val="20"/>
                    </w:rPr>
                  </w:rPrChange>
                </w:rPr>
                <w:t>基</w:t>
              </w:r>
              <w:r w:rsidRPr="000D6548">
                <w:rPr>
                  <w:szCs w:val="20"/>
                  <w:lang w:val="en"/>
                  <w:rPrChange w:id="114" w:author="Iijima, Akira/飯島 玲" w:date="2022-06-30T20:57:00Z">
                    <w:rPr>
                      <w:rFonts w:ascii="ＭＳ Ｐゴシック" w:eastAsia="ＭＳ Ｐゴシック" w:hAnsi="ＭＳ Ｐゴシック"/>
                      <w:szCs w:val="20"/>
                    </w:rPr>
                  </w:rPrChange>
                </w:rPr>
                <w:t xml:space="preserve"> LBS</w:t>
              </w:r>
            </w:ins>
          </w:p>
        </w:tc>
        <w:tc>
          <w:tcPr>
            <w:tcW w:w="1418" w:type="dxa"/>
            <w:tcPrChange w:id="115" w:author="Kashima, Takuya/鹿島 卓也" w:date="2022-12-14T10:13:00Z">
              <w:tcPr>
                <w:tcW w:w="1418" w:type="dxa"/>
              </w:tcPr>
            </w:tcPrChange>
          </w:tcPr>
          <w:p w14:paraId="253A291D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16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1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18" w:author="Ito Hiroki／伊藤　大貴／AI" w:date="2021-11-15T09:33:00Z">
              <w:r w:rsidRPr="000D6548">
                <w:rPr>
                  <w:szCs w:val="20"/>
                  <w:lang w:val="en"/>
                  <w:rPrChange w:id="119" w:author="Iijima, Akira/飯島 玲" w:date="2022-06-30T20:57:00Z">
                    <w:rPr>
                      <w:rFonts w:ascii="ＭＳ Ｐゴシック" w:eastAsia="ＭＳ Ｐゴシック" w:hAnsi="ＭＳ Ｐゴシック"/>
                      <w:szCs w:val="20"/>
                    </w:rPr>
                  </w:rPrChange>
                </w:rPr>
                <w:t>2021/11/19</w:t>
              </w:r>
            </w:ins>
          </w:p>
        </w:tc>
        <w:tc>
          <w:tcPr>
            <w:tcW w:w="1134" w:type="dxa"/>
            <w:tcPrChange w:id="120" w:author="Kashima, Takuya/鹿島 卓也" w:date="2022-12-14T10:13:00Z">
              <w:tcPr>
                <w:tcW w:w="1134" w:type="dxa"/>
              </w:tcPr>
            </w:tcPrChange>
          </w:tcPr>
          <w:p w14:paraId="4348162D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21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22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23" w:author="Ito Hiroki／伊藤　大貴／AI" w:date="2021-11-15T09:33:00Z">
              <w:r w:rsidRPr="000D6548">
                <w:rPr>
                  <w:rFonts w:hint="eastAsia"/>
                  <w:szCs w:val="20"/>
                  <w:lang w:val="en"/>
                  <w:rPrChange w:id="124" w:author="Iijima, Akira/飯島 玲" w:date="2022-06-30T20:57:00Z">
                    <w:rPr>
                      <w:rFonts w:ascii="ＭＳ Ｐゴシック" w:eastAsia="ＭＳ Ｐゴシック" w:hAnsi="ＭＳ Ｐゴシック" w:hint="eastAsia"/>
                      <w:szCs w:val="20"/>
                    </w:rPr>
                  </w:rPrChange>
                </w:rPr>
                <w:t>〇</w:t>
              </w:r>
            </w:ins>
          </w:p>
        </w:tc>
      </w:tr>
      <w:tr w:rsidR="00C0090D" w:rsidRPr="000D6548" w14:paraId="7D15E982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125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85"/>
          <w:trPrChange w:id="126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127" w:author="Kashima, Takuya/鹿島 卓也" w:date="2022-12-14T10:13:00Z">
              <w:tcPr>
                <w:tcW w:w="1165" w:type="dxa"/>
              </w:tcPr>
            </w:tcPrChange>
          </w:tcPr>
          <w:p w14:paraId="4EEA28FF" w14:textId="335C223F" w:rsidR="00C0090D" w:rsidRPr="000D6548" w:rsidRDefault="00C0090D" w:rsidP="00B320A5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28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  <w:ins w:id="129" w:author="Iijima, Akira/飯島 玲" w:date="2022-03-25T11:35:00Z">
              <w:r w:rsidRPr="000D6548">
                <w:rPr>
                  <w:rFonts w:ascii="Meiryo UI" w:eastAsia="Meiryo UI" w:hAnsi="Meiryo UI"/>
                  <w:szCs w:val="20"/>
                  <w:rPrChange w:id="130" w:author="Iijima, Akira/飯島 玲" w:date="2022-06-30T20:57:00Z">
                    <w:rPr>
                      <w:rFonts w:ascii="Meiryo UI" w:eastAsia="Meiryo UI" w:hAnsi="Meiryo UI"/>
                      <w:color w:val="000000" w:themeColor="text1"/>
                      <w:szCs w:val="20"/>
                    </w:rPr>
                  </w:rPrChange>
                </w:rPr>
                <w:t>1.00</w:t>
              </w:r>
            </w:ins>
          </w:p>
        </w:tc>
        <w:tc>
          <w:tcPr>
            <w:tcW w:w="4046" w:type="dxa"/>
            <w:vAlign w:val="center"/>
            <w:tcPrChange w:id="131" w:author="Kashima, Takuya/鹿島 卓也" w:date="2022-12-14T10:13:00Z">
              <w:tcPr>
                <w:tcW w:w="4046" w:type="dxa"/>
                <w:vAlign w:val="center"/>
              </w:tcPr>
            </w:tcPrChange>
          </w:tcPr>
          <w:p w14:paraId="40AFB861" w14:textId="24F3291D" w:rsidR="00C0090D" w:rsidRPr="000D6548" w:rsidRDefault="00C0090D">
            <w:pPr>
              <w:ind w:left="0"/>
              <w:rPr>
                <w:ins w:id="132" w:author="Iijima, Akira/飯島 玲" w:date="2022-03-24T15:44:00Z"/>
                <w:rFonts w:ascii="Meiryo UI" w:eastAsia="Meiryo UI" w:hAnsi="Meiryo UI"/>
                <w:rPrChange w:id="133" w:author="Iijima, Akira/飯島 玲" w:date="2022-06-30T20:57:00Z">
                  <w:rPr>
                    <w:ins w:id="134" w:author="Iijima, Akira/飯島 玲" w:date="2022-03-24T15:44:00Z"/>
                    <w:rFonts w:ascii="Meiryo UI" w:eastAsia="Meiryo UI" w:hAnsi="Meiryo UI"/>
                    <w:color w:val="000000"/>
                  </w:rPr>
                </w:rPrChange>
              </w:rPr>
              <w:pPrChange w:id="135" w:author="Iijima, Akira/飯島 玲" w:date="2022-03-24T15:44:00Z">
                <w:pPr/>
              </w:pPrChange>
            </w:pPr>
            <w:ins w:id="136" w:author="Iijima, Akira/飯島 玲" w:date="2022-03-24T15:44:00Z">
              <w:r w:rsidRPr="000D6548">
                <w:rPr>
                  <w:lang w:val="en"/>
                  <w:rPrChange w:id="137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3-1.(1)</w:t>
              </w:r>
              <w:r w:rsidRPr="000D6548">
                <w:rPr>
                  <w:lang w:val="en"/>
                </w:rPr>
                <w:t xml:space="preserve"> </w:t>
              </w:r>
              <w:r w:rsidRPr="000D6548">
                <w:rPr>
                  <w:lang w:val="en"/>
                  <w:rPrChange w:id="138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years</w:t>
              </w:r>
            </w:ins>
          </w:p>
          <w:p w14:paraId="1FA5CC30" w14:textId="77777777" w:rsidR="00C0090D" w:rsidRPr="000D6548" w:rsidRDefault="00C0090D">
            <w:pPr>
              <w:ind w:left="0"/>
              <w:rPr>
                <w:ins w:id="139" w:author="Iijima, Akira/飯島 玲" w:date="2022-03-24T15:45:00Z"/>
                <w:lang w:val="en"/>
                <w:rPrChange w:id="140" w:author="Iijima, Akira/飯島 玲" w:date="2022-06-30T20:57:00Z">
                  <w:rPr>
                    <w:ins w:id="141" w:author="Iijima, Akira/飯島 玲" w:date="2022-03-24T15:45:00Z"/>
                    <w:color w:val="000000"/>
                    <w:lang w:val="en"/>
                  </w:rPr>
                </w:rPrChange>
              </w:rPr>
              <w:pPrChange w:id="142" w:author="Iijima, Akira/飯島 玲" w:date="2022-03-24T15:44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  <w:ins w:id="143" w:author="Iijima, Akira/飯島 玲" w:date="2022-03-24T15:44:00Z">
              <w:r w:rsidRPr="000D6548">
                <w:rPr>
                  <w:lang w:val="en"/>
                  <w:rPrChange w:id="144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 xml:space="preserve"> </w:t>
              </w:r>
            </w:ins>
            <w:ins w:id="145" w:author="Iijima, Akira/飯島 玲" w:date="2022-03-24T15:45:00Z">
              <w:r w:rsidRPr="000D6548">
                <w:rPr>
                  <w:lang w:val="en"/>
                  <w:rPrChange w:id="146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Correct the example for 24CY</w:t>
              </w:r>
            </w:ins>
          </w:p>
          <w:p w14:paraId="72360264" w14:textId="33A253ED" w:rsidR="00C0090D" w:rsidRPr="000D6548" w:rsidRDefault="00C0090D">
            <w:pPr>
              <w:ind w:left="0"/>
              <w:rPr>
                <w:ins w:id="147" w:author="Iijima, Akira/飯島 玲" w:date="2022-03-24T15:48:00Z"/>
                <w:lang w:val="en"/>
                <w:rPrChange w:id="148" w:author="Iijima, Akira/飯島 玲" w:date="2022-06-30T20:57:00Z">
                  <w:rPr>
                    <w:ins w:id="149" w:author="Iijima, Akira/飯島 玲" w:date="2022-03-24T15:48:00Z"/>
                    <w:color w:val="FF0000"/>
                    <w:lang w:val="en"/>
                  </w:rPr>
                </w:rPrChange>
              </w:rPr>
              <w:pPrChange w:id="150" w:author="Iijima, Akira/飯島 玲" w:date="2022-03-24T15:44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  <w:p w14:paraId="390BD71D" w14:textId="77777777" w:rsidR="00C0090D" w:rsidRPr="000D6548" w:rsidRDefault="00C0090D">
            <w:pPr>
              <w:ind w:left="0"/>
              <w:rPr>
                <w:ins w:id="151" w:author="Iijima, Akira/飯島 玲" w:date="2022-03-24T15:48:00Z"/>
                <w:rFonts w:ascii="Meiryo UI" w:eastAsia="Meiryo UI" w:hAnsi="Meiryo UI"/>
                <w:rPrChange w:id="152" w:author="Iijima, Akira/飯島 玲" w:date="2022-06-30T20:57:00Z">
                  <w:rPr>
                    <w:ins w:id="153" w:author="Iijima, Akira/飯島 玲" w:date="2022-03-24T15:48:00Z"/>
                    <w:rFonts w:ascii="Meiryo UI" w:eastAsia="Meiryo UI" w:hAnsi="Meiryo UI"/>
                    <w:color w:val="000000" w:themeColor="text1"/>
                  </w:rPr>
                </w:rPrChange>
              </w:rPr>
              <w:pPrChange w:id="154" w:author="Iijima, Akira/飯島 玲" w:date="2022-03-24T15:48:00Z">
                <w:pPr/>
              </w:pPrChange>
            </w:pPr>
            <w:ins w:id="155" w:author="Iijima, Akira/飯島 玲" w:date="2022-03-24T15:48:00Z">
              <w:r w:rsidRPr="000D6548">
                <w:rPr>
                  <w:lang w:val="en"/>
                  <w:rPrChange w:id="156" w:author="Iijima, Akira/飯島 玲" w:date="2022-06-30T20:57:00Z">
                    <w:rPr>
                      <w:color w:val="000000" w:themeColor="text1"/>
                      <w:lang w:val="en"/>
                    </w:rPr>
                  </w:rPrChange>
                </w:rPr>
                <w:t>3-2.(2) For Destination</w:t>
              </w:r>
            </w:ins>
          </w:p>
          <w:p w14:paraId="757A8A68" w14:textId="2CB7F847" w:rsidR="00C0090D" w:rsidRPr="000D6548" w:rsidRDefault="00C0090D">
            <w:pPr>
              <w:ind w:left="0"/>
              <w:rPr>
                <w:ins w:id="157" w:author="Iijima, Akira/飯島 玲" w:date="2022-03-24T15:48:00Z"/>
                <w:rPrChange w:id="158" w:author="Iijima, Akira/飯島 玲" w:date="2022-06-30T20:57:00Z">
                  <w:rPr>
                    <w:ins w:id="159" w:author="Iijima, Akira/飯島 玲" w:date="2022-03-24T15:48:00Z"/>
                    <w:color w:val="FF0000"/>
                  </w:rPr>
                </w:rPrChange>
              </w:rPr>
              <w:pPrChange w:id="160" w:author="Iijima, Akira/飯島 玲" w:date="2022-03-24T15:44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  <w:ins w:id="161" w:author="Iijima, Akira/飯島 玲" w:date="2022-03-24T15:48:00Z">
              <w:r w:rsidRPr="000D6548">
                <w:rPr>
                  <w:rPrChange w:id="162" w:author="Iijima, Akira/飯島 玲" w:date="2022-06-30T20:57:00Z">
                    <w:rPr>
                      <w:color w:val="FF0000"/>
                    </w:rPr>
                  </w:rPrChange>
                </w:rPr>
                <w:t xml:space="preserve"> Add the Ukraine map package</w:t>
              </w:r>
            </w:ins>
          </w:p>
          <w:p w14:paraId="12890ED6" w14:textId="77777777" w:rsidR="00C0090D" w:rsidRPr="000D6548" w:rsidRDefault="00C0090D">
            <w:pPr>
              <w:ind w:left="0"/>
              <w:rPr>
                <w:ins w:id="163" w:author="Iijima, Akira/飯島 玲" w:date="2022-03-24T15:45:00Z"/>
                <w:rPrChange w:id="164" w:author="Iijima, Akira/飯島 玲" w:date="2022-06-30T20:57:00Z">
                  <w:rPr>
                    <w:ins w:id="165" w:author="Iijima, Akira/飯島 玲" w:date="2022-03-24T15:45:00Z"/>
                    <w:color w:val="000000"/>
                    <w:lang w:val="en"/>
                  </w:rPr>
                </w:rPrChange>
              </w:rPr>
              <w:pPrChange w:id="166" w:author="Iijima, Akira/飯島 玲" w:date="2022-03-24T15:44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  <w:p w14:paraId="0833AD3C" w14:textId="751EFBC9" w:rsidR="00C0090D" w:rsidRPr="000D6548" w:rsidRDefault="00C0090D">
            <w:pPr>
              <w:ind w:left="0"/>
              <w:rPr>
                <w:rFonts w:ascii="Meiryo UI" w:eastAsia="Meiryo UI" w:hAnsi="Meiryo UI"/>
                <w:szCs w:val="20"/>
                <w:rPrChange w:id="167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68" w:author="Iijima, Akira/飯島 玲" w:date="2022-03-24T15:44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  <w:ins w:id="169" w:author="Iijima, Akira/飯島 玲" w:date="2022-03-24T15:45:00Z">
              <w:r w:rsidRPr="000D6548">
                <w:rPr>
                  <w:lang w:val="en"/>
                  <w:rPrChange w:id="170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And correction of a few errors.</w:t>
              </w:r>
            </w:ins>
          </w:p>
        </w:tc>
        <w:tc>
          <w:tcPr>
            <w:tcW w:w="1276" w:type="dxa"/>
            <w:tcPrChange w:id="171" w:author="Kashima, Takuya/鹿島 卓也" w:date="2022-12-14T10:13:00Z">
              <w:tcPr>
                <w:tcW w:w="1276" w:type="dxa"/>
              </w:tcPr>
            </w:tcPrChange>
          </w:tcPr>
          <w:p w14:paraId="100B9565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172" w:author="Kashima, Takuya/鹿島 卓也" w:date="2022-12-14T10:13:00Z">
              <w:tcPr>
                <w:tcW w:w="1276" w:type="dxa"/>
              </w:tcPr>
            </w:tcPrChange>
          </w:tcPr>
          <w:p w14:paraId="41898E2B" w14:textId="7E57F980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73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74" w:author="Iijima, Akira/飯島 玲" w:date="2022-03-25T12:5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75" w:author="Iijima, Akira/飯島 玲" w:date="2022-03-24T15:46:00Z">
              <w:r w:rsidRPr="000D6548">
                <w:rPr>
                  <w:rFonts w:ascii="Meiryo UI" w:eastAsia="Meiryo UI" w:hAnsi="Meiryo UI"/>
                  <w:szCs w:val="20"/>
                </w:rPr>
                <w:t xml:space="preserve">VC </w:t>
              </w:r>
            </w:ins>
            <w:ins w:id="176" w:author="Iijima, Akira/飯島 玲" w:date="2022-03-25T12:56:00Z">
              <w:r w:rsidRPr="000D6548">
                <w:rPr>
                  <w:rFonts w:ascii="Meiryo UI" w:eastAsia="Meiryo UI" w:hAnsi="Meiryo UI"/>
                  <w:szCs w:val="20"/>
                  <w:rPrChange w:id="177" w:author="Iijima, Akira/飯島 玲" w:date="2022-06-30T20:57:00Z">
                    <w:rPr>
                      <w:rFonts w:ascii="Meiryo UI" w:eastAsia="Meiryo UI" w:hAnsi="Meiryo UI"/>
                      <w:color w:val="FF0000"/>
                      <w:szCs w:val="20"/>
                    </w:rPr>
                  </w:rPrChange>
                </w:rPr>
                <w:t>LBS</w:t>
              </w:r>
            </w:ins>
          </w:p>
        </w:tc>
        <w:tc>
          <w:tcPr>
            <w:tcW w:w="1418" w:type="dxa"/>
            <w:tcPrChange w:id="178" w:author="Kashima, Takuya/鹿島 卓也" w:date="2022-12-14T10:13:00Z">
              <w:tcPr>
                <w:tcW w:w="1418" w:type="dxa"/>
              </w:tcPr>
            </w:tcPrChange>
          </w:tcPr>
          <w:p w14:paraId="551FEA60" w14:textId="274CC9CF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79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80" w:author="Iijima, Akira/飯島 玲" w:date="2022-03-25T11:3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81" w:author="Iijima, Akira/飯島 玲" w:date="2022-03-24T15:46:00Z">
              <w:r w:rsidRPr="000D6548">
                <w:rPr>
                  <w:rFonts w:ascii="Meiryo UI" w:eastAsia="Meiryo UI" w:hAnsi="Meiryo UI"/>
                  <w:szCs w:val="20"/>
                </w:rPr>
                <w:t>2022/3/</w:t>
              </w:r>
            </w:ins>
            <w:ins w:id="182" w:author="Iijima, Akira/飯島 玲" w:date="2022-03-25T11:36:00Z">
              <w:r w:rsidRPr="000D6548">
                <w:rPr>
                  <w:rFonts w:ascii="Meiryo UI" w:eastAsia="Meiryo UI" w:hAnsi="Meiryo UI"/>
                  <w:szCs w:val="20"/>
                  <w:rPrChange w:id="183" w:author="Iijima, Akira/飯島 玲" w:date="2022-06-30T20:57:00Z">
                    <w:rPr>
                      <w:rFonts w:ascii="Meiryo UI" w:eastAsia="Meiryo UI" w:hAnsi="Meiryo UI"/>
                      <w:color w:val="FF0000"/>
                      <w:szCs w:val="20"/>
                    </w:rPr>
                  </w:rPrChange>
                </w:rPr>
                <w:t>3</w:t>
              </w:r>
            </w:ins>
            <w:ins w:id="184" w:author="Iijima, Akira/飯島 玲" w:date="2022-03-25T11:37:00Z">
              <w:r w:rsidRPr="000D6548">
                <w:rPr>
                  <w:rFonts w:ascii="Meiryo UI" w:eastAsia="Meiryo UI" w:hAnsi="Meiryo UI"/>
                  <w:szCs w:val="20"/>
                  <w:rPrChange w:id="185" w:author="Iijima, Akira/飯島 玲" w:date="2022-06-30T20:57:00Z">
                    <w:rPr>
                      <w:rFonts w:ascii="Meiryo UI" w:eastAsia="Meiryo UI" w:hAnsi="Meiryo UI"/>
                      <w:color w:val="FF0000"/>
                      <w:szCs w:val="20"/>
                    </w:rPr>
                  </w:rPrChange>
                </w:rPr>
                <w:t>1</w:t>
              </w:r>
            </w:ins>
          </w:p>
        </w:tc>
        <w:tc>
          <w:tcPr>
            <w:tcW w:w="1134" w:type="dxa"/>
            <w:tcPrChange w:id="186" w:author="Kashima, Takuya/鹿島 卓也" w:date="2022-12-14T10:13:00Z">
              <w:tcPr>
                <w:tcW w:w="1134" w:type="dxa"/>
              </w:tcPr>
            </w:tcPrChange>
          </w:tcPr>
          <w:p w14:paraId="446F4E26" w14:textId="778B1FC4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87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88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189" w:author="Iijima, Akira/飯島 玲" w:date="2022-03-24T15:46:00Z">
              <w:r w:rsidRPr="000D6548">
                <w:rPr>
                  <w:rFonts w:ascii="Meiryo UI" w:eastAsia="Meiryo UI" w:hAnsi="Meiryo UI" w:hint="eastAsia"/>
                  <w:szCs w:val="20"/>
                </w:rPr>
                <w:t>○</w:t>
              </w:r>
            </w:ins>
          </w:p>
        </w:tc>
      </w:tr>
      <w:tr w:rsidR="00C0090D" w:rsidRPr="000D6548" w14:paraId="64E654E6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190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85"/>
          <w:trPrChange w:id="191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192" w:author="Kashima, Takuya/鹿島 卓也" w:date="2022-12-14T10:13:00Z">
              <w:tcPr>
                <w:tcW w:w="1165" w:type="dxa"/>
              </w:tcPr>
            </w:tcPrChange>
          </w:tcPr>
          <w:p w14:paraId="4CAC1B09" w14:textId="4F7B7BAE" w:rsidR="00C0090D" w:rsidRPr="000D6548" w:rsidRDefault="00C0090D" w:rsidP="00B320A5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193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  <w:ins w:id="194" w:author="Yazid Kadir" w:date="2022-04-05T16:24:00Z">
              <w:r w:rsidRPr="000D6548">
                <w:rPr>
                  <w:rFonts w:ascii="Meiryo UI" w:eastAsia="Meiryo UI" w:hAnsi="Meiryo UI"/>
                  <w:szCs w:val="20"/>
                  <w:rPrChange w:id="195" w:author="Iijima, Akira/飯島 玲" w:date="2022-06-30T20:57:00Z">
                    <w:rPr>
                      <w:rFonts w:ascii="Meiryo UI" w:eastAsia="Meiryo UI" w:hAnsi="Meiryo UI"/>
                      <w:color w:val="000000" w:themeColor="text1"/>
                      <w:szCs w:val="20"/>
                    </w:rPr>
                  </w:rPrChange>
                </w:rPr>
                <w:t>RFQ 3.2</w:t>
              </w:r>
            </w:ins>
          </w:p>
        </w:tc>
        <w:tc>
          <w:tcPr>
            <w:tcW w:w="4046" w:type="dxa"/>
            <w:tcPrChange w:id="196" w:author="Kashima, Takuya/鹿島 卓也" w:date="2022-12-14T10:13:00Z">
              <w:tcPr>
                <w:tcW w:w="4046" w:type="dxa"/>
              </w:tcPr>
            </w:tcPrChange>
          </w:tcPr>
          <w:p w14:paraId="0195F706" w14:textId="3E825677" w:rsidR="00C0090D" w:rsidRPr="000D6548" w:rsidRDefault="00C0090D">
            <w:pPr>
              <w:widowControl w:val="0"/>
              <w:spacing w:line="0" w:lineRule="atLeast"/>
              <w:ind w:left="0"/>
              <w:jc w:val="left"/>
              <w:rPr>
                <w:rFonts w:ascii="Meiryo UI" w:eastAsia="Meiryo UI" w:hAnsi="Meiryo UI"/>
                <w:szCs w:val="20"/>
                <w:rPrChange w:id="197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198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  <w:ins w:id="199" w:author="Yazid Kadir" w:date="2022-04-05T16:25:00Z">
              <w:r w:rsidRPr="000D6548">
                <w:rPr>
                  <w:rFonts w:ascii="Meiryo UI" w:eastAsia="Meiryo UI" w:hAnsi="Meiryo UI"/>
                  <w:szCs w:val="20"/>
                  <w:rPrChange w:id="200" w:author="Iijima, Akira/飯島 玲" w:date="2022-06-30T20:57:00Z">
                    <w:rPr>
                      <w:rFonts w:ascii="Meiryo UI" w:eastAsia="Meiryo UI" w:hAnsi="Meiryo UI"/>
                      <w:color w:val="000000" w:themeColor="text1"/>
                      <w:szCs w:val="20"/>
                    </w:rPr>
                  </w:rPrChange>
                </w:rPr>
                <w:t>Accepted changes and created RFQ 3.2</w:t>
              </w:r>
            </w:ins>
          </w:p>
        </w:tc>
        <w:tc>
          <w:tcPr>
            <w:tcW w:w="1276" w:type="dxa"/>
            <w:tcPrChange w:id="201" w:author="Kashima, Takuya/鹿島 卓也" w:date="2022-12-14T10:13:00Z">
              <w:tcPr>
                <w:tcW w:w="1276" w:type="dxa"/>
              </w:tcPr>
            </w:tcPrChange>
          </w:tcPr>
          <w:p w14:paraId="6796F815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202" w:author="Kashima, Takuya/鹿島 卓也" w:date="2022-12-14T10:13:00Z">
              <w:tcPr>
                <w:tcW w:w="1276" w:type="dxa"/>
              </w:tcPr>
            </w:tcPrChange>
          </w:tcPr>
          <w:p w14:paraId="713250FB" w14:textId="276EFAC4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203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204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205" w:author="Yazid Kadir" w:date="2022-04-05T16:25:00Z">
              <w:r w:rsidRPr="000D6548">
                <w:rPr>
                  <w:rFonts w:ascii="Meiryo UI" w:eastAsia="Meiryo UI" w:hAnsi="Meiryo UI"/>
                  <w:szCs w:val="20"/>
                  <w:rPrChange w:id="206" w:author="Iijima, Akira/飯島 玲" w:date="2022-06-30T20:57:00Z">
                    <w:rPr>
                      <w:rFonts w:ascii="Meiryo UI" w:eastAsia="Meiryo UI" w:hAnsi="Meiryo UI"/>
                      <w:color w:val="000000" w:themeColor="text1"/>
                      <w:szCs w:val="20"/>
                    </w:rPr>
                  </w:rPrChange>
                </w:rPr>
                <w:t>TMNA</w:t>
              </w:r>
            </w:ins>
          </w:p>
        </w:tc>
        <w:tc>
          <w:tcPr>
            <w:tcW w:w="1418" w:type="dxa"/>
            <w:tcPrChange w:id="207" w:author="Kashima, Takuya/鹿島 卓也" w:date="2022-12-14T10:13:00Z">
              <w:tcPr>
                <w:tcW w:w="1418" w:type="dxa"/>
              </w:tcPr>
            </w:tcPrChange>
          </w:tcPr>
          <w:p w14:paraId="3259A90B" w14:textId="688AADD5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208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209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  <w:ins w:id="210" w:author="Yazid Kadir" w:date="2022-04-05T16:25:00Z">
              <w:r w:rsidRPr="000D6548">
                <w:rPr>
                  <w:rFonts w:ascii="Meiryo UI" w:eastAsia="Meiryo UI" w:hAnsi="Meiryo UI"/>
                  <w:szCs w:val="20"/>
                  <w:rPrChange w:id="211" w:author="Iijima, Akira/飯島 玲" w:date="2022-06-30T20:57:00Z">
                    <w:rPr>
                      <w:rFonts w:ascii="Meiryo UI" w:eastAsia="Meiryo UI" w:hAnsi="Meiryo UI"/>
                      <w:color w:val="000000" w:themeColor="text1"/>
                      <w:szCs w:val="20"/>
                    </w:rPr>
                  </w:rPrChange>
                </w:rPr>
                <w:t>2022/4/5</w:t>
              </w:r>
            </w:ins>
          </w:p>
        </w:tc>
        <w:tc>
          <w:tcPr>
            <w:tcW w:w="1134" w:type="dxa"/>
            <w:tcPrChange w:id="212" w:author="Kashima, Takuya/鹿島 卓也" w:date="2022-12-14T10:13:00Z">
              <w:tcPr>
                <w:tcW w:w="1134" w:type="dxa"/>
              </w:tcPr>
            </w:tcPrChange>
          </w:tcPr>
          <w:p w14:paraId="34B6D3C1" w14:textId="77777777" w:rsidR="00C0090D" w:rsidRPr="000D654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  <w:rPrChange w:id="213" w:author="Iijima, Akira/飯島 玲" w:date="2022-06-30T20:57:00Z">
                  <w:rPr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214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</w:tr>
      <w:tr w:rsidR="00C0090D" w:rsidRPr="000D6548" w14:paraId="3C4B05F1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215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85"/>
          <w:ins w:id="216" w:author="Iijima, Akira/飯島 玲" w:date="2022-06-30T20:58:00Z"/>
          <w:trPrChange w:id="217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218" w:author="Kashima, Takuya/鹿島 卓也" w:date="2022-12-14T10:13:00Z">
              <w:tcPr>
                <w:tcW w:w="1165" w:type="dxa"/>
              </w:tcPr>
            </w:tcPrChange>
          </w:tcPr>
          <w:p w14:paraId="21AAD174" w14:textId="27ACF950" w:rsidR="00C0090D" w:rsidRPr="00D952CE" w:rsidRDefault="00C0090D" w:rsidP="00B320A5">
            <w:pPr>
              <w:widowControl w:val="0"/>
              <w:ind w:left="0"/>
              <w:jc w:val="center"/>
              <w:rPr>
                <w:ins w:id="219" w:author="Iijima, Akira/飯島 玲" w:date="2022-06-30T20:58:00Z"/>
                <w:rFonts w:ascii="Meiryo UI" w:eastAsia="Meiryo UI" w:hAnsi="Meiryo UI"/>
                <w:szCs w:val="20"/>
              </w:rPr>
            </w:pPr>
            <w:ins w:id="220" w:author="Iijima, Akira/飯島 玲" w:date="2022-06-30T20:58:00Z">
              <w:r w:rsidRPr="00D952CE">
                <w:rPr>
                  <w:rFonts w:ascii="Meiryo UI" w:eastAsia="Meiryo UI" w:hAnsi="Meiryo UI"/>
                  <w:szCs w:val="20"/>
                </w:rPr>
                <w:t>1.10</w:t>
              </w:r>
            </w:ins>
          </w:p>
        </w:tc>
        <w:tc>
          <w:tcPr>
            <w:tcW w:w="4046" w:type="dxa"/>
            <w:tcPrChange w:id="221" w:author="Kashima, Takuya/鹿島 卓也" w:date="2022-12-14T10:13:00Z">
              <w:tcPr>
                <w:tcW w:w="4046" w:type="dxa"/>
              </w:tcPr>
            </w:tcPrChange>
          </w:tcPr>
          <w:p w14:paraId="14210D0E" w14:textId="77777777" w:rsidR="00C0090D" w:rsidRPr="00D952CE" w:rsidRDefault="00C0090D">
            <w:pPr>
              <w:widowControl w:val="0"/>
              <w:spacing w:line="0" w:lineRule="atLeast"/>
              <w:ind w:left="0"/>
              <w:jc w:val="left"/>
              <w:rPr>
                <w:ins w:id="222" w:author="Iijima, Akira/飯島 玲" w:date="2022-06-30T20:59:00Z"/>
                <w:rFonts w:ascii="Meiryo UI" w:eastAsia="Meiryo UI" w:hAnsi="Meiryo UI"/>
                <w:szCs w:val="20"/>
              </w:rPr>
            </w:pPr>
            <w:ins w:id="223" w:author="Iijima, Akira/飯島 玲" w:date="2022-06-30T20:59:00Z">
              <w:r w:rsidRPr="00D952CE">
                <w:rPr>
                  <w:rFonts w:ascii="Meiryo UI" w:eastAsia="Meiryo UI" w:hAnsi="Meiryo UI" w:hint="eastAsia"/>
                  <w:szCs w:val="20"/>
                </w:rPr>
                <w:t>和英併記</w:t>
              </w:r>
            </w:ins>
          </w:p>
          <w:p w14:paraId="3132266F" w14:textId="6B610693" w:rsidR="00C0090D" w:rsidRPr="00D952CE" w:rsidRDefault="00C0090D">
            <w:pPr>
              <w:widowControl w:val="0"/>
              <w:spacing w:line="0" w:lineRule="atLeast"/>
              <w:ind w:left="0"/>
              <w:jc w:val="left"/>
              <w:rPr>
                <w:ins w:id="224" w:author="Iijima, Akira/飯島 玲" w:date="2022-06-30T20:58:00Z"/>
                <w:rFonts w:ascii="Meiryo UI" w:eastAsia="Meiryo UI" w:hAnsi="Meiryo UI"/>
                <w:szCs w:val="20"/>
              </w:rPr>
            </w:pPr>
            <w:ins w:id="225" w:author="Iijima, Akira/飯島 玲" w:date="2022-06-30T20:59:00Z">
              <w:r w:rsidRPr="00D952CE">
                <w:rPr>
                  <w:rFonts w:ascii="Meiryo UI" w:eastAsia="Meiryo UI" w:hAnsi="Meiryo UI"/>
                  <w:szCs w:val="20"/>
                </w:rPr>
                <w:t>Also in Japanese</w:t>
              </w:r>
            </w:ins>
          </w:p>
        </w:tc>
        <w:tc>
          <w:tcPr>
            <w:tcW w:w="1276" w:type="dxa"/>
            <w:tcPrChange w:id="226" w:author="Kashima, Takuya/鹿島 卓也" w:date="2022-12-14T10:13:00Z">
              <w:tcPr>
                <w:tcW w:w="1276" w:type="dxa"/>
              </w:tcPr>
            </w:tcPrChange>
          </w:tcPr>
          <w:p w14:paraId="2731B12D" w14:textId="77777777" w:rsidR="00C0090D" w:rsidRPr="00D952CE" w:rsidRDefault="00C0090D">
            <w:pPr>
              <w:widowControl w:val="0"/>
              <w:ind w:left="0"/>
              <w:jc w:val="center"/>
              <w:rPr>
                <w:ins w:id="227" w:author="Kashima, Takuya/鹿島 卓也" w:date="2022-12-14T10:13:00Z"/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228" w:author="Kashima, Takuya/鹿島 卓也" w:date="2022-12-14T10:13:00Z">
              <w:tcPr>
                <w:tcW w:w="1276" w:type="dxa"/>
              </w:tcPr>
            </w:tcPrChange>
          </w:tcPr>
          <w:p w14:paraId="1480E4C0" w14:textId="25B83764" w:rsidR="00C0090D" w:rsidRPr="00D952CE" w:rsidRDefault="00C0090D">
            <w:pPr>
              <w:widowControl w:val="0"/>
              <w:ind w:left="0"/>
              <w:jc w:val="center"/>
              <w:rPr>
                <w:ins w:id="229" w:author="Iijima, Akira/飯島 玲" w:date="2022-06-30T20:59:00Z"/>
                <w:rFonts w:ascii="Meiryo UI" w:eastAsia="Meiryo UI" w:hAnsi="Meiryo UI"/>
                <w:szCs w:val="20"/>
              </w:rPr>
            </w:pPr>
            <w:ins w:id="230" w:author="Iijima, Akira/飯島 玲" w:date="2022-06-30T20:59:00Z">
              <w:r w:rsidRPr="00D952CE">
                <w:rPr>
                  <w:rFonts w:ascii="Meiryo UI" w:eastAsia="Meiryo UI" w:hAnsi="Meiryo UI"/>
                  <w:szCs w:val="20"/>
                </w:rPr>
                <w:t>VC LBS</w:t>
              </w:r>
            </w:ins>
          </w:p>
          <w:p w14:paraId="6BF93B40" w14:textId="74BA4472" w:rsidR="00C0090D" w:rsidRPr="00D952CE" w:rsidRDefault="00C0090D">
            <w:pPr>
              <w:widowControl w:val="0"/>
              <w:ind w:left="0"/>
              <w:jc w:val="center"/>
              <w:rPr>
                <w:ins w:id="231" w:author="Iijima, Akira/飯島 玲" w:date="2022-06-30T20:58:00Z"/>
                <w:rFonts w:ascii="Meiryo UI" w:eastAsia="Meiryo UI" w:hAnsi="Meiryo UI"/>
                <w:szCs w:val="20"/>
              </w:rPr>
            </w:pPr>
            <w:ins w:id="232" w:author="Iijima, Akira/飯島 玲" w:date="2022-06-30T20:59:00Z">
              <w:r w:rsidRPr="00D952CE">
                <w:rPr>
                  <w:rFonts w:ascii="Meiryo UI" w:eastAsia="Meiryo UI" w:hAnsi="Meiryo UI" w:hint="eastAsia"/>
                  <w:szCs w:val="20"/>
                </w:rPr>
                <w:t>飯島</w:t>
              </w:r>
              <w:r w:rsidRPr="00D952CE">
                <w:rPr>
                  <w:rFonts w:ascii="Meiryo UI" w:eastAsia="Meiryo UI" w:hAnsi="Meiryo UI"/>
                  <w:szCs w:val="20"/>
                </w:rPr>
                <w:t xml:space="preserve"> Iijima</w:t>
              </w:r>
            </w:ins>
          </w:p>
        </w:tc>
        <w:tc>
          <w:tcPr>
            <w:tcW w:w="1418" w:type="dxa"/>
            <w:tcPrChange w:id="233" w:author="Kashima, Takuya/鹿島 卓也" w:date="2022-12-14T10:13:00Z">
              <w:tcPr>
                <w:tcW w:w="1418" w:type="dxa"/>
              </w:tcPr>
            </w:tcPrChange>
          </w:tcPr>
          <w:p w14:paraId="5362F8AA" w14:textId="1471294B" w:rsidR="00C0090D" w:rsidRPr="00D952CE" w:rsidRDefault="00C0090D">
            <w:pPr>
              <w:widowControl w:val="0"/>
              <w:ind w:left="0"/>
              <w:jc w:val="center"/>
              <w:rPr>
                <w:ins w:id="234" w:author="Iijima, Akira/飯島 玲" w:date="2022-06-30T20:58:00Z"/>
                <w:rFonts w:ascii="Meiryo UI" w:eastAsia="Meiryo UI" w:hAnsi="Meiryo UI"/>
                <w:szCs w:val="20"/>
              </w:rPr>
            </w:pPr>
            <w:ins w:id="235" w:author="Iijima, Akira/飯島 玲" w:date="2022-06-30T20:59:00Z">
              <w:r w:rsidRPr="00D952CE">
                <w:rPr>
                  <w:rFonts w:ascii="Meiryo UI" w:eastAsia="Meiryo UI" w:hAnsi="Meiryo UI"/>
                  <w:szCs w:val="20"/>
                </w:rPr>
                <w:t>2022/7/21</w:t>
              </w:r>
            </w:ins>
          </w:p>
        </w:tc>
        <w:tc>
          <w:tcPr>
            <w:tcW w:w="1134" w:type="dxa"/>
            <w:tcPrChange w:id="236" w:author="Kashima, Takuya/鹿島 卓也" w:date="2022-12-14T10:13:00Z">
              <w:tcPr>
                <w:tcW w:w="1134" w:type="dxa"/>
              </w:tcPr>
            </w:tcPrChange>
          </w:tcPr>
          <w:p w14:paraId="16EA79B0" w14:textId="0697BCBE" w:rsidR="00C0090D" w:rsidRPr="00D952CE" w:rsidRDefault="00C0090D">
            <w:pPr>
              <w:widowControl w:val="0"/>
              <w:ind w:left="0"/>
              <w:jc w:val="center"/>
              <w:rPr>
                <w:ins w:id="237" w:author="Iijima, Akira/飯島 玲" w:date="2022-06-30T20:58:00Z"/>
                <w:rFonts w:ascii="Meiryo UI" w:eastAsia="Meiryo UI" w:hAnsi="Meiryo UI"/>
                <w:szCs w:val="20"/>
              </w:rPr>
            </w:pPr>
            <w:ins w:id="238" w:author="Iijima, Akira/飯島 玲" w:date="2022-06-30T20:59:00Z">
              <w:r w:rsidRPr="00D952CE">
                <w:rPr>
                  <w:rFonts w:ascii="Meiryo UI" w:eastAsia="Meiryo UI" w:hAnsi="Meiryo UI" w:hint="eastAsia"/>
                  <w:szCs w:val="20"/>
                </w:rPr>
                <w:t>〇</w:t>
              </w:r>
            </w:ins>
          </w:p>
        </w:tc>
      </w:tr>
      <w:tr w:rsidR="00C0090D" w:rsidRPr="000D6548" w14:paraId="3A2CB586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239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85"/>
          <w:ins w:id="240" w:author="Kashima, Takuya/鹿島 卓也" w:date="2022-12-12T18:54:00Z"/>
          <w:trPrChange w:id="241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242" w:author="Kashima, Takuya/鹿島 卓也" w:date="2022-12-14T10:13:00Z">
              <w:tcPr>
                <w:tcW w:w="1165" w:type="dxa"/>
              </w:tcPr>
            </w:tcPrChange>
          </w:tcPr>
          <w:p w14:paraId="16F31768" w14:textId="4C3FF90D" w:rsidR="00C0090D" w:rsidRPr="000D6548" w:rsidRDefault="00C0090D" w:rsidP="00B320A5">
            <w:pPr>
              <w:widowControl w:val="0"/>
              <w:ind w:left="0"/>
              <w:jc w:val="center"/>
              <w:rPr>
                <w:ins w:id="243" w:author="Kashima, Takuya/鹿島 卓也" w:date="2022-12-12T18:54:00Z"/>
                <w:rFonts w:ascii="Meiryo UI" w:eastAsia="Meiryo UI" w:hAnsi="Meiryo UI"/>
                <w:color w:val="FF0000"/>
                <w:szCs w:val="20"/>
              </w:rPr>
            </w:pPr>
            <w:ins w:id="244" w:author="Kashima, Takuya/鹿島 卓也" w:date="2022-12-12T18:54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1.60</w:t>
              </w:r>
            </w:ins>
          </w:p>
        </w:tc>
        <w:tc>
          <w:tcPr>
            <w:tcW w:w="4046" w:type="dxa"/>
            <w:tcPrChange w:id="245" w:author="Kashima, Takuya/鹿島 卓也" w:date="2022-12-14T10:13:00Z">
              <w:tcPr>
                <w:tcW w:w="4046" w:type="dxa"/>
              </w:tcPr>
            </w:tcPrChange>
          </w:tcPr>
          <w:p w14:paraId="53B29C16" w14:textId="19A929C9" w:rsidR="00C0090D" w:rsidRPr="00C64CA7" w:rsidRDefault="00C0090D">
            <w:pPr>
              <w:ind w:left="0"/>
              <w:rPr>
                <w:ins w:id="246" w:author="Kashima, Takuya/鹿島 卓也" w:date="2022-12-12T18:56:00Z"/>
                <w:rFonts w:ascii="Meiryo UI" w:eastAsia="Meiryo UI" w:hAnsi="Meiryo UI"/>
                <w:color w:val="FF0000"/>
              </w:rPr>
              <w:pPrChange w:id="247" w:author="Kashima, Takuya/鹿島 卓也" w:date="2022-12-12T19:00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  <w:jc w:val="left"/>
                </w:pPr>
              </w:pPrChange>
            </w:pPr>
            <w:ins w:id="248" w:author="Kashima, Takuya/鹿島 卓也" w:date="2022-12-12T19:00:00Z">
              <w:r w:rsidRPr="00D952CE">
                <w:rPr>
                  <w:rFonts w:hint="eastAsia"/>
                  <w:color w:val="FF0000"/>
                  <w:lang w:val="en"/>
                  <w:rPrChange w:id="249" w:author="Kashima, Takuya/鹿島 卓也" w:date="2022-12-12T19:03:00Z">
                    <w:rPr>
                      <w:rFonts w:hint="eastAsia"/>
                      <w:lang w:val="en"/>
                    </w:rPr>
                  </w:rPrChange>
                </w:rPr>
                <w:t xml:space="preserve">3． </w:t>
              </w:r>
              <w:r w:rsidRPr="00D952CE">
                <w:rPr>
                  <w:rFonts w:ascii="Meiryo UI" w:eastAsia="Meiryo UI" w:hAnsi="Meiryo UI" w:hint="eastAsia"/>
                  <w:color w:val="FF0000"/>
                  <w:rPrChange w:id="250" w:author="Kashima, Takuya/鹿島 卓也" w:date="2022-12-12T19:03:00Z">
                    <w:rPr>
                      <w:rFonts w:ascii="Meiryo UI" w:eastAsia="Meiryo UI" w:hAnsi="Meiryo UI" w:hint="eastAsia"/>
                    </w:rPr>
                  </w:rPrChange>
                </w:rPr>
                <w:t xml:space="preserve">付番ルール　</w:t>
              </w:r>
              <w:r w:rsidRPr="00D952CE">
                <w:rPr>
                  <w:color w:val="FF0000"/>
                  <w:lang w:val="en"/>
                  <w:rPrChange w:id="251" w:author="Kashima, Takuya/鹿島 卓也" w:date="2022-12-12T19:03:00Z">
                    <w:rPr>
                      <w:lang w:val="en"/>
                    </w:rPr>
                  </w:rPrChange>
                </w:rPr>
                <w:t>Numbering rules</w:t>
              </w:r>
            </w:ins>
          </w:p>
          <w:p w14:paraId="1E9C41E5" w14:textId="77777777" w:rsidR="00C0090D" w:rsidRPr="00D952CE" w:rsidRDefault="00C0090D">
            <w:pPr>
              <w:widowControl w:val="0"/>
              <w:spacing w:line="0" w:lineRule="atLeast"/>
              <w:ind w:left="0"/>
              <w:jc w:val="left"/>
              <w:rPr>
                <w:ins w:id="252" w:author="Kashima, Takuya/鹿島 卓也" w:date="2022-12-12T19:01:00Z"/>
                <w:rFonts w:ascii="Meiryo UI" w:eastAsia="Meiryo UI" w:hAnsi="Meiryo UI"/>
                <w:color w:val="FF0000"/>
                <w:szCs w:val="20"/>
              </w:rPr>
            </w:pPr>
            <w:ins w:id="253" w:author="Kashima, Takuya/鹿島 卓也" w:date="2022-12-12T18:55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>JIRA ticket:</w:t>
              </w:r>
            </w:ins>
            <w:ins w:id="254" w:author="Kashima, Takuya/鹿島 卓也" w:date="2022-12-12T19:01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 xml:space="preserve"> WNSDK24-3919</w:t>
              </w:r>
            </w:ins>
          </w:p>
          <w:p w14:paraId="4011A17D" w14:textId="2A210985" w:rsidR="00C0090D" w:rsidRDefault="00C0090D" w:rsidP="00D952CE">
            <w:pPr>
              <w:pStyle w:val="a3"/>
              <w:ind w:left="0"/>
              <w:rPr>
                <w:ins w:id="255" w:author="Kashima, Takuya/鹿島 卓也" w:date="2022-12-12T19:04:00Z"/>
                <w:rFonts w:ascii="Meiryo UI" w:eastAsia="Meiryo UI" w:hAnsi="Meiryo UI"/>
                <w:color w:val="FF0000"/>
              </w:rPr>
            </w:pPr>
            <w:ins w:id="256" w:author="Kashima, Takuya/鹿島 卓也" w:date="2022-12-12T19:04:00Z">
              <w:r>
                <w:rPr>
                  <w:rFonts w:ascii="Meiryo UI" w:eastAsia="Meiryo UI" w:hAnsi="Meiryo UI"/>
                  <w:color w:val="FF0000"/>
                </w:rPr>
                <w:t>“</w:t>
              </w:r>
            </w:ins>
            <w:ins w:id="257" w:author="Kashima, Takuya/鹿島 卓也" w:date="2022-12-12T19:02:00Z">
              <w:r w:rsidRPr="00D952CE">
                <w:rPr>
                  <w:rFonts w:ascii="Meiryo UI" w:eastAsia="Meiryo UI" w:hAnsi="Meiryo UI" w:hint="eastAsia"/>
                  <w:color w:val="FF0000"/>
                  <w:rPrChange w:id="258" w:author="Kashima, Takuya/鹿島 卓也" w:date="2022-12-12T19:03:00Z">
                    <w:rPr>
                      <w:rFonts w:ascii="Meiryo UI" w:eastAsia="Meiryo UI" w:hAnsi="Meiryo UI" w:hint="eastAsia"/>
                    </w:rPr>
                  </w:rPrChange>
                </w:rPr>
                <w:t>チェックディジット⑦、⑨の算出方法</w:t>
              </w:r>
            </w:ins>
            <w:ins w:id="259" w:author="Kashima, Takuya/鹿島 卓也" w:date="2022-12-12T19:04:00Z">
              <w:r>
                <w:rPr>
                  <w:rFonts w:ascii="Meiryo UI" w:eastAsia="Meiryo UI" w:hAnsi="Meiryo UI"/>
                  <w:color w:val="FF0000"/>
                </w:rPr>
                <w:t>”</w:t>
              </w:r>
            </w:ins>
            <w:ins w:id="260" w:author="Kashima, Takuya/鹿島 卓也" w:date="2022-12-12T19:02:00Z">
              <w:r w:rsidRPr="00D952CE">
                <w:rPr>
                  <w:rFonts w:ascii="Meiryo UI" w:eastAsia="Meiryo UI" w:hAnsi="Meiryo UI" w:hint="eastAsia"/>
                  <w:color w:val="FF0000"/>
                  <w:rPrChange w:id="261" w:author="Kashima, Takuya/鹿島 卓也" w:date="2022-12-12T19:03:00Z">
                    <w:rPr>
                      <w:rFonts w:ascii="Meiryo UI" w:eastAsia="Meiryo UI" w:hAnsi="Meiryo UI" w:hint="eastAsia"/>
                    </w:rPr>
                  </w:rPrChange>
                </w:rPr>
                <w:t>の表の文字が間違っていたので修正する。</w:t>
              </w:r>
            </w:ins>
          </w:p>
          <w:p w14:paraId="3188112E" w14:textId="2B7C788B" w:rsidR="00C0090D" w:rsidRPr="00C64CA7" w:rsidRDefault="00C0090D" w:rsidP="00D952CE">
            <w:pPr>
              <w:pStyle w:val="a3"/>
              <w:ind w:left="0"/>
              <w:rPr>
                <w:ins w:id="262" w:author="Kashima, Takuya/鹿島 卓也" w:date="2022-12-12T19:02:00Z"/>
                <w:rFonts w:ascii="Meiryo UI" w:eastAsia="Meiryo UI" w:hAnsi="Meiryo UI"/>
                <w:color w:val="FF0000"/>
                <w:rPrChange w:id="263" w:author="Kashima, Takuya/鹿島 卓也" w:date="2022-12-12T19:05:00Z">
                  <w:rPr>
                    <w:ins w:id="264" w:author="Kashima, Takuya/鹿島 卓也" w:date="2022-12-12T19:02:00Z"/>
                    <w:rFonts w:ascii="Meiryo UI" w:eastAsia="Meiryo UI" w:hAnsi="Meiryo UI"/>
                  </w:rPr>
                </w:rPrChange>
              </w:rPr>
            </w:pPr>
            <w:ins w:id="265" w:author="Kashima, Takuya/鹿島 卓也" w:date="2022-12-12T19:04:00Z">
              <w:r>
                <w:rPr>
                  <w:rFonts w:ascii="Meiryo UI" w:eastAsia="Meiryo UI" w:hAnsi="Meiryo UI" w:hint="eastAsia"/>
                  <w:color w:val="FF0000"/>
                </w:rPr>
                <w:t>T</w:t>
              </w:r>
              <w:r>
                <w:rPr>
                  <w:rFonts w:ascii="Meiryo UI" w:eastAsia="Meiryo UI" w:hAnsi="Meiryo UI"/>
                  <w:color w:val="FF0000"/>
                </w:rPr>
                <w:t xml:space="preserve">he </w:t>
              </w:r>
            </w:ins>
            <w:ins w:id="266" w:author="Kashima, Takuya/鹿島 卓也" w:date="2022-12-12T19:05:00Z">
              <w:r>
                <w:rPr>
                  <w:rFonts w:ascii="Meiryo UI" w:eastAsia="Meiryo UI" w:hAnsi="Meiryo UI"/>
                  <w:color w:val="FF0000"/>
                </w:rPr>
                <w:t>list of “</w:t>
              </w:r>
              <w:r w:rsidRPr="00C64CA7">
                <w:rPr>
                  <w:rFonts w:ascii="Meiryo UI" w:eastAsia="Meiryo UI" w:hAnsi="Meiryo UI"/>
                  <w:color w:val="FF0000"/>
                </w:rPr>
                <w:t>How to calculate check digits (7) and (9)</w:t>
              </w:r>
              <w:r>
                <w:rPr>
                  <w:rFonts w:ascii="Meiryo UI" w:eastAsia="Meiryo UI" w:hAnsi="Meiryo UI"/>
                  <w:color w:val="FF0000"/>
                </w:rPr>
                <w:t xml:space="preserve">” </w:t>
              </w:r>
            </w:ins>
            <w:ins w:id="267" w:author="Kashima, Takuya/鹿島 卓也" w:date="2022-12-12T19:06:00Z">
              <w:r>
                <w:rPr>
                  <w:rFonts w:ascii="Meiryo UI" w:eastAsia="Meiryo UI" w:hAnsi="Meiryo UI"/>
                  <w:color w:val="FF0000"/>
                </w:rPr>
                <w:t>was</w:t>
              </w:r>
            </w:ins>
            <w:ins w:id="268" w:author="Kashima, Takuya/鹿島 卓也" w:date="2022-12-12T19:05:00Z">
              <w:r>
                <w:rPr>
                  <w:rFonts w:ascii="Meiryo UI" w:eastAsia="Meiryo UI" w:hAnsi="Meiryo UI"/>
                  <w:color w:val="FF0000"/>
                </w:rPr>
                <w:t xml:space="preserve"> not correct</w:t>
              </w:r>
            </w:ins>
            <w:ins w:id="269" w:author="Kashima, Takuya/鹿島 卓也" w:date="2022-12-12T19:06:00Z">
              <w:r>
                <w:rPr>
                  <w:rFonts w:ascii="Meiryo UI" w:eastAsia="Meiryo UI" w:hAnsi="Meiryo UI"/>
                  <w:color w:val="FF0000"/>
                </w:rPr>
                <w:t>. Therefore, the typo was modified correctly.</w:t>
              </w:r>
            </w:ins>
          </w:p>
          <w:p w14:paraId="08B66E83" w14:textId="478F4143" w:rsidR="00C0090D" w:rsidRPr="00D952CE" w:rsidRDefault="00C0090D">
            <w:pPr>
              <w:widowControl w:val="0"/>
              <w:spacing w:line="0" w:lineRule="atLeast"/>
              <w:ind w:left="0"/>
              <w:jc w:val="left"/>
              <w:rPr>
                <w:ins w:id="270" w:author="Kashima, Takuya/鹿島 卓也" w:date="2022-12-12T19:03:00Z"/>
                <w:rFonts w:ascii="Meiryo UI" w:eastAsia="Meiryo UI" w:hAnsi="Meiryo UI"/>
                <w:color w:val="FF0000"/>
                <w:szCs w:val="20"/>
              </w:rPr>
            </w:pPr>
            <w:ins w:id="271" w:author="Kashima, Takuya/鹿島 卓也" w:date="2022-12-12T19:03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>OFF</w:t>
              </w:r>
            </w:ins>
            <w:ins w:id="272" w:author="Kashima, Takuya/鹿島 卓也" w:date="2022-12-12T19:06:00Z">
              <w:r>
                <w:rPr>
                  <w:rFonts w:ascii="Meiryo UI" w:eastAsia="Meiryo UI" w:hAnsi="Meiryo UI"/>
                  <w:color w:val="FF0000"/>
                  <w:szCs w:val="20"/>
                </w:rPr>
                <w:t>(before</w:t>
              </w:r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)</w:t>
              </w:r>
            </w:ins>
            <w:ins w:id="273" w:author="Kashima, Takuya/鹿島 卓也" w:date="2022-12-12T19:03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 xml:space="preserve"> -&gt; AB</w:t>
              </w:r>
            </w:ins>
            <w:ins w:id="274" w:author="Kashima, Takuya/鹿島 卓也" w:date="2022-12-12T19:06:00Z">
              <w:r>
                <w:rPr>
                  <w:rFonts w:ascii="Meiryo UI" w:eastAsia="Meiryo UI" w:hAnsi="Meiryo UI"/>
                  <w:color w:val="FF0000"/>
                  <w:szCs w:val="20"/>
                </w:rPr>
                <w:t>(af</w:t>
              </w:r>
            </w:ins>
            <w:ins w:id="275" w:author="Kashima, Takuya/鹿島 卓也" w:date="2022-12-12T19:07:00Z">
              <w:r>
                <w:rPr>
                  <w:rFonts w:ascii="Meiryo UI" w:eastAsia="Meiryo UI" w:hAnsi="Meiryo UI"/>
                  <w:color w:val="FF0000"/>
                  <w:szCs w:val="20"/>
                </w:rPr>
                <w:t>t</w:t>
              </w:r>
            </w:ins>
            <w:ins w:id="276" w:author="Kashima, Takuya/鹿島 卓也" w:date="2022-12-12T19:06:00Z">
              <w:r>
                <w:rPr>
                  <w:rFonts w:ascii="Meiryo UI" w:eastAsia="Meiryo UI" w:hAnsi="Meiryo UI"/>
                  <w:color w:val="FF0000"/>
                  <w:szCs w:val="20"/>
                </w:rPr>
                <w:t>er</w:t>
              </w:r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)</w:t>
              </w:r>
            </w:ins>
          </w:p>
          <w:p w14:paraId="06D5A370" w14:textId="5E273314" w:rsidR="00C0090D" w:rsidRPr="00D952CE" w:rsidRDefault="00C0090D">
            <w:pPr>
              <w:widowControl w:val="0"/>
              <w:spacing w:line="0" w:lineRule="atLeast"/>
              <w:ind w:left="0"/>
              <w:jc w:val="left"/>
              <w:rPr>
                <w:ins w:id="277" w:author="Kashima, Takuya/鹿島 卓也" w:date="2022-12-12T18:54:00Z"/>
                <w:rFonts w:ascii="Meiryo UI" w:eastAsia="Meiryo UI" w:hAnsi="Meiryo UI"/>
                <w:color w:val="FF0000"/>
                <w:szCs w:val="20"/>
              </w:rPr>
            </w:pPr>
            <w:ins w:id="278" w:author="Kashima, Takuya/鹿島 卓也" w:date="2022-12-12T19:03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>And</w:t>
              </w:r>
            </w:ins>
            <w:ins w:id="279" w:author="Kashima, Takuya/鹿島 卓也" w:date="2022-12-12T19:06:00Z">
              <w:r>
                <w:rPr>
                  <w:rFonts w:ascii="Meiryo UI" w:eastAsia="Meiryo UI" w:hAnsi="Meiryo UI"/>
                  <w:color w:val="FF0000"/>
                  <w:szCs w:val="20"/>
                </w:rPr>
                <w:t>(before</w:t>
              </w:r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)</w:t>
              </w:r>
            </w:ins>
            <w:ins w:id="280" w:author="Kashima, Takuya/鹿島 卓也" w:date="2022-12-12T19:03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 xml:space="preserve"> -&gt; E</w:t>
              </w:r>
            </w:ins>
            <w:ins w:id="281" w:author="Kashima, Takuya/鹿島 卓也" w:date="2022-12-12T19:06:00Z">
              <w:r>
                <w:rPr>
                  <w:rFonts w:ascii="Meiryo UI" w:eastAsia="Meiryo UI" w:hAnsi="Meiryo UI"/>
                  <w:color w:val="FF0000"/>
                  <w:szCs w:val="20"/>
                </w:rPr>
                <w:t>(after</w:t>
              </w:r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)</w:t>
              </w:r>
            </w:ins>
          </w:p>
        </w:tc>
        <w:tc>
          <w:tcPr>
            <w:tcW w:w="1276" w:type="dxa"/>
            <w:tcPrChange w:id="282" w:author="Kashima, Takuya/鹿島 卓也" w:date="2022-12-14T10:13:00Z">
              <w:tcPr>
                <w:tcW w:w="1276" w:type="dxa"/>
              </w:tcPr>
            </w:tcPrChange>
          </w:tcPr>
          <w:p w14:paraId="556DAFC3" w14:textId="77777777" w:rsidR="00C0090D" w:rsidRDefault="00C0090D">
            <w:pPr>
              <w:widowControl w:val="0"/>
              <w:ind w:left="0"/>
              <w:jc w:val="center"/>
              <w:rPr>
                <w:ins w:id="283" w:author="Kashima, Takuya/鹿島 卓也" w:date="2022-12-14T10:14:00Z"/>
                <w:rFonts w:ascii="Meiryo UI" w:eastAsia="Meiryo UI" w:hAnsi="Meiryo UI"/>
                <w:color w:val="FF0000"/>
                <w:szCs w:val="20"/>
              </w:rPr>
            </w:pPr>
            <w:ins w:id="284" w:author="Kashima, Takuya/鹿島 卓也" w:date="2022-12-14T10:14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誤記修正</w:t>
              </w:r>
            </w:ins>
          </w:p>
          <w:p w14:paraId="5A00E752" w14:textId="51BCBBC2" w:rsidR="00C0090D" w:rsidRDefault="00C0090D">
            <w:pPr>
              <w:widowControl w:val="0"/>
              <w:ind w:left="0"/>
              <w:jc w:val="center"/>
              <w:rPr>
                <w:ins w:id="285" w:author="Kashima, Takuya/鹿島 卓也" w:date="2022-12-14T10:13:00Z"/>
                <w:rFonts w:ascii="Meiryo UI" w:eastAsia="Meiryo UI" w:hAnsi="Meiryo UI"/>
                <w:color w:val="FF0000"/>
                <w:szCs w:val="20"/>
              </w:rPr>
            </w:pPr>
            <w:ins w:id="286" w:author="Kashima, Takuya/鹿島 卓也" w:date="2022-12-14T10:14:00Z">
              <w:r w:rsidRPr="00D952CE">
                <w:rPr>
                  <w:rFonts w:ascii="Meiryo UI" w:eastAsia="Meiryo UI" w:hAnsi="Meiryo UI"/>
                  <w:color w:val="FF0000"/>
                  <w:szCs w:val="20"/>
                </w:rPr>
                <w:t>Typo modification</w:t>
              </w:r>
            </w:ins>
          </w:p>
        </w:tc>
        <w:tc>
          <w:tcPr>
            <w:tcW w:w="1276" w:type="dxa"/>
            <w:tcPrChange w:id="287" w:author="Kashima, Takuya/鹿島 卓也" w:date="2022-12-14T10:13:00Z">
              <w:tcPr>
                <w:tcW w:w="1276" w:type="dxa"/>
              </w:tcPr>
            </w:tcPrChange>
          </w:tcPr>
          <w:p w14:paraId="582310E6" w14:textId="3866C784" w:rsidR="00C0090D" w:rsidRDefault="00C0090D">
            <w:pPr>
              <w:widowControl w:val="0"/>
              <w:ind w:left="0"/>
              <w:jc w:val="center"/>
              <w:rPr>
                <w:ins w:id="288" w:author="Kashima, Takuya/鹿島 卓也" w:date="2022-12-12T19:03:00Z"/>
                <w:rFonts w:ascii="Meiryo UI" w:eastAsia="Meiryo UI" w:hAnsi="Meiryo UI"/>
                <w:color w:val="FF0000"/>
                <w:szCs w:val="20"/>
              </w:rPr>
            </w:pPr>
            <w:ins w:id="289" w:author="Kashima, Takuya/鹿島 卓也" w:date="2022-12-12T19:03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V</w:t>
              </w:r>
              <w:r>
                <w:rPr>
                  <w:rFonts w:ascii="Meiryo UI" w:eastAsia="Meiryo UI" w:hAnsi="Meiryo UI"/>
                  <w:color w:val="FF0000"/>
                  <w:szCs w:val="20"/>
                </w:rPr>
                <w:t>C LBS</w:t>
              </w:r>
            </w:ins>
          </w:p>
          <w:p w14:paraId="62E03645" w14:textId="77777777" w:rsidR="00C0090D" w:rsidRDefault="00C0090D">
            <w:pPr>
              <w:widowControl w:val="0"/>
              <w:ind w:left="0"/>
              <w:jc w:val="center"/>
              <w:rPr>
                <w:ins w:id="290" w:author="Kashima, Takuya/鹿島 卓也" w:date="2022-12-12T19:03:00Z"/>
                <w:rFonts w:ascii="Meiryo UI" w:eastAsia="Meiryo UI" w:hAnsi="Meiryo UI"/>
                <w:color w:val="FF0000"/>
                <w:szCs w:val="20"/>
              </w:rPr>
            </w:pPr>
            <w:ins w:id="291" w:author="Kashima, Takuya/鹿島 卓也" w:date="2022-12-12T19:03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鹿島</w:t>
              </w:r>
            </w:ins>
          </w:p>
          <w:p w14:paraId="4CEBAB12" w14:textId="70FFEF90" w:rsidR="00C0090D" w:rsidRPr="000D6548" w:rsidRDefault="00C0090D">
            <w:pPr>
              <w:widowControl w:val="0"/>
              <w:ind w:left="0"/>
              <w:jc w:val="center"/>
              <w:rPr>
                <w:ins w:id="292" w:author="Kashima, Takuya/鹿島 卓也" w:date="2022-12-12T18:54:00Z"/>
                <w:rFonts w:ascii="Meiryo UI" w:eastAsia="Meiryo UI" w:hAnsi="Meiryo UI"/>
                <w:color w:val="FF0000"/>
                <w:szCs w:val="20"/>
              </w:rPr>
            </w:pPr>
            <w:ins w:id="293" w:author="Kashima, Takuya/鹿島 卓也" w:date="2022-12-12T19:03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K</w:t>
              </w:r>
              <w:r>
                <w:rPr>
                  <w:rFonts w:ascii="Meiryo UI" w:eastAsia="Meiryo UI" w:hAnsi="Meiryo UI"/>
                  <w:color w:val="FF0000"/>
                  <w:szCs w:val="20"/>
                </w:rPr>
                <w:t>ashima</w:t>
              </w:r>
            </w:ins>
          </w:p>
        </w:tc>
        <w:tc>
          <w:tcPr>
            <w:tcW w:w="1418" w:type="dxa"/>
            <w:tcPrChange w:id="294" w:author="Kashima, Takuya/鹿島 卓也" w:date="2022-12-14T10:13:00Z">
              <w:tcPr>
                <w:tcW w:w="1418" w:type="dxa"/>
              </w:tcPr>
            </w:tcPrChange>
          </w:tcPr>
          <w:p w14:paraId="080EB1E7" w14:textId="7D204A63" w:rsidR="00C0090D" w:rsidRPr="000D6548" w:rsidRDefault="00C0090D">
            <w:pPr>
              <w:widowControl w:val="0"/>
              <w:ind w:left="0"/>
              <w:jc w:val="center"/>
              <w:rPr>
                <w:ins w:id="295" w:author="Kashima, Takuya/鹿島 卓也" w:date="2022-12-12T18:54:00Z"/>
                <w:rFonts w:ascii="Meiryo UI" w:eastAsia="Meiryo UI" w:hAnsi="Meiryo UI"/>
                <w:color w:val="FF0000"/>
                <w:szCs w:val="20"/>
              </w:rPr>
            </w:pPr>
            <w:ins w:id="296" w:author="Kashima, Takuya/鹿島 卓也" w:date="2022-12-12T19:03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2</w:t>
              </w:r>
              <w:r>
                <w:rPr>
                  <w:rFonts w:ascii="Meiryo UI" w:eastAsia="Meiryo UI" w:hAnsi="Meiryo UI"/>
                  <w:color w:val="FF0000"/>
                  <w:szCs w:val="20"/>
                </w:rPr>
                <w:t>022/12/12</w:t>
              </w:r>
            </w:ins>
          </w:p>
        </w:tc>
        <w:tc>
          <w:tcPr>
            <w:tcW w:w="1134" w:type="dxa"/>
            <w:tcPrChange w:id="297" w:author="Kashima, Takuya/鹿島 卓也" w:date="2022-12-14T10:13:00Z">
              <w:tcPr>
                <w:tcW w:w="1134" w:type="dxa"/>
              </w:tcPr>
            </w:tcPrChange>
          </w:tcPr>
          <w:p w14:paraId="36CB8EA9" w14:textId="7B1E9717" w:rsidR="00C0090D" w:rsidRPr="000D6548" w:rsidRDefault="00C0090D">
            <w:pPr>
              <w:widowControl w:val="0"/>
              <w:ind w:left="0"/>
              <w:jc w:val="center"/>
              <w:rPr>
                <w:ins w:id="298" w:author="Kashima, Takuya/鹿島 卓也" w:date="2022-12-12T18:54:00Z"/>
                <w:rFonts w:ascii="Meiryo UI" w:eastAsia="Meiryo UI" w:hAnsi="Meiryo UI"/>
                <w:color w:val="FF0000"/>
                <w:szCs w:val="20"/>
              </w:rPr>
            </w:pPr>
            <w:ins w:id="299" w:author="Kashima, Takuya/鹿島 卓也" w:date="2022-12-12T19:03:00Z">
              <w:r>
                <w:rPr>
                  <w:rFonts w:ascii="Meiryo UI" w:eastAsia="Meiryo UI" w:hAnsi="Meiryo UI" w:hint="eastAsia"/>
                  <w:color w:val="FF0000"/>
                  <w:szCs w:val="20"/>
                </w:rPr>
                <w:t>〇</w:t>
              </w:r>
            </w:ins>
          </w:p>
        </w:tc>
      </w:tr>
      <w:tr w:rsidR="00C0090D" w:rsidRPr="000D6548" w:rsidDel="007A5A18" w14:paraId="2AA88838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300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85"/>
          <w:del w:id="301" w:author="Yazid Kadir" w:date="2022-04-05T16:26:00Z"/>
          <w:trPrChange w:id="302" w:author="Kashima, Takuya/鹿島 卓也" w:date="2022-12-14T10:13:00Z">
            <w:trPr>
              <w:trHeight w:val="85"/>
            </w:trPr>
          </w:trPrChange>
        </w:trPr>
        <w:tc>
          <w:tcPr>
            <w:tcW w:w="1165" w:type="dxa"/>
            <w:tcPrChange w:id="303" w:author="Kashima, Takuya/鹿島 卓也" w:date="2022-12-14T10:13:00Z">
              <w:tcPr>
                <w:tcW w:w="1165" w:type="dxa"/>
              </w:tcPr>
            </w:tcPrChange>
          </w:tcPr>
          <w:p w14:paraId="7353E7D3" w14:textId="1A6A655E" w:rsidR="00C0090D" w:rsidRPr="000D6548" w:rsidDel="007A5A18" w:rsidRDefault="00C0090D" w:rsidP="00B320A5">
            <w:pPr>
              <w:widowControl w:val="0"/>
              <w:ind w:left="0"/>
              <w:jc w:val="center"/>
              <w:rPr>
                <w:del w:id="304" w:author="Yazid Kadir" w:date="2022-04-05T16:26:00Z"/>
                <w:rFonts w:ascii="Meiryo UI" w:eastAsia="Meiryo UI" w:hAnsi="Meiryo UI"/>
                <w:szCs w:val="20"/>
                <w:rPrChange w:id="305" w:author="Iijima, Akira/飯島 玲" w:date="2022-06-30T20:57:00Z">
                  <w:rPr>
                    <w:del w:id="306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</w:p>
        </w:tc>
        <w:tc>
          <w:tcPr>
            <w:tcW w:w="4046" w:type="dxa"/>
            <w:tcPrChange w:id="307" w:author="Kashima, Takuya/鹿島 卓也" w:date="2022-12-14T10:13:00Z">
              <w:tcPr>
                <w:tcW w:w="4046" w:type="dxa"/>
              </w:tcPr>
            </w:tcPrChange>
          </w:tcPr>
          <w:p w14:paraId="74F1758C" w14:textId="7EBF90CD" w:rsidR="00C0090D" w:rsidRPr="000D6548" w:rsidDel="007A5A18" w:rsidRDefault="00C0090D">
            <w:pPr>
              <w:widowControl w:val="0"/>
              <w:spacing w:line="0" w:lineRule="atLeast"/>
              <w:ind w:left="0"/>
              <w:jc w:val="left"/>
              <w:rPr>
                <w:del w:id="308" w:author="Yazid Kadir" w:date="2022-04-05T16:26:00Z"/>
                <w:rFonts w:ascii="Meiryo UI" w:eastAsia="Meiryo UI" w:hAnsi="Meiryo UI"/>
                <w:szCs w:val="20"/>
                <w:rPrChange w:id="309" w:author="Iijima, Akira/飯島 玲" w:date="2022-06-30T20:57:00Z">
                  <w:rPr>
                    <w:del w:id="310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11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</w:tc>
        <w:tc>
          <w:tcPr>
            <w:tcW w:w="1276" w:type="dxa"/>
            <w:tcPrChange w:id="312" w:author="Kashima, Takuya/鹿島 卓也" w:date="2022-12-14T10:13:00Z">
              <w:tcPr>
                <w:tcW w:w="1276" w:type="dxa"/>
              </w:tcPr>
            </w:tcPrChange>
          </w:tcPr>
          <w:p w14:paraId="5FC1253E" w14:textId="77777777" w:rsidR="00C0090D" w:rsidRPr="000D6548" w:rsidDel="007A5A1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313" w:author="Kashima, Takuya/鹿島 卓也" w:date="2022-12-14T10:13:00Z">
              <w:tcPr>
                <w:tcW w:w="1276" w:type="dxa"/>
              </w:tcPr>
            </w:tcPrChange>
          </w:tcPr>
          <w:p w14:paraId="6E376B46" w14:textId="6FB722DB" w:rsidR="00C0090D" w:rsidRPr="000D6548" w:rsidDel="007A5A18" w:rsidRDefault="00C0090D">
            <w:pPr>
              <w:widowControl w:val="0"/>
              <w:ind w:left="0"/>
              <w:jc w:val="center"/>
              <w:rPr>
                <w:del w:id="314" w:author="Yazid Kadir" w:date="2022-04-05T16:26:00Z"/>
                <w:rFonts w:ascii="Meiryo UI" w:eastAsia="Meiryo UI" w:hAnsi="Meiryo UI"/>
                <w:szCs w:val="20"/>
                <w:rPrChange w:id="315" w:author="Iijima, Akira/飯島 玲" w:date="2022-06-30T20:57:00Z">
                  <w:rPr>
                    <w:del w:id="316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1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418" w:type="dxa"/>
            <w:tcPrChange w:id="318" w:author="Kashima, Takuya/鹿島 卓也" w:date="2022-12-14T10:13:00Z">
              <w:tcPr>
                <w:tcW w:w="1418" w:type="dxa"/>
              </w:tcPr>
            </w:tcPrChange>
          </w:tcPr>
          <w:p w14:paraId="5F1B6087" w14:textId="567E6449" w:rsidR="00C0090D" w:rsidRPr="000D6548" w:rsidDel="007A5A18" w:rsidRDefault="00C0090D">
            <w:pPr>
              <w:widowControl w:val="0"/>
              <w:ind w:left="0"/>
              <w:jc w:val="center"/>
              <w:rPr>
                <w:del w:id="319" w:author="Yazid Kadir" w:date="2022-04-05T16:26:00Z"/>
                <w:rFonts w:ascii="Meiryo UI" w:eastAsia="Meiryo UI" w:hAnsi="Meiryo UI"/>
                <w:szCs w:val="20"/>
                <w:rPrChange w:id="320" w:author="Iijima, Akira/飯島 玲" w:date="2022-06-30T20:57:00Z">
                  <w:rPr>
                    <w:del w:id="321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22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134" w:type="dxa"/>
            <w:tcPrChange w:id="323" w:author="Kashima, Takuya/鹿島 卓也" w:date="2022-12-14T10:13:00Z">
              <w:tcPr>
                <w:tcW w:w="1134" w:type="dxa"/>
              </w:tcPr>
            </w:tcPrChange>
          </w:tcPr>
          <w:p w14:paraId="3852FDE0" w14:textId="49DA1C7C" w:rsidR="00C0090D" w:rsidRPr="000D6548" w:rsidDel="007A5A18" w:rsidRDefault="00C0090D">
            <w:pPr>
              <w:widowControl w:val="0"/>
              <w:ind w:left="0"/>
              <w:jc w:val="center"/>
              <w:rPr>
                <w:del w:id="324" w:author="Yazid Kadir" w:date="2022-04-05T16:26:00Z"/>
                <w:rFonts w:ascii="Meiryo UI" w:eastAsia="Meiryo UI" w:hAnsi="Meiryo UI"/>
                <w:szCs w:val="20"/>
                <w:rPrChange w:id="325" w:author="Iijima, Akira/飯島 玲" w:date="2022-06-30T20:57:00Z">
                  <w:rPr>
                    <w:del w:id="326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2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</w:tr>
      <w:tr w:rsidR="00C0090D" w:rsidRPr="000D6548" w:rsidDel="007A5A18" w14:paraId="1E7E9853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328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85"/>
          <w:del w:id="329" w:author="Yazid Kadir" w:date="2022-04-05T16:26:00Z"/>
          <w:trPrChange w:id="330" w:author="Kashima, Takuya/鹿島 卓也" w:date="2022-12-14T10:13:00Z">
            <w:trPr>
              <w:cantSplit/>
              <w:trHeight w:val="85"/>
            </w:trPr>
          </w:trPrChange>
        </w:trPr>
        <w:tc>
          <w:tcPr>
            <w:tcW w:w="1165" w:type="dxa"/>
            <w:tcPrChange w:id="331" w:author="Kashima, Takuya/鹿島 卓也" w:date="2022-12-14T10:13:00Z">
              <w:tcPr>
                <w:tcW w:w="1165" w:type="dxa"/>
              </w:tcPr>
            </w:tcPrChange>
          </w:tcPr>
          <w:p w14:paraId="1D614F33" w14:textId="0843F7D8" w:rsidR="00C0090D" w:rsidRPr="000D6548" w:rsidDel="007A5A18" w:rsidRDefault="00C0090D" w:rsidP="00B320A5">
            <w:pPr>
              <w:widowControl w:val="0"/>
              <w:ind w:left="0"/>
              <w:jc w:val="center"/>
              <w:rPr>
                <w:del w:id="332" w:author="Yazid Kadir" w:date="2022-04-05T16:26:00Z"/>
                <w:rFonts w:ascii="Meiryo UI" w:eastAsia="Meiryo UI" w:hAnsi="Meiryo UI"/>
                <w:szCs w:val="20"/>
                <w:rPrChange w:id="333" w:author="Iijima, Akira/飯島 玲" w:date="2022-06-30T20:57:00Z">
                  <w:rPr>
                    <w:del w:id="334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</w:p>
        </w:tc>
        <w:tc>
          <w:tcPr>
            <w:tcW w:w="4046" w:type="dxa"/>
            <w:tcPrChange w:id="335" w:author="Kashima, Takuya/鹿島 卓也" w:date="2022-12-14T10:13:00Z">
              <w:tcPr>
                <w:tcW w:w="4046" w:type="dxa"/>
              </w:tcPr>
            </w:tcPrChange>
          </w:tcPr>
          <w:p w14:paraId="39282C59" w14:textId="3287DE54" w:rsidR="00C0090D" w:rsidRPr="000D6548" w:rsidDel="007A5A18" w:rsidRDefault="00C0090D">
            <w:pPr>
              <w:widowControl w:val="0"/>
              <w:spacing w:line="0" w:lineRule="atLeast"/>
              <w:ind w:left="0"/>
              <w:jc w:val="left"/>
              <w:rPr>
                <w:del w:id="336" w:author="Yazid Kadir" w:date="2022-04-05T16:26:00Z"/>
                <w:rFonts w:ascii="Meiryo UI" w:eastAsia="Meiryo UI" w:hAnsi="Meiryo UI"/>
                <w:szCs w:val="20"/>
                <w:rPrChange w:id="337" w:author="Iijima, Akira/飯島 玲" w:date="2022-06-30T20:57:00Z">
                  <w:rPr>
                    <w:del w:id="338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39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</w:tc>
        <w:tc>
          <w:tcPr>
            <w:tcW w:w="1276" w:type="dxa"/>
            <w:tcPrChange w:id="340" w:author="Kashima, Takuya/鹿島 卓也" w:date="2022-12-14T10:13:00Z">
              <w:tcPr>
                <w:tcW w:w="1276" w:type="dxa"/>
              </w:tcPr>
            </w:tcPrChange>
          </w:tcPr>
          <w:p w14:paraId="1D5DE37E" w14:textId="77777777" w:rsidR="00C0090D" w:rsidRPr="000D6548" w:rsidDel="007A5A1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341" w:author="Kashima, Takuya/鹿島 卓也" w:date="2022-12-14T10:13:00Z">
              <w:tcPr>
                <w:tcW w:w="1276" w:type="dxa"/>
              </w:tcPr>
            </w:tcPrChange>
          </w:tcPr>
          <w:p w14:paraId="553A1D7C" w14:textId="0FBE94C4" w:rsidR="00C0090D" w:rsidRPr="000D6548" w:rsidDel="007A5A18" w:rsidRDefault="00C0090D">
            <w:pPr>
              <w:widowControl w:val="0"/>
              <w:ind w:left="0"/>
              <w:jc w:val="center"/>
              <w:rPr>
                <w:del w:id="342" w:author="Yazid Kadir" w:date="2022-04-05T16:26:00Z"/>
                <w:rFonts w:ascii="Meiryo UI" w:eastAsia="Meiryo UI" w:hAnsi="Meiryo UI"/>
                <w:szCs w:val="20"/>
                <w:rPrChange w:id="343" w:author="Iijima, Akira/飯島 玲" w:date="2022-06-30T20:57:00Z">
                  <w:rPr>
                    <w:del w:id="344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45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418" w:type="dxa"/>
            <w:tcPrChange w:id="346" w:author="Kashima, Takuya/鹿島 卓也" w:date="2022-12-14T10:13:00Z">
              <w:tcPr>
                <w:tcW w:w="1418" w:type="dxa"/>
              </w:tcPr>
            </w:tcPrChange>
          </w:tcPr>
          <w:p w14:paraId="3189FF01" w14:textId="57211784" w:rsidR="00C0090D" w:rsidRPr="000D6548" w:rsidDel="007A5A18" w:rsidRDefault="00C0090D">
            <w:pPr>
              <w:widowControl w:val="0"/>
              <w:ind w:left="0"/>
              <w:jc w:val="center"/>
              <w:rPr>
                <w:del w:id="347" w:author="Yazid Kadir" w:date="2022-04-05T16:26:00Z"/>
                <w:rFonts w:ascii="Meiryo UI" w:eastAsia="Meiryo UI" w:hAnsi="Meiryo UI"/>
                <w:szCs w:val="20"/>
                <w:rPrChange w:id="348" w:author="Iijima, Akira/飯島 玲" w:date="2022-06-30T20:57:00Z">
                  <w:rPr>
                    <w:del w:id="349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50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134" w:type="dxa"/>
            <w:tcPrChange w:id="351" w:author="Kashima, Takuya/鹿島 卓也" w:date="2022-12-14T10:13:00Z">
              <w:tcPr>
                <w:tcW w:w="1134" w:type="dxa"/>
              </w:tcPr>
            </w:tcPrChange>
          </w:tcPr>
          <w:p w14:paraId="1608A4DB" w14:textId="2B8FFB5F" w:rsidR="00C0090D" w:rsidRPr="000D6548" w:rsidDel="007A5A18" w:rsidRDefault="00C0090D">
            <w:pPr>
              <w:widowControl w:val="0"/>
              <w:ind w:left="0"/>
              <w:jc w:val="center"/>
              <w:rPr>
                <w:del w:id="352" w:author="Yazid Kadir" w:date="2022-04-05T16:26:00Z"/>
                <w:rFonts w:ascii="Meiryo UI" w:eastAsia="Meiryo UI" w:hAnsi="Meiryo UI"/>
                <w:szCs w:val="20"/>
                <w:rPrChange w:id="353" w:author="Iijima, Akira/飯島 玲" w:date="2022-06-30T20:57:00Z">
                  <w:rPr>
                    <w:del w:id="354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55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</w:tr>
      <w:tr w:rsidR="00C0090D" w:rsidRPr="000D6548" w:rsidDel="007A5A18" w14:paraId="79A662AB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356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291"/>
          <w:del w:id="357" w:author="Yazid Kadir" w:date="2022-04-05T16:26:00Z"/>
          <w:trPrChange w:id="358" w:author="Kashima, Takuya/鹿島 卓也" w:date="2022-12-14T10:13:00Z">
            <w:trPr>
              <w:cantSplit/>
              <w:trHeight w:val="291"/>
            </w:trPr>
          </w:trPrChange>
        </w:trPr>
        <w:tc>
          <w:tcPr>
            <w:tcW w:w="1165" w:type="dxa"/>
            <w:tcPrChange w:id="359" w:author="Kashima, Takuya/鹿島 卓也" w:date="2022-12-14T10:13:00Z">
              <w:tcPr>
                <w:tcW w:w="1165" w:type="dxa"/>
              </w:tcPr>
            </w:tcPrChange>
          </w:tcPr>
          <w:p w14:paraId="44F32E4C" w14:textId="3ABF0B57" w:rsidR="00C0090D" w:rsidRPr="000D6548" w:rsidDel="007A5A18" w:rsidRDefault="00C0090D" w:rsidP="00B320A5">
            <w:pPr>
              <w:widowControl w:val="0"/>
              <w:ind w:left="0"/>
              <w:jc w:val="center"/>
              <w:rPr>
                <w:del w:id="360" w:author="Yazid Kadir" w:date="2022-04-05T16:26:00Z"/>
                <w:rFonts w:ascii="Meiryo UI" w:eastAsia="Meiryo UI" w:hAnsi="Meiryo UI"/>
                <w:szCs w:val="20"/>
                <w:rPrChange w:id="361" w:author="Iijima, Akira/飯島 玲" w:date="2022-06-30T20:57:00Z">
                  <w:rPr>
                    <w:del w:id="362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</w:p>
        </w:tc>
        <w:tc>
          <w:tcPr>
            <w:tcW w:w="4046" w:type="dxa"/>
            <w:tcPrChange w:id="363" w:author="Kashima, Takuya/鹿島 卓也" w:date="2022-12-14T10:13:00Z">
              <w:tcPr>
                <w:tcW w:w="4046" w:type="dxa"/>
              </w:tcPr>
            </w:tcPrChange>
          </w:tcPr>
          <w:p w14:paraId="4043F014" w14:textId="4E22CFB6" w:rsidR="00C0090D" w:rsidRPr="000D6548" w:rsidDel="007A5A18" w:rsidRDefault="00C0090D">
            <w:pPr>
              <w:widowControl w:val="0"/>
              <w:spacing w:line="0" w:lineRule="atLeast"/>
              <w:ind w:left="0"/>
              <w:jc w:val="left"/>
              <w:rPr>
                <w:del w:id="364" w:author="Yazid Kadir" w:date="2022-04-05T16:26:00Z"/>
                <w:rFonts w:ascii="Meiryo UI" w:eastAsia="Meiryo UI" w:hAnsi="Meiryo UI"/>
                <w:szCs w:val="20"/>
                <w:rPrChange w:id="365" w:author="Iijima, Akira/飯島 玲" w:date="2022-06-30T20:57:00Z">
                  <w:rPr>
                    <w:del w:id="366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67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</w:tc>
        <w:tc>
          <w:tcPr>
            <w:tcW w:w="1276" w:type="dxa"/>
            <w:tcPrChange w:id="368" w:author="Kashima, Takuya/鹿島 卓也" w:date="2022-12-14T10:13:00Z">
              <w:tcPr>
                <w:tcW w:w="1276" w:type="dxa"/>
              </w:tcPr>
            </w:tcPrChange>
          </w:tcPr>
          <w:p w14:paraId="66DB4CCB" w14:textId="77777777" w:rsidR="00C0090D" w:rsidRPr="000D6548" w:rsidDel="007A5A1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369" w:author="Kashima, Takuya/鹿島 卓也" w:date="2022-12-14T10:13:00Z">
              <w:tcPr>
                <w:tcW w:w="1276" w:type="dxa"/>
              </w:tcPr>
            </w:tcPrChange>
          </w:tcPr>
          <w:p w14:paraId="095DFA46" w14:textId="35ED2CC5" w:rsidR="00C0090D" w:rsidRPr="000D6548" w:rsidDel="007A5A18" w:rsidRDefault="00C0090D">
            <w:pPr>
              <w:widowControl w:val="0"/>
              <w:ind w:left="0"/>
              <w:jc w:val="center"/>
              <w:rPr>
                <w:del w:id="370" w:author="Yazid Kadir" w:date="2022-04-05T16:26:00Z"/>
                <w:rFonts w:ascii="Meiryo UI" w:eastAsia="Meiryo UI" w:hAnsi="Meiryo UI"/>
                <w:szCs w:val="20"/>
                <w:rPrChange w:id="371" w:author="Iijima, Akira/飯島 玲" w:date="2022-06-30T20:57:00Z">
                  <w:rPr>
                    <w:del w:id="372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73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418" w:type="dxa"/>
            <w:tcPrChange w:id="374" w:author="Kashima, Takuya/鹿島 卓也" w:date="2022-12-14T10:13:00Z">
              <w:tcPr>
                <w:tcW w:w="1418" w:type="dxa"/>
              </w:tcPr>
            </w:tcPrChange>
          </w:tcPr>
          <w:p w14:paraId="7556FC16" w14:textId="6CB119B7" w:rsidR="00C0090D" w:rsidRPr="000D6548" w:rsidDel="007A5A18" w:rsidRDefault="00C0090D">
            <w:pPr>
              <w:widowControl w:val="0"/>
              <w:ind w:left="0"/>
              <w:jc w:val="center"/>
              <w:rPr>
                <w:del w:id="375" w:author="Yazid Kadir" w:date="2022-04-05T16:26:00Z"/>
                <w:rFonts w:ascii="Meiryo UI" w:eastAsia="Meiryo UI" w:hAnsi="Meiryo UI"/>
                <w:szCs w:val="20"/>
                <w:rPrChange w:id="376" w:author="Iijima, Akira/飯島 玲" w:date="2022-06-30T20:57:00Z">
                  <w:rPr>
                    <w:del w:id="377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78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134" w:type="dxa"/>
            <w:tcPrChange w:id="379" w:author="Kashima, Takuya/鹿島 卓也" w:date="2022-12-14T10:13:00Z">
              <w:tcPr>
                <w:tcW w:w="1134" w:type="dxa"/>
              </w:tcPr>
            </w:tcPrChange>
          </w:tcPr>
          <w:p w14:paraId="2511BBB9" w14:textId="61346522" w:rsidR="00C0090D" w:rsidRPr="000D6548" w:rsidDel="007A5A18" w:rsidRDefault="00C0090D">
            <w:pPr>
              <w:widowControl w:val="0"/>
              <w:ind w:left="0"/>
              <w:jc w:val="center"/>
              <w:rPr>
                <w:del w:id="380" w:author="Yazid Kadir" w:date="2022-04-05T16:26:00Z"/>
                <w:rFonts w:ascii="Meiryo UI" w:eastAsia="Meiryo UI" w:hAnsi="Meiryo UI"/>
                <w:szCs w:val="20"/>
                <w:rPrChange w:id="381" w:author="Iijima, Akira/飯島 玲" w:date="2022-06-30T20:57:00Z">
                  <w:rPr>
                    <w:del w:id="382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83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</w:tr>
      <w:tr w:rsidR="00C0090D" w:rsidRPr="000D6548" w:rsidDel="007A5A18" w14:paraId="7F243500" w14:textId="77777777" w:rsidTr="00C0090D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  <w:tblPrExChange w:id="384" w:author="Kashima, Takuya/鹿島 卓也" w:date="2022-12-14T10:13:00Z">
            <w:tblPrEx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384"/>
          <w:del w:id="385" w:author="Yazid Kadir" w:date="2022-04-05T16:26:00Z"/>
          <w:trPrChange w:id="386" w:author="Kashima, Takuya/鹿島 卓也" w:date="2022-12-14T10:13:00Z">
            <w:trPr>
              <w:cantSplit/>
              <w:trHeight w:val="384"/>
            </w:trPr>
          </w:trPrChange>
        </w:trPr>
        <w:tc>
          <w:tcPr>
            <w:tcW w:w="1165" w:type="dxa"/>
            <w:tcPrChange w:id="387" w:author="Kashima, Takuya/鹿島 卓也" w:date="2022-12-14T10:13:00Z">
              <w:tcPr>
                <w:tcW w:w="1165" w:type="dxa"/>
              </w:tcPr>
            </w:tcPrChange>
          </w:tcPr>
          <w:p w14:paraId="343FE78D" w14:textId="7997B9AC" w:rsidR="00C0090D" w:rsidRPr="000D6548" w:rsidDel="007A5A18" w:rsidRDefault="00C0090D" w:rsidP="00B320A5">
            <w:pPr>
              <w:widowControl w:val="0"/>
              <w:ind w:left="0"/>
              <w:jc w:val="center"/>
              <w:rPr>
                <w:del w:id="388" w:author="Yazid Kadir" w:date="2022-04-05T16:26:00Z"/>
                <w:rFonts w:ascii="Meiryo UI" w:eastAsia="Meiryo UI" w:hAnsi="Meiryo UI"/>
                <w:szCs w:val="20"/>
                <w:rPrChange w:id="389" w:author="Iijima, Akira/飯島 玲" w:date="2022-06-30T20:57:00Z">
                  <w:rPr>
                    <w:del w:id="390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</w:pPr>
          </w:p>
        </w:tc>
        <w:tc>
          <w:tcPr>
            <w:tcW w:w="4046" w:type="dxa"/>
            <w:tcPrChange w:id="391" w:author="Kashima, Takuya/鹿島 卓也" w:date="2022-12-14T10:13:00Z">
              <w:tcPr>
                <w:tcW w:w="4046" w:type="dxa"/>
              </w:tcPr>
            </w:tcPrChange>
          </w:tcPr>
          <w:p w14:paraId="12A2E16B" w14:textId="4CBAF28C" w:rsidR="00C0090D" w:rsidRPr="000D6548" w:rsidDel="007A5A18" w:rsidRDefault="00C0090D">
            <w:pPr>
              <w:widowControl w:val="0"/>
              <w:spacing w:line="0" w:lineRule="atLeast"/>
              <w:ind w:left="0"/>
              <w:jc w:val="left"/>
              <w:rPr>
                <w:del w:id="392" w:author="Yazid Kadir" w:date="2022-04-05T16:26:00Z"/>
                <w:rFonts w:ascii="Meiryo UI" w:eastAsia="Meiryo UI" w:hAnsi="Meiryo UI"/>
                <w:szCs w:val="20"/>
                <w:rPrChange w:id="393" w:author="Iijima, Akira/飯島 玲" w:date="2022-06-30T20:57:00Z">
                  <w:rPr>
                    <w:del w:id="394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395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spacing w:line="0" w:lineRule="atLeast"/>
                  <w:ind w:left="0"/>
                </w:pPr>
              </w:pPrChange>
            </w:pPr>
          </w:p>
        </w:tc>
        <w:tc>
          <w:tcPr>
            <w:tcW w:w="1276" w:type="dxa"/>
            <w:tcPrChange w:id="396" w:author="Kashima, Takuya/鹿島 卓也" w:date="2022-12-14T10:13:00Z">
              <w:tcPr>
                <w:tcW w:w="1276" w:type="dxa"/>
              </w:tcPr>
            </w:tcPrChange>
          </w:tcPr>
          <w:p w14:paraId="458070DA" w14:textId="77777777" w:rsidR="00C0090D" w:rsidRPr="000D6548" w:rsidDel="007A5A18" w:rsidRDefault="00C0090D">
            <w:pPr>
              <w:widowControl w:val="0"/>
              <w:ind w:left="0"/>
              <w:jc w:val="center"/>
              <w:rPr>
                <w:rFonts w:ascii="Meiryo UI" w:eastAsia="Meiryo UI" w:hAnsi="Meiryo UI"/>
                <w:szCs w:val="20"/>
              </w:rPr>
            </w:pPr>
          </w:p>
        </w:tc>
        <w:tc>
          <w:tcPr>
            <w:tcW w:w="1276" w:type="dxa"/>
            <w:tcPrChange w:id="397" w:author="Kashima, Takuya/鹿島 卓也" w:date="2022-12-14T10:13:00Z">
              <w:tcPr>
                <w:tcW w:w="1276" w:type="dxa"/>
              </w:tcPr>
            </w:tcPrChange>
          </w:tcPr>
          <w:p w14:paraId="0DAE8D82" w14:textId="061DEFAD" w:rsidR="00C0090D" w:rsidRPr="000D6548" w:rsidDel="007A5A18" w:rsidRDefault="00C0090D">
            <w:pPr>
              <w:widowControl w:val="0"/>
              <w:ind w:left="0"/>
              <w:jc w:val="center"/>
              <w:rPr>
                <w:del w:id="398" w:author="Yazid Kadir" w:date="2022-04-05T16:26:00Z"/>
                <w:rFonts w:ascii="Meiryo UI" w:eastAsia="Meiryo UI" w:hAnsi="Meiryo UI"/>
                <w:szCs w:val="20"/>
                <w:rPrChange w:id="399" w:author="Iijima, Akira/飯島 玲" w:date="2022-06-30T20:57:00Z">
                  <w:rPr>
                    <w:del w:id="400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401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418" w:type="dxa"/>
            <w:tcPrChange w:id="402" w:author="Kashima, Takuya/鹿島 卓也" w:date="2022-12-14T10:13:00Z">
              <w:tcPr>
                <w:tcW w:w="1418" w:type="dxa"/>
              </w:tcPr>
            </w:tcPrChange>
          </w:tcPr>
          <w:p w14:paraId="7C775A36" w14:textId="4B398345" w:rsidR="00C0090D" w:rsidRPr="000D6548" w:rsidDel="007A5A18" w:rsidRDefault="00C0090D">
            <w:pPr>
              <w:widowControl w:val="0"/>
              <w:ind w:left="0"/>
              <w:jc w:val="center"/>
              <w:rPr>
                <w:del w:id="403" w:author="Yazid Kadir" w:date="2022-04-05T16:26:00Z"/>
                <w:rFonts w:ascii="Meiryo UI" w:eastAsia="Meiryo UI" w:hAnsi="Meiryo UI"/>
                <w:szCs w:val="20"/>
                <w:rPrChange w:id="404" w:author="Iijima, Akira/飯島 玲" w:date="2022-06-30T20:57:00Z">
                  <w:rPr>
                    <w:del w:id="405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406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  <w:tc>
          <w:tcPr>
            <w:tcW w:w="1134" w:type="dxa"/>
            <w:tcPrChange w:id="407" w:author="Kashima, Takuya/鹿島 卓也" w:date="2022-12-14T10:13:00Z">
              <w:tcPr>
                <w:tcW w:w="1134" w:type="dxa"/>
              </w:tcPr>
            </w:tcPrChange>
          </w:tcPr>
          <w:p w14:paraId="09CCCD58" w14:textId="786DD730" w:rsidR="00C0090D" w:rsidRPr="000D6548" w:rsidDel="007A5A18" w:rsidRDefault="00C0090D">
            <w:pPr>
              <w:widowControl w:val="0"/>
              <w:ind w:left="0"/>
              <w:jc w:val="center"/>
              <w:rPr>
                <w:del w:id="408" w:author="Yazid Kadir" w:date="2022-04-05T16:26:00Z"/>
                <w:rFonts w:ascii="Meiryo UI" w:eastAsia="Meiryo UI" w:hAnsi="Meiryo UI"/>
                <w:szCs w:val="20"/>
                <w:rPrChange w:id="409" w:author="Iijima, Akira/飯島 玲" w:date="2022-06-30T20:57:00Z">
                  <w:rPr>
                    <w:del w:id="410" w:author="Yazid Kadir" w:date="2022-04-05T16:26:00Z"/>
                    <w:rFonts w:ascii="ＭＳ Ｐゴシック" w:eastAsia="ＭＳ Ｐゴシック" w:hAnsi="ＭＳ Ｐゴシック"/>
                    <w:szCs w:val="20"/>
                  </w:rPr>
                </w:rPrChange>
              </w:rPr>
              <w:pPrChange w:id="411" w:author="Nakamura, Taiki/中村 泰貴" w:date="2021-09-06T12:26:00Z">
                <w:pPr>
                  <w:framePr w:hSpace="142" w:wrap="around" w:vAnchor="text" w:hAnchor="margin" w:x="108" w:y="208"/>
                  <w:widowControl w:val="0"/>
                  <w:ind w:left="0"/>
                </w:pPr>
              </w:pPrChange>
            </w:pPr>
          </w:p>
        </w:tc>
      </w:tr>
    </w:tbl>
    <w:p w14:paraId="25403D5C" w14:textId="77777777" w:rsidR="008942C8" w:rsidRPr="000D6548" w:rsidRDefault="008942C8">
      <w:pPr>
        <w:rPr>
          <w:rFonts w:ascii="Meiryo UI" w:eastAsia="Meiryo UI" w:hAnsi="Meiryo UI"/>
          <w:b/>
          <w:sz w:val="24"/>
          <w:rPrChange w:id="412" w:author="Iijima, Akira/飯島 玲" w:date="2022-06-30T20:57:00Z">
            <w:rPr>
              <w:rFonts w:hAnsi="ＭＳ ゴシック"/>
              <w:b/>
              <w:color w:val="000000"/>
              <w:sz w:val="24"/>
            </w:rPr>
          </w:rPrChange>
        </w:rPr>
        <w:sectPr w:rsidR="008942C8" w:rsidRPr="000D6548">
          <w:headerReference w:type="default" r:id="rId11"/>
          <w:footerReference w:type="default" r:id="rId12"/>
          <w:type w:val="continuous"/>
          <w:pgSz w:w="11906" w:h="16838" w:code="9"/>
          <w:pgMar w:top="1701" w:right="1418" w:bottom="1418" w:left="1418" w:header="567" w:footer="567" w:gutter="0"/>
          <w:pgNumType w:start="1"/>
          <w:cols w:space="425"/>
          <w:docGrid w:type="lines" w:linePitch="360"/>
        </w:sectPr>
      </w:pPr>
    </w:p>
    <w:p w14:paraId="705B3958" w14:textId="77777777" w:rsidR="000D6548" w:rsidRPr="00D952CE" w:rsidRDefault="000D6548" w:rsidP="000D6548">
      <w:pPr>
        <w:rPr>
          <w:ins w:id="436" w:author="Iijima, Akira/飯島 玲" w:date="2022-06-30T20:59:00Z"/>
          <w:rFonts w:ascii="Meiryo UI" w:eastAsia="Meiryo UI" w:hAnsi="Meiryo UI"/>
          <w:rPrChange w:id="437" w:author="Kashima, Takuya/鹿島 卓也" w:date="2022-12-12T18:54:00Z">
            <w:rPr>
              <w:ins w:id="438" w:author="Iijima, Akira/飯島 玲" w:date="2022-06-30T20:59:00Z"/>
              <w:rFonts w:ascii="Meiryo UI" w:eastAsia="Meiryo UI" w:hAnsi="Meiryo UI"/>
              <w:color w:val="000000"/>
            </w:rPr>
          </w:rPrChange>
        </w:rPr>
      </w:pPr>
      <w:ins w:id="439" w:author="Iijima, Akira/飯島 玲" w:date="2022-06-30T20:59:00Z">
        <w:r w:rsidRPr="00D952CE">
          <w:rPr>
            <w:rFonts w:ascii="Meiryo UI" w:eastAsia="Meiryo UI" w:hAnsi="Meiryo UI" w:hint="eastAsia"/>
            <w:rPrChange w:id="440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lastRenderedPageBreak/>
          <w:t>地図更新</w:t>
        </w:r>
        <w:r w:rsidRPr="00D952CE">
          <w:rPr>
            <w:rFonts w:ascii="Meiryo UI" w:eastAsia="Meiryo UI" w:hAnsi="Meiryo UI"/>
            <w:rPrChange w:id="441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ID付番仕様</w:t>
        </w:r>
      </w:ins>
    </w:p>
    <w:p w14:paraId="2C7ECA04" w14:textId="04127943" w:rsidR="008942C8" w:rsidRPr="00D952CE" w:rsidRDefault="008942C8" w:rsidP="009C5171">
      <w:pPr>
        <w:rPr>
          <w:rFonts w:ascii="Meiryo UI" w:eastAsia="Meiryo UI" w:hAnsi="Meiryo UI"/>
          <w:rPrChange w:id="442" w:author="Kashima, Takuya/鹿島 卓也" w:date="2022-12-12T18:54:00Z">
            <w:rPr>
              <w:color w:val="000000"/>
            </w:rPr>
          </w:rPrChange>
        </w:rPr>
      </w:pPr>
      <w:r w:rsidRPr="00D952CE">
        <w:rPr>
          <w:lang w:val="en"/>
          <w:rPrChange w:id="443" w:author="Kashima, Takuya/鹿島 卓也" w:date="2022-12-12T18:54:00Z">
            <w:rPr>
              <w:color w:val="000000"/>
            </w:rPr>
          </w:rPrChange>
        </w:rPr>
        <w:t>Map update ID numbering specifications</w:t>
      </w:r>
    </w:p>
    <w:p w14:paraId="1718BBE5" w14:textId="77777777" w:rsidR="008942C8" w:rsidRPr="00D952CE" w:rsidRDefault="008942C8">
      <w:pPr>
        <w:rPr>
          <w:rFonts w:ascii="Meiryo UI" w:eastAsia="Meiryo UI" w:hAnsi="Meiryo UI"/>
          <w:rPrChange w:id="444" w:author="Kashima, Takuya/鹿島 卓也" w:date="2022-12-12T18:54:00Z">
            <w:rPr>
              <w:color w:val="000000"/>
            </w:rPr>
          </w:rPrChange>
        </w:rPr>
      </w:pPr>
    </w:p>
    <w:p w14:paraId="2AECFBC3" w14:textId="7D294467" w:rsidR="008942C8" w:rsidRPr="00D952CE" w:rsidRDefault="009C5171">
      <w:pPr>
        <w:rPr>
          <w:rFonts w:ascii="Meiryo UI" w:eastAsia="Meiryo UI" w:hAnsi="Meiryo UI"/>
          <w:rPrChange w:id="445" w:author="Kashima, Takuya/鹿島 卓也" w:date="2022-12-12T18:54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446" w:author="Kashima, Takuya/鹿島 卓也" w:date="2022-12-12T18:54:00Z">
            <w:rPr>
              <w:rFonts w:hint="eastAsia"/>
              <w:color w:val="000000"/>
            </w:rPr>
          </w:rPrChange>
        </w:rPr>
        <w:t xml:space="preserve">１． </w:t>
      </w:r>
      <w:ins w:id="447" w:author="Iijima, Akira/飯島 玲" w:date="2022-06-30T20:59:00Z">
        <w:r w:rsidR="000D6548" w:rsidRPr="00D952CE">
          <w:rPr>
            <w:rFonts w:ascii="Meiryo UI" w:eastAsia="Meiryo UI" w:hAnsi="Meiryo UI" w:hint="eastAsia"/>
            <w:rPrChange w:id="448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目的　</w:t>
        </w:r>
      </w:ins>
      <w:r w:rsidR="008942C8" w:rsidRPr="00D952CE">
        <w:rPr>
          <w:lang w:val="en"/>
          <w:rPrChange w:id="449" w:author="Kashima, Takuya/鹿島 卓也" w:date="2022-12-12T18:54:00Z">
            <w:rPr>
              <w:color w:val="000000"/>
            </w:rPr>
          </w:rPrChange>
        </w:rPr>
        <w:t>objective</w:t>
      </w:r>
    </w:p>
    <w:p w14:paraId="0A9F620D" w14:textId="77777777" w:rsidR="000D6548" w:rsidRPr="00D952CE" w:rsidRDefault="000D6548" w:rsidP="000D6548">
      <w:pPr>
        <w:rPr>
          <w:ins w:id="450" w:author="Iijima, Akira/飯島 玲" w:date="2022-06-30T20:59:00Z"/>
          <w:rFonts w:ascii="Meiryo UI" w:eastAsia="Meiryo UI" w:hAnsi="Meiryo UI"/>
          <w:rPrChange w:id="451" w:author="Kashima, Takuya/鹿島 卓也" w:date="2022-12-12T18:54:00Z">
            <w:rPr>
              <w:ins w:id="452" w:author="Iijima, Akira/飯島 玲" w:date="2022-06-30T20:59:00Z"/>
              <w:rFonts w:ascii="Meiryo UI" w:eastAsia="Meiryo UI" w:hAnsi="Meiryo UI"/>
              <w:color w:val="000000"/>
            </w:rPr>
          </w:rPrChange>
        </w:rPr>
      </w:pPr>
      <w:ins w:id="453" w:author="Iijima, Akira/飯島 玲" w:date="2022-06-30T20:59:00Z">
        <w:r w:rsidRPr="00D952CE">
          <w:rPr>
            <w:rFonts w:ascii="Meiryo UI" w:eastAsia="Meiryo UI" w:hAnsi="Meiryo UI" w:hint="eastAsia"/>
            <w:rPrChange w:id="454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全仕向けの車載機に書き込まれる、車載機をユニークに識別する</w:t>
        </w:r>
        <w:r w:rsidRPr="00D952CE">
          <w:rPr>
            <w:rFonts w:ascii="Meiryo UI" w:eastAsia="Meiryo UI" w:hAnsi="Meiryo UI"/>
            <w:rPrChange w:id="455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IDの体系を定義する。</w:t>
        </w:r>
      </w:ins>
    </w:p>
    <w:p w14:paraId="60832AD3" w14:textId="77777777" w:rsidR="008942C8" w:rsidRPr="00D952CE" w:rsidRDefault="008942C8">
      <w:pPr>
        <w:rPr>
          <w:rFonts w:ascii="Meiryo UI" w:eastAsia="Meiryo UI" w:hAnsi="Meiryo UI"/>
          <w:rPrChange w:id="456" w:author="Kashima, Takuya/鹿島 卓也" w:date="2022-12-12T18:54:00Z">
            <w:rPr>
              <w:color w:val="000000"/>
            </w:rPr>
          </w:rPrChange>
        </w:rPr>
      </w:pPr>
      <w:r w:rsidRPr="00D952CE">
        <w:rPr>
          <w:lang w:val="en"/>
          <w:rPrChange w:id="457" w:author="Kashima, Takuya/鹿島 卓也" w:date="2022-12-12T18:54:00Z">
            <w:rPr>
              <w:color w:val="000000"/>
            </w:rPr>
          </w:rPrChange>
        </w:rPr>
        <w:t>Define a system of IDs that uniquely identify in-vehicle equipment that is written to all in-vehicle machines.</w:t>
      </w:r>
    </w:p>
    <w:p w14:paraId="230EC954" w14:textId="77777777" w:rsidR="008942C8" w:rsidRPr="00D952CE" w:rsidRDefault="008942C8">
      <w:pPr>
        <w:rPr>
          <w:rFonts w:ascii="Meiryo UI" w:eastAsia="Meiryo UI" w:hAnsi="Meiryo UI"/>
          <w:rPrChange w:id="458" w:author="Kashima, Takuya/鹿島 卓也" w:date="2022-12-12T18:54:00Z">
            <w:rPr>
              <w:color w:val="000000"/>
            </w:rPr>
          </w:rPrChange>
        </w:rPr>
      </w:pPr>
    </w:p>
    <w:p w14:paraId="094E6BD8" w14:textId="13D35396" w:rsidR="008942C8" w:rsidRPr="00D952CE" w:rsidRDefault="009C5171">
      <w:pPr>
        <w:rPr>
          <w:rFonts w:ascii="Meiryo UI" w:eastAsia="Meiryo UI" w:hAnsi="Meiryo UI"/>
          <w:rPrChange w:id="459" w:author="Kashima, Takuya/鹿島 卓也" w:date="2022-12-12T18:54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460" w:author="Kashima, Takuya/鹿島 卓也" w:date="2022-12-12T18:54:00Z">
            <w:rPr>
              <w:rFonts w:hint="eastAsia"/>
              <w:color w:val="000000"/>
            </w:rPr>
          </w:rPrChange>
        </w:rPr>
        <w:t xml:space="preserve">２． </w:t>
      </w:r>
      <w:ins w:id="461" w:author="Iijima, Akira/飯島 玲" w:date="2022-06-30T21:00:00Z">
        <w:r w:rsidR="000D6548" w:rsidRPr="00D952CE">
          <w:rPr>
            <w:rFonts w:ascii="Meiryo UI" w:eastAsia="Meiryo UI" w:hAnsi="Meiryo UI" w:hint="eastAsia"/>
            <w:rPrChange w:id="462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要件</w:t>
        </w:r>
      </w:ins>
      <w:r w:rsidR="008942C8" w:rsidRPr="00D952CE">
        <w:rPr>
          <w:lang w:val="en"/>
          <w:rPrChange w:id="463" w:author="Kashima, Takuya/鹿島 卓也" w:date="2022-12-12T18:54:00Z">
            <w:rPr>
              <w:color w:val="000000"/>
            </w:rPr>
          </w:rPrChange>
        </w:rPr>
        <w:t>important document</w:t>
      </w:r>
    </w:p>
    <w:p w14:paraId="208BE628" w14:textId="2DF07738" w:rsidR="008942C8" w:rsidRPr="00D952CE" w:rsidRDefault="009C5171" w:rsidP="009C5171">
      <w:pPr>
        <w:ind w:left="437"/>
        <w:rPr>
          <w:ins w:id="464" w:author="Iijima, Akira/飯島 玲" w:date="2022-06-30T21:00:00Z"/>
          <w:lang w:val="en"/>
        </w:rPr>
      </w:pPr>
      <w:bookmarkStart w:id="465" w:name="OLE_LINK1"/>
      <w:r w:rsidRPr="00D952CE">
        <w:rPr>
          <w:lang w:val="en"/>
          <w:rPrChange w:id="466" w:author="Kashima, Takuya/鹿島 卓也" w:date="2022-12-12T18:54:00Z">
            <w:rPr>
              <w:color w:val="000000"/>
            </w:rPr>
          </w:rPrChange>
        </w:rPr>
        <w:t>2-1</w:t>
      </w:r>
      <w:r w:rsidR="008942C8" w:rsidRPr="00D952CE">
        <w:rPr>
          <w:lang w:val="en"/>
          <w:rPrChange w:id="467" w:author="Kashima, Takuya/鹿島 卓也" w:date="2022-12-12T18:54:00Z">
            <w:rPr>
              <w:color w:val="000000"/>
            </w:rPr>
          </w:rPrChange>
        </w:rPr>
        <w:t xml:space="preserve">. </w:t>
      </w:r>
      <w:ins w:id="468" w:author="Iijima, Akira/飯島 玲" w:date="2022-06-30T21:00:00Z">
        <w:r w:rsidR="000D6548" w:rsidRPr="00D952CE">
          <w:rPr>
            <w:rFonts w:ascii="Meiryo UI" w:eastAsia="Meiryo UI" w:hAnsi="Meiryo UI" w:hint="eastAsia"/>
            <w:rPrChange w:id="469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以下の情報を持たせた</w:t>
        </w:r>
        <w:r w:rsidR="000D6548" w:rsidRPr="00D952CE">
          <w:rPr>
            <w:rFonts w:ascii="Meiryo UI" w:eastAsia="Meiryo UI" w:hAnsi="Meiryo UI"/>
            <w:rPrChange w:id="470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IDを付番する。</w:t>
        </w:r>
        <w:r w:rsidR="000D6548" w:rsidRPr="00D952CE">
          <w:rPr>
            <w:rFonts w:ascii="Meiryo UI" w:eastAsia="Meiryo UI" w:hAnsi="Meiryo UI" w:hint="eastAsia"/>
            <w:rPrChange w:id="471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　</w:t>
        </w:r>
      </w:ins>
      <w:r w:rsidR="008942C8" w:rsidRPr="00D952CE">
        <w:rPr>
          <w:lang w:val="en"/>
          <w:rPrChange w:id="472" w:author="Kashima, Takuya/鹿島 卓也" w:date="2022-12-12T18:54:00Z">
            <w:rPr>
              <w:color w:val="000000"/>
            </w:rPr>
          </w:rPrChange>
        </w:rPr>
        <w:t xml:space="preserve">Number the IDs with the following information. </w:t>
      </w:r>
    </w:p>
    <w:p w14:paraId="0ADD8634" w14:textId="77777777" w:rsidR="000D6548" w:rsidRPr="00D952CE" w:rsidRDefault="000D6548" w:rsidP="000D6548">
      <w:pPr>
        <w:ind w:left="437"/>
        <w:rPr>
          <w:ins w:id="473" w:author="Iijima, Akira/飯島 玲" w:date="2022-06-30T21:00:00Z"/>
          <w:rFonts w:ascii="Meiryo UI" w:eastAsia="Meiryo UI" w:hAnsi="Meiryo UI"/>
          <w:rPrChange w:id="474" w:author="Kashima, Takuya/鹿島 卓也" w:date="2022-12-12T18:54:00Z">
            <w:rPr>
              <w:ins w:id="475" w:author="Iijima, Akira/飯島 玲" w:date="2022-06-30T21:00:00Z"/>
              <w:rFonts w:ascii="Meiryo UI" w:eastAsia="Meiryo UI" w:hAnsi="Meiryo UI"/>
              <w:color w:val="000000"/>
            </w:rPr>
          </w:rPrChange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9"/>
        <w:gridCol w:w="1843"/>
      </w:tblGrid>
      <w:tr w:rsidR="00D952CE" w:rsidRPr="00D952CE" w14:paraId="7DDB6BC2" w14:textId="77777777" w:rsidTr="00871DC1">
        <w:trPr>
          <w:ins w:id="476" w:author="Iijima, Akira/飯島 玲" w:date="2022-06-30T21:00:00Z"/>
        </w:trPr>
        <w:tc>
          <w:tcPr>
            <w:tcW w:w="3319" w:type="dxa"/>
            <w:shd w:val="clear" w:color="auto" w:fill="FFCC99"/>
          </w:tcPr>
          <w:p w14:paraId="6F7224DF" w14:textId="77777777" w:rsidR="000D6548" w:rsidRPr="00D952CE" w:rsidRDefault="000D6548" w:rsidP="00871DC1">
            <w:pPr>
              <w:spacing w:line="240" w:lineRule="exact"/>
              <w:ind w:left="0"/>
              <w:rPr>
                <w:ins w:id="477" w:author="Iijima, Akira/飯島 玲" w:date="2022-06-30T21:00:00Z"/>
                <w:rFonts w:ascii="Meiryo UI" w:eastAsia="Meiryo UI" w:hAnsi="Meiryo UI"/>
                <w:rPrChange w:id="478" w:author="Kashima, Takuya/鹿島 卓也" w:date="2022-12-12T18:54:00Z">
                  <w:rPr>
                    <w:ins w:id="479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480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481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情報</w:t>
              </w:r>
            </w:ins>
          </w:p>
        </w:tc>
        <w:tc>
          <w:tcPr>
            <w:tcW w:w="1843" w:type="dxa"/>
            <w:shd w:val="clear" w:color="auto" w:fill="FFCC99"/>
          </w:tcPr>
          <w:p w14:paraId="08FD70C2" w14:textId="77777777" w:rsidR="000D6548" w:rsidRPr="00D952CE" w:rsidRDefault="000D6548" w:rsidP="00871DC1">
            <w:pPr>
              <w:spacing w:line="240" w:lineRule="exact"/>
              <w:ind w:left="0"/>
              <w:rPr>
                <w:ins w:id="482" w:author="Iijima, Akira/飯島 玲" w:date="2022-06-30T21:00:00Z"/>
                <w:rFonts w:ascii="Meiryo UI" w:eastAsia="Meiryo UI" w:hAnsi="Meiryo UI"/>
                <w:rPrChange w:id="483" w:author="Kashima, Takuya/鹿島 卓也" w:date="2022-12-12T18:54:00Z">
                  <w:rPr>
                    <w:ins w:id="484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485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486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値域</w:t>
              </w:r>
            </w:ins>
          </w:p>
        </w:tc>
      </w:tr>
      <w:tr w:rsidR="00D952CE" w:rsidRPr="00D952CE" w14:paraId="27344D88" w14:textId="77777777" w:rsidTr="00871DC1">
        <w:trPr>
          <w:ins w:id="487" w:author="Iijima, Akira/飯島 玲" w:date="2022-06-30T21:00:00Z"/>
        </w:trPr>
        <w:tc>
          <w:tcPr>
            <w:tcW w:w="3319" w:type="dxa"/>
          </w:tcPr>
          <w:p w14:paraId="65C1F4E6" w14:textId="77777777" w:rsidR="000D6548" w:rsidRPr="00D952CE" w:rsidRDefault="000D6548" w:rsidP="00871DC1">
            <w:pPr>
              <w:spacing w:line="240" w:lineRule="exact"/>
              <w:ind w:left="0"/>
              <w:rPr>
                <w:ins w:id="488" w:author="Iijima, Akira/飯島 玲" w:date="2022-06-30T21:00:00Z"/>
                <w:rFonts w:ascii="Meiryo UI" w:eastAsia="Meiryo UI" w:hAnsi="Meiryo UI"/>
                <w:rPrChange w:id="489" w:author="Kashima, Takuya/鹿島 卓也" w:date="2022-12-12T18:54:00Z">
                  <w:rPr>
                    <w:ins w:id="490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491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492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①年次</w:t>
              </w:r>
            </w:ins>
          </w:p>
        </w:tc>
        <w:tc>
          <w:tcPr>
            <w:tcW w:w="1843" w:type="dxa"/>
          </w:tcPr>
          <w:p w14:paraId="5CDD0C78" w14:textId="77777777" w:rsidR="000D6548" w:rsidRPr="00D952CE" w:rsidRDefault="000D6548" w:rsidP="00871DC1">
            <w:pPr>
              <w:spacing w:line="240" w:lineRule="exact"/>
              <w:ind w:left="0"/>
              <w:rPr>
                <w:ins w:id="493" w:author="Iijima, Akira/飯島 玲" w:date="2022-06-30T21:00:00Z"/>
                <w:rFonts w:ascii="Meiryo UI" w:eastAsia="Meiryo UI" w:hAnsi="Meiryo UI"/>
                <w:rPrChange w:id="494" w:author="Kashima, Takuya/鹿島 卓也" w:date="2022-12-12T18:54:00Z">
                  <w:rPr>
                    <w:ins w:id="495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496" w:author="Iijima, Akira/飯島 玲" w:date="2022-06-30T21:00:00Z">
              <w:r w:rsidRPr="00D952CE">
                <w:rPr>
                  <w:rFonts w:ascii="Meiryo UI" w:eastAsia="Meiryo UI" w:hAnsi="Meiryo UI"/>
                  <w:rPrChange w:id="497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00-99</w:t>
              </w:r>
            </w:ins>
          </w:p>
        </w:tc>
      </w:tr>
      <w:tr w:rsidR="00D952CE" w:rsidRPr="00D952CE" w14:paraId="281766CF" w14:textId="77777777" w:rsidTr="00871DC1">
        <w:trPr>
          <w:ins w:id="498" w:author="Iijima, Akira/飯島 玲" w:date="2022-06-30T21:00:00Z"/>
        </w:trPr>
        <w:tc>
          <w:tcPr>
            <w:tcW w:w="3319" w:type="dxa"/>
          </w:tcPr>
          <w:p w14:paraId="1C8F3080" w14:textId="77777777" w:rsidR="000D6548" w:rsidRPr="00D952CE" w:rsidRDefault="000D6548" w:rsidP="00871DC1">
            <w:pPr>
              <w:spacing w:line="240" w:lineRule="exact"/>
              <w:ind w:left="0"/>
              <w:rPr>
                <w:ins w:id="499" w:author="Iijima, Akira/飯島 玲" w:date="2022-06-30T21:00:00Z"/>
                <w:rFonts w:ascii="Meiryo UI" w:eastAsia="Meiryo UI" w:hAnsi="Meiryo UI"/>
                <w:rPrChange w:id="500" w:author="Kashima, Takuya/鹿島 卓也" w:date="2022-12-12T18:54:00Z">
                  <w:rPr>
                    <w:ins w:id="501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02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03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②仕向け</w:t>
              </w:r>
            </w:ins>
          </w:p>
        </w:tc>
        <w:tc>
          <w:tcPr>
            <w:tcW w:w="1843" w:type="dxa"/>
          </w:tcPr>
          <w:p w14:paraId="3C446D07" w14:textId="77777777" w:rsidR="000D6548" w:rsidRPr="00D952CE" w:rsidRDefault="000D6548" w:rsidP="00871DC1">
            <w:pPr>
              <w:spacing w:line="240" w:lineRule="exact"/>
              <w:ind w:left="0"/>
              <w:rPr>
                <w:ins w:id="504" w:author="Iijima, Akira/飯島 玲" w:date="2022-06-30T21:00:00Z"/>
                <w:rFonts w:ascii="Meiryo UI" w:eastAsia="Meiryo UI" w:hAnsi="Meiryo UI"/>
                <w:rPrChange w:id="505" w:author="Kashima, Takuya/鹿島 卓也" w:date="2022-12-12T18:54:00Z">
                  <w:rPr>
                    <w:ins w:id="506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07" w:author="Iijima, Akira/飯島 玲" w:date="2022-06-30T21:00:00Z">
              <w:r w:rsidRPr="00D952CE">
                <w:rPr>
                  <w:rFonts w:ascii="Meiryo UI" w:eastAsia="Meiryo UI" w:hAnsi="Meiryo UI"/>
                  <w:rPrChange w:id="508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00-99</w:t>
              </w:r>
            </w:ins>
          </w:p>
        </w:tc>
      </w:tr>
      <w:tr w:rsidR="00D952CE" w:rsidRPr="00D952CE" w14:paraId="56268601" w14:textId="77777777" w:rsidTr="00871DC1">
        <w:trPr>
          <w:ins w:id="509" w:author="Iijima, Akira/飯島 玲" w:date="2022-06-30T21:00:00Z"/>
        </w:trPr>
        <w:tc>
          <w:tcPr>
            <w:tcW w:w="3319" w:type="dxa"/>
          </w:tcPr>
          <w:p w14:paraId="24CFCEB2" w14:textId="77777777" w:rsidR="000D6548" w:rsidRPr="00D952CE" w:rsidRDefault="000D6548" w:rsidP="00871DC1">
            <w:pPr>
              <w:spacing w:line="240" w:lineRule="exact"/>
              <w:ind w:left="0"/>
              <w:rPr>
                <w:ins w:id="510" w:author="Iijima, Akira/飯島 玲" w:date="2022-06-30T21:00:00Z"/>
                <w:rFonts w:ascii="Meiryo UI" w:eastAsia="Meiryo UI" w:hAnsi="Meiryo UI"/>
                <w:rPrChange w:id="511" w:author="Kashima, Takuya/鹿島 卓也" w:date="2022-12-12T18:54:00Z">
                  <w:rPr>
                    <w:ins w:id="512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13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14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③モデル</w:t>
              </w:r>
            </w:ins>
          </w:p>
        </w:tc>
        <w:tc>
          <w:tcPr>
            <w:tcW w:w="1843" w:type="dxa"/>
          </w:tcPr>
          <w:p w14:paraId="53393EAE" w14:textId="77777777" w:rsidR="000D6548" w:rsidRPr="00D952CE" w:rsidRDefault="000D6548" w:rsidP="00871DC1">
            <w:pPr>
              <w:spacing w:line="240" w:lineRule="exact"/>
              <w:ind w:left="0"/>
              <w:rPr>
                <w:ins w:id="515" w:author="Iijima, Akira/飯島 玲" w:date="2022-06-30T21:00:00Z"/>
                <w:rFonts w:ascii="Meiryo UI" w:eastAsia="Meiryo UI" w:hAnsi="Meiryo UI"/>
                <w:rPrChange w:id="516" w:author="Kashima, Takuya/鹿島 卓也" w:date="2022-12-12T18:54:00Z">
                  <w:rPr>
                    <w:ins w:id="517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18" w:author="Iijima, Akira/飯島 玲" w:date="2022-06-30T21:00:00Z">
              <w:r w:rsidRPr="00D952CE">
                <w:rPr>
                  <w:rFonts w:ascii="Meiryo UI" w:eastAsia="Meiryo UI" w:hAnsi="Meiryo UI"/>
                  <w:rPrChange w:id="519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0-9</w:t>
              </w:r>
            </w:ins>
          </w:p>
        </w:tc>
      </w:tr>
      <w:tr w:rsidR="00D952CE" w:rsidRPr="00D952CE" w14:paraId="40F1E627" w14:textId="77777777" w:rsidTr="00871DC1">
        <w:trPr>
          <w:ins w:id="520" w:author="Iijima, Akira/飯島 玲" w:date="2022-06-30T21:00:00Z"/>
        </w:trPr>
        <w:tc>
          <w:tcPr>
            <w:tcW w:w="3319" w:type="dxa"/>
          </w:tcPr>
          <w:p w14:paraId="1EEFCAAD" w14:textId="77777777" w:rsidR="000D6548" w:rsidRPr="00D952CE" w:rsidRDefault="000D6548" w:rsidP="00871DC1">
            <w:pPr>
              <w:spacing w:line="240" w:lineRule="exact"/>
              <w:ind w:left="0"/>
              <w:rPr>
                <w:ins w:id="521" w:author="Iijima, Akira/飯島 玲" w:date="2022-06-30T21:00:00Z"/>
                <w:rFonts w:ascii="Meiryo UI" w:eastAsia="Meiryo UI" w:hAnsi="Meiryo UI"/>
                <w:rPrChange w:id="522" w:author="Kashima, Takuya/鹿島 卓也" w:date="2022-12-12T18:54:00Z">
                  <w:rPr>
                    <w:ins w:id="523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24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25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④ナビメーカ</w:t>
              </w:r>
            </w:ins>
          </w:p>
        </w:tc>
        <w:tc>
          <w:tcPr>
            <w:tcW w:w="1843" w:type="dxa"/>
          </w:tcPr>
          <w:p w14:paraId="703F216B" w14:textId="77777777" w:rsidR="000D6548" w:rsidRPr="00D952CE" w:rsidRDefault="000D6548" w:rsidP="00871DC1">
            <w:pPr>
              <w:spacing w:line="240" w:lineRule="exact"/>
              <w:ind w:left="0"/>
              <w:rPr>
                <w:ins w:id="526" w:author="Iijima, Akira/飯島 玲" w:date="2022-06-30T21:00:00Z"/>
                <w:rFonts w:ascii="Meiryo UI" w:eastAsia="Meiryo UI" w:hAnsi="Meiryo UI"/>
                <w:rPrChange w:id="527" w:author="Kashima, Takuya/鹿島 卓也" w:date="2022-12-12T18:54:00Z">
                  <w:rPr>
                    <w:ins w:id="528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29" w:author="Iijima, Akira/飯島 玲" w:date="2022-06-30T21:00:00Z">
              <w:r w:rsidRPr="00D952CE">
                <w:rPr>
                  <w:rFonts w:ascii="Meiryo UI" w:eastAsia="Meiryo UI" w:hAnsi="Meiryo UI"/>
                  <w:rPrChange w:id="530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0-9</w:t>
              </w:r>
            </w:ins>
          </w:p>
        </w:tc>
      </w:tr>
      <w:tr w:rsidR="00D952CE" w:rsidRPr="00D952CE" w14:paraId="0698257D" w14:textId="77777777" w:rsidTr="00871DC1">
        <w:trPr>
          <w:ins w:id="531" w:author="Iijima, Akira/飯島 玲" w:date="2022-06-30T21:00:00Z"/>
        </w:trPr>
        <w:tc>
          <w:tcPr>
            <w:tcW w:w="3319" w:type="dxa"/>
          </w:tcPr>
          <w:p w14:paraId="1B174FBF" w14:textId="77777777" w:rsidR="000D6548" w:rsidRPr="00D952CE" w:rsidRDefault="000D6548" w:rsidP="00871DC1">
            <w:pPr>
              <w:spacing w:line="240" w:lineRule="exact"/>
              <w:ind w:left="0"/>
              <w:rPr>
                <w:ins w:id="532" w:author="Iijima, Akira/飯島 玲" w:date="2022-06-30T21:00:00Z"/>
                <w:rFonts w:ascii="Meiryo UI" w:eastAsia="Meiryo UI" w:hAnsi="Meiryo UI"/>
                <w:rPrChange w:id="533" w:author="Kashima, Takuya/鹿島 卓也" w:date="2022-12-12T18:54:00Z">
                  <w:rPr>
                    <w:ins w:id="534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35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36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⑤同一メーカ連番</w:t>
              </w:r>
            </w:ins>
          </w:p>
        </w:tc>
        <w:tc>
          <w:tcPr>
            <w:tcW w:w="1843" w:type="dxa"/>
          </w:tcPr>
          <w:p w14:paraId="685B033D" w14:textId="77777777" w:rsidR="000D6548" w:rsidRPr="00D952CE" w:rsidRDefault="000D6548" w:rsidP="00871DC1">
            <w:pPr>
              <w:spacing w:line="240" w:lineRule="exact"/>
              <w:ind w:left="0"/>
              <w:rPr>
                <w:ins w:id="537" w:author="Iijima, Akira/飯島 玲" w:date="2022-06-30T21:00:00Z"/>
                <w:rFonts w:ascii="Meiryo UI" w:eastAsia="Meiryo UI" w:hAnsi="Meiryo UI"/>
                <w:rPrChange w:id="538" w:author="Kashima, Takuya/鹿島 卓也" w:date="2022-12-12T18:54:00Z">
                  <w:rPr>
                    <w:ins w:id="539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40" w:author="Iijima, Akira/飯島 玲" w:date="2022-06-30T21:00:00Z">
              <w:r w:rsidRPr="00D952CE">
                <w:rPr>
                  <w:rFonts w:ascii="Meiryo UI" w:eastAsia="Meiryo UI" w:hAnsi="Meiryo UI"/>
                  <w:rPrChange w:id="541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0-9</w:t>
              </w:r>
            </w:ins>
          </w:p>
        </w:tc>
      </w:tr>
      <w:tr w:rsidR="00D952CE" w:rsidRPr="00D952CE" w14:paraId="6C229135" w14:textId="77777777" w:rsidTr="00871DC1">
        <w:trPr>
          <w:ins w:id="542" w:author="Iijima, Akira/飯島 玲" w:date="2022-06-30T21:00:00Z"/>
        </w:trPr>
        <w:tc>
          <w:tcPr>
            <w:tcW w:w="3319" w:type="dxa"/>
          </w:tcPr>
          <w:p w14:paraId="15E2D639" w14:textId="77777777" w:rsidR="000D6548" w:rsidRPr="00D952CE" w:rsidRDefault="000D6548" w:rsidP="00871DC1">
            <w:pPr>
              <w:spacing w:line="240" w:lineRule="exact"/>
              <w:ind w:left="0"/>
              <w:rPr>
                <w:ins w:id="543" w:author="Iijima, Akira/飯島 玲" w:date="2022-06-30T21:00:00Z"/>
                <w:rFonts w:ascii="Meiryo UI" w:eastAsia="Meiryo UI" w:hAnsi="Meiryo UI"/>
                <w:rPrChange w:id="544" w:author="Kashima, Takuya/鹿島 卓也" w:date="2022-12-12T18:54:00Z">
                  <w:rPr>
                    <w:ins w:id="545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46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47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⑥シリアル</w:t>
              </w:r>
              <w:r w:rsidRPr="00D952CE">
                <w:rPr>
                  <w:rFonts w:ascii="Meiryo UI" w:eastAsia="Meiryo UI" w:hAnsi="Meiryo UI"/>
                  <w:rPrChange w:id="548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No.</w:t>
              </w:r>
            </w:ins>
          </w:p>
        </w:tc>
        <w:tc>
          <w:tcPr>
            <w:tcW w:w="1843" w:type="dxa"/>
          </w:tcPr>
          <w:p w14:paraId="3A4109D2" w14:textId="77777777" w:rsidR="000D6548" w:rsidRPr="00D952CE" w:rsidRDefault="000D6548" w:rsidP="00871DC1">
            <w:pPr>
              <w:spacing w:line="240" w:lineRule="exact"/>
              <w:ind w:left="0"/>
              <w:rPr>
                <w:ins w:id="549" w:author="Iijima, Akira/飯島 玲" w:date="2022-06-30T21:00:00Z"/>
                <w:rFonts w:ascii="Meiryo UI" w:eastAsia="Meiryo UI" w:hAnsi="Meiryo UI"/>
                <w:rPrChange w:id="550" w:author="Kashima, Takuya/鹿島 卓也" w:date="2022-12-12T18:54:00Z">
                  <w:rPr>
                    <w:ins w:id="551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52" w:author="Iijima, Akira/飯島 玲" w:date="2022-06-30T21:00:00Z">
              <w:r w:rsidRPr="00D952CE">
                <w:rPr>
                  <w:rFonts w:ascii="Meiryo UI" w:eastAsia="Meiryo UI" w:hAnsi="Meiryo UI"/>
                  <w:rPrChange w:id="553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000000-999999</w:t>
              </w:r>
            </w:ins>
          </w:p>
        </w:tc>
      </w:tr>
      <w:tr w:rsidR="00D952CE" w:rsidRPr="00D952CE" w14:paraId="1095171A" w14:textId="77777777" w:rsidTr="00871DC1">
        <w:trPr>
          <w:ins w:id="554" w:author="Iijima, Akira/飯島 玲" w:date="2022-06-30T21:00:00Z"/>
        </w:trPr>
        <w:tc>
          <w:tcPr>
            <w:tcW w:w="3319" w:type="dxa"/>
          </w:tcPr>
          <w:p w14:paraId="052988E1" w14:textId="77777777" w:rsidR="000D6548" w:rsidRPr="00D952CE" w:rsidRDefault="000D6548" w:rsidP="00871DC1">
            <w:pPr>
              <w:spacing w:line="240" w:lineRule="exact"/>
              <w:ind w:left="0"/>
              <w:rPr>
                <w:ins w:id="555" w:author="Iijima, Akira/飯島 玲" w:date="2022-06-30T21:00:00Z"/>
                <w:rFonts w:ascii="Meiryo UI" w:eastAsia="Meiryo UI" w:hAnsi="Meiryo UI"/>
                <w:rPrChange w:id="556" w:author="Kashima, Takuya/鹿島 卓也" w:date="2022-12-12T18:54:00Z">
                  <w:rPr>
                    <w:ins w:id="557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58" w:author="Iijima, Akira/飯島 玲" w:date="2022-06-30T21:00:00Z">
              <w:r w:rsidRPr="00D952CE">
                <w:rPr>
                  <w:rFonts w:ascii="Meiryo UI" w:eastAsia="Meiryo UI" w:hAnsi="Meiryo UI" w:hint="eastAsia"/>
                  <w:rPrChange w:id="559" w:author="Kashima, Takuya/鹿島 卓也" w:date="2022-12-12T18:54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⑦～⑨チェックディジット</w:t>
              </w:r>
            </w:ins>
          </w:p>
        </w:tc>
        <w:tc>
          <w:tcPr>
            <w:tcW w:w="1843" w:type="dxa"/>
          </w:tcPr>
          <w:p w14:paraId="2574E580" w14:textId="77777777" w:rsidR="000D6548" w:rsidRPr="00D952CE" w:rsidRDefault="000D6548" w:rsidP="00871DC1">
            <w:pPr>
              <w:spacing w:line="240" w:lineRule="exact"/>
              <w:ind w:left="0"/>
              <w:rPr>
                <w:ins w:id="560" w:author="Iijima, Akira/飯島 玲" w:date="2022-06-30T21:00:00Z"/>
                <w:rFonts w:ascii="Meiryo UI" w:eastAsia="Meiryo UI" w:hAnsi="Meiryo UI"/>
                <w:rPrChange w:id="561" w:author="Kashima, Takuya/鹿島 卓也" w:date="2022-12-12T18:54:00Z">
                  <w:rPr>
                    <w:ins w:id="562" w:author="Iijima, Akira/飯島 玲" w:date="2022-06-30T21:00:00Z"/>
                    <w:rFonts w:ascii="Meiryo UI" w:eastAsia="Meiryo UI" w:hAnsi="Meiryo UI"/>
                    <w:color w:val="000000"/>
                  </w:rPr>
                </w:rPrChange>
              </w:rPr>
            </w:pPr>
            <w:ins w:id="563" w:author="Iijima, Akira/飯島 玲" w:date="2022-06-30T21:00:00Z">
              <w:r w:rsidRPr="00D952CE">
                <w:rPr>
                  <w:rFonts w:ascii="Meiryo UI" w:eastAsia="Meiryo UI" w:hAnsi="Meiryo UI"/>
                  <w:rPrChange w:id="564" w:author="Kashima, Takuya/鹿島 卓也" w:date="2022-12-12T18:54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0-9</w:t>
              </w:r>
            </w:ins>
          </w:p>
        </w:tc>
      </w:tr>
    </w:tbl>
    <w:p w14:paraId="7D1A5943" w14:textId="77777777" w:rsidR="000D6548" w:rsidRPr="000D6548" w:rsidRDefault="000D6548" w:rsidP="009C5171">
      <w:pPr>
        <w:ind w:left="437"/>
        <w:rPr>
          <w:rFonts w:ascii="Meiryo UI" w:eastAsia="Meiryo UI" w:hAnsi="Meiryo UI"/>
          <w:rPrChange w:id="565" w:author="Iijima, Akira/飯島 玲" w:date="2022-06-30T20:57:00Z">
            <w:rPr>
              <w:color w:val="000000"/>
            </w:rPr>
          </w:rPrChange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73"/>
        <w:gridCol w:w="1389"/>
      </w:tblGrid>
      <w:tr w:rsidR="000D6548" w:rsidRPr="000D6548" w14:paraId="61AEE320" w14:textId="77777777" w:rsidTr="00A07DC2">
        <w:tc>
          <w:tcPr>
            <w:tcW w:w="3773" w:type="dxa"/>
            <w:shd w:val="clear" w:color="auto" w:fill="FFCC99"/>
          </w:tcPr>
          <w:p w14:paraId="32095836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6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67" w:author="Iijima, Akira/飯島 玲" w:date="2022-06-30T20:57:00Z">
                  <w:rPr>
                    <w:color w:val="000000"/>
                  </w:rPr>
                </w:rPrChange>
              </w:rPr>
              <w:t>information</w:t>
            </w:r>
          </w:p>
        </w:tc>
        <w:tc>
          <w:tcPr>
            <w:tcW w:w="1389" w:type="dxa"/>
            <w:shd w:val="clear" w:color="auto" w:fill="FFCC99"/>
          </w:tcPr>
          <w:p w14:paraId="2B89D4A1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6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69" w:author="Iijima, Akira/飯島 玲" w:date="2022-06-30T20:57:00Z">
                  <w:rPr>
                    <w:color w:val="000000"/>
                  </w:rPr>
                </w:rPrChange>
              </w:rPr>
              <w:t>range</w:t>
            </w:r>
          </w:p>
        </w:tc>
      </w:tr>
      <w:tr w:rsidR="000D6548" w:rsidRPr="000D6548" w14:paraId="575019A3" w14:textId="77777777" w:rsidTr="00A07DC2">
        <w:tc>
          <w:tcPr>
            <w:tcW w:w="3773" w:type="dxa"/>
          </w:tcPr>
          <w:p w14:paraId="0D4C3D23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7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71" w:author="Iijima, Akira/飯島 玲" w:date="2022-06-30T20:57:00Z">
                  <w:rPr>
                    <w:color w:val="000000"/>
                  </w:rPr>
                </w:rPrChange>
              </w:rPr>
              <w:t>(1) Years</w:t>
            </w:r>
          </w:p>
        </w:tc>
        <w:tc>
          <w:tcPr>
            <w:tcW w:w="1389" w:type="dxa"/>
          </w:tcPr>
          <w:p w14:paraId="40D21A84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7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73" w:author="Iijima, Akira/飯島 玲" w:date="2022-06-30T20:57:00Z">
                  <w:rPr>
                    <w:color w:val="000000"/>
                  </w:rPr>
                </w:rPrChange>
              </w:rPr>
              <w:t>00-99</w:t>
            </w:r>
          </w:p>
        </w:tc>
      </w:tr>
      <w:tr w:rsidR="000D6548" w:rsidRPr="000D6548" w14:paraId="6FC5A661" w14:textId="77777777" w:rsidTr="00A07DC2">
        <w:tc>
          <w:tcPr>
            <w:tcW w:w="3773" w:type="dxa"/>
          </w:tcPr>
          <w:p w14:paraId="36F45A55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7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75" w:author="Iijima, Akira/飯島 玲" w:date="2022-06-30T20:57:00Z">
                  <w:rPr>
                    <w:color w:val="000000"/>
                  </w:rPr>
                </w:rPrChange>
              </w:rPr>
              <w:t>(2) Destination</w:t>
            </w:r>
          </w:p>
        </w:tc>
        <w:tc>
          <w:tcPr>
            <w:tcW w:w="1389" w:type="dxa"/>
          </w:tcPr>
          <w:p w14:paraId="573A39BB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7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77" w:author="Iijima, Akira/飯島 玲" w:date="2022-06-30T20:57:00Z">
                  <w:rPr>
                    <w:color w:val="000000"/>
                  </w:rPr>
                </w:rPrChange>
              </w:rPr>
              <w:t>00-99</w:t>
            </w:r>
          </w:p>
        </w:tc>
      </w:tr>
      <w:tr w:rsidR="000D6548" w:rsidRPr="000D6548" w14:paraId="4F8652FD" w14:textId="77777777" w:rsidTr="00A07DC2">
        <w:tc>
          <w:tcPr>
            <w:tcW w:w="3773" w:type="dxa"/>
          </w:tcPr>
          <w:p w14:paraId="0C8CC337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7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79" w:author="Iijima, Akira/飯島 玲" w:date="2022-06-30T20:57:00Z">
                  <w:rPr>
                    <w:color w:val="000000"/>
                  </w:rPr>
                </w:rPrChange>
              </w:rPr>
              <w:t>(3) Model</w:t>
            </w:r>
          </w:p>
        </w:tc>
        <w:tc>
          <w:tcPr>
            <w:tcW w:w="1389" w:type="dxa"/>
          </w:tcPr>
          <w:p w14:paraId="0F29BEB8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8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81" w:author="Iijima, Akira/飯島 玲" w:date="2022-06-30T20:57:00Z">
                  <w:rPr>
                    <w:color w:val="000000"/>
                  </w:rPr>
                </w:rPrChange>
              </w:rPr>
              <w:t>0-9</w:t>
            </w:r>
          </w:p>
        </w:tc>
      </w:tr>
      <w:tr w:rsidR="000D6548" w:rsidRPr="000D6548" w14:paraId="348AAB66" w14:textId="77777777" w:rsidTr="00A07DC2">
        <w:tc>
          <w:tcPr>
            <w:tcW w:w="3773" w:type="dxa"/>
          </w:tcPr>
          <w:p w14:paraId="6F2A8BF3" w14:textId="687A7AAF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8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83" w:author="Iijima, Akira/飯島 玲" w:date="2022-06-30T20:57:00Z">
                  <w:rPr>
                    <w:color w:val="000000"/>
                  </w:rPr>
                </w:rPrChange>
              </w:rPr>
              <w:t>(4) Navi</w:t>
            </w:r>
            <w:del w:id="584" w:author="Iijima, Akira/飯島 玲" w:date="2022-03-24T15:46:00Z">
              <w:r w:rsidRPr="000D6548" w:rsidDel="00AC6FFA">
                <w:rPr>
                  <w:lang w:val="en"/>
                  <w:rPrChange w:id="585" w:author="Iijima, Akira/飯島 玲" w:date="2022-06-30T20:57:00Z">
                    <w:rPr>
                      <w:color w:val="000000"/>
                    </w:rPr>
                  </w:rPrChange>
                </w:rPr>
                <w:delText>maker</w:delText>
              </w:r>
            </w:del>
            <w:ins w:id="586" w:author="Iijima, Akira/飯島 玲" w:date="2022-03-24T15:46:00Z">
              <w:r w:rsidR="00AC6FFA" w:rsidRPr="000D6548">
                <w:rPr>
                  <w:lang w:val="en"/>
                  <w:rPrChange w:id="587" w:author="Iijima, Akira/飯島 玲" w:date="2022-06-30T20:57:00Z">
                    <w:rPr>
                      <w:color w:val="000000" w:themeColor="text1"/>
                      <w:lang w:val="en"/>
                    </w:rPr>
                  </w:rPrChange>
                </w:rPr>
                <w:t>gation supplier</w:t>
              </w:r>
            </w:ins>
            <w:ins w:id="588" w:author="Iijima, Akira/飯島 玲" w:date="2022-03-25T12:56:00Z">
              <w:r w:rsidR="00A07DC2" w:rsidRPr="000D6548">
                <w:rPr>
                  <w:rFonts w:hint="eastAsia"/>
                  <w:lang w:val="en"/>
                  <w:rPrChange w:id="589" w:author="Iijima, Akira/飯島 玲" w:date="2022-06-30T20:57:00Z">
                    <w:rPr>
                      <w:rFonts w:hint="eastAsia"/>
                      <w:color w:val="FF0000"/>
                      <w:lang w:val="en"/>
                    </w:rPr>
                  </w:rPrChange>
                </w:rPr>
                <w:t xml:space="preserve"> ▲V</w:t>
              </w:r>
              <w:r w:rsidR="00A07DC2" w:rsidRPr="000D6548">
                <w:rPr>
                  <w:lang w:val="en"/>
                  <w:rPrChange w:id="590" w:author="Iijima, Akira/飯島 玲" w:date="2022-06-30T20:57:00Z">
                    <w:rPr>
                      <w:color w:val="FF0000"/>
                      <w:lang w:val="en"/>
                    </w:rPr>
                  </w:rPrChange>
                </w:rPr>
                <w:t>er.1.00</w:t>
              </w:r>
            </w:ins>
          </w:p>
        </w:tc>
        <w:tc>
          <w:tcPr>
            <w:tcW w:w="1389" w:type="dxa"/>
          </w:tcPr>
          <w:p w14:paraId="4E47D386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9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92" w:author="Iijima, Akira/飯島 玲" w:date="2022-06-30T20:57:00Z">
                  <w:rPr>
                    <w:color w:val="000000"/>
                  </w:rPr>
                </w:rPrChange>
              </w:rPr>
              <w:t>0-9</w:t>
            </w:r>
          </w:p>
        </w:tc>
      </w:tr>
      <w:tr w:rsidR="000D6548" w:rsidRPr="000D6548" w14:paraId="5D5C8A67" w14:textId="77777777" w:rsidTr="00A07DC2">
        <w:tc>
          <w:tcPr>
            <w:tcW w:w="3773" w:type="dxa"/>
          </w:tcPr>
          <w:p w14:paraId="46DE3B3A" w14:textId="4C6B6F81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59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594" w:author="Iijima, Akira/飯島 玲" w:date="2022-06-30T20:57:00Z">
                  <w:rPr>
                    <w:color w:val="000000"/>
                  </w:rPr>
                </w:rPrChange>
              </w:rPr>
              <w:t xml:space="preserve">(5) </w:t>
            </w:r>
            <w:del w:id="595" w:author="Iijima, Akira/飯島 玲" w:date="2022-03-24T15:41:00Z">
              <w:r w:rsidRPr="000D6548" w:rsidDel="007661C2">
                <w:rPr>
                  <w:lang w:val="en"/>
                  <w:rPrChange w:id="596" w:author="Iijima, Akira/飯島 玲" w:date="2022-06-30T20:57:00Z">
                    <w:rPr>
                      <w:color w:val="000000"/>
                    </w:rPr>
                  </w:rPrChange>
                </w:rPr>
                <w:delText>Same manufacturer s</w:delText>
              </w:r>
            </w:del>
            <w:ins w:id="597" w:author="Iijima, Akira/飯島 玲" w:date="2022-03-24T15:41:00Z">
              <w:r w:rsidR="007661C2" w:rsidRPr="000D6548">
                <w:rPr>
                  <w:lang w:val="en"/>
                  <w:rPrChange w:id="598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S</w:t>
              </w:r>
            </w:ins>
            <w:r w:rsidRPr="000D6548">
              <w:rPr>
                <w:lang w:val="en"/>
                <w:rPrChange w:id="599" w:author="Iijima, Akira/飯島 玲" w:date="2022-06-30T20:57:00Z">
                  <w:rPr>
                    <w:color w:val="000000"/>
                  </w:rPr>
                </w:rPrChange>
              </w:rPr>
              <w:t>equential number</w:t>
            </w:r>
            <w:ins w:id="600" w:author="Iijima, Akira/飯島 玲" w:date="2022-03-25T12:56:00Z">
              <w:r w:rsidR="00A07DC2" w:rsidRPr="000D6548">
                <w:rPr>
                  <w:rFonts w:hint="eastAsia"/>
                  <w:lang w:val="en"/>
                  <w:rPrChange w:id="601" w:author="Iijima, Akira/飯島 玲" w:date="2022-06-30T20:57:00Z">
                    <w:rPr>
                      <w:rFonts w:hint="eastAsia"/>
                      <w:color w:val="FF0000"/>
                      <w:lang w:val="en"/>
                    </w:rPr>
                  </w:rPrChange>
                </w:rPr>
                <w:t xml:space="preserve"> ▲V</w:t>
              </w:r>
              <w:r w:rsidR="00A07DC2" w:rsidRPr="000D6548">
                <w:rPr>
                  <w:lang w:val="en"/>
                  <w:rPrChange w:id="602" w:author="Iijima, Akira/飯島 玲" w:date="2022-06-30T20:57:00Z">
                    <w:rPr>
                      <w:color w:val="FF0000"/>
                      <w:lang w:val="en"/>
                    </w:rPr>
                  </w:rPrChange>
                </w:rPr>
                <w:t>er.1.00</w:t>
              </w:r>
            </w:ins>
          </w:p>
        </w:tc>
        <w:tc>
          <w:tcPr>
            <w:tcW w:w="1389" w:type="dxa"/>
          </w:tcPr>
          <w:p w14:paraId="5692EB5F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60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604" w:author="Iijima, Akira/飯島 玲" w:date="2022-06-30T20:57:00Z">
                  <w:rPr>
                    <w:color w:val="000000"/>
                  </w:rPr>
                </w:rPrChange>
              </w:rPr>
              <w:t>0-9</w:t>
            </w:r>
          </w:p>
        </w:tc>
      </w:tr>
      <w:tr w:rsidR="000D6548" w:rsidRPr="000D6548" w14:paraId="749BDF55" w14:textId="77777777" w:rsidTr="00A07DC2">
        <w:tc>
          <w:tcPr>
            <w:tcW w:w="3773" w:type="dxa"/>
          </w:tcPr>
          <w:p w14:paraId="42368B07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60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606" w:author="Iijima, Akira/飯島 玲" w:date="2022-06-30T20:57:00Z">
                  <w:rPr>
                    <w:color w:val="000000"/>
                  </w:rPr>
                </w:rPrChange>
              </w:rPr>
              <w:t>(6) Serial No.</w:t>
            </w:r>
          </w:p>
        </w:tc>
        <w:tc>
          <w:tcPr>
            <w:tcW w:w="1389" w:type="dxa"/>
          </w:tcPr>
          <w:p w14:paraId="41805DD1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60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608" w:author="Iijima, Akira/飯島 玲" w:date="2022-06-30T20:57:00Z">
                  <w:rPr>
                    <w:color w:val="000000"/>
                  </w:rPr>
                </w:rPrChange>
              </w:rPr>
              <w:t>000000-999999</w:t>
            </w:r>
          </w:p>
        </w:tc>
      </w:tr>
      <w:tr w:rsidR="000D6548" w:rsidRPr="000D6548" w14:paraId="32BC8970" w14:textId="77777777" w:rsidTr="00A07DC2">
        <w:tc>
          <w:tcPr>
            <w:tcW w:w="3773" w:type="dxa"/>
          </w:tcPr>
          <w:p w14:paraId="1AD3B9D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60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610" w:author="Iijima, Akira/飯島 玲" w:date="2022-06-30T20:57:00Z">
                  <w:rPr>
                    <w:color w:val="000000"/>
                  </w:rPr>
                </w:rPrChange>
              </w:rPr>
              <w:t>(7) to (9) Check digits</w:t>
            </w:r>
          </w:p>
        </w:tc>
        <w:tc>
          <w:tcPr>
            <w:tcW w:w="1389" w:type="dxa"/>
          </w:tcPr>
          <w:p w14:paraId="478E2209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61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612" w:author="Iijima, Akira/飯島 玲" w:date="2022-06-30T20:57:00Z">
                  <w:rPr>
                    <w:color w:val="000000"/>
                  </w:rPr>
                </w:rPrChange>
              </w:rPr>
              <w:t>0-9</w:t>
            </w:r>
          </w:p>
        </w:tc>
      </w:tr>
    </w:tbl>
    <w:p w14:paraId="05F1632F" w14:textId="77777777" w:rsidR="008942C8" w:rsidRPr="000D6548" w:rsidRDefault="008942C8">
      <w:pPr>
        <w:rPr>
          <w:rFonts w:ascii="Meiryo UI" w:eastAsia="Meiryo UI" w:hAnsi="Meiryo UI"/>
          <w:rPrChange w:id="613" w:author="Iijima, Akira/飯島 玲" w:date="2022-06-30T20:57:00Z">
            <w:rPr>
              <w:color w:val="000000"/>
            </w:rPr>
          </w:rPrChange>
        </w:rPr>
      </w:pPr>
    </w:p>
    <w:p w14:paraId="1876BF38" w14:textId="2915A8D8" w:rsidR="008942C8" w:rsidRPr="00D952CE" w:rsidRDefault="009C5171" w:rsidP="009C5171">
      <w:pPr>
        <w:ind w:left="426"/>
        <w:rPr>
          <w:rFonts w:ascii="Meiryo UI" w:eastAsia="Meiryo UI" w:hAnsi="Meiryo UI"/>
          <w:rPrChange w:id="614" w:author="Kashima, Takuya/鹿島 卓也" w:date="2022-12-12T18:54:00Z">
            <w:rPr>
              <w:color w:val="000000"/>
            </w:rPr>
          </w:rPrChange>
        </w:rPr>
      </w:pPr>
      <w:r w:rsidRPr="000D6548">
        <w:rPr>
          <w:lang w:val="en"/>
          <w:rPrChange w:id="615" w:author="Iijima, Akira/飯島 玲" w:date="2022-06-30T20:57:00Z">
            <w:rPr>
              <w:color w:val="000000"/>
            </w:rPr>
          </w:rPrChange>
        </w:rPr>
        <w:t>2-2.</w:t>
      </w:r>
      <w:ins w:id="616" w:author="Iijima, Akira/飯島 玲" w:date="2022-06-30T21:00:00Z">
        <w:r w:rsidR="000D6548" w:rsidRPr="000D6548">
          <w:rPr>
            <w:rFonts w:ascii="Meiryo UI" w:eastAsia="Meiryo UI" w:hAnsi="Meiryo UI" w:hint="eastAsia"/>
            <w:color w:val="000000"/>
          </w:rPr>
          <w:t xml:space="preserve"> </w:t>
        </w:r>
        <w:r w:rsidR="000D6548" w:rsidRPr="00D952CE">
          <w:rPr>
            <w:rFonts w:ascii="Meiryo UI" w:eastAsia="Meiryo UI" w:hAnsi="Meiryo UI" w:hint="eastAsia"/>
            <w:rPrChange w:id="617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体系は数字</w:t>
        </w:r>
        <w:r w:rsidR="000D6548" w:rsidRPr="00D952CE">
          <w:rPr>
            <w:rFonts w:ascii="Meiryo UI" w:eastAsia="Meiryo UI" w:hAnsi="Meiryo UI"/>
            <w:rPrChange w:id="618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16桁(16byte)で、下記の通りとする。（①～⑦の内容は、上記を参照）。</w:t>
        </w:r>
      </w:ins>
      <w:r w:rsidRPr="00D952CE">
        <w:rPr>
          <w:lang w:val="en"/>
          <w:rPrChange w:id="619" w:author="Kashima, Takuya/鹿島 卓也" w:date="2022-12-12T18:54:00Z">
            <w:rPr>
              <w:color w:val="000000"/>
            </w:rPr>
          </w:rPrChange>
        </w:rPr>
        <w:t xml:space="preserve"> </w:t>
      </w:r>
      <w:r w:rsidR="008942C8" w:rsidRPr="00D952CE">
        <w:rPr>
          <w:lang w:val="en"/>
          <w:rPrChange w:id="620" w:author="Kashima, Takuya/鹿島 卓也" w:date="2022-12-12T18:54:00Z">
            <w:rPr>
              <w:color w:val="000000"/>
            </w:rPr>
          </w:rPrChange>
        </w:rPr>
        <w:t xml:space="preserve">The system is 16 digits (16byte) and is as follows. (See above for the contents of (1) to (7). </w:t>
      </w:r>
    </w:p>
    <w:p w14:paraId="1E928337" w14:textId="77777777" w:rsidR="008942C8" w:rsidRPr="00D952CE" w:rsidRDefault="008942C8">
      <w:pPr>
        <w:ind w:leftChars="113" w:left="226" w:firstLineChars="100" w:firstLine="200"/>
        <w:rPr>
          <w:rFonts w:ascii="Meiryo UI" w:eastAsia="Meiryo UI" w:hAnsi="Meiryo UI"/>
          <w:rPrChange w:id="621" w:author="Kashima, Takuya/鹿島 卓也" w:date="2022-12-12T18:54:00Z">
            <w:rPr>
              <w:color w:val="000000"/>
            </w:rPr>
          </w:rPrChange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596"/>
        <w:gridCol w:w="496"/>
        <w:gridCol w:w="496"/>
        <w:gridCol w:w="496"/>
        <w:gridCol w:w="496"/>
        <w:gridCol w:w="496"/>
        <w:gridCol w:w="496"/>
        <w:gridCol w:w="996"/>
      </w:tblGrid>
      <w:tr w:rsidR="00D952CE" w:rsidRPr="00D952CE" w14:paraId="689B3E9A" w14:textId="77777777">
        <w:trPr>
          <w:jc w:val="center"/>
        </w:trPr>
        <w:tc>
          <w:tcPr>
            <w:tcW w:w="596" w:type="dxa"/>
            <w:shd w:val="clear" w:color="auto" w:fill="FFCC99"/>
            <w:vAlign w:val="center"/>
          </w:tcPr>
          <w:bookmarkEnd w:id="465"/>
          <w:p w14:paraId="75C08D7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22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23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①</w:t>
            </w:r>
          </w:p>
        </w:tc>
        <w:tc>
          <w:tcPr>
            <w:tcW w:w="596" w:type="dxa"/>
            <w:shd w:val="clear" w:color="auto" w:fill="FFCC99"/>
            <w:vAlign w:val="center"/>
          </w:tcPr>
          <w:p w14:paraId="77005982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24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25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②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6376C87C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26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27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③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5EF62B6A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28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29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⑦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24EC70B4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30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31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④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1DAC7226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32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33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⑧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7BA3DD97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34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35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⑤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5878D620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36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37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⑨</w:t>
            </w:r>
          </w:p>
        </w:tc>
        <w:tc>
          <w:tcPr>
            <w:tcW w:w="996" w:type="dxa"/>
            <w:shd w:val="clear" w:color="auto" w:fill="FFCC99"/>
            <w:vAlign w:val="center"/>
          </w:tcPr>
          <w:p w14:paraId="2EBB759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38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639" w:author="Kashima, Takuya/鹿島 卓也" w:date="2022-12-12T18:54:00Z">
                  <w:rPr>
                    <w:rFonts w:hint="eastAsia"/>
                    <w:color w:val="000000"/>
                  </w:rPr>
                </w:rPrChange>
              </w:rPr>
              <w:t>⑥</w:t>
            </w:r>
          </w:p>
        </w:tc>
      </w:tr>
      <w:tr w:rsidR="00D952CE" w:rsidRPr="00D952CE" w14:paraId="478AC639" w14:textId="77777777">
        <w:trPr>
          <w:jc w:val="center"/>
        </w:trPr>
        <w:tc>
          <w:tcPr>
            <w:tcW w:w="596" w:type="dxa"/>
            <w:vAlign w:val="center"/>
          </w:tcPr>
          <w:p w14:paraId="26BD99DA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40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41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11</w:t>
            </w:r>
          </w:p>
        </w:tc>
        <w:tc>
          <w:tcPr>
            <w:tcW w:w="596" w:type="dxa"/>
            <w:vAlign w:val="center"/>
          </w:tcPr>
          <w:p w14:paraId="52C3F5FE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42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43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01</w:t>
            </w:r>
          </w:p>
        </w:tc>
        <w:tc>
          <w:tcPr>
            <w:tcW w:w="496" w:type="dxa"/>
            <w:vAlign w:val="center"/>
          </w:tcPr>
          <w:p w14:paraId="42C0FB26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44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45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1</w:t>
            </w:r>
          </w:p>
        </w:tc>
        <w:tc>
          <w:tcPr>
            <w:tcW w:w="496" w:type="dxa"/>
            <w:vAlign w:val="center"/>
          </w:tcPr>
          <w:p w14:paraId="006FAD8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46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47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8</w:t>
            </w:r>
          </w:p>
        </w:tc>
        <w:tc>
          <w:tcPr>
            <w:tcW w:w="496" w:type="dxa"/>
            <w:vAlign w:val="center"/>
          </w:tcPr>
          <w:p w14:paraId="5761143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48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49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0</w:t>
            </w:r>
          </w:p>
        </w:tc>
        <w:tc>
          <w:tcPr>
            <w:tcW w:w="496" w:type="dxa"/>
            <w:vAlign w:val="center"/>
          </w:tcPr>
          <w:p w14:paraId="4252868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50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51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6</w:t>
            </w:r>
          </w:p>
        </w:tc>
        <w:tc>
          <w:tcPr>
            <w:tcW w:w="496" w:type="dxa"/>
            <w:vAlign w:val="center"/>
          </w:tcPr>
          <w:p w14:paraId="730100CD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52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53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1</w:t>
            </w:r>
          </w:p>
        </w:tc>
        <w:tc>
          <w:tcPr>
            <w:tcW w:w="496" w:type="dxa"/>
            <w:vAlign w:val="center"/>
          </w:tcPr>
          <w:p w14:paraId="0888A50C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54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55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4</w:t>
            </w:r>
          </w:p>
        </w:tc>
        <w:tc>
          <w:tcPr>
            <w:tcW w:w="996" w:type="dxa"/>
            <w:vAlign w:val="center"/>
          </w:tcPr>
          <w:p w14:paraId="7D30787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656" w:author="Kashima, Takuya/鹿島 卓也" w:date="2022-12-12T18:54:00Z">
                  <w:rPr>
                    <w:color w:val="000000"/>
                  </w:rPr>
                </w:rPrChange>
              </w:rPr>
            </w:pPr>
            <w:r w:rsidRPr="00D952CE">
              <w:rPr>
                <w:u w:val="single"/>
                <w:lang w:val="en"/>
                <w:rPrChange w:id="657" w:author="Kashima, Takuya/鹿島 卓也" w:date="2022-12-12T18:54:00Z">
                  <w:rPr>
                    <w:color w:val="000000"/>
                    <w:u w:val="single"/>
                  </w:rPr>
                </w:rPrChange>
              </w:rPr>
              <w:t>000001</w:t>
            </w:r>
          </w:p>
        </w:tc>
      </w:tr>
    </w:tbl>
    <w:p w14:paraId="31E353BF" w14:textId="77777777" w:rsidR="008942C8" w:rsidRPr="00D952CE" w:rsidRDefault="008942C8">
      <w:pPr>
        <w:rPr>
          <w:rFonts w:ascii="Meiryo UI" w:eastAsia="Meiryo UI" w:hAnsi="Meiryo UI"/>
          <w:rPrChange w:id="658" w:author="Kashima, Takuya/鹿島 卓也" w:date="2022-12-12T18:54:00Z">
            <w:rPr>
              <w:color w:val="000000"/>
            </w:rPr>
          </w:rPrChange>
        </w:rPr>
      </w:pPr>
    </w:p>
    <w:p w14:paraId="79109475" w14:textId="091A45F4" w:rsidR="008942C8" w:rsidRPr="00D952CE" w:rsidRDefault="009C5171" w:rsidP="009C5171">
      <w:pPr>
        <w:ind w:left="437"/>
        <w:rPr>
          <w:rFonts w:ascii="Meiryo UI" w:eastAsia="Meiryo UI" w:hAnsi="Meiryo UI"/>
          <w:rPrChange w:id="659" w:author="Kashima, Takuya/鹿島 卓也" w:date="2022-12-12T18:54:00Z">
            <w:rPr>
              <w:color w:val="000000"/>
            </w:rPr>
          </w:rPrChange>
        </w:rPr>
      </w:pPr>
      <w:bookmarkStart w:id="660" w:name="OLE_LINK3"/>
      <w:r w:rsidRPr="00D952CE">
        <w:rPr>
          <w:lang w:val="en"/>
          <w:rPrChange w:id="661" w:author="Kashima, Takuya/鹿島 卓也" w:date="2022-12-12T18:54:00Z">
            <w:rPr>
              <w:color w:val="000000"/>
            </w:rPr>
          </w:rPrChange>
        </w:rPr>
        <w:t xml:space="preserve">2-3. </w:t>
      </w:r>
      <w:ins w:id="662" w:author="Iijima, Akira/飯島 玲" w:date="2022-06-30T21:01:00Z">
        <w:r w:rsidR="000D6548" w:rsidRPr="00D952CE">
          <w:rPr>
            <w:rFonts w:ascii="Meiryo UI" w:eastAsia="Meiryo UI" w:hAnsi="Meiryo UI" w:hint="eastAsia"/>
            <w:rPrChange w:id="663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文字コードは、</w:t>
        </w:r>
        <w:r w:rsidR="000D6548" w:rsidRPr="00D952CE">
          <w:rPr>
            <w:rFonts w:ascii="Meiryo UI" w:eastAsia="Meiryo UI" w:hAnsi="Meiryo UI"/>
            <w:rPrChange w:id="664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ISO8859-1とする。</w:t>
        </w:r>
        <w:r w:rsidR="000D6548" w:rsidRPr="00D952CE">
          <w:rPr>
            <w:rFonts w:ascii="Meiryo UI" w:eastAsia="Meiryo UI" w:hAnsi="Meiryo UI" w:hint="eastAsia"/>
            <w:rPrChange w:id="665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　</w:t>
        </w:r>
      </w:ins>
      <w:r w:rsidRPr="00D952CE">
        <w:rPr>
          <w:lang w:val="en"/>
          <w:rPrChange w:id="666" w:author="Kashima, Takuya/鹿島 卓也" w:date="2022-12-12T18:54:00Z">
            <w:rPr>
              <w:color w:val="000000"/>
            </w:rPr>
          </w:rPrChange>
        </w:rPr>
        <w:t xml:space="preserve">The character code </w:t>
      </w:r>
      <w:del w:id="667" w:author="Iijima, Akira/飯島 玲" w:date="2022-03-24T15:39:00Z">
        <w:r w:rsidRPr="00D952CE" w:rsidDel="007661C2">
          <w:rPr>
            <w:lang w:val="en"/>
            <w:rPrChange w:id="668" w:author="Kashima, Takuya/鹿島 卓也" w:date="2022-12-12T18:54:00Z">
              <w:rPr>
                <w:color w:val="000000"/>
              </w:rPr>
            </w:rPrChange>
          </w:rPr>
          <w:delText>shall be</w:delText>
        </w:r>
      </w:del>
      <w:ins w:id="669" w:author="Iijima, Akira/飯島 玲" w:date="2022-03-24T15:39:00Z">
        <w:r w:rsidR="007661C2" w:rsidRPr="00D952CE">
          <w:rPr>
            <w:lang w:val="en"/>
            <w:rPrChange w:id="670" w:author="Kashima, Takuya/鹿島 卓也" w:date="2022-12-12T18:54:00Z">
              <w:rPr>
                <w:color w:val="000000"/>
                <w:lang w:val="en"/>
              </w:rPr>
            </w:rPrChange>
          </w:rPr>
          <w:t>apply to</w:t>
        </w:r>
      </w:ins>
      <w:r w:rsidRPr="00D952CE">
        <w:rPr>
          <w:lang w:val="en"/>
          <w:rPrChange w:id="671" w:author="Kashima, Takuya/鹿島 卓也" w:date="2022-12-12T18:54:00Z">
            <w:rPr>
              <w:color w:val="000000"/>
            </w:rPr>
          </w:rPrChange>
        </w:rPr>
        <w:t xml:space="preserve"> ISO8859-1</w:t>
      </w:r>
      <w:bookmarkEnd w:id="660"/>
      <w:r w:rsidR="008942C8" w:rsidRPr="00D952CE">
        <w:rPr>
          <w:lang w:val="en"/>
          <w:rPrChange w:id="672" w:author="Kashima, Takuya/鹿島 卓也" w:date="2022-12-12T18:54:00Z">
            <w:rPr>
              <w:color w:val="000000"/>
            </w:rPr>
          </w:rPrChange>
        </w:rPr>
        <w:t xml:space="preserve">. </w:t>
      </w:r>
      <w:ins w:id="673" w:author="Iijima, Akira/飯島 玲" w:date="2022-03-25T12:56:00Z">
        <w:r w:rsidR="00A07DC2" w:rsidRPr="00D952CE">
          <w:rPr>
            <w:rFonts w:hint="eastAsia"/>
            <w:lang w:val="en"/>
            <w:rPrChange w:id="674" w:author="Kashima, Takuya/鹿島 卓也" w:date="2022-12-12T18:54:00Z">
              <w:rPr>
                <w:rFonts w:hint="eastAsia"/>
                <w:color w:val="FF0000"/>
                <w:lang w:val="en"/>
              </w:rPr>
            </w:rPrChange>
          </w:rPr>
          <w:t>▲V</w:t>
        </w:r>
        <w:r w:rsidR="00A07DC2" w:rsidRPr="00D952CE">
          <w:rPr>
            <w:lang w:val="en"/>
            <w:rPrChange w:id="675" w:author="Kashima, Takuya/鹿島 卓也" w:date="2022-12-12T18:54:00Z">
              <w:rPr>
                <w:color w:val="FF0000"/>
                <w:lang w:val="en"/>
              </w:rPr>
            </w:rPrChange>
          </w:rPr>
          <w:t>er.1.00</w:t>
        </w:r>
      </w:ins>
    </w:p>
    <w:p w14:paraId="0C1C570D" w14:textId="77777777" w:rsidR="008942C8" w:rsidRPr="00D952CE" w:rsidRDefault="008942C8">
      <w:pPr>
        <w:rPr>
          <w:rFonts w:ascii="Meiryo UI" w:eastAsia="Meiryo UI" w:hAnsi="Meiryo UI"/>
          <w:rPrChange w:id="676" w:author="Kashima, Takuya/鹿島 卓也" w:date="2022-12-12T18:54:00Z">
            <w:rPr>
              <w:color w:val="000000"/>
            </w:rPr>
          </w:rPrChange>
        </w:rPr>
      </w:pPr>
    </w:p>
    <w:p w14:paraId="44681AB4" w14:textId="77777777" w:rsidR="000D6548" w:rsidRPr="00D952CE" w:rsidRDefault="009C5171" w:rsidP="009C5171">
      <w:pPr>
        <w:ind w:left="437"/>
        <w:rPr>
          <w:ins w:id="677" w:author="Iijima, Akira/飯島 玲" w:date="2022-06-30T21:01:00Z"/>
          <w:rFonts w:ascii="Meiryo UI" w:eastAsia="Meiryo UI" w:hAnsi="Meiryo UI"/>
          <w:rPrChange w:id="678" w:author="Kashima, Takuya/鹿島 卓也" w:date="2022-12-12T18:54:00Z">
            <w:rPr>
              <w:ins w:id="679" w:author="Iijima, Akira/飯島 玲" w:date="2022-06-30T21:01:00Z"/>
              <w:rFonts w:ascii="Meiryo UI" w:eastAsia="Meiryo UI" w:hAnsi="Meiryo UI"/>
              <w:color w:val="000000"/>
            </w:rPr>
          </w:rPrChange>
        </w:rPr>
      </w:pPr>
      <w:r w:rsidRPr="00D952CE">
        <w:rPr>
          <w:lang w:val="en"/>
          <w:rPrChange w:id="680" w:author="Kashima, Takuya/鹿島 卓也" w:date="2022-12-12T18:54:00Z">
            <w:rPr>
              <w:color w:val="000000"/>
            </w:rPr>
          </w:rPrChange>
        </w:rPr>
        <w:t xml:space="preserve">2-4. </w:t>
      </w:r>
      <w:ins w:id="681" w:author="Iijima, Akira/飯島 玲" w:date="2022-06-30T21:01:00Z">
        <w:r w:rsidR="000D6548" w:rsidRPr="00D952CE">
          <w:rPr>
            <w:rFonts w:ascii="Meiryo UI" w:eastAsia="Meiryo UI" w:hAnsi="Meiryo UI" w:hint="eastAsia"/>
            <w:rPrChange w:id="682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使用文字は、数字のみとする。アルファベットは用いない。</w:t>
        </w:r>
      </w:ins>
    </w:p>
    <w:p w14:paraId="36443BA8" w14:textId="04622668" w:rsidR="008942C8" w:rsidRPr="00D952CE" w:rsidRDefault="008942C8">
      <w:pPr>
        <w:ind w:left="437" w:firstLine="403"/>
        <w:rPr>
          <w:rFonts w:ascii="Meiryo UI" w:eastAsia="Meiryo UI" w:hAnsi="Meiryo UI"/>
          <w:rPrChange w:id="683" w:author="Kashima, Takuya/鹿島 卓也" w:date="2022-12-12T18:54:00Z">
            <w:rPr>
              <w:color w:val="000000"/>
            </w:rPr>
          </w:rPrChange>
        </w:rPr>
        <w:pPrChange w:id="684" w:author="Iijima, Akira/飯島 玲" w:date="2022-06-30T21:01:00Z">
          <w:pPr>
            <w:ind w:left="437"/>
          </w:pPr>
        </w:pPrChange>
      </w:pPr>
      <w:r w:rsidRPr="00D952CE">
        <w:rPr>
          <w:lang w:val="en"/>
          <w:rPrChange w:id="685" w:author="Kashima, Takuya/鹿島 卓也" w:date="2022-12-12T18:54:00Z">
            <w:rPr>
              <w:color w:val="000000"/>
            </w:rPr>
          </w:rPrChange>
        </w:rPr>
        <w:t xml:space="preserve">The characters used must be numbers only. </w:t>
      </w:r>
      <w:del w:id="686" w:author="Iijima, Akira/飯島 玲" w:date="2022-03-24T15:39:00Z">
        <w:r w:rsidRPr="00D952CE" w:rsidDel="007661C2">
          <w:rPr>
            <w:lang w:val="en"/>
            <w:rPrChange w:id="687" w:author="Kashima, Takuya/鹿島 卓也" w:date="2022-12-12T18:54:00Z">
              <w:rPr>
                <w:color w:val="000000"/>
              </w:rPr>
            </w:rPrChange>
          </w:rPr>
          <w:delText>I don't</w:delText>
        </w:r>
      </w:del>
      <w:ins w:id="688" w:author="Iijima, Akira/飯島 玲" w:date="2022-03-24T15:39:00Z">
        <w:r w:rsidR="007661C2" w:rsidRPr="00D952CE">
          <w:rPr>
            <w:lang w:val="en"/>
            <w:rPrChange w:id="689" w:author="Kashima, Takuya/鹿島 卓也" w:date="2022-12-12T18:54:00Z">
              <w:rPr>
                <w:color w:val="000000"/>
                <w:lang w:val="en"/>
              </w:rPr>
            </w:rPrChange>
          </w:rPr>
          <w:t>Do not</w:t>
        </w:r>
      </w:ins>
      <w:r w:rsidRPr="00D952CE">
        <w:rPr>
          <w:lang w:val="en"/>
          <w:rPrChange w:id="690" w:author="Kashima, Takuya/鹿島 卓也" w:date="2022-12-12T18:54:00Z">
            <w:rPr>
              <w:color w:val="000000"/>
            </w:rPr>
          </w:rPrChange>
        </w:rPr>
        <w:t xml:space="preserve"> use the alphabet. </w:t>
      </w:r>
      <w:ins w:id="691" w:author="Iijima, Akira/飯島 玲" w:date="2022-03-25T12:56:00Z">
        <w:r w:rsidR="00A07DC2" w:rsidRPr="00D952CE">
          <w:rPr>
            <w:rFonts w:hint="eastAsia"/>
            <w:lang w:val="en"/>
            <w:rPrChange w:id="692" w:author="Kashima, Takuya/鹿島 卓也" w:date="2022-12-12T18:54:00Z">
              <w:rPr>
                <w:rFonts w:hint="eastAsia"/>
                <w:color w:val="FF0000"/>
                <w:lang w:val="en"/>
              </w:rPr>
            </w:rPrChange>
          </w:rPr>
          <w:t>▲V</w:t>
        </w:r>
        <w:r w:rsidR="00A07DC2" w:rsidRPr="00D952CE">
          <w:rPr>
            <w:lang w:val="en"/>
            <w:rPrChange w:id="693" w:author="Kashima, Takuya/鹿島 卓也" w:date="2022-12-12T18:54:00Z">
              <w:rPr>
                <w:color w:val="FF0000"/>
                <w:lang w:val="en"/>
              </w:rPr>
            </w:rPrChange>
          </w:rPr>
          <w:t>er.1.00</w:t>
        </w:r>
      </w:ins>
    </w:p>
    <w:p w14:paraId="72B15CC4" w14:textId="77777777" w:rsidR="008942C8" w:rsidRPr="00D952CE" w:rsidRDefault="008942C8">
      <w:pPr>
        <w:ind w:leftChars="113" w:left="226"/>
        <w:rPr>
          <w:rFonts w:ascii="Meiryo UI" w:eastAsia="Meiryo UI" w:hAnsi="Meiryo UI"/>
          <w:rPrChange w:id="694" w:author="Kashima, Takuya/鹿島 卓也" w:date="2022-12-12T18:54:00Z">
            <w:rPr>
              <w:color w:val="000000"/>
            </w:rPr>
          </w:rPrChange>
        </w:rPr>
      </w:pPr>
    </w:p>
    <w:p w14:paraId="07041950" w14:textId="77777777" w:rsidR="000D6548" w:rsidRPr="00D952CE" w:rsidRDefault="009C5171" w:rsidP="009C5171">
      <w:pPr>
        <w:ind w:left="426"/>
        <w:rPr>
          <w:ins w:id="695" w:author="Iijima, Akira/飯島 玲" w:date="2022-06-30T21:01:00Z"/>
          <w:rFonts w:ascii="Meiryo UI" w:eastAsia="Meiryo UI" w:hAnsi="Meiryo UI"/>
          <w:rPrChange w:id="696" w:author="Kashima, Takuya/鹿島 卓也" w:date="2022-12-12T18:54:00Z">
            <w:rPr>
              <w:ins w:id="697" w:author="Iijima, Akira/飯島 玲" w:date="2022-06-30T21:01:00Z"/>
              <w:rFonts w:ascii="Meiryo UI" w:eastAsia="Meiryo UI" w:hAnsi="Meiryo UI"/>
              <w:color w:val="000000"/>
            </w:rPr>
          </w:rPrChange>
        </w:rPr>
      </w:pPr>
      <w:r w:rsidRPr="00D952CE">
        <w:rPr>
          <w:lang w:val="en"/>
          <w:rPrChange w:id="698" w:author="Kashima, Takuya/鹿島 卓也" w:date="2022-12-12T18:54:00Z">
            <w:rPr>
              <w:color w:val="000000"/>
            </w:rPr>
          </w:rPrChange>
        </w:rPr>
        <w:t xml:space="preserve">2-5. </w:t>
      </w:r>
      <w:ins w:id="699" w:author="Iijima, Akira/飯島 玲" w:date="2022-06-30T21:01:00Z">
        <w:r w:rsidR="000D6548" w:rsidRPr="00D952CE">
          <w:rPr>
            <w:rFonts w:ascii="Meiryo UI" w:eastAsia="Meiryo UI" w:hAnsi="Meiryo UI" w:hint="eastAsia"/>
            <w:rPrChange w:id="700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地図更新</w:t>
        </w:r>
        <w:r w:rsidR="000D6548" w:rsidRPr="00D952CE">
          <w:rPr>
            <w:rFonts w:ascii="Meiryo UI" w:eastAsia="Meiryo UI" w:hAnsi="Meiryo UI"/>
            <w:rPrChange w:id="701" w:author="Kashima, Takuya/鹿島 卓也" w:date="2022-12-12T18:54:00Z">
              <w:rPr>
                <w:rFonts w:ascii="Meiryo UI" w:eastAsia="Meiryo UI" w:hAnsi="Meiryo UI"/>
                <w:color w:val="000000"/>
              </w:rPr>
            </w:rPrChange>
          </w:rPr>
          <w:t>IDは、</w:t>
        </w:r>
        <w:r w:rsidR="000D6548" w:rsidRPr="00D952CE">
          <w:rPr>
            <w:rFonts w:ascii="Meiryo UI" w:eastAsia="Meiryo UI" w:hAnsi="Meiryo UI"/>
          </w:rPr>
          <w:t>MEU</w:t>
        </w:r>
        <w:r w:rsidR="000D6548" w:rsidRPr="00D952CE">
          <w:rPr>
            <w:rFonts w:ascii="Meiryo UI" w:eastAsia="Meiryo UI" w:hAnsi="Meiryo UI" w:hint="eastAsia"/>
            <w:rPrChange w:id="702" w:author="Kashima, Takuya/鹿島 卓也" w:date="2022-12-12T18:54:00Z">
              <w:rPr>
                <w:rFonts w:ascii="Meiryo UI" w:eastAsia="Meiryo UI" w:hAnsi="Meiryo UI" w:hint="eastAsia"/>
                <w:color w:val="000000"/>
              </w:rPr>
            </w:rPrChange>
          </w:rPr>
          <w:t>（不揮発性メモリ）が保有することとする。</w:t>
        </w:r>
      </w:ins>
    </w:p>
    <w:p w14:paraId="1940C903" w14:textId="75B39FBD" w:rsidR="008942C8" w:rsidRPr="000D6548" w:rsidRDefault="008942C8">
      <w:pPr>
        <w:ind w:left="426" w:firstLine="414"/>
        <w:rPr>
          <w:rFonts w:ascii="Meiryo UI" w:eastAsia="Meiryo UI" w:hAnsi="Meiryo UI"/>
          <w:rPrChange w:id="703" w:author="Iijima, Akira/飯島 玲" w:date="2022-06-30T20:57:00Z">
            <w:rPr>
              <w:color w:val="000000"/>
            </w:rPr>
          </w:rPrChange>
        </w:rPr>
        <w:pPrChange w:id="704" w:author="Iijima, Akira/飯島 玲" w:date="2022-06-30T21:01:00Z">
          <w:pPr>
            <w:ind w:left="426"/>
          </w:pPr>
        </w:pPrChange>
      </w:pPr>
      <w:r w:rsidRPr="000D6548">
        <w:rPr>
          <w:lang w:val="en"/>
          <w:rPrChange w:id="705" w:author="Iijima, Akira/飯島 玲" w:date="2022-06-30T20:57:00Z">
            <w:rPr>
              <w:color w:val="000000"/>
            </w:rPr>
          </w:rPrChange>
        </w:rPr>
        <w:t>The map update ID shall be</w:t>
      </w:r>
      <w:r w:rsidR="009C5171" w:rsidRPr="000D6548">
        <w:rPr>
          <w:lang w:val="en"/>
        </w:rPr>
        <w:t xml:space="preserve"> h</w:t>
      </w:r>
      <w:del w:id="706" w:author="Iijima, Akira/飯島 玲" w:date="2022-03-24T15:37:00Z">
        <w:r w:rsidR="009C5171" w:rsidRPr="000D6548" w:rsidDel="007661C2">
          <w:rPr>
            <w:lang w:val="en"/>
          </w:rPr>
          <w:delText>e</w:delText>
        </w:r>
      </w:del>
      <w:ins w:id="707" w:author="Iijima, Akira/飯島 玲" w:date="2022-03-24T15:37:00Z">
        <w:r w:rsidR="007661C2" w:rsidRPr="000D6548">
          <w:rPr>
            <w:lang w:val="en"/>
          </w:rPr>
          <w:t>o</w:t>
        </w:r>
      </w:ins>
      <w:r w:rsidR="009C5171" w:rsidRPr="000D6548">
        <w:rPr>
          <w:lang w:val="en"/>
        </w:rPr>
        <w:t xml:space="preserve">ld by </w:t>
      </w:r>
      <w:del w:id="708" w:author="Iijima, Akira/飯島 玲" w:date="2022-03-24T15:37:00Z">
        <w:r w:rsidR="00232D44" w:rsidRPr="000D6548" w:rsidDel="007661C2">
          <w:rPr>
            <w:lang w:val="en"/>
            <w:rPrChange w:id="709" w:author="Iijima, Akira/飯島 玲" w:date="2022-06-30T20:57:00Z">
              <w:rPr/>
            </w:rPrChange>
          </w:rPr>
          <w:delText>the MEU</w:delText>
        </w:r>
      </w:del>
      <w:ins w:id="710" w:author="Iijima, Akira/飯島 玲" w:date="2022-03-24T15:37:00Z">
        <w:r w:rsidR="007661C2" w:rsidRPr="000D6548">
          <w:rPr>
            <w:lang w:val="en"/>
          </w:rPr>
          <w:t>AVN</w:t>
        </w:r>
      </w:ins>
      <w:r w:rsidR="009C5171" w:rsidRPr="000D6548">
        <w:rPr>
          <w:lang w:val="en"/>
        </w:rPr>
        <w:t xml:space="preserve"> </w:t>
      </w:r>
      <w:r w:rsidRPr="000D6548">
        <w:rPr>
          <w:lang w:val="en"/>
          <w:rPrChange w:id="711" w:author="Iijima, Akira/飯島 玲" w:date="2022-06-30T20:57:00Z">
            <w:rPr>
              <w:color w:val="000000"/>
            </w:rPr>
          </w:rPrChange>
        </w:rPr>
        <w:t xml:space="preserve">(nonvolatile memory). </w:t>
      </w:r>
    </w:p>
    <w:p w14:paraId="656C2AAA" w14:textId="77777777" w:rsidR="008942C8" w:rsidRPr="000D6548" w:rsidRDefault="008942C8">
      <w:pPr>
        <w:rPr>
          <w:rFonts w:ascii="Meiryo UI" w:eastAsia="Meiryo UI" w:hAnsi="Meiryo UI"/>
          <w:rPrChange w:id="712" w:author="Iijima, Akira/飯島 玲" w:date="2022-06-30T20:57:00Z">
            <w:rPr>
              <w:color w:val="000000"/>
            </w:rPr>
          </w:rPrChange>
        </w:rPr>
      </w:pPr>
    </w:p>
    <w:p w14:paraId="231AF7A2" w14:textId="77777777" w:rsidR="000D6548" w:rsidRPr="00D952CE" w:rsidRDefault="009C5171" w:rsidP="000D6548">
      <w:pPr>
        <w:ind w:left="437"/>
        <w:rPr>
          <w:ins w:id="713" w:author="Iijima, Akira/飯島 玲" w:date="2022-06-30T21:01:00Z"/>
          <w:rFonts w:ascii="Meiryo UI" w:eastAsia="Meiryo UI" w:hAnsi="Meiryo UI"/>
          <w:rPrChange w:id="714" w:author="Kashima, Takuya/鹿島 卓也" w:date="2022-12-12T18:55:00Z">
            <w:rPr>
              <w:ins w:id="715" w:author="Iijima, Akira/飯島 玲" w:date="2022-06-30T21:01:00Z"/>
              <w:rFonts w:ascii="Meiryo UI" w:eastAsia="Meiryo UI" w:hAnsi="Meiryo UI"/>
              <w:color w:val="000000"/>
            </w:rPr>
          </w:rPrChange>
        </w:rPr>
      </w:pPr>
      <w:r w:rsidRPr="000D6548">
        <w:rPr>
          <w:lang w:val="en"/>
          <w:rPrChange w:id="716" w:author="Iijima, Akira/飯島 玲" w:date="2022-06-30T20:57:00Z">
            <w:rPr>
              <w:color w:val="000000"/>
            </w:rPr>
          </w:rPrChange>
        </w:rPr>
        <w:t xml:space="preserve">2-6. </w:t>
      </w:r>
      <w:ins w:id="717" w:author="Iijima, Akira/飯島 玲" w:date="2022-06-30T21:01:00Z">
        <w:r w:rsidR="000D6548" w:rsidRPr="00D952CE">
          <w:rPr>
            <w:rFonts w:ascii="Meiryo UI" w:eastAsia="Meiryo UI" w:hAnsi="Meiryo UI"/>
            <w:rPrChange w:id="718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ID書き込み責務は、ナビメーカが負う。</w:t>
        </w:r>
      </w:ins>
    </w:p>
    <w:p w14:paraId="01ADACE7" w14:textId="67FFD6FE" w:rsidR="008942C8" w:rsidRPr="00D952CE" w:rsidRDefault="007661C2">
      <w:pPr>
        <w:ind w:left="437" w:firstLine="403"/>
        <w:rPr>
          <w:rFonts w:ascii="Meiryo UI" w:eastAsia="Meiryo UI" w:hAnsi="Meiryo UI"/>
          <w:rPrChange w:id="719" w:author="Kashima, Takuya/鹿島 卓也" w:date="2022-12-12T18:55:00Z">
            <w:rPr>
              <w:color w:val="000000"/>
            </w:rPr>
          </w:rPrChange>
        </w:rPr>
        <w:pPrChange w:id="720" w:author="Iijima, Akira/飯島 玲" w:date="2022-06-30T21:01:00Z">
          <w:pPr>
            <w:ind w:left="437"/>
          </w:pPr>
        </w:pPrChange>
      </w:pPr>
      <w:ins w:id="721" w:author="Iijima, Akira/飯島 玲" w:date="2022-03-24T15:38:00Z">
        <w:r w:rsidRPr="00D952CE">
          <w:rPr>
            <w:lang w:val="en"/>
            <w:rPrChange w:id="722" w:author="Kashima, Takuya/鹿島 卓也" w:date="2022-12-12T18:55:00Z">
              <w:rPr>
                <w:color w:val="000000"/>
                <w:lang w:val="en"/>
              </w:rPr>
            </w:rPrChange>
          </w:rPr>
          <w:t xml:space="preserve">The navigation supplier has </w:t>
        </w:r>
      </w:ins>
      <w:del w:id="723" w:author="Iijima, Akira/飯島 玲" w:date="2022-03-24T15:38:00Z">
        <w:r w:rsidR="008942C8" w:rsidRPr="00D952CE" w:rsidDel="007661C2">
          <w:rPr>
            <w:lang w:val="en"/>
            <w:rPrChange w:id="724" w:author="Kashima, Takuya/鹿島 卓也" w:date="2022-12-12T18:55:00Z">
              <w:rPr>
                <w:color w:val="000000"/>
              </w:rPr>
            </w:rPrChange>
          </w:rPr>
          <w:delText>T</w:delText>
        </w:r>
      </w:del>
      <w:ins w:id="725" w:author="Iijima, Akira/飯島 玲" w:date="2022-03-24T15:38:00Z">
        <w:r w:rsidRPr="00D952CE">
          <w:rPr>
            <w:lang w:val="en"/>
            <w:rPrChange w:id="726" w:author="Kashima, Takuya/鹿島 卓也" w:date="2022-12-12T18:55:00Z">
              <w:rPr>
                <w:color w:val="000000"/>
                <w:lang w:val="en"/>
              </w:rPr>
            </w:rPrChange>
          </w:rPr>
          <w:t>t</w:t>
        </w:r>
      </w:ins>
      <w:r w:rsidR="008942C8" w:rsidRPr="00D952CE">
        <w:rPr>
          <w:lang w:val="en"/>
          <w:rPrChange w:id="727" w:author="Kashima, Takuya/鹿島 卓也" w:date="2022-12-12T18:55:00Z">
            <w:rPr>
              <w:color w:val="000000"/>
            </w:rPr>
          </w:rPrChange>
        </w:rPr>
        <w:t>he responsibility to write the ID</w:t>
      </w:r>
      <w:del w:id="728" w:author="Iijima, Akira/飯島 玲" w:date="2022-03-24T15:38:00Z">
        <w:r w:rsidR="008942C8" w:rsidRPr="00D952CE" w:rsidDel="007661C2">
          <w:rPr>
            <w:lang w:val="en"/>
            <w:rPrChange w:id="729" w:author="Kashima, Takuya/鹿島 卓也" w:date="2022-12-12T18:55:00Z">
              <w:rPr>
                <w:color w:val="000000"/>
              </w:rPr>
            </w:rPrChange>
          </w:rPr>
          <w:delText xml:space="preserve"> is the responsibility of the navi</w:delText>
        </w:r>
      </w:del>
      <w:del w:id="730" w:author="Iijima, Akira/飯島 玲" w:date="2022-03-24T15:36:00Z">
        <w:r w:rsidR="008942C8" w:rsidRPr="00D952CE" w:rsidDel="007661C2">
          <w:rPr>
            <w:lang w:val="en"/>
            <w:rPrChange w:id="731" w:author="Kashima, Takuya/鹿島 卓也" w:date="2022-12-12T18:55:00Z">
              <w:rPr>
                <w:color w:val="000000"/>
              </w:rPr>
            </w:rPrChange>
          </w:rPr>
          <w:delText>maker</w:delText>
        </w:r>
      </w:del>
      <w:r w:rsidR="008942C8" w:rsidRPr="00D952CE">
        <w:rPr>
          <w:lang w:val="en"/>
          <w:rPrChange w:id="732" w:author="Kashima, Takuya/鹿島 卓也" w:date="2022-12-12T18:55:00Z">
            <w:rPr>
              <w:color w:val="000000"/>
            </w:rPr>
          </w:rPrChange>
        </w:rPr>
        <w:t xml:space="preserve">. </w:t>
      </w:r>
      <w:ins w:id="733" w:author="Iijima, Akira/飯島 玲" w:date="2022-03-25T12:56:00Z">
        <w:r w:rsidR="00A07DC2" w:rsidRPr="00D952CE">
          <w:rPr>
            <w:rFonts w:hint="eastAsia"/>
            <w:lang w:val="en"/>
            <w:rPrChange w:id="734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 xml:space="preserve"> ▲V</w:t>
        </w:r>
        <w:r w:rsidR="00A07DC2" w:rsidRPr="00D952CE">
          <w:rPr>
            <w:lang w:val="en"/>
            <w:rPrChange w:id="735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</w:p>
    <w:p w14:paraId="7ECED808" w14:textId="7D76DAB3" w:rsidR="008942C8" w:rsidRPr="00D952CE" w:rsidDel="000D6548" w:rsidRDefault="008942C8">
      <w:pPr>
        <w:rPr>
          <w:del w:id="736" w:author="Iijima, Akira/飯島 玲" w:date="2022-06-30T21:02:00Z"/>
          <w:rFonts w:ascii="Meiryo UI" w:eastAsia="Meiryo UI" w:hAnsi="Meiryo UI"/>
          <w:rPrChange w:id="737" w:author="Kashima, Takuya/鹿島 卓也" w:date="2022-12-12T18:55:00Z">
            <w:rPr>
              <w:del w:id="738" w:author="Iijima, Akira/飯島 玲" w:date="2022-06-30T21:02:00Z"/>
              <w:color w:val="000000"/>
            </w:rPr>
          </w:rPrChange>
        </w:rPr>
      </w:pPr>
    </w:p>
    <w:p w14:paraId="49BD1890" w14:textId="77777777" w:rsidR="000D6548" w:rsidRPr="00D952CE" w:rsidRDefault="008942C8">
      <w:pPr>
        <w:ind w:left="0"/>
        <w:rPr>
          <w:ins w:id="739" w:author="Iijima, Akira/飯島 玲" w:date="2022-06-30T21:02:00Z"/>
          <w:lang w:val="en"/>
        </w:rPr>
      </w:pPr>
      <w:del w:id="740" w:author="Iijima, Akira/飯島 玲" w:date="2022-06-30T21:02:00Z">
        <w:r w:rsidRPr="00D952CE" w:rsidDel="000D6548">
          <w:rPr>
            <w:lang w:val="en"/>
            <w:rPrChange w:id="741" w:author="Kashima, Takuya/鹿島 卓也" w:date="2022-12-12T18:55:00Z">
              <w:rPr>
                <w:color w:val="000000"/>
              </w:rPr>
            </w:rPrChange>
          </w:rPr>
          <w:br w:type="page"/>
        </w:r>
      </w:del>
    </w:p>
    <w:p w14:paraId="60429B00" w14:textId="3802427A" w:rsidR="008942C8" w:rsidRPr="00D952CE" w:rsidRDefault="009C5171">
      <w:pPr>
        <w:ind w:left="0"/>
        <w:rPr>
          <w:rFonts w:ascii="Meiryo UI" w:eastAsia="Meiryo UI" w:hAnsi="Meiryo UI"/>
          <w:rPrChange w:id="742" w:author="Kashima, Takuya/鹿島 卓也" w:date="2022-12-12T18:55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743" w:author="Kashima, Takuya/鹿島 卓也" w:date="2022-12-12T18:55:00Z">
            <w:rPr>
              <w:rFonts w:hint="eastAsia"/>
              <w:color w:val="000000"/>
            </w:rPr>
          </w:rPrChange>
        </w:rPr>
        <w:lastRenderedPageBreak/>
        <w:t xml:space="preserve">3． </w:t>
      </w:r>
      <w:ins w:id="744" w:author="Iijima, Akira/飯島 玲" w:date="2022-06-30T21:01:00Z">
        <w:r w:rsidR="000D6548" w:rsidRPr="00D952CE">
          <w:rPr>
            <w:rFonts w:ascii="Meiryo UI" w:eastAsia="Meiryo UI" w:hAnsi="Meiryo UI" w:hint="eastAsia"/>
            <w:rPrChange w:id="74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付番ルール　</w:t>
        </w:r>
      </w:ins>
      <w:r w:rsidR="008942C8" w:rsidRPr="00D952CE">
        <w:rPr>
          <w:lang w:val="en"/>
          <w:rPrChange w:id="746" w:author="Kashima, Takuya/鹿島 卓也" w:date="2022-12-12T18:55:00Z">
            <w:rPr>
              <w:color w:val="000000"/>
            </w:rPr>
          </w:rPrChange>
        </w:rPr>
        <w:t>Numbering rules</w:t>
      </w:r>
    </w:p>
    <w:p w14:paraId="764135B9" w14:textId="6E2E781A" w:rsidR="008942C8" w:rsidRPr="00D952CE" w:rsidRDefault="009C5171">
      <w:pPr>
        <w:rPr>
          <w:rFonts w:ascii="Meiryo UI" w:eastAsia="Meiryo UI" w:hAnsi="Meiryo UI"/>
          <w:rPrChange w:id="747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748" w:author="Kashima, Takuya/鹿島 卓也" w:date="2022-12-12T18:55:00Z">
            <w:rPr>
              <w:color w:val="000000"/>
            </w:rPr>
          </w:rPrChange>
        </w:rPr>
        <w:t>3-1.</w:t>
      </w:r>
      <w:ins w:id="749" w:author="Iijima, Akira/飯島 玲" w:date="2022-06-30T21:02:00Z">
        <w:r w:rsidR="000D6548" w:rsidRPr="00D952CE">
          <w:rPr>
            <w:rFonts w:ascii="Meiryo UI" w:eastAsia="Meiryo UI" w:hAnsi="Meiryo UI"/>
            <w:rPrChange w:id="750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①年次</w:t>
        </w:r>
      </w:ins>
      <w:del w:id="751" w:author="Iijima, Akira/飯島 玲" w:date="2022-03-24T15:49:00Z">
        <w:r w:rsidRPr="00D952CE" w:rsidDel="00AC6FFA">
          <w:rPr>
            <w:lang w:val="en"/>
            <w:rPrChange w:id="752" w:author="Kashima, Takuya/鹿島 卓也" w:date="2022-12-12T18:55:00Z">
              <w:rPr>
                <w:color w:val="000000"/>
              </w:rPr>
            </w:rPrChange>
          </w:rPr>
          <w:delText xml:space="preserve"> </w:delText>
        </w:r>
      </w:del>
      <w:del w:id="753" w:author="Iijima, Akira/飯島 玲" w:date="2022-06-30T21:02:00Z">
        <w:r w:rsidR="0076532A" w:rsidRPr="00D952CE" w:rsidDel="000D6548">
          <w:rPr>
            <w:lang w:val="en"/>
            <w:rPrChange w:id="754" w:author="Kashima, Takuya/鹿島 卓也" w:date="2022-12-12T18:55:00Z">
              <w:rPr>
                <w:color w:val="000000"/>
              </w:rPr>
            </w:rPrChange>
          </w:rPr>
          <w:delText>(1)</w:delText>
        </w:r>
        <w:r w:rsidRPr="00D952CE" w:rsidDel="000D6548">
          <w:rPr>
            <w:lang w:val="en"/>
          </w:rPr>
          <w:delText xml:space="preserve"> </w:delText>
        </w:r>
      </w:del>
      <w:r w:rsidR="008942C8" w:rsidRPr="00D952CE">
        <w:rPr>
          <w:lang w:val="en"/>
          <w:rPrChange w:id="755" w:author="Kashima, Takuya/鹿島 卓也" w:date="2022-12-12T18:55:00Z">
            <w:rPr>
              <w:color w:val="000000"/>
            </w:rPr>
          </w:rPrChange>
        </w:rPr>
        <w:t>years</w:t>
      </w:r>
    </w:p>
    <w:p w14:paraId="149C65A8" w14:textId="77777777" w:rsidR="000D6548" w:rsidRPr="00D952CE" w:rsidRDefault="000D6548" w:rsidP="000D6548">
      <w:pPr>
        <w:rPr>
          <w:ins w:id="756" w:author="Iijima, Akira/飯島 玲" w:date="2022-06-30T21:02:00Z"/>
          <w:rFonts w:ascii="Meiryo UI" w:eastAsia="Meiryo UI" w:hAnsi="Meiryo UI"/>
          <w:rPrChange w:id="757" w:author="Kashima, Takuya/鹿島 卓也" w:date="2022-12-12T18:55:00Z">
            <w:rPr>
              <w:ins w:id="758" w:author="Iijima, Akira/飯島 玲" w:date="2022-06-30T21:02:00Z"/>
              <w:rFonts w:ascii="Meiryo UI" w:eastAsia="Meiryo UI" w:hAnsi="Meiryo UI"/>
              <w:color w:val="000000"/>
            </w:rPr>
          </w:rPrChange>
        </w:rPr>
      </w:pPr>
      <w:ins w:id="759" w:author="Iijima, Akira/飯島 玲" w:date="2022-06-30T21:02:00Z">
        <w:r w:rsidRPr="00D952CE">
          <w:rPr>
            <w:rFonts w:ascii="Meiryo UI" w:eastAsia="Meiryo UI" w:hAnsi="Meiryo UI" w:hint="eastAsia"/>
            <w:rPrChange w:id="760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　年次をそのまま値にして付番すること。</w:t>
        </w:r>
      </w:ins>
    </w:p>
    <w:p w14:paraId="3EB6FB89" w14:textId="77777777" w:rsidR="008942C8" w:rsidRPr="00D952CE" w:rsidRDefault="008942C8">
      <w:pPr>
        <w:rPr>
          <w:rFonts w:ascii="Meiryo UI" w:eastAsia="Meiryo UI" w:hAnsi="Meiryo UI"/>
          <w:rPrChange w:id="761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762" w:author="Kashima, Takuya/鹿島 卓也" w:date="2022-12-12T18:55:00Z">
            <w:rPr>
              <w:color w:val="000000"/>
            </w:rPr>
          </w:rPrChange>
        </w:rPr>
        <w:t>Number the year as it is.</w:t>
      </w:r>
    </w:p>
    <w:p w14:paraId="0CDC7E08" w14:textId="5A0025D7" w:rsidR="008942C8" w:rsidRPr="00D952CE" w:rsidRDefault="008942C8">
      <w:pPr>
        <w:rPr>
          <w:rFonts w:ascii="Meiryo UI" w:eastAsia="Meiryo UI" w:hAnsi="Meiryo UI"/>
          <w:rPrChange w:id="763" w:author="Kashima, Takuya/鹿島 卓也" w:date="2022-12-12T18:55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764" w:author="Kashima, Takuya/鹿島 卓也" w:date="2022-12-12T18:55:00Z">
            <w:rPr>
              <w:rFonts w:hint="eastAsia"/>
              <w:color w:val="000000"/>
            </w:rPr>
          </w:rPrChange>
        </w:rPr>
        <w:t xml:space="preserve">　　</w:t>
      </w:r>
      <w:del w:id="765" w:author="Iijima, Akira/飯島 玲" w:date="2022-03-24T15:43:00Z">
        <w:r w:rsidRPr="00D952CE" w:rsidDel="007661C2">
          <w:rPr>
            <w:rFonts w:hint="eastAsia"/>
            <w:lang w:val="en"/>
            <w:rPrChange w:id="766" w:author="Kashima, Takuya/鹿島 卓也" w:date="2022-12-12T18:55:00Z">
              <w:rPr>
                <w:rFonts w:hint="eastAsia"/>
                <w:color w:val="000000"/>
              </w:rPr>
            </w:rPrChange>
          </w:rPr>
          <w:delText>（例）</w:delText>
        </w:r>
      </w:del>
      <w:ins w:id="767" w:author="Iijima, Akira/飯島 玲" w:date="2022-03-24T15:43:00Z">
        <w:r w:rsidR="007661C2" w:rsidRPr="00D952CE">
          <w:rPr>
            <w:lang w:val="en"/>
            <w:rPrChange w:id="768" w:author="Kashima, Takuya/鹿島 卓也" w:date="2022-12-12T18:55:00Z">
              <w:rPr>
                <w:color w:val="000000"/>
                <w:lang w:val="en"/>
              </w:rPr>
            </w:rPrChange>
          </w:rPr>
          <w:t xml:space="preserve">ex) </w:t>
        </w:r>
      </w:ins>
      <w:r w:rsidR="00D64B7C" w:rsidRPr="00D952CE">
        <w:rPr>
          <w:lang w:val="en"/>
          <w:rPrChange w:id="769" w:author="Kashima, Takuya/鹿島 卓也" w:date="2022-12-12T18:55:00Z">
            <w:rPr>
              <w:color w:val="000000"/>
            </w:rPr>
          </w:rPrChange>
        </w:rPr>
        <w:t>2</w:t>
      </w:r>
      <w:ins w:id="770" w:author="Iijima, Akira/飯島 玲" w:date="2022-03-24T15:39:00Z">
        <w:r w:rsidR="007661C2" w:rsidRPr="00D952CE">
          <w:rPr>
            <w:lang w:val="en"/>
            <w:rPrChange w:id="771" w:author="Kashima, Takuya/鹿島 卓也" w:date="2022-12-12T18:55:00Z">
              <w:rPr>
                <w:color w:val="000000"/>
                <w:lang w:val="en"/>
              </w:rPr>
            </w:rPrChange>
          </w:rPr>
          <w:t>4</w:t>
        </w:r>
      </w:ins>
      <w:del w:id="772" w:author="Iijima, Akira/飯島 玲" w:date="2022-03-24T15:39:00Z">
        <w:r w:rsidR="00D64B7C" w:rsidRPr="00D952CE" w:rsidDel="007661C2">
          <w:rPr>
            <w:lang w:val="en"/>
            <w:rPrChange w:id="773" w:author="Kashima, Takuya/鹿島 卓也" w:date="2022-12-12T18:55:00Z">
              <w:rPr>
                <w:color w:val="000000"/>
              </w:rPr>
            </w:rPrChange>
          </w:rPr>
          <w:delText>1</w:delText>
        </w:r>
      </w:del>
      <w:r w:rsidRPr="00D952CE">
        <w:rPr>
          <w:rFonts w:hint="eastAsia"/>
          <w:lang w:val="en"/>
          <w:rPrChange w:id="774" w:author="Kashima, Takuya/鹿島 卓也" w:date="2022-12-12T18:55:00Z">
            <w:rPr>
              <w:rFonts w:hint="eastAsia"/>
              <w:color w:val="000000"/>
            </w:rPr>
          </w:rPrChange>
        </w:rPr>
        <w:t xml:space="preserve">CY　→　</w:t>
      </w:r>
      <w:r w:rsidR="00D64B7C" w:rsidRPr="00D952CE">
        <w:rPr>
          <w:lang w:val="en"/>
          <w:rPrChange w:id="775" w:author="Kashima, Takuya/鹿島 卓也" w:date="2022-12-12T18:55:00Z">
            <w:rPr>
              <w:color w:val="000000"/>
            </w:rPr>
          </w:rPrChange>
        </w:rPr>
        <w:t>2</w:t>
      </w:r>
      <w:ins w:id="776" w:author="Iijima, Akira/飯島 玲" w:date="2022-03-24T15:39:00Z">
        <w:r w:rsidR="007661C2" w:rsidRPr="00D952CE">
          <w:rPr>
            <w:lang w:val="en"/>
            <w:rPrChange w:id="777" w:author="Kashima, Takuya/鹿島 卓也" w:date="2022-12-12T18:55:00Z">
              <w:rPr>
                <w:color w:val="000000"/>
                <w:lang w:val="en"/>
              </w:rPr>
            </w:rPrChange>
          </w:rPr>
          <w:t>4</w:t>
        </w:r>
      </w:ins>
      <w:ins w:id="778" w:author="Iijima, Akira/飯島 玲" w:date="2022-03-25T12:56:00Z">
        <w:r w:rsidR="00A07DC2" w:rsidRPr="00D952CE">
          <w:rPr>
            <w:lang w:val="en"/>
            <w:rPrChange w:id="779" w:author="Kashima, Takuya/鹿島 卓也" w:date="2022-12-12T18:55:00Z">
              <w:rPr>
                <w:color w:val="FF0000"/>
                <w:lang w:val="en"/>
              </w:rPr>
            </w:rPrChange>
          </w:rPr>
          <w:t xml:space="preserve"> </w:t>
        </w:r>
        <w:r w:rsidR="00A07DC2" w:rsidRPr="00D952CE">
          <w:rPr>
            <w:rFonts w:hint="eastAsia"/>
            <w:lang w:val="en"/>
            <w:rPrChange w:id="780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 xml:space="preserve"> ▲V</w:t>
        </w:r>
        <w:r w:rsidR="00A07DC2" w:rsidRPr="00D952CE">
          <w:rPr>
            <w:lang w:val="en"/>
            <w:rPrChange w:id="781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  <w:del w:id="782" w:author="Iijima, Akira/飯島 玲" w:date="2022-03-24T15:39:00Z">
        <w:r w:rsidR="00D64B7C" w:rsidRPr="00D952CE" w:rsidDel="007661C2">
          <w:rPr>
            <w:lang w:val="en"/>
            <w:rPrChange w:id="783" w:author="Kashima, Takuya/鹿島 卓也" w:date="2022-12-12T18:55:00Z">
              <w:rPr>
                <w:color w:val="000000"/>
              </w:rPr>
            </w:rPrChange>
          </w:rPr>
          <w:delText>1</w:delText>
        </w:r>
      </w:del>
    </w:p>
    <w:p w14:paraId="01DBA26C" w14:textId="31E8E291" w:rsidR="008942C8" w:rsidRPr="00D952CE" w:rsidRDefault="009C5171">
      <w:pPr>
        <w:rPr>
          <w:ins w:id="784" w:author="Iijima, Akira/飯島 玲" w:date="2022-06-30T21:02:00Z"/>
          <w:lang w:val="en"/>
        </w:rPr>
      </w:pPr>
      <w:r w:rsidRPr="00D952CE">
        <w:rPr>
          <w:lang w:val="en"/>
          <w:rPrChange w:id="785" w:author="Kashima, Takuya/鹿島 卓也" w:date="2022-12-12T18:55:00Z">
            <w:rPr>
              <w:color w:val="000000"/>
            </w:rPr>
          </w:rPrChange>
        </w:rPr>
        <w:t>3-2.</w:t>
      </w:r>
      <w:ins w:id="786" w:author="Iijima, Akira/飯島 玲" w:date="2022-06-30T21:02:00Z">
        <w:r w:rsidR="000D6548" w:rsidRPr="00D952CE">
          <w:rPr>
            <w:rFonts w:ascii="Meiryo UI" w:eastAsia="Meiryo UI" w:hAnsi="Meiryo UI"/>
            <w:rPrChange w:id="787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②仕向け</w:t>
        </w:r>
      </w:ins>
      <w:del w:id="788" w:author="Iijima, Akira/飯島 玲" w:date="2022-06-30T21:02:00Z">
        <w:r w:rsidR="0076532A" w:rsidRPr="00D952CE" w:rsidDel="000D6548">
          <w:rPr>
            <w:lang w:val="en"/>
            <w:rPrChange w:id="789" w:author="Kashima, Takuya/鹿島 卓也" w:date="2022-12-12T18:55:00Z">
              <w:rPr>
                <w:color w:val="000000"/>
              </w:rPr>
            </w:rPrChange>
          </w:rPr>
          <w:delText>(2)</w:delText>
        </w:r>
      </w:del>
      <w:r w:rsidRPr="00D952CE">
        <w:rPr>
          <w:lang w:val="en"/>
        </w:rPr>
        <w:t xml:space="preserve"> </w:t>
      </w:r>
      <w:r w:rsidR="008942C8" w:rsidRPr="00D952CE">
        <w:rPr>
          <w:lang w:val="en"/>
          <w:rPrChange w:id="790" w:author="Kashima, Takuya/鹿島 卓也" w:date="2022-12-12T18:55:00Z">
            <w:rPr>
              <w:color w:val="000000"/>
            </w:rPr>
          </w:rPrChange>
        </w:rPr>
        <w:t>For Destination</w:t>
      </w:r>
    </w:p>
    <w:p w14:paraId="51A5B1A0" w14:textId="77777777" w:rsidR="000D6548" w:rsidRPr="00D952CE" w:rsidRDefault="000D6548" w:rsidP="000D6548">
      <w:pPr>
        <w:ind w:leftChars="113" w:left="226" w:firstLineChars="100" w:firstLine="200"/>
        <w:rPr>
          <w:ins w:id="791" w:author="Iijima, Akira/飯島 玲" w:date="2022-06-30T21:02:00Z"/>
          <w:rFonts w:ascii="Meiryo UI" w:eastAsia="Meiryo UI" w:hAnsi="Meiryo UI"/>
          <w:rPrChange w:id="792" w:author="Kashima, Takuya/鹿島 卓也" w:date="2022-12-12T18:55:00Z">
            <w:rPr>
              <w:ins w:id="793" w:author="Iijima, Akira/飯島 玲" w:date="2022-06-30T21:02:00Z"/>
              <w:rFonts w:ascii="Meiryo UI" w:eastAsia="Meiryo UI" w:hAnsi="Meiryo UI"/>
              <w:color w:val="000000"/>
            </w:rPr>
          </w:rPrChange>
        </w:rPr>
      </w:pPr>
      <w:ins w:id="794" w:author="Iijima, Akira/飯島 玲" w:date="2022-06-30T21:02:00Z">
        <w:r w:rsidRPr="00D952CE">
          <w:rPr>
            <w:rFonts w:ascii="Meiryo UI" w:eastAsia="Meiryo UI" w:hAnsi="Meiryo UI" w:hint="eastAsia"/>
            <w:rPrChange w:id="79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以下の表にしたがって付番すること。</w:t>
        </w:r>
      </w:ins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4059"/>
      </w:tblGrid>
      <w:tr w:rsidR="00D952CE" w:rsidRPr="00D952CE" w14:paraId="63475FD6" w14:textId="77777777" w:rsidTr="00871DC1">
        <w:trPr>
          <w:ins w:id="796" w:author="Iijima, Akira/飯島 玲" w:date="2022-06-30T21:02:00Z"/>
        </w:trPr>
        <w:tc>
          <w:tcPr>
            <w:tcW w:w="1008" w:type="dxa"/>
            <w:shd w:val="clear" w:color="auto" w:fill="FFCC99"/>
          </w:tcPr>
          <w:p w14:paraId="79750239" w14:textId="77777777" w:rsidR="000D6548" w:rsidRPr="00D952CE" w:rsidRDefault="000D6548" w:rsidP="00871DC1">
            <w:pPr>
              <w:spacing w:line="240" w:lineRule="exact"/>
              <w:ind w:left="0"/>
              <w:rPr>
                <w:ins w:id="797" w:author="Iijima, Akira/飯島 玲" w:date="2022-06-30T21:02:00Z"/>
                <w:rFonts w:ascii="Meiryo UI" w:eastAsia="Meiryo UI" w:hAnsi="Meiryo UI"/>
                <w:rPrChange w:id="798" w:author="Kashima, Takuya/鹿島 卓也" w:date="2022-12-12T18:55:00Z">
                  <w:rPr>
                    <w:ins w:id="79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00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01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番号</w:t>
              </w:r>
            </w:ins>
          </w:p>
        </w:tc>
        <w:tc>
          <w:tcPr>
            <w:tcW w:w="4059" w:type="dxa"/>
            <w:shd w:val="clear" w:color="auto" w:fill="FFCC99"/>
          </w:tcPr>
          <w:p w14:paraId="18E34E81" w14:textId="77777777" w:rsidR="000D6548" w:rsidRPr="00D952CE" w:rsidRDefault="000D6548" w:rsidP="00871DC1">
            <w:pPr>
              <w:spacing w:line="240" w:lineRule="exact"/>
              <w:ind w:left="0"/>
              <w:rPr>
                <w:ins w:id="802" w:author="Iijima, Akira/飯島 玲" w:date="2022-06-30T21:02:00Z"/>
                <w:rFonts w:ascii="Meiryo UI" w:eastAsia="Meiryo UI" w:hAnsi="Meiryo UI"/>
                <w:rPrChange w:id="803" w:author="Kashima, Takuya/鹿島 卓也" w:date="2022-12-12T18:55:00Z">
                  <w:rPr>
                    <w:ins w:id="804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05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06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内容</w:t>
              </w:r>
            </w:ins>
          </w:p>
        </w:tc>
      </w:tr>
      <w:tr w:rsidR="00D952CE" w:rsidRPr="00D952CE" w14:paraId="1FF14F5B" w14:textId="77777777" w:rsidTr="00871DC1">
        <w:trPr>
          <w:ins w:id="807" w:author="Iijima, Akira/飯島 玲" w:date="2022-06-30T21:02:00Z"/>
        </w:trPr>
        <w:tc>
          <w:tcPr>
            <w:tcW w:w="1008" w:type="dxa"/>
          </w:tcPr>
          <w:p w14:paraId="44347EB1" w14:textId="77777777" w:rsidR="000D6548" w:rsidRPr="00D952CE" w:rsidRDefault="000D6548" w:rsidP="00871DC1">
            <w:pPr>
              <w:spacing w:line="240" w:lineRule="exact"/>
              <w:ind w:left="0"/>
              <w:rPr>
                <w:ins w:id="808" w:author="Iijima, Akira/飯島 玲" w:date="2022-06-30T21:02:00Z"/>
                <w:rFonts w:ascii="Meiryo UI" w:eastAsia="Meiryo UI" w:hAnsi="Meiryo UI"/>
                <w:rPrChange w:id="809" w:author="Kashima, Takuya/鹿島 卓也" w:date="2022-12-12T18:55:00Z">
                  <w:rPr>
                    <w:ins w:id="810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11" w:author="Iijima, Akira/飯島 玲" w:date="2022-06-30T21:02:00Z">
              <w:r w:rsidRPr="00D952CE">
                <w:rPr>
                  <w:rFonts w:ascii="Meiryo UI" w:eastAsia="Meiryo UI" w:hAnsi="Meiryo UI"/>
                  <w:rPrChange w:id="812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00</w:t>
              </w:r>
            </w:ins>
          </w:p>
        </w:tc>
        <w:tc>
          <w:tcPr>
            <w:tcW w:w="4059" w:type="dxa"/>
          </w:tcPr>
          <w:p w14:paraId="2CED1FFF" w14:textId="77777777" w:rsidR="000D6548" w:rsidRPr="00D952CE" w:rsidRDefault="000D6548" w:rsidP="00871DC1">
            <w:pPr>
              <w:spacing w:line="240" w:lineRule="exact"/>
              <w:ind w:left="0"/>
              <w:rPr>
                <w:ins w:id="813" w:author="Iijima, Akira/飯島 玲" w:date="2022-06-30T21:02:00Z"/>
                <w:rFonts w:ascii="Meiryo UI" w:eastAsia="Meiryo UI" w:hAnsi="Meiryo UI"/>
                <w:rPrChange w:id="814" w:author="Kashima, Takuya/鹿島 卓也" w:date="2022-12-12T18:55:00Z">
                  <w:rPr>
                    <w:ins w:id="81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16" w:author="Iijima, Akira/飯島 玲" w:date="2022-06-30T21:02:00Z">
              <w:r w:rsidRPr="00D952CE">
                <w:rPr>
                  <w:rFonts w:ascii="Meiryo UI" w:eastAsia="Meiryo UI" w:hAnsi="Meiryo UI"/>
                  <w:rPrChange w:id="817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RESERVED</w:t>
              </w:r>
            </w:ins>
          </w:p>
        </w:tc>
      </w:tr>
      <w:tr w:rsidR="00D952CE" w:rsidRPr="00D952CE" w14:paraId="4F43F1D5" w14:textId="77777777" w:rsidTr="00871DC1">
        <w:trPr>
          <w:ins w:id="818" w:author="Iijima, Akira/飯島 玲" w:date="2022-06-30T21:02:00Z"/>
        </w:trPr>
        <w:tc>
          <w:tcPr>
            <w:tcW w:w="1008" w:type="dxa"/>
          </w:tcPr>
          <w:p w14:paraId="077E281C" w14:textId="77777777" w:rsidR="000D6548" w:rsidRPr="00D952CE" w:rsidRDefault="000D6548" w:rsidP="00871DC1">
            <w:pPr>
              <w:spacing w:line="240" w:lineRule="exact"/>
              <w:ind w:left="0"/>
              <w:rPr>
                <w:ins w:id="819" w:author="Iijima, Akira/飯島 玲" w:date="2022-06-30T21:02:00Z"/>
                <w:rFonts w:ascii="Meiryo UI" w:eastAsia="Meiryo UI" w:hAnsi="Meiryo UI"/>
                <w:rPrChange w:id="820" w:author="Kashima, Takuya/鹿島 卓也" w:date="2022-12-12T18:55:00Z">
                  <w:rPr>
                    <w:ins w:id="82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22" w:author="Iijima, Akira/飯島 玲" w:date="2022-06-30T21:02:00Z">
              <w:r w:rsidRPr="00D952CE">
                <w:rPr>
                  <w:rFonts w:ascii="Meiryo UI" w:eastAsia="Meiryo UI" w:hAnsi="Meiryo UI"/>
                  <w:rPrChange w:id="823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01</w:t>
              </w:r>
            </w:ins>
          </w:p>
        </w:tc>
        <w:tc>
          <w:tcPr>
            <w:tcW w:w="4059" w:type="dxa"/>
          </w:tcPr>
          <w:p w14:paraId="0DD569AE" w14:textId="77777777" w:rsidR="000D6548" w:rsidRPr="00D952CE" w:rsidRDefault="000D6548" w:rsidP="00871DC1">
            <w:pPr>
              <w:spacing w:line="240" w:lineRule="exact"/>
              <w:ind w:left="0"/>
              <w:rPr>
                <w:ins w:id="824" w:author="Iijima, Akira/飯島 玲" w:date="2022-06-30T21:02:00Z"/>
                <w:rFonts w:ascii="Meiryo UI" w:eastAsia="Meiryo UI" w:hAnsi="Meiryo UI"/>
                <w:rPrChange w:id="825" w:author="Kashima, Takuya/鹿島 卓也" w:date="2022-12-12T18:55:00Z">
                  <w:rPr>
                    <w:ins w:id="826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27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28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日本</w:t>
              </w:r>
            </w:ins>
          </w:p>
        </w:tc>
      </w:tr>
      <w:tr w:rsidR="00D952CE" w:rsidRPr="00D952CE" w14:paraId="032406BE" w14:textId="77777777" w:rsidTr="00871DC1">
        <w:trPr>
          <w:ins w:id="829" w:author="Iijima, Akira/飯島 玲" w:date="2022-06-30T21:02:00Z"/>
        </w:trPr>
        <w:tc>
          <w:tcPr>
            <w:tcW w:w="1008" w:type="dxa"/>
            <w:tcBorders>
              <w:bottom w:val="single" w:sz="4" w:space="0" w:color="auto"/>
            </w:tcBorders>
          </w:tcPr>
          <w:p w14:paraId="7CA14600" w14:textId="77777777" w:rsidR="000D6548" w:rsidRPr="00D952CE" w:rsidRDefault="000D6548" w:rsidP="00871DC1">
            <w:pPr>
              <w:spacing w:line="240" w:lineRule="exact"/>
              <w:ind w:left="0"/>
              <w:rPr>
                <w:ins w:id="830" w:author="Iijima, Akira/飯島 玲" w:date="2022-06-30T21:02:00Z"/>
                <w:rFonts w:ascii="Meiryo UI" w:eastAsia="Meiryo UI" w:hAnsi="Meiryo UI"/>
                <w:rPrChange w:id="831" w:author="Kashima, Takuya/鹿島 卓也" w:date="2022-12-12T18:55:00Z">
                  <w:rPr>
                    <w:ins w:id="832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33" w:author="Iijima, Akira/飯島 玲" w:date="2022-06-30T21:02:00Z">
              <w:r w:rsidRPr="00D952CE">
                <w:rPr>
                  <w:rFonts w:ascii="Meiryo UI" w:eastAsia="Meiryo UI" w:hAnsi="Meiryo UI"/>
                  <w:rPrChange w:id="834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02</w:t>
              </w:r>
            </w:ins>
          </w:p>
        </w:tc>
        <w:tc>
          <w:tcPr>
            <w:tcW w:w="4059" w:type="dxa"/>
            <w:tcBorders>
              <w:bottom w:val="single" w:sz="4" w:space="0" w:color="auto"/>
            </w:tcBorders>
          </w:tcPr>
          <w:p w14:paraId="52077518" w14:textId="77777777" w:rsidR="000D6548" w:rsidRPr="00D952CE" w:rsidRDefault="000D6548" w:rsidP="00871DC1">
            <w:pPr>
              <w:spacing w:line="240" w:lineRule="exact"/>
              <w:ind w:left="0"/>
              <w:rPr>
                <w:ins w:id="835" w:author="Iijima, Akira/飯島 玲" w:date="2022-06-30T21:02:00Z"/>
                <w:rFonts w:ascii="Meiryo UI" w:eastAsia="Meiryo UI" w:hAnsi="Meiryo UI"/>
                <w:rPrChange w:id="836" w:author="Kashima, Takuya/鹿島 卓也" w:date="2022-12-12T18:55:00Z">
                  <w:rPr>
                    <w:ins w:id="837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38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3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北米</w:t>
              </w:r>
            </w:ins>
          </w:p>
        </w:tc>
      </w:tr>
      <w:tr w:rsidR="00D952CE" w:rsidRPr="00D952CE" w14:paraId="3B56004E" w14:textId="77777777" w:rsidTr="00871DC1">
        <w:trPr>
          <w:ins w:id="840" w:author="Iijima, Akira/飯島 玲" w:date="2022-06-30T21:02:00Z"/>
        </w:trPr>
        <w:tc>
          <w:tcPr>
            <w:tcW w:w="1008" w:type="dxa"/>
          </w:tcPr>
          <w:p w14:paraId="18236584" w14:textId="77777777" w:rsidR="000D6548" w:rsidRPr="00D952CE" w:rsidRDefault="000D6548" w:rsidP="00871DC1">
            <w:pPr>
              <w:spacing w:line="240" w:lineRule="exact"/>
              <w:ind w:left="0"/>
              <w:rPr>
                <w:ins w:id="841" w:author="Iijima, Akira/飯島 玲" w:date="2022-06-30T21:02:00Z"/>
                <w:rFonts w:ascii="Meiryo UI" w:eastAsia="Meiryo UI" w:hAnsi="Meiryo UI"/>
                <w:rPrChange w:id="842" w:author="Kashima, Takuya/鹿島 卓也" w:date="2022-12-12T18:55:00Z">
                  <w:rPr>
                    <w:ins w:id="843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44" w:author="Iijima, Akira/飯島 玲" w:date="2022-06-30T21:02:00Z">
              <w:r w:rsidRPr="00D952CE">
                <w:rPr>
                  <w:rFonts w:ascii="Meiryo UI" w:eastAsia="Meiryo UI" w:hAnsi="Meiryo UI"/>
                  <w:rPrChange w:id="845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03</w:t>
              </w:r>
            </w:ins>
          </w:p>
        </w:tc>
        <w:tc>
          <w:tcPr>
            <w:tcW w:w="4059" w:type="dxa"/>
          </w:tcPr>
          <w:p w14:paraId="20FA3F2A" w14:textId="77777777" w:rsidR="000D6548" w:rsidRPr="00D952CE" w:rsidRDefault="000D6548" w:rsidP="00871DC1">
            <w:pPr>
              <w:spacing w:line="240" w:lineRule="exact"/>
              <w:ind w:left="0"/>
              <w:rPr>
                <w:ins w:id="846" w:author="Iijima, Akira/飯島 玲" w:date="2022-06-30T21:02:00Z"/>
                <w:rFonts w:ascii="Meiryo UI" w:eastAsia="Meiryo UI" w:hAnsi="Meiryo UI"/>
                <w:rPrChange w:id="847" w:author="Kashima, Takuya/鹿島 卓也" w:date="2022-12-12T18:55:00Z">
                  <w:rPr>
                    <w:ins w:id="848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49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50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欧州</w:t>
              </w:r>
            </w:ins>
          </w:p>
        </w:tc>
      </w:tr>
      <w:tr w:rsidR="00D952CE" w:rsidRPr="00D952CE" w14:paraId="36C95714" w14:textId="77777777" w:rsidTr="00871DC1">
        <w:trPr>
          <w:ins w:id="851" w:author="Iijima, Akira/飯島 玲" w:date="2022-06-30T21:02:00Z"/>
        </w:trPr>
        <w:tc>
          <w:tcPr>
            <w:tcW w:w="1008" w:type="dxa"/>
          </w:tcPr>
          <w:p w14:paraId="6D568634" w14:textId="77777777" w:rsidR="000D6548" w:rsidRPr="00D952CE" w:rsidRDefault="000D6548" w:rsidP="00871DC1">
            <w:pPr>
              <w:spacing w:line="240" w:lineRule="exact"/>
              <w:ind w:left="0"/>
              <w:rPr>
                <w:ins w:id="852" w:author="Iijima, Akira/飯島 玲" w:date="2022-06-30T21:02:00Z"/>
                <w:rFonts w:ascii="Meiryo UI" w:eastAsia="Meiryo UI" w:hAnsi="Meiryo UI"/>
                <w:rPrChange w:id="853" w:author="Kashima, Takuya/鹿島 卓也" w:date="2022-12-12T18:55:00Z">
                  <w:rPr>
                    <w:ins w:id="854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55" w:author="Iijima, Akira/飯島 玲" w:date="2022-06-30T21:02:00Z">
              <w:r w:rsidRPr="00D952CE">
                <w:rPr>
                  <w:rFonts w:ascii="Meiryo UI" w:eastAsia="Meiryo UI" w:hAnsi="Meiryo UI"/>
                  <w:rPrChange w:id="85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04</w:t>
              </w:r>
            </w:ins>
          </w:p>
        </w:tc>
        <w:tc>
          <w:tcPr>
            <w:tcW w:w="4059" w:type="dxa"/>
          </w:tcPr>
          <w:p w14:paraId="2B6758E0" w14:textId="77777777" w:rsidR="000D6548" w:rsidRPr="00D952CE" w:rsidRDefault="000D6548" w:rsidP="00871DC1">
            <w:pPr>
              <w:spacing w:line="240" w:lineRule="exact"/>
              <w:ind w:left="0"/>
              <w:rPr>
                <w:ins w:id="857" w:author="Iijima, Akira/飯島 玲" w:date="2022-06-30T21:02:00Z"/>
                <w:rFonts w:ascii="Meiryo UI" w:eastAsia="Meiryo UI" w:hAnsi="Meiryo UI"/>
                <w:rPrChange w:id="858" w:author="Kashima, Takuya/鹿島 卓也" w:date="2022-12-12T18:55:00Z">
                  <w:rPr>
                    <w:ins w:id="85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60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61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中国</w:t>
              </w:r>
            </w:ins>
          </w:p>
        </w:tc>
      </w:tr>
      <w:tr w:rsidR="00D952CE" w:rsidRPr="00D952CE" w14:paraId="01A962D5" w14:textId="77777777" w:rsidTr="00871DC1">
        <w:trPr>
          <w:ins w:id="862" w:author="Iijima, Akira/飯島 玲" w:date="2022-06-30T21:02:00Z"/>
        </w:trPr>
        <w:tc>
          <w:tcPr>
            <w:tcW w:w="1008" w:type="dxa"/>
          </w:tcPr>
          <w:p w14:paraId="651E5B9A" w14:textId="77777777" w:rsidR="000D6548" w:rsidRPr="00D952CE" w:rsidRDefault="000D6548" w:rsidP="00871DC1">
            <w:pPr>
              <w:spacing w:line="240" w:lineRule="exact"/>
              <w:ind w:left="0"/>
              <w:rPr>
                <w:ins w:id="863" w:author="Iijima, Akira/飯島 玲" w:date="2022-06-30T21:02:00Z"/>
                <w:rFonts w:ascii="Meiryo UI" w:eastAsia="Meiryo UI" w:hAnsi="Meiryo UI"/>
                <w:rPrChange w:id="864" w:author="Kashima, Takuya/鹿島 卓也" w:date="2022-12-12T18:55:00Z">
                  <w:rPr>
                    <w:ins w:id="86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66" w:author="Iijima, Akira/飯島 玲" w:date="2022-06-30T21:02:00Z">
              <w:r w:rsidRPr="00D952CE">
                <w:rPr>
                  <w:rFonts w:ascii="Meiryo UI" w:eastAsia="Meiryo UI" w:hAnsi="Meiryo UI"/>
                  <w:rPrChange w:id="867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05</w:t>
              </w:r>
            </w:ins>
          </w:p>
        </w:tc>
        <w:tc>
          <w:tcPr>
            <w:tcW w:w="4059" w:type="dxa"/>
          </w:tcPr>
          <w:p w14:paraId="58AD0BC5" w14:textId="77777777" w:rsidR="000D6548" w:rsidRPr="00D952CE" w:rsidRDefault="000D6548" w:rsidP="00871DC1">
            <w:pPr>
              <w:spacing w:line="240" w:lineRule="exact"/>
              <w:ind w:left="0"/>
              <w:rPr>
                <w:ins w:id="868" w:author="Iijima, Akira/飯島 玲" w:date="2022-06-30T21:02:00Z"/>
                <w:rFonts w:ascii="Meiryo UI" w:eastAsia="Meiryo UI" w:hAnsi="Meiryo UI"/>
                <w:rPrChange w:id="869" w:author="Kashima, Takuya/鹿島 卓也" w:date="2022-12-12T18:55:00Z">
                  <w:rPr>
                    <w:ins w:id="870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71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72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中近東</w:t>
              </w:r>
            </w:ins>
          </w:p>
        </w:tc>
      </w:tr>
      <w:tr w:rsidR="00D952CE" w:rsidRPr="00D952CE" w14:paraId="228BDB10" w14:textId="77777777" w:rsidTr="00871DC1">
        <w:trPr>
          <w:ins w:id="873" w:author="Iijima, Akira/飯島 玲" w:date="2022-06-30T21:02:00Z"/>
        </w:trPr>
        <w:tc>
          <w:tcPr>
            <w:tcW w:w="1008" w:type="dxa"/>
          </w:tcPr>
          <w:p w14:paraId="5A4125D2" w14:textId="77777777" w:rsidR="000D6548" w:rsidRPr="00D952CE" w:rsidRDefault="000D6548" w:rsidP="00871DC1">
            <w:pPr>
              <w:spacing w:line="240" w:lineRule="exact"/>
              <w:ind w:left="0"/>
              <w:rPr>
                <w:ins w:id="874" w:author="Iijima, Akira/飯島 玲" w:date="2022-06-30T21:02:00Z"/>
                <w:rFonts w:ascii="Meiryo UI" w:eastAsia="Meiryo UI" w:hAnsi="Meiryo UI"/>
                <w:rPrChange w:id="875" w:author="Kashima, Takuya/鹿島 卓也" w:date="2022-12-12T18:55:00Z">
                  <w:rPr>
                    <w:ins w:id="876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77" w:author="Iijima, Akira/飯島 玲" w:date="2022-06-30T21:02:00Z">
              <w:r w:rsidRPr="00D952CE">
                <w:rPr>
                  <w:rFonts w:ascii="Meiryo UI" w:eastAsia="Meiryo UI" w:hAnsi="Meiryo UI"/>
                  <w:rPrChange w:id="878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06</w:t>
              </w:r>
            </w:ins>
          </w:p>
        </w:tc>
        <w:tc>
          <w:tcPr>
            <w:tcW w:w="4059" w:type="dxa"/>
          </w:tcPr>
          <w:p w14:paraId="1054DC15" w14:textId="77777777" w:rsidR="000D6548" w:rsidRPr="00D952CE" w:rsidRDefault="000D6548" w:rsidP="00871DC1">
            <w:pPr>
              <w:spacing w:line="240" w:lineRule="exact"/>
              <w:ind w:left="0"/>
              <w:rPr>
                <w:ins w:id="879" w:author="Iijima, Akira/飯島 玲" w:date="2022-06-30T21:02:00Z"/>
                <w:rFonts w:ascii="Meiryo UI" w:eastAsia="Meiryo UI" w:hAnsi="Meiryo UI"/>
                <w:rPrChange w:id="880" w:author="Kashima, Takuya/鹿島 卓也" w:date="2022-12-12T18:55:00Z">
                  <w:rPr>
                    <w:ins w:id="88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82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83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南アフリカ</w:t>
              </w:r>
            </w:ins>
          </w:p>
        </w:tc>
      </w:tr>
      <w:tr w:rsidR="00D952CE" w:rsidRPr="00D952CE" w14:paraId="347DF88A" w14:textId="77777777" w:rsidTr="00871DC1">
        <w:trPr>
          <w:ins w:id="884" w:author="Iijima, Akira/飯島 玲" w:date="2022-06-30T21:02:00Z"/>
        </w:trPr>
        <w:tc>
          <w:tcPr>
            <w:tcW w:w="1008" w:type="dxa"/>
            <w:tcBorders>
              <w:bottom w:val="single" w:sz="4" w:space="0" w:color="auto"/>
            </w:tcBorders>
          </w:tcPr>
          <w:p w14:paraId="6A5FA896" w14:textId="77777777" w:rsidR="000D6548" w:rsidRPr="00D952CE" w:rsidRDefault="000D6548" w:rsidP="00871DC1">
            <w:pPr>
              <w:spacing w:line="240" w:lineRule="exact"/>
              <w:ind w:left="0"/>
              <w:rPr>
                <w:ins w:id="885" w:author="Iijima, Akira/飯島 玲" w:date="2022-06-30T21:02:00Z"/>
                <w:rFonts w:ascii="Meiryo UI" w:eastAsia="Meiryo UI" w:hAnsi="Meiryo UI"/>
                <w:rPrChange w:id="886" w:author="Kashima, Takuya/鹿島 卓也" w:date="2022-12-12T18:55:00Z">
                  <w:rPr>
                    <w:ins w:id="887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88" w:author="Iijima, Akira/飯島 玲" w:date="2022-06-30T21:02:00Z">
              <w:r w:rsidRPr="00D952CE">
                <w:rPr>
                  <w:rFonts w:ascii="Meiryo UI" w:eastAsia="Meiryo UI" w:hAnsi="Meiryo UI"/>
                  <w:rPrChange w:id="889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07</w:t>
              </w:r>
            </w:ins>
          </w:p>
        </w:tc>
        <w:tc>
          <w:tcPr>
            <w:tcW w:w="4059" w:type="dxa"/>
            <w:tcBorders>
              <w:bottom w:val="single" w:sz="4" w:space="0" w:color="auto"/>
            </w:tcBorders>
          </w:tcPr>
          <w:p w14:paraId="72D37009" w14:textId="77777777" w:rsidR="000D6548" w:rsidRPr="00D952CE" w:rsidRDefault="000D6548" w:rsidP="00871DC1">
            <w:pPr>
              <w:spacing w:line="240" w:lineRule="exact"/>
              <w:ind w:left="0"/>
              <w:rPr>
                <w:ins w:id="890" w:author="Iijima, Akira/飯島 玲" w:date="2022-06-30T21:02:00Z"/>
                <w:rFonts w:ascii="Meiryo UI" w:eastAsia="Meiryo UI" w:hAnsi="Meiryo UI"/>
                <w:rPrChange w:id="891" w:author="Kashima, Takuya/鹿島 卓也" w:date="2022-12-12T18:55:00Z">
                  <w:rPr>
                    <w:ins w:id="892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93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89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豪州・ニュージーランド</w:t>
              </w:r>
            </w:ins>
          </w:p>
        </w:tc>
      </w:tr>
      <w:tr w:rsidR="00D952CE" w:rsidRPr="00D952CE" w14:paraId="53AC8F07" w14:textId="77777777" w:rsidTr="00871DC1">
        <w:trPr>
          <w:ins w:id="895" w:author="Iijima, Akira/飯島 玲" w:date="2022-06-30T21:02:00Z"/>
        </w:trPr>
        <w:tc>
          <w:tcPr>
            <w:tcW w:w="1008" w:type="dxa"/>
          </w:tcPr>
          <w:p w14:paraId="5FB495EE" w14:textId="77777777" w:rsidR="000D6548" w:rsidRPr="00D952CE" w:rsidRDefault="000D6548" w:rsidP="00871DC1">
            <w:pPr>
              <w:spacing w:line="240" w:lineRule="exact"/>
              <w:ind w:left="0"/>
              <w:rPr>
                <w:ins w:id="896" w:author="Iijima, Akira/飯島 玲" w:date="2022-06-30T21:02:00Z"/>
                <w:rFonts w:ascii="Meiryo UI" w:eastAsia="Meiryo UI" w:hAnsi="Meiryo UI"/>
                <w:rPrChange w:id="897" w:author="Kashima, Takuya/鹿島 卓也" w:date="2022-12-12T18:55:00Z">
                  <w:rPr>
                    <w:ins w:id="898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899" w:author="Iijima, Akira/飯島 玲" w:date="2022-06-30T21:02:00Z">
              <w:r w:rsidRPr="00D952CE">
                <w:rPr>
                  <w:rFonts w:ascii="Meiryo UI" w:eastAsia="Meiryo UI" w:hAnsi="Meiryo UI"/>
                  <w:rPrChange w:id="90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08</w:t>
              </w:r>
            </w:ins>
          </w:p>
        </w:tc>
        <w:tc>
          <w:tcPr>
            <w:tcW w:w="4059" w:type="dxa"/>
          </w:tcPr>
          <w:p w14:paraId="2DE8B676" w14:textId="77777777" w:rsidR="000D6548" w:rsidRPr="00D952CE" w:rsidRDefault="000D6548" w:rsidP="00871DC1">
            <w:pPr>
              <w:spacing w:line="240" w:lineRule="exact"/>
              <w:ind w:left="0"/>
              <w:rPr>
                <w:ins w:id="901" w:author="Iijima, Akira/飯島 玲" w:date="2022-06-30T21:02:00Z"/>
                <w:rFonts w:ascii="Meiryo UI" w:eastAsia="Meiryo UI" w:hAnsi="Meiryo UI"/>
                <w:rPrChange w:id="902" w:author="Kashima, Takuya/鹿島 卓也" w:date="2022-12-12T18:55:00Z">
                  <w:rPr>
                    <w:ins w:id="903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04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05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インド</w:t>
              </w:r>
            </w:ins>
          </w:p>
        </w:tc>
      </w:tr>
      <w:tr w:rsidR="00D952CE" w:rsidRPr="00D952CE" w14:paraId="2BC5E510" w14:textId="77777777" w:rsidTr="00871DC1">
        <w:trPr>
          <w:ins w:id="906" w:author="Iijima, Akira/飯島 玲" w:date="2022-06-30T21:02:00Z"/>
        </w:trPr>
        <w:tc>
          <w:tcPr>
            <w:tcW w:w="1008" w:type="dxa"/>
          </w:tcPr>
          <w:p w14:paraId="1DF7E84C" w14:textId="77777777" w:rsidR="000D6548" w:rsidRPr="00D952CE" w:rsidRDefault="000D6548" w:rsidP="00871DC1">
            <w:pPr>
              <w:spacing w:line="240" w:lineRule="exact"/>
              <w:ind w:left="0"/>
              <w:rPr>
                <w:ins w:id="907" w:author="Iijima, Akira/飯島 玲" w:date="2022-06-30T21:02:00Z"/>
                <w:rFonts w:ascii="Meiryo UI" w:eastAsia="Meiryo UI" w:hAnsi="Meiryo UI"/>
                <w:rPrChange w:id="908" w:author="Kashima, Takuya/鹿島 卓也" w:date="2022-12-12T18:55:00Z">
                  <w:rPr>
                    <w:ins w:id="90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10" w:author="Iijima, Akira/飯島 玲" w:date="2022-06-30T21:02:00Z">
              <w:r w:rsidRPr="00D952CE">
                <w:rPr>
                  <w:rFonts w:ascii="Meiryo UI" w:eastAsia="Meiryo UI" w:hAnsi="Meiryo UI"/>
                  <w:rPrChange w:id="91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09</w:t>
              </w:r>
            </w:ins>
          </w:p>
        </w:tc>
        <w:tc>
          <w:tcPr>
            <w:tcW w:w="4059" w:type="dxa"/>
          </w:tcPr>
          <w:p w14:paraId="4A975C8A" w14:textId="77777777" w:rsidR="000D6548" w:rsidRPr="00D952CE" w:rsidRDefault="000D6548" w:rsidP="00871DC1">
            <w:pPr>
              <w:spacing w:line="240" w:lineRule="exact"/>
              <w:ind w:left="0"/>
              <w:rPr>
                <w:ins w:id="912" w:author="Iijima, Akira/飯島 玲" w:date="2022-06-30T21:02:00Z"/>
                <w:rFonts w:ascii="Meiryo UI" w:eastAsia="Meiryo UI" w:hAnsi="Meiryo UI"/>
                <w:rPrChange w:id="913" w:author="Kashima, Takuya/鹿島 卓也" w:date="2022-12-12T18:55:00Z">
                  <w:rPr>
                    <w:ins w:id="914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15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16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東南アジア</w:t>
              </w:r>
            </w:ins>
          </w:p>
        </w:tc>
      </w:tr>
      <w:tr w:rsidR="00D952CE" w:rsidRPr="00D952CE" w14:paraId="098E2F1E" w14:textId="77777777" w:rsidTr="00871DC1">
        <w:trPr>
          <w:ins w:id="917" w:author="Iijima, Akira/飯島 玲" w:date="2022-06-30T21:02:00Z"/>
        </w:trPr>
        <w:tc>
          <w:tcPr>
            <w:tcW w:w="1008" w:type="dxa"/>
          </w:tcPr>
          <w:p w14:paraId="61F162DD" w14:textId="77777777" w:rsidR="000D6548" w:rsidRPr="00D952CE" w:rsidRDefault="000D6548" w:rsidP="00871DC1">
            <w:pPr>
              <w:spacing w:line="240" w:lineRule="exact"/>
              <w:ind w:left="0"/>
              <w:rPr>
                <w:ins w:id="918" w:author="Iijima, Akira/飯島 玲" w:date="2022-06-30T21:02:00Z"/>
                <w:rFonts w:ascii="Meiryo UI" w:eastAsia="Meiryo UI" w:hAnsi="Meiryo UI"/>
                <w:rPrChange w:id="919" w:author="Kashima, Takuya/鹿島 卓也" w:date="2022-12-12T18:55:00Z">
                  <w:rPr>
                    <w:ins w:id="920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21" w:author="Iijima, Akira/飯島 玲" w:date="2022-06-30T21:02:00Z">
              <w:r w:rsidRPr="00D952CE">
                <w:rPr>
                  <w:rFonts w:ascii="Meiryo UI" w:eastAsia="Meiryo UI" w:hAnsi="Meiryo UI"/>
                  <w:rPrChange w:id="922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10</w:t>
              </w:r>
            </w:ins>
          </w:p>
        </w:tc>
        <w:tc>
          <w:tcPr>
            <w:tcW w:w="4059" w:type="dxa"/>
          </w:tcPr>
          <w:p w14:paraId="046AA024" w14:textId="77777777" w:rsidR="000D6548" w:rsidRPr="00D952CE" w:rsidRDefault="000D6548" w:rsidP="00871DC1">
            <w:pPr>
              <w:spacing w:line="240" w:lineRule="exact"/>
              <w:ind w:left="0"/>
              <w:rPr>
                <w:ins w:id="923" w:author="Iijima, Akira/飯島 玲" w:date="2022-06-30T21:02:00Z"/>
                <w:rFonts w:ascii="Meiryo UI" w:eastAsia="Meiryo UI" w:hAnsi="Meiryo UI"/>
                <w:rPrChange w:id="924" w:author="Kashima, Takuya/鹿島 卓也" w:date="2022-12-12T18:55:00Z">
                  <w:rPr>
                    <w:ins w:id="92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26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27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南米（ブラジル含む）</w:t>
              </w:r>
            </w:ins>
          </w:p>
        </w:tc>
      </w:tr>
      <w:tr w:rsidR="00D952CE" w:rsidRPr="00D952CE" w14:paraId="479DCCD3" w14:textId="77777777" w:rsidTr="00871DC1">
        <w:trPr>
          <w:ins w:id="928" w:author="Iijima, Akira/飯島 玲" w:date="2022-06-30T21:02:00Z"/>
        </w:trPr>
        <w:tc>
          <w:tcPr>
            <w:tcW w:w="1008" w:type="dxa"/>
          </w:tcPr>
          <w:p w14:paraId="2EB2418E" w14:textId="77777777" w:rsidR="000D6548" w:rsidRPr="00D952CE" w:rsidRDefault="000D6548" w:rsidP="00871DC1">
            <w:pPr>
              <w:spacing w:line="240" w:lineRule="exact"/>
              <w:ind w:left="0"/>
              <w:rPr>
                <w:ins w:id="929" w:author="Iijima, Akira/飯島 玲" w:date="2022-06-30T21:02:00Z"/>
                <w:rFonts w:ascii="Meiryo UI" w:eastAsia="Meiryo UI" w:hAnsi="Meiryo UI"/>
                <w:rPrChange w:id="930" w:author="Kashima, Takuya/鹿島 卓也" w:date="2022-12-12T18:55:00Z">
                  <w:rPr>
                    <w:ins w:id="93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32" w:author="Iijima, Akira/飯島 玲" w:date="2022-06-30T21:02:00Z">
              <w:r w:rsidRPr="00D952CE">
                <w:rPr>
                  <w:rFonts w:ascii="Meiryo UI" w:eastAsia="Meiryo UI" w:hAnsi="Meiryo UI"/>
                  <w:rPrChange w:id="933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11</w:t>
              </w:r>
            </w:ins>
          </w:p>
        </w:tc>
        <w:tc>
          <w:tcPr>
            <w:tcW w:w="4059" w:type="dxa"/>
          </w:tcPr>
          <w:p w14:paraId="0789AC25" w14:textId="77777777" w:rsidR="000D6548" w:rsidRPr="00D952CE" w:rsidRDefault="000D6548" w:rsidP="00871DC1">
            <w:pPr>
              <w:spacing w:line="240" w:lineRule="exact"/>
              <w:ind w:left="0"/>
              <w:rPr>
                <w:ins w:id="934" w:author="Iijima, Akira/飯島 玲" w:date="2022-06-30T21:02:00Z"/>
                <w:rFonts w:ascii="Meiryo UI" w:eastAsia="Meiryo UI" w:hAnsi="Meiryo UI"/>
                <w:rPrChange w:id="935" w:author="Kashima, Takuya/鹿島 卓也" w:date="2022-12-12T18:55:00Z">
                  <w:rPr>
                    <w:ins w:id="936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37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38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韓国</w:t>
              </w:r>
            </w:ins>
          </w:p>
        </w:tc>
      </w:tr>
      <w:tr w:rsidR="00D952CE" w:rsidRPr="00D952CE" w14:paraId="1E395AA7" w14:textId="77777777" w:rsidTr="00871DC1">
        <w:trPr>
          <w:ins w:id="939" w:author="Iijima, Akira/飯島 玲" w:date="2022-06-30T21:02:00Z"/>
        </w:trPr>
        <w:tc>
          <w:tcPr>
            <w:tcW w:w="1008" w:type="dxa"/>
          </w:tcPr>
          <w:p w14:paraId="0BC79C23" w14:textId="77777777" w:rsidR="000D6548" w:rsidRPr="00D952CE" w:rsidRDefault="000D6548" w:rsidP="00871DC1">
            <w:pPr>
              <w:spacing w:line="240" w:lineRule="exact"/>
              <w:ind w:left="0"/>
              <w:rPr>
                <w:ins w:id="940" w:author="Iijima, Akira/飯島 玲" w:date="2022-06-30T21:02:00Z"/>
                <w:rFonts w:ascii="Meiryo UI" w:eastAsia="Meiryo UI" w:hAnsi="Meiryo UI"/>
                <w:rPrChange w:id="941" w:author="Kashima, Takuya/鹿島 卓也" w:date="2022-12-12T18:55:00Z">
                  <w:rPr>
                    <w:ins w:id="942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43" w:author="Iijima, Akira/飯島 玲" w:date="2022-06-30T21:02:00Z">
              <w:r w:rsidRPr="00D952CE">
                <w:rPr>
                  <w:rFonts w:ascii="Meiryo UI" w:eastAsia="Meiryo UI" w:hAnsi="Meiryo UI"/>
                  <w:rPrChange w:id="944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12</w:t>
              </w:r>
            </w:ins>
          </w:p>
        </w:tc>
        <w:tc>
          <w:tcPr>
            <w:tcW w:w="4059" w:type="dxa"/>
          </w:tcPr>
          <w:p w14:paraId="03BDAA42" w14:textId="77777777" w:rsidR="000D6548" w:rsidRPr="00D952CE" w:rsidRDefault="000D6548" w:rsidP="00871DC1">
            <w:pPr>
              <w:spacing w:line="240" w:lineRule="exact"/>
              <w:ind w:left="0"/>
              <w:rPr>
                <w:ins w:id="945" w:author="Iijima, Akira/飯島 玲" w:date="2022-06-30T21:02:00Z"/>
                <w:rFonts w:ascii="Meiryo UI" w:eastAsia="Meiryo UI" w:hAnsi="Meiryo UI"/>
                <w:rPrChange w:id="946" w:author="Kashima, Takuya/鹿島 卓也" w:date="2022-12-12T18:55:00Z">
                  <w:rPr>
                    <w:ins w:id="947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48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4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台湾</w:t>
              </w:r>
            </w:ins>
          </w:p>
        </w:tc>
      </w:tr>
      <w:tr w:rsidR="00D952CE" w:rsidRPr="00D952CE" w14:paraId="1A8F9E1D" w14:textId="77777777" w:rsidTr="00871DC1">
        <w:trPr>
          <w:ins w:id="950" w:author="Iijima, Akira/飯島 玲" w:date="2022-06-30T21:02:00Z"/>
        </w:trPr>
        <w:tc>
          <w:tcPr>
            <w:tcW w:w="1008" w:type="dxa"/>
          </w:tcPr>
          <w:p w14:paraId="195786BF" w14:textId="77777777" w:rsidR="000D6548" w:rsidRPr="00D952CE" w:rsidRDefault="000D6548" w:rsidP="00871DC1">
            <w:pPr>
              <w:spacing w:line="240" w:lineRule="exact"/>
              <w:ind w:left="0"/>
              <w:rPr>
                <w:ins w:id="951" w:author="Iijima, Akira/飯島 玲" w:date="2022-06-30T21:02:00Z"/>
                <w:rFonts w:ascii="Meiryo UI" w:eastAsia="Meiryo UI" w:hAnsi="Meiryo UI"/>
                <w:rPrChange w:id="952" w:author="Kashima, Takuya/鹿島 卓也" w:date="2022-12-12T18:55:00Z">
                  <w:rPr>
                    <w:ins w:id="953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54" w:author="Iijima, Akira/飯島 玲" w:date="2022-06-30T21:02:00Z">
              <w:r w:rsidRPr="00D952CE">
                <w:rPr>
                  <w:rFonts w:ascii="Meiryo UI" w:eastAsia="Meiryo UI" w:hAnsi="Meiryo UI"/>
                  <w:rPrChange w:id="955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13</w:t>
              </w:r>
            </w:ins>
          </w:p>
        </w:tc>
        <w:tc>
          <w:tcPr>
            <w:tcW w:w="4059" w:type="dxa"/>
          </w:tcPr>
          <w:p w14:paraId="4DD90B34" w14:textId="11DC3D85" w:rsidR="000D6548" w:rsidRPr="00D952CE" w:rsidRDefault="000D6548" w:rsidP="00871DC1">
            <w:pPr>
              <w:spacing w:line="240" w:lineRule="exact"/>
              <w:ind w:left="0"/>
              <w:rPr>
                <w:ins w:id="956" w:author="Iijima, Akira/飯島 玲" w:date="2022-06-30T21:02:00Z"/>
                <w:rFonts w:ascii="Meiryo UI" w:eastAsia="Meiryo UI" w:hAnsi="Meiryo UI"/>
                <w:rPrChange w:id="957" w:author="Kashima, Takuya/鹿島 卓也" w:date="2022-12-12T18:55:00Z">
                  <w:rPr>
                    <w:ins w:id="958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59" w:author="Iijima, Akira/飯島 玲" w:date="2022-06-30T21:02:00Z">
              <w:r w:rsidRPr="00D952CE">
                <w:rPr>
                  <w:rFonts w:ascii="Meiryo UI" w:eastAsia="Meiryo UI" w:hAnsi="Meiryo UI"/>
                  <w:noProof/>
                  <w:rPrChange w:id="960" w:author="Kashima, Takuya/鹿島 卓也" w:date="2022-12-12T18:55:00Z">
                    <w:rPr>
                      <w:rFonts w:ascii="Meiryo UI" w:eastAsia="Meiryo UI" w:hAnsi="Meiryo UI"/>
                      <w:noProof/>
                      <w:color w:val="000000"/>
                    </w:rPr>
                  </w:rPrChange>
                </w:rPr>
                <mc:AlternateContent>
                  <mc:Choice Requires="wps">
                    <w:drawing>
                      <wp:anchor distT="0" distB="0" distL="114300" distR="114300" simplePos="0" relativeHeight="251659776" behindDoc="0" locked="0" layoutInCell="1" allowOverlap="1" wp14:anchorId="6A632AFC" wp14:editId="17FAF6D6">
                        <wp:simplePos x="0" y="0"/>
                        <wp:positionH relativeFrom="column">
                          <wp:posOffset>4884420</wp:posOffset>
                        </wp:positionH>
                        <wp:positionV relativeFrom="paragraph">
                          <wp:posOffset>-2540</wp:posOffset>
                        </wp:positionV>
                        <wp:extent cx="0" cy="304800"/>
                        <wp:effectExtent l="0" t="0" r="1905" b="2540"/>
                        <wp:wrapNone/>
                        <wp:docPr id="4" name="直線コネクタ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0FD967A9" id="直線コネクタ 4" o:spid="_x0000_s1026" style="position:absolute;left:0;text-align:lef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4.6pt,-.2pt" to="384.6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" stroked="f" strokeweight="1.5pt"/>
                    </w:pict>
                  </mc:Fallback>
                </mc:AlternateContent>
              </w:r>
              <w:r w:rsidRPr="00D952CE">
                <w:rPr>
                  <w:rFonts w:ascii="Meiryo UI" w:eastAsia="Meiryo UI" w:hAnsi="Meiryo UI" w:hint="eastAsia"/>
                  <w:rPrChange w:id="961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香港</w:t>
              </w:r>
            </w:ins>
          </w:p>
        </w:tc>
      </w:tr>
      <w:tr w:rsidR="00D952CE" w:rsidRPr="00D952CE" w14:paraId="52AB070B" w14:textId="77777777" w:rsidTr="00871DC1">
        <w:trPr>
          <w:ins w:id="962" w:author="Iijima, Akira/飯島 玲" w:date="2022-06-30T21:02:00Z"/>
        </w:trPr>
        <w:tc>
          <w:tcPr>
            <w:tcW w:w="1008" w:type="dxa"/>
          </w:tcPr>
          <w:p w14:paraId="12B1784F" w14:textId="77777777" w:rsidR="000D6548" w:rsidRPr="00D952CE" w:rsidRDefault="000D6548" w:rsidP="00871DC1">
            <w:pPr>
              <w:spacing w:line="240" w:lineRule="exact"/>
              <w:ind w:left="0"/>
              <w:rPr>
                <w:ins w:id="963" w:author="Iijima, Akira/飯島 玲" w:date="2022-06-30T21:02:00Z"/>
                <w:rFonts w:ascii="Meiryo UI" w:eastAsia="Meiryo UI" w:hAnsi="Meiryo UI"/>
                <w:rPrChange w:id="964" w:author="Kashima, Takuya/鹿島 卓也" w:date="2022-12-12T18:55:00Z">
                  <w:rPr>
                    <w:ins w:id="96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66" w:author="Iijima, Akira/飯島 玲" w:date="2022-06-30T21:02:00Z">
              <w:r w:rsidRPr="00D952CE">
                <w:rPr>
                  <w:rFonts w:ascii="Meiryo UI" w:eastAsia="Meiryo UI" w:hAnsi="Meiryo UI"/>
                  <w:rPrChange w:id="967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14</w:t>
              </w:r>
            </w:ins>
          </w:p>
        </w:tc>
        <w:tc>
          <w:tcPr>
            <w:tcW w:w="4059" w:type="dxa"/>
          </w:tcPr>
          <w:p w14:paraId="3D6123E6" w14:textId="77777777" w:rsidR="000D6548" w:rsidRPr="00D952CE" w:rsidRDefault="000D6548" w:rsidP="00871DC1">
            <w:pPr>
              <w:spacing w:line="240" w:lineRule="exact"/>
              <w:ind w:left="0"/>
              <w:rPr>
                <w:ins w:id="968" w:author="Iijima, Akira/飯島 玲" w:date="2022-06-30T21:02:00Z"/>
                <w:rFonts w:ascii="Meiryo UI" w:eastAsia="Meiryo UI" w:hAnsi="Meiryo UI"/>
                <w:rPrChange w:id="969" w:author="Kashima, Takuya/鹿島 卓也" w:date="2022-12-12T18:55:00Z">
                  <w:rPr>
                    <w:ins w:id="970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71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72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メキシコ</w:t>
              </w:r>
            </w:ins>
          </w:p>
        </w:tc>
      </w:tr>
      <w:tr w:rsidR="00D952CE" w:rsidRPr="00D952CE" w14:paraId="7DF4A9EB" w14:textId="77777777" w:rsidTr="00871DC1">
        <w:trPr>
          <w:ins w:id="973" w:author="Iijima, Akira/飯島 玲" w:date="2022-06-30T21:02:00Z"/>
        </w:trPr>
        <w:tc>
          <w:tcPr>
            <w:tcW w:w="1008" w:type="dxa"/>
          </w:tcPr>
          <w:p w14:paraId="063A1EB2" w14:textId="77777777" w:rsidR="000D6548" w:rsidRPr="00D952CE" w:rsidRDefault="000D6548" w:rsidP="00871DC1">
            <w:pPr>
              <w:spacing w:line="240" w:lineRule="exact"/>
              <w:ind w:left="0"/>
              <w:rPr>
                <w:ins w:id="974" w:author="Iijima, Akira/飯島 玲" w:date="2022-06-30T21:02:00Z"/>
                <w:rFonts w:ascii="Meiryo UI" w:eastAsia="Meiryo UI" w:hAnsi="Meiryo UI"/>
                <w:rPrChange w:id="975" w:author="Kashima, Takuya/鹿島 卓也" w:date="2022-12-12T18:55:00Z">
                  <w:rPr>
                    <w:ins w:id="976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77" w:author="Iijima, Akira/飯島 玲" w:date="2022-06-30T21:02:00Z">
              <w:r w:rsidRPr="00D952CE">
                <w:rPr>
                  <w:rFonts w:ascii="Meiryo UI" w:eastAsia="Meiryo UI" w:hAnsi="Meiryo UI"/>
                  <w:rPrChange w:id="978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15</w:t>
              </w:r>
            </w:ins>
          </w:p>
        </w:tc>
        <w:tc>
          <w:tcPr>
            <w:tcW w:w="4059" w:type="dxa"/>
          </w:tcPr>
          <w:p w14:paraId="7EB84324" w14:textId="77777777" w:rsidR="000D6548" w:rsidRPr="00D952CE" w:rsidRDefault="000D6548" w:rsidP="00871DC1">
            <w:pPr>
              <w:spacing w:line="240" w:lineRule="exact"/>
              <w:ind w:left="0"/>
              <w:rPr>
                <w:ins w:id="979" w:author="Iijima, Akira/飯島 玲" w:date="2022-06-30T21:02:00Z"/>
                <w:rFonts w:ascii="Meiryo UI" w:eastAsia="Meiryo UI" w:hAnsi="Meiryo UI"/>
                <w:rPrChange w:id="980" w:author="Kashima, Takuya/鹿島 卓也" w:date="2022-12-12T18:55:00Z">
                  <w:rPr>
                    <w:ins w:id="98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82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83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トルコ</w:t>
              </w:r>
            </w:ins>
          </w:p>
        </w:tc>
      </w:tr>
      <w:tr w:rsidR="00D952CE" w:rsidRPr="00D952CE" w14:paraId="42EC1AFB" w14:textId="77777777" w:rsidTr="00871DC1">
        <w:trPr>
          <w:ins w:id="984" w:author="Iijima, Akira/飯島 玲" w:date="2022-06-30T21:02:00Z"/>
        </w:trPr>
        <w:tc>
          <w:tcPr>
            <w:tcW w:w="1008" w:type="dxa"/>
          </w:tcPr>
          <w:p w14:paraId="2E27A7AA" w14:textId="77777777" w:rsidR="000D6548" w:rsidRPr="00D952CE" w:rsidRDefault="000D6548" w:rsidP="00871DC1">
            <w:pPr>
              <w:spacing w:line="240" w:lineRule="exact"/>
              <w:ind w:left="0"/>
              <w:rPr>
                <w:ins w:id="985" w:author="Iijima, Akira/飯島 玲" w:date="2022-06-30T21:02:00Z"/>
                <w:rFonts w:ascii="Meiryo UI" w:eastAsia="Meiryo UI" w:hAnsi="Meiryo UI"/>
                <w:rPrChange w:id="986" w:author="Kashima, Takuya/鹿島 卓也" w:date="2022-12-12T18:55:00Z">
                  <w:rPr>
                    <w:ins w:id="987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88" w:author="Iijima, Akira/飯島 玲" w:date="2022-06-30T21:02:00Z">
              <w:r w:rsidRPr="00D952CE">
                <w:rPr>
                  <w:rFonts w:ascii="Meiryo UI" w:eastAsia="Meiryo UI" w:hAnsi="Meiryo UI"/>
                  <w:rPrChange w:id="989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16</w:t>
              </w:r>
            </w:ins>
          </w:p>
        </w:tc>
        <w:tc>
          <w:tcPr>
            <w:tcW w:w="4059" w:type="dxa"/>
          </w:tcPr>
          <w:p w14:paraId="4257F202" w14:textId="77777777" w:rsidR="000D6548" w:rsidRPr="00D952CE" w:rsidRDefault="000D6548" w:rsidP="00871DC1">
            <w:pPr>
              <w:spacing w:line="240" w:lineRule="exact"/>
              <w:ind w:left="0"/>
              <w:rPr>
                <w:ins w:id="990" w:author="Iijima, Akira/飯島 玲" w:date="2022-06-30T21:02:00Z"/>
                <w:rFonts w:ascii="Meiryo UI" w:eastAsia="Meiryo UI" w:hAnsi="Meiryo UI"/>
                <w:rPrChange w:id="991" w:author="Kashima, Takuya/鹿島 卓也" w:date="2022-12-12T18:55:00Z">
                  <w:rPr>
                    <w:ins w:id="992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93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99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ヨルダン</w:t>
              </w:r>
            </w:ins>
          </w:p>
        </w:tc>
      </w:tr>
      <w:tr w:rsidR="00D952CE" w:rsidRPr="00D952CE" w14:paraId="4FAD629E" w14:textId="77777777" w:rsidTr="00871DC1">
        <w:trPr>
          <w:ins w:id="995" w:author="Iijima, Akira/飯島 玲" w:date="2022-06-30T21:02:00Z"/>
        </w:trPr>
        <w:tc>
          <w:tcPr>
            <w:tcW w:w="1008" w:type="dxa"/>
          </w:tcPr>
          <w:p w14:paraId="76D3EA5E" w14:textId="77777777" w:rsidR="000D6548" w:rsidRPr="00D952CE" w:rsidRDefault="000D6548" w:rsidP="00871DC1">
            <w:pPr>
              <w:spacing w:line="240" w:lineRule="exact"/>
              <w:ind w:left="0"/>
              <w:rPr>
                <w:ins w:id="996" w:author="Iijima, Akira/飯島 玲" w:date="2022-06-30T21:02:00Z"/>
                <w:rFonts w:ascii="Meiryo UI" w:eastAsia="Meiryo UI" w:hAnsi="Meiryo UI"/>
                <w:rPrChange w:id="997" w:author="Kashima, Takuya/鹿島 卓也" w:date="2022-12-12T18:55:00Z">
                  <w:rPr>
                    <w:ins w:id="998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999" w:author="Iijima, Akira/飯島 玲" w:date="2022-06-30T21:02:00Z">
              <w:r w:rsidRPr="00D952CE">
                <w:rPr>
                  <w:rFonts w:ascii="Meiryo UI" w:eastAsia="Meiryo UI" w:hAnsi="Meiryo UI"/>
                  <w:rPrChange w:id="100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17</w:t>
              </w:r>
            </w:ins>
          </w:p>
        </w:tc>
        <w:tc>
          <w:tcPr>
            <w:tcW w:w="4059" w:type="dxa"/>
          </w:tcPr>
          <w:p w14:paraId="3AD31A86" w14:textId="77777777" w:rsidR="000D6548" w:rsidRPr="00D952CE" w:rsidRDefault="000D6548" w:rsidP="00871DC1">
            <w:pPr>
              <w:spacing w:line="240" w:lineRule="exact"/>
              <w:ind w:left="0"/>
              <w:rPr>
                <w:ins w:id="1001" w:author="Iijima, Akira/飯島 玲" w:date="2022-06-30T21:02:00Z"/>
                <w:rFonts w:ascii="Meiryo UI" w:eastAsia="Meiryo UI" w:hAnsi="Meiryo UI"/>
                <w:rPrChange w:id="1002" w:author="Kashima, Takuya/鹿島 卓也" w:date="2022-12-12T18:55:00Z">
                  <w:rPr>
                    <w:ins w:id="1003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004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1005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レバノン</w:t>
              </w:r>
            </w:ins>
          </w:p>
        </w:tc>
      </w:tr>
      <w:tr w:rsidR="00D952CE" w:rsidRPr="00D952CE" w14:paraId="7DEFCBDF" w14:textId="77777777" w:rsidTr="00871DC1">
        <w:trPr>
          <w:ins w:id="1006" w:author="Iijima, Akira/飯島 玲" w:date="2022-06-30T21:02:00Z"/>
        </w:trPr>
        <w:tc>
          <w:tcPr>
            <w:tcW w:w="1008" w:type="dxa"/>
          </w:tcPr>
          <w:p w14:paraId="49AD1C5E" w14:textId="77777777" w:rsidR="000D6548" w:rsidRPr="00D952CE" w:rsidRDefault="000D6548" w:rsidP="00871DC1">
            <w:pPr>
              <w:spacing w:line="240" w:lineRule="exact"/>
              <w:ind w:left="0"/>
              <w:rPr>
                <w:ins w:id="1007" w:author="Iijima, Akira/飯島 玲" w:date="2022-06-30T21:02:00Z"/>
                <w:rFonts w:ascii="Meiryo UI" w:eastAsia="Meiryo UI" w:hAnsi="Meiryo UI"/>
              </w:rPr>
            </w:pPr>
            <w:ins w:id="1008" w:author="Iijima, Akira/飯島 玲" w:date="2022-06-30T21:02:00Z">
              <w:r w:rsidRPr="00D952CE">
                <w:rPr>
                  <w:rFonts w:ascii="Meiryo UI" w:eastAsia="Meiryo UI" w:hAnsi="Meiryo UI"/>
                </w:rPr>
                <w:t>18</w:t>
              </w:r>
            </w:ins>
          </w:p>
        </w:tc>
        <w:tc>
          <w:tcPr>
            <w:tcW w:w="4059" w:type="dxa"/>
          </w:tcPr>
          <w:p w14:paraId="11261B3E" w14:textId="77777777" w:rsidR="000D6548" w:rsidRPr="00D952CE" w:rsidRDefault="000D6548" w:rsidP="00871DC1">
            <w:pPr>
              <w:spacing w:line="240" w:lineRule="exact"/>
              <w:ind w:left="0"/>
              <w:rPr>
                <w:ins w:id="1009" w:author="Iijima, Akira/飯島 玲" w:date="2022-06-30T21:02:00Z"/>
                <w:rFonts w:ascii="Meiryo UI" w:eastAsia="Meiryo UI" w:hAnsi="Meiryo UI"/>
              </w:rPr>
            </w:pPr>
            <w:ins w:id="1010" w:author="Iijima, Akira/飯島 玲" w:date="2022-06-30T21:02:00Z">
              <w:r w:rsidRPr="00D952CE">
                <w:rPr>
                  <w:rFonts w:ascii="Meiryo UI" w:eastAsia="Meiryo UI" w:hAnsi="Meiryo UI" w:hint="eastAsia"/>
                </w:rPr>
                <w:t>アルゼンチン</w:t>
              </w:r>
            </w:ins>
          </w:p>
        </w:tc>
      </w:tr>
      <w:tr w:rsidR="00D952CE" w:rsidRPr="00D952CE" w14:paraId="698E6981" w14:textId="77777777" w:rsidTr="00871DC1">
        <w:trPr>
          <w:ins w:id="1011" w:author="Iijima, Akira/飯島 玲" w:date="2022-06-30T21:02:00Z"/>
        </w:trPr>
        <w:tc>
          <w:tcPr>
            <w:tcW w:w="1008" w:type="dxa"/>
          </w:tcPr>
          <w:p w14:paraId="736D2C9C" w14:textId="77777777" w:rsidR="000D6548" w:rsidRPr="00D952CE" w:rsidRDefault="000D6548" w:rsidP="00871DC1">
            <w:pPr>
              <w:spacing w:line="240" w:lineRule="exact"/>
              <w:ind w:left="0"/>
              <w:rPr>
                <w:ins w:id="1012" w:author="Iijima, Akira/飯島 玲" w:date="2022-06-30T21:02:00Z"/>
                <w:rFonts w:ascii="Meiryo UI" w:eastAsia="Meiryo UI" w:hAnsi="Meiryo UI"/>
                <w:rPrChange w:id="1013" w:author="Kashima, Takuya/鹿島 卓也" w:date="2022-12-12T18:55:00Z">
                  <w:rPr>
                    <w:ins w:id="1014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015" w:author="Iijima, Akira/飯島 玲" w:date="2022-06-30T21:02:00Z">
              <w:r w:rsidRPr="00D952CE">
                <w:rPr>
                  <w:rFonts w:ascii="Meiryo UI" w:eastAsia="Meiryo UI" w:hAnsi="Meiryo UI"/>
                </w:rPr>
                <w:t>19</w:t>
              </w:r>
              <w:r w:rsidRPr="00D952CE">
                <w:rPr>
                  <w:rFonts w:ascii="Meiryo UI" w:eastAsia="Meiryo UI" w:hAnsi="Meiryo UI"/>
                  <w:rPrChange w:id="101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-99</w:t>
              </w:r>
            </w:ins>
          </w:p>
        </w:tc>
        <w:tc>
          <w:tcPr>
            <w:tcW w:w="4059" w:type="dxa"/>
          </w:tcPr>
          <w:p w14:paraId="3E554D97" w14:textId="77777777" w:rsidR="000D6548" w:rsidRPr="00D952CE" w:rsidRDefault="000D6548" w:rsidP="00871DC1">
            <w:pPr>
              <w:spacing w:line="240" w:lineRule="exact"/>
              <w:ind w:left="0"/>
              <w:rPr>
                <w:ins w:id="1017" w:author="Iijima, Akira/飯島 玲" w:date="2022-06-30T21:02:00Z"/>
                <w:rFonts w:ascii="Meiryo UI" w:eastAsia="Meiryo UI" w:hAnsi="Meiryo UI"/>
                <w:rPrChange w:id="1018" w:author="Kashima, Takuya/鹿島 卓也" w:date="2022-12-12T18:55:00Z">
                  <w:rPr>
                    <w:ins w:id="101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020" w:author="Iijima, Akira/飯島 玲" w:date="2022-06-30T21:02:00Z">
              <w:r w:rsidRPr="00D952CE">
                <w:rPr>
                  <w:rFonts w:ascii="Meiryo UI" w:eastAsia="Meiryo UI" w:hAnsi="Meiryo UI"/>
                  <w:rPrChange w:id="102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RESERVED</w:t>
              </w:r>
            </w:ins>
          </w:p>
        </w:tc>
      </w:tr>
    </w:tbl>
    <w:p w14:paraId="4E48AE4A" w14:textId="77777777" w:rsidR="000D6548" w:rsidRPr="00D952CE" w:rsidRDefault="000D6548">
      <w:pPr>
        <w:rPr>
          <w:rFonts w:ascii="Meiryo UI" w:eastAsia="Meiryo UI" w:hAnsi="Meiryo UI"/>
          <w:rPrChange w:id="1022" w:author="Kashima, Takuya/鹿島 卓也" w:date="2022-12-12T18:55:00Z">
            <w:rPr>
              <w:color w:val="000000"/>
            </w:rPr>
          </w:rPrChange>
        </w:rPr>
      </w:pPr>
    </w:p>
    <w:p w14:paraId="61F2AE79" w14:textId="77777777" w:rsidR="008942C8" w:rsidRPr="000D6548" w:rsidRDefault="008942C8">
      <w:pPr>
        <w:ind w:leftChars="113" w:left="226" w:firstLineChars="100" w:firstLine="200"/>
        <w:rPr>
          <w:rFonts w:ascii="Meiryo UI" w:eastAsia="Meiryo UI" w:hAnsi="Meiryo UI"/>
          <w:rPrChange w:id="1023" w:author="Iijima, Akira/飯島 玲" w:date="2022-06-30T20:57:00Z">
            <w:rPr>
              <w:color w:val="000000"/>
            </w:rPr>
          </w:rPrChange>
        </w:rPr>
      </w:pPr>
      <w:r w:rsidRPr="000D6548">
        <w:rPr>
          <w:lang w:val="en"/>
          <w:rPrChange w:id="1024" w:author="Iijima, Akira/飯島 玲" w:date="2022-06-30T20:57:00Z">
            <w:rPr>
              <w:color w:val="000000"/>
            </w:rPr>
          </w:rPrChange>
        </w:rPr>
        <w:t>Number according to the table below.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4059"/>
      </w:tblGrid>
      <w:tr w:rsidR="000D6548" w:rsidRPr="000D6548" w14:paraId="062A0CEE" w14:textId="77777777">
        <w:tc>
          <w:tcPr>
            <w:tcW w:w="1008" w:type="dxa"/>
            <w:shd w:val="clear" w:color="auto" w:fill="FFCC99"/>
          </w:tcPr>
          <w:p w14:paraId="361C3C5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2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26" w:author="Iijima, Akira/飯島 玲" w:date="2022-06-30T20:57:00Z">
                  <w:rPr>
                    <w:color w:val="000000"/>
                  </w:rPr>
                </w:rPrChange>
              </w:rPr>
              <w:t>number</w:t>
            </w:r>
          </w:p>
        </w:tc>
        <w:tc>
          <w:tcPr>
            <w:tcW w:w="4059" w:type="dxa"/>
            <w:shd w:val="clear" w:color="auto" w:fill="FFCC99"/>
          </w:tcPr>
          <w:p w14:paraId="7444958C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2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28" w:author="Iijima, Akira/飯島 玲" w:date="2022-06-30T20:57:00Z">
                  <w:rPr>
                    <w:color w:val="000000"/>
                  </w:rPr>
                </w:rPrChange>
              </w:rPr>
              <w:t>content</w:t>
            </w:r>
          </w:p>
        </w:tc>
      </w:tr>
      <w:tr w:rsidR="000D6548" w:rsidRPr="000D6548" w14:paraId="102B68D9" w14:textId="77777777">
        <w:tc>
          <w:tcPr>
            <w:tcW w:w="1008" w:type="dxa"/>
          </w:tcPr>
          <w:p w14:paraId="163EBDB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2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30" w:author="Iijima, Akira/飯島 玲" w:date="2022-06-30T20:57:00Z">
                  <w:rPr>
                    <w:color w:val="000000"/>
                  </w:rPr>
                </w:rPrChange>
              </w:rPr>
              <w:t>00</w:t>
            </w:r>
          </w:p>
        </w:tc>
        <w:tc>
          <w:tcPr>
            <w:tcW w:w="4059" w:type="dxa"/>
          </w:tcPr>
          <w:p w14:paraId="7FFFB764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3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32" w:author="Iijima, Akira/飯島 玲" w:date="2022-06-30T20:57:00Z">
                  <w:rPr>
                    <w:color w:val="000000"/>
                  </w:rPr>
                </w:rPrChange>
              </w:rPr>
              <w:t>RESERVED</w:t>
            </w:r>
          </w:p>
        </w:tc>
      </w:tr>
      <w:tr w:rsidR="000D6548" w:rsidRPr="000D6548" w14:paraId="6959D38D" w14:textId="77777777">
        <w:tc>
          <w:tcPr>
            <w:tcW w:w="1008" w:type="dxa"/>
          </w:tcPr>
          <w:p w14:paraId="6C62078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3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34" w:author="Iijima, Akira/飯島 玲" w:date="2022-06-30T20:57:00Z">
                  <w:rPr>
                    <w:color w:val="000000"/>
                  </w:rPr>
                </w:rPrChange>
              </w:rPr>
              <w:t>01</w:t>
            </w:r>
          </w:p>
        </w:tc>
        <w:tc>
          <w:tcPr>
            <w:tcW w:w="4059" w:type="dxa"/>
          </w:tcPr>
          <w:p w14:paraId="07C69BF6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3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36" w:author="Iijima, Akira/飯島 玲" w:date="2022-06-30T20:57:00Z">
                  <w:rPr>
                    <w:color w:val="000000"/>
                  </w:rPr>
                </w:rPrChange>
              </w:rPr>
              <w:t>Japan</w:t>
            </w:r>
          </w:p>
        </w:tc>
      </w:tr>
      <w:tr w:rsidR="000D6548" w:rsidRPr="000D6548" w14:paraId="1DF3F991" w14:textId="77777777">
        <w:tc>
          <w:tcPr>
            <w:tcW w:w="1008" w:type="dxa"/>
            <w:tcBorders>
              <w:bottom w:val="single" w:sz="4" w:space="0" w:color="auto"/>
            </w:tcBorders>
          </w:tcPr>
          <w:p w14:paraId="3615C85A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3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38" w:author="Iijima, Akira/飯島 玲" w:date="2022-06-30T20:57:00Z">
                  <w:rPr>
                    <w:color w:val="000000"/>
                  </w:rPr>
                </w:rPrChange>
              </w:rPr>
              <w:t>02</w:t>
            </w:r>
          </w:p>
        </w:tc>
        <w:tc>
          <w:tcPr>
            <w:tcW w:w="4059" w:type="dxa"/>
            <w:tcBorders>
              <w:bottom w:val="single" w:sz="4" w:space="0" w:color="auto"/>
            </w:tcBorders>
          </w:tcPr>
          <w:p w14:paraId="7CB3EF65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3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40" w:author="Iijima, Akira/飯島 玲" w:date="2022-06-30T20:57:00Z">
                  <w:rPr>
                    <w:color w:val="000000"/>
                  </w:rPr>
                </w:rPrChange>
              </w:rPr>
              <w:t>North America</w:t>
            </w:r>
          </w:p>
        </w:tc>
      </w:tr>
      <w:tr w:rsidR="000D6548" w:rsidRPr="000D6548" w14:paraId="0D664B03" w14:textId="77777777">
        <w:tc>
          <w:tcPr>
            <w:tcW w:w="1008" w:type="dxa"/>
          </w:tcPr>
          <w:p w14:paraId="33B9FD87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4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42" w:author="Iijima, Akira/飯島 玲" w:date="2022-06-30T20:57:00Z">
                  <w:rPr>
                    <w:color w:val="000000"/>
                  </w:rPr>
                </w:rPrChange>
              </w:rPr>
              <w:t>03</w:t>
            </w:r>
          </w:p>
        </w:tc>
        <w:tc>
          <w:tcPr>
            <w:tcW w:w="4059" w:type="dxa"/>
          </w:tcPr>
          <w:p w14:paraId="013FF352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4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44" w:author="Iijima, Akira/飯島 玲" w:date="2022-06-30T20:57:00Z">
                  <w:rPr>
                    <w:color w:val="000000"/>
                  </w:rPr>
                </w:rPrChange>
              </w:rPr>
              <w:t>Europe</w:t>
            </w:r>
          </w:p>
        </w:tc>
      </w:tr>
      <w:tr w:rsidR="000D6548" w:rsidRPr="000D6548" w14:paraId="1D1B1F54" w14:textId="77777777">
        <w:tc>
          <w:tcPr>
            <w:tcW w:w="1008" w:type="dxa"/>
          </w:tcPr>
          <w:p w14:paraId="28586AB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4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46" w:author="Iijima, Akira/飯島 玲" w:date="2022-06-30T20:57:00Z">
                  <w:rPr>
                    <w:color w:val="000000"/>
                  </w:rPr>
                </w:rPrChange>
              </w:rPr>
              <w:t>04</w:t>
            </w:r>
          </w:p>
        </w:tc>
        <w:tc>
          <w:tcPr>
            <w:tcW w:w="4059" w:type="dxa"/>
          </w:tcPr>
          <w:p w14:paraId="63039FEC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4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48" w:author="Iijima, Akira/飯島 玲" w:date="2022-06-30T20:57:00Z">
                  <w:rPr>
                    <w:color w:val="000000"/>
                  </w:rPr>
                </w:rPrChange>
              </w:rPr>
              <w:t>China</w:t>
            </w:r>
          </w:p>
        </w:tc>
      </w:tr>
      <w:tr w:rsidR="000D6548" w:rsidRPr="000D6548" w14:paraId="41346EFC" w14:textId="77777777">
        <w:tc>
          <w:tcPr>
            <w:tcW w:w="1008" w:type="dxa"/>
          </w:tcPr>
          <w:p w14:paraId="348D9B9A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4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50" w:author="Iijima, Akira/飯島 玲" w:date="2022-06-30T20:57:00Z">
                  <w:rPr>
                    <w:color w:val="000000"/>
                  </w:rPr>
                </w:rPrChange>
              </w:rPr>
              <w:t>05</w:t>
            </w:r>
          </w:p>
        </w:tc>
        <w:tc>
          <w:tcPr>
            <w:tcW w:w="4059" w:type="dxa"/>
          </w:tcPr>
          <w:p w14:paraId="379744BA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5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52" w:author="Iijima, Akira/飯島 玲" w:date="2022-06-30T20:57:00Z">
                  <w:rPr>
                    <w:color w:val="000000"/>
                  </w:rPr>
                </w:rPrChange>
              </w:rPr>
              <w:t>Middle East</w:t>
            </w:r>
          </w:p>
        </w:tc>
      </w:tr>
      <w:tr w:rsidR="000D6548" w:rsidRPr="000D6548" w14:paraId="707AFAE8" w14:textId="77777777">
        <w:tc>
          <w:tcPr>
            <w:tcW w:w="1008" w:type="dxa"/>
          </w:tcPr>
          <w:p w14:paraId="1392841B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5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54" w:author="Iijima, Akira/飯島 玲" w:date="2022-06-30T20:57:00Z">
                  <w:rPr>
                    <w:color w:val="000000"/>
                  </w:rPr>
                </w:rPrChange>
              </w:rPr>
              <w:t>06</w:t>
            </w:r>
          </w:p>
        </w:tc>
        <w:tc>
          <w:tcPr>
            <w:tcW w:w="4059" w:type="dxa"/>
          </w:tcPr>
          <w:p w14:paraId="76E2A904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5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56" w:author="Iijima, Akira/飯島 玲" w:date="2022-06-30T20:57:00Z">
                  <w:rPr>
                    <w:color w:val="000000"/>
                  </w:rPr>
                </w:rPrChange>
              </w:rPr>
              <w:t>South Africa</w:t>
            </w:r>
          </w:p>
        </w:tc>
      </w:tr>
      <w:tr w:rsidR="000D6548" w:rsidRPr="000D6548" w14:paraId="2D611482" w14:textId="77777777">
        <w:tc>
          <w:tcPr>
            <w:tcW w:w="1008" w:type="dxa"/>
            <w:tcBorders>
              <w:bottom w:val="single" w:sz="4" w:space="0" w:color="auto"/>
            </w:tcBorders>
          </w:tcPr>
          <w:p w14:paraId="38F88B3F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5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58" w:author="Iijima, Akira/飯島 玲" w:date="2022-06-30T20:57:00Z">
                  <w:rPr>
                    <w:color w:val="000000"/>
                  </w:rPr>
                </w:rPrChange>
              </w:rPr>
              <w:t>07</w:t>
            </w:r>
          </w:p>
        </w:tc>
        <w:tc>
          <w:tcPr>
            <w:tcW w:w="4059" w:type="dxa"/>
            <w:tcBorders>
              <w:bottom w:val="single" w:sz="4" w:space="0" w:color="auto"/>
            </w:tcBorders>
          </w:tcPr>
          <w:p w14:paraId="3202B832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5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60" w:author="Iijima, Akira/飯島 玲" w:date="2022-06-30T20:57:00Z">
                  <w:rPr>
                    <w:color w:val="000000"/>
                  </w:rPr>
                </w:rPrChange>
              </w:rPr>
              <w:t>Australia and New Zealand</w:t>
            </w:r>
          </w:p>
        </w:tc>
      </w:tr>
      <w:tr w:rsidR="000D6548" w:rsidRPr="000D6548" w14:paraId="08FFF936" w14:textId="77777777">
        <w:tc>
          <w:tcPr>
            <w:tcW w:w="1008" w:type="dxa"/>
          </w:tcPr>
          <w:p w14:paraId="005C778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6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62" w:author="Iijima, Akira/飯島 玲" w:date="2022-06-30T20:57:00Z">
                  <w:rPr>
                    <w:color w:val="000000"/>
                  </w:rPr>
                </w:rPrChange>
              </w:rPr>
              <w:t>08</w:t>
            </w:r>
          </w:p>
        </w:tc>
        <w:tc>
          <w:tcPr>
            <w:tcW w:w="4059" w:type="dxa"/>
          </w:tcPr>
          <w:p w14:paraId="76612CC8" w14:textId="77777777" w:rsidR="008942C8" w:rsidRPr="000D6548" w:rsidRDefault="007D34A6">
            <w:pPr>
              <w:spacing w:line="240" w:lineRule="exact"/>
              <w:ind w:left="0"/>
              <w:rPr>
                <w:rFonts w:ascii="Meiryo UI" w:eastAsia="Meiryo UI" w:hAnsi="Meiryo UI"/>
                <w:rPrChange w:id="106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64" w:author="Iijima, Akira/飯島 玲" w:date="2022-06-30T20:57:00Z">
                  <w:rPr>
                    <w:color w:val="000000"/>
                  </w:rPr>
                </w:rPrChange>
              </w:rPr>
              <w:t>India</w:t>
            </w:r>
          </w:p>
        </w:tc>
      </w:tr>
      <w:tr w:rsidR="000D6548" w:rsidRPr="000D6548" w14:paraId="7E2CE48D" w14:textId="77777777">
        <w:tc>
          <w:tcPr>
            <w:tcW w:w="1008" w:type="dxa"/>
          </w:tcPr>
          <w:p w14:paraId="5F08348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6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66" w:author="Iijima, Akira/飯島 玲" w:date="2022-06-30T20:57:00Z">
                  <w:rPr>
                    <w:color w:val="000000"/>
                  </w:rPr>
                </w:rPrChange>
              </w:rPr>
              <w:t>09</w:t>
            </w:r>
          </w:p>
        </w:tc>
        <w:tc>
          <w:tcPr>
            <w:tcW w:w="4059" w:type="dxa"/>
          </w:tcPr>
          <w:p w14:paraId="58D4FE4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6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68" w:author="Iijima, Akira/飯島 玲" w:date="2022-06-30T20:57:00Z">
                  <w:rPr>
                    <w:color w:val="000000"/>
                  </w:rPr>
                </w:rPrChange>
              </w:rPr>
              <w:t>Southeast Asia</w:t>
            </w:r>
          </w:p>
        </w:tc>
      </w:tr>
      <w:tr w:rsidR="000D6548" w:rsidRPr="000D6548" w14:paraId="01E26B61" w14:textId="77777777">
        <w:tc>
          <w:tcPr>
            <w:tcW w:w="1008" w:type="dxa"/>
          </w:tcPr>
          <w:p w14:paraId="1B48FCD8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6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70" w:author="Iijima, Akira/飯島 玲" w:date="2022-06-30T20:57:00Z">
                  <w:rPr>
                    <w:color w:val="000000"/>
                  </w:rPr>
                </w:rPrChange>
              </w:rPr>
              <w:t>10</w:t>
            </w:r>
          </w:p>
        </w:tc>
        <w:tc>
          <w:tcPr>
            <w:tcW w:w="4059" w:type="dxa"/>
          </w:tcPr>
          <w:p w14:paraId="5A18BB9D" w14:textId="77777777" w:rsidR="008942C8" w:rsidRPr="000D6548" w:rsidRDefault="007D34A6">
            <w:pPr>
              <w:spacing w:line="240" w:lineRule="exact"/>
              <w:ind w:left="0"/>
              <w:rPr>
                <w:rFonts w:ascii="Meiryo UI" w:eastAsia="Meiryo UI" w:hAnsi="Meiryo UI"/>
                <w:rPrChange w:id="107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72" w:author="Iijima, Akira/飯島 玲" w:date="2022-06-30T20:57:00Z">
                  <w:rPr>
                    <w:color w:val="000000"/>
                  </w:rPr>
                </w:rPrChange>
              </w:rPr>
              <w:t xml:space="preserve">South America (including </w:t>
            </w:r>
            <w:r w:rsidR="008942C8" w:rsidRPr="000D6548">
              <w:rPr>
                <w:lang w:val="en"/>
                <w:rPrChange w:id="1073" w:author="Iijima, Akira/飯島 玲" w:date="2022-06-30T20:57:00Z">
                  <w:rPr>
                    <w:color w:val="000000"/>
                  </w:rPr>
                </w:rPrChange>
              </w:rPr>
              <w:t>Brazil</w:t>
            </w:r>
            <w:r w:rsidRPr="000D6548">
              <w:rPr>
                <w:lang w:val="en"/>
                <w:rPrChange w:id="1074" w:author="Iijima, Akira/飯島 玲" w:date="2022-06-30T20:57:00Z">
                  <w:rPr>
                    <w:color w:val="000000"/>
                  </w:rPr>
                </w:rPrChange>
              </w:rPr>
              <w:t>)</w:t>
            </w:r>
          </w:p>
        </w:tc>
      </w:tr>
      <w:tr w:rsidR="000D6548" w:rsidRPr="000D6548" w14:paraId="3E06DC65" w14:textId="77777777">
        <w:tc>
          <w:tcPr>
            <w:tcW w:w="1008" w:type="dxa"/>
          </w:tcPr>
          <w:p w14:paraId="663E0695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7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76" w:author="Iijima, Akira/飯島 玲" w:date="2022-06-30T20:57:00Z">
                  <w:rPr>
                    <w:color w:val="000000"/>
                  </w:rPr>
                </w:rPrChange>
              </w:rPr>
              <w:t>11</w:t>
            </w:r>
          </w:p>
        </w:tc>
        <w:tc>
          <w:tcPr>
            <w:tcW w:w="4059" w:type="dxa"/>
          </w:tcPr>
          <w:p w14:paraId="748F719F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77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78" w:author="Iijima, Akira/飯島 玲" w:date="2022-06-30T20:57:00Z">
                  <w:rPr>
                    <w:color w:val="000000"/>
                  </w:rPr>
                </w:rPrChange>
              </w:rPr>
              <w:t>Korea</w:t>
            </w:r>
          </w:p>
        </w:tc>
      </w:tr>
      <w:tr w:rsidR="000D6548" w:rsidRPr="000D6548" w14:paraId="7F034FD5" w14:textId="77777777">
        <w:tc>
          <w:tcPr>
            <w:tcW w:w="1008" w:type="dxa"/>
          </w:tcPr>
          <w:p w14:paraId="2841DD71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7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80" w:author="Iijima, Akira/飯島 玲" w:date="2022-06-30T20:57:00Z">
                  <w:rPr>
                    <w:color w:val="000000"/>
                  </w:rPr>
                </w:rPrChange>
              </w:rPr>
              <w:t>12</w:t>
            </w:r>
          </w:p>
        </w:tc>
        <w:tc>
          <w:tcPr>
            <w:tcW w:w="4059" w:type="dxa"/>
          </w:tcPr>
          <w:p w14:paraId="01D90E39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81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82" w:author="Iijima, Akira/飯島 玲" w:date="2022-06-30T20:57:00Z">
                  <w:rPr>
                    <w:color w:val="000000"/>
                  </w:rPr>
                </w:rPrChange>
              </w:rPr>
              <w:t>Taiwan</w:t>
            </w:r>
          </w:p>
        </w:tc>
      </w:tr>
      <w:tr w:rsidR="000D6548" w:rsidRPr="000D6548" w14:paraId="45EAC4ED" w14:textId="77777777">
        <w:tc>
          <w:tcPr>
            <w:tcW w:w="1008" w:type="dxa"/>
          </w:tcPr>
          <w:p w14:paraId="3D1AA84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8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84" w:author="Iijima, Akira/飯島 玲" w:date="2022-06-30T20:57:00Z">
                  <w:rPr>
                    <w:color w:val="000000"/>
                  </w:rPr>
                </w:rPrChange>
              </w:rPr>
              <w:t>13</w:t>
            </w:r>
          </w:p>
        </w:tc>
        <w:tc>
          <w:tcPr>
            <w:tcW w:w="4059" w:type="dxa"/>
          </w:tcPr>
          <w:p w14:paraId="42B57232" w14:textId="370EF251" w:rsidR="008942C8" w:rsidRPr="000D6548" w:rsidRDefault="00B320A5">
            <w:pPr>
              <w:spacing w:line="240" w:lineRule="exact"/>
              <w:ind w:left="0"/>
              <w:rPr>
                <w:rFonts w:ascii="Meiryo UI" w:eastAsia="Meiryo UI" w:hAnsi="Meiryo UI"/>
                <w:rPrChange w:id="1085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noProof/>
                <w:rPrChange w:id="1086" w:author="Iijima, Akira/飯島 玲" w:date="2022-06-30T20:57:00Z">
                  <w:rPr>
                    <w:noProof/>
                    <w:color w:val="00000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B28D477" wp14:editId="467FFCB8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-2540</wp:posOffset>
                      </wp:positionV>
                      <wp:extent cx="0" cy="304800"/>
                      <wp:effectExtent l="0" t="0" r="4445" b="4445"/>
                      <wp:wrapNone/>
                      <wp:docPr id="3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Line 43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d="f" strokeweight="1.5pt" from="384.6pt,-.2pt" to="384.6pt,23.8pt" w14:anchorId="6F5D6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"/>
                  </w:pict>
                </mc:Fallback>
              </mc:AlternateContent>
            </w:r>
            <w:r w:rsidR="008942C8" w:rsidRPr="000D6548">
              <w:rPr>
                <w:lang w:val="en"/>
                <w:rPrChange w:id="1087" w:author="Iijima, Akira/飯島 玲" w:date="2022-06-30T20:57:00Z">
                  <w:rPr>
                    <w:color w:val="000000"/>
                  </w:rPr>
                </w:rPrChange>
              </w:rPr>
              <w:t>Hong Kong</w:t>
            </w:r>
          </w:p>
        </w:tc>
      </w:tr>
      <w:tr w:rsidR="000D6548" w:rsidRPr="000D6548" w14:paraId="0EC70588" w14:textId="77777777">
        <w:tc>
          <w:tcPr>
            <w:tcW w:w="1008" w:type="dxa"/>
          </w:tcPr>
          <w:p w14:paraId="5A918CF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8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89" w:author="Iijima, Akira/飯島 玲" w:date="2022-06-30T20:57:00Z">
                  <w:rPr>
                    <w:color w:val="000000"/>
                  </w:rPr>
                </w:rPrChange>
              </w:rPr>
              <w:t>14</w:t>
            </w:r>
          </w:p>
        </w:tc>
        <w:tc>
          <w:tcPr>
            <w:tcW w:w="4059" w:type="dxa"/>
          </w:tcPr>
          <w:p w14:paraId="1CDABE66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9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91" w:author="Iijima, Akira/飯島 玲" w:date="2022-06-30T20:57:00Z">
                  <w:rPr>
                    <w:color w:val="000000"/>
                  </w:rPr>
                </w:rPrChange>
              </w:rPr>
              <w:t>Mexico</w:t>
            </w:r>
          </w:p>
        </w:tc>
      </w:tr>
      <w:tr w:rsidR="000D6548" w:rsidRPr="000D6548" w14:paraId="140F105F" w14:textId="77777777">
        <w:tc>
          <w:tcPr>
            <w:tcW w:w="1008" w:type="dxa"/>
          </w:tcPr>
          <w:p w14:paraId="042BE7E9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9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93" w:author="Iijima, Akira/飯島 玲" w:date="2022-06-30T20:57:00Z">
                  <w:rPr>
                    <w:color w:val="000000"/>
                  </w:rPr>
                </w:rPrChange>
              </w:rPr>
              <w:t>15</w:t>
            </w:r>
          </w:p>
        </w:tc>
        <w:tc>
          <w:tcPr>
            <w:tcW w:w="4059" w:type="dxa"/>
          </w:tcPr>
          <w:p w14:paraId="236C7D49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9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95" w:author="Iijima, Akira/飯島 玲" w:date="2022-06-30T20:57:00Z">
                  <w:rPr>
                    <w:color w:val="000000"/>
                  </w:rPr>
                </w:rPrChange>
              </w:rPr>
              <w:t>Turkey</w:t>
            </w:r>
          </w:p>
        </w:tc>
      </w:tr>
      <w:tr w:rsidR="000D6548" w:rsidRPr="000D6548" w14:paraId="3B36CDB5" w14:textId="77777777">
        <w:tc>
          <w:tcPr>
            <w:tcW w:w="1008" w:type="dxa"/>
          </w:tcPr>
          <w:p w14:paraId="20F3BE7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9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97" w:author="Iijima, Akira/飯島 玲" w:date="2022-06-30T20:57:00Z">
                  <w:rPr>
                    <w:color w:val="000000"/>
                  </w:rPr>
                </w:rPrChange>
              </w:rPr>
              <w:t>16</w:t>
            </w:r>
          </w:p>
        </w:tc>
        <w:tc>
          <w:tcPr>
            <w:tcW w:w="4059" w:type="dxa"/>
          </w:tcPr>
          <w:p w14:paraId="41DFA12B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09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099" w:author="Iijima, Akira/飯島 玲" w:date="2022-06-30T20:57:00Z">
                  <w:rPr>
                    <w:color w:val="000000"/>
                  </w:rPr>
                </w:rPrChange>
              </w:rPr>
              <w:t>Jordan</w:t>
            </w:r>
          </w:p>
        </w:tc>
      </w:tr>
      <w:tr w:rsidR="000D6548" w:rsidRPr="000D6548" w14:paraId="72FB4418" w14:textId="77777777">
        <w:tc>
          <w:tcPr>
            <w:tcW w:w="1008" w:type="dxa"/>
          </w:tcPr>
          <w:p w14:paraId="407E5F7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10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101" w:author="Iijima, Akira/飯島 玲" w:date="2022-06-30T20:57:00Z">
                  <w:rPr>
                    <w:color w:val="000000"/>
                  </w:rPr>
                </w:rPrChange>
              </w:rPr>
              <w:t>17</w:t>
            </w:r>
          </w:p>
        </w:tc>
        <w:tc>
          <w:tcPr>
            <w:tcW w:w="4059" w:type="dxa"/>
          </w:tcPr>
          <w:p w14:paraId="4B2203D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10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103" w:author="Iijima, Akira/飯島 玲" w:date="2022-06-30T20:57:00Z">
                  <w:rPr>
                    <w:color w:val="000000"/>
                  </w:rPr>
                </w:rPrChange>
              </w:rPr>
              <w:t>Lebanon</w:t>
            </w:r>
          </w:p>
        </w:tc>
      </w:tr>
      <w:tr w:rsidR="000D6548" w:rsidRPr="000D6548" w14:paraId="4C09E674" w14:textId="77777777">
        <w:tc>
          <w:tcPr>
            <w:tcW w:w="1008" w:type="dxa"/>
          </w:tcPr>
          <w:p w14:paraId="2C7054D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104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105" w:author="Iijima, Akira/飯島 玲" w:date="2022-06-30T20:57:00Z">
                  <w:rPr/>
                </w:rPrChange>
              </w:rPr>
              <w:t>18</w:t>
            </w:r>
          </w:p>
        </w:tc>
        <w:tc>
          <w:tcPr>
            <w:tcW w:w="4059" w:type="dxa"/>
          </w:tcPr>
          <w:p w14:paraId="6C747DC5" w14:textId="77777777" w:rsidR="008942C8" w:rsidRPr="000D6548" w:rsidRDefault="007D34A6">
            <w:pPr>
              <w:spacing w:line="240" w:lineRule="exact"/>
              <w:ind w:left="0"/>
              <w:rPr>
                <w:rFonts w:ascii="Meiryo UI" w:eastAsia="Meiryo UI" w:hAnsi="Meiryo UI"/>
                <w:rPrChange w:id="1106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107" w:author="Iijima, Akira/飯島 玲" w:date="2022-06-30T20:57:00Z">
                  <w:rPr/>
                </w:rPrChange>
              </w:rPr>
              <w:t>Argentina</w:t>
            </w:r>
          </w:p>
        </w:tc>
      </w:tr>
      <w:tr w:rsidR="000D6548" w:rsidRPr="000D6548" w14:paraId="2F3106F1" w14:textId="77777777">
        <w:tc>
          <w:tcPr>
            <w:tcW w:w="1008" w:type="dxa"/>
          </w:tcPr>
          <w:p w14:paraId="32DABB98" w14:textId="1A1300A0" w:rsidR="00AC6FFA" w:rsidRPr="000D6548" w:rsidRDefault="00040B2E">
            <w:pPr>
              <w:spacing w:line="240" w:lineRule="exact"/>
              <w:ind w:left="0"/>
              <w:rPr>
                <w:lang w:val="en"/>
                <w:rPrChange w:id="110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109" w:author="Iijima, Akira/飯島 玲" w:date="2022-06-30T20:57:00Z">
                  <w:rPr/>
                </w:rPrChange>
              </w:rPr>
              <w:lastRenderedPageBreak/>
              <w:t>19</w:t>
            </w:r>
            <w:del w:id="1110" w:author="Iijima, Akira/飯島 玲" w:date="2022-03-24T15:47:00Z">
              <w:r w:rsidR="0015211B" w:rsidRPr="000D6548" w:rsidDel="00AC6FFA">
                <w:rPr>
                  <w:lang w:val="en"/>
                  <w:rPrChange w:id="1111" w:author="Iijima, Akira/飯島 玲" w:date="2022-06-30T20:57:00Z">
                    <w:rPr>
                      <w:color w:val="000000"/>
                    </w:rPr>
                  </w:rPrChange>
                </w:rPr>
                <w:delText>-99</w:delText>
              </w:r>
            </w:del>
          </w:p>
        </w:tc>
        <w:tc>
          <w:tcPr>
            <w:tcW w:w="4059" w:type="dxa"/>
          </w:tcPr>
          <w:p w14:paraId="0C5B8CB1" w14:textId="2A4C161E" w:rsidR="0015211B" w:rsidRPr="000D6548" w:rsidRDefault="00AC6FFA">
            <w:pPr>
              <w:spacing w:line="240" w:lineRule="exact"/>
              <w:ind w:left="0"/>
              <w:rPr>
                <w:rFonts w:ascii="Meiryo UI" w:eastAsia="Meiryo UI" w:hAnsi="Meiryo UI"/>
                <w:rPrChange w:id="1112" w:author="Iijima, Akira/飯島 玲" w:date="2022-06-30T20:57:00Z">
                  <w:rPr>
                    <w:color w:val="000000"/>
                  </w:rPr>
                </w:rPrChange>
              </w:rPr>
            </w:pPr>
            <w:ins w:id="1113" w:author="Iijima, Akira/飯島 玲" w:date="2022-03-24T15:47:00Z">
              <w:r w:rsidRPr="000D6548">
                <w:rPr>
                  <w:lang w:val="en"/>
                  <w:rPrChange w:id="1114" w:author="Iijima, Akira/飯島 玲" w:date="2022-06-30T20:57:00Z">
                    <w:rPr>
                      <w:color w:val="000000" w:themeColor="text1"/>
                      <w:lang w:val="en"/>
                    </w:rPr>
                  </w:rPrChange>
                </w:rPr>
                <w:t>Ukraine</w:t>
              </w:r>
            </w:ins>
            <w:ins w:id="1115" w:author="Iijima, Akira/飯島 玲" w:date="2022-03-25T12:56:00Z">
              <w:r w:rsidR="00A07DC2" w:rsidRPr="000D6548">
                <w:rPr>
                  <w:lang w:val="en"/>
                  <w:rPrChange w:id="1116" w:author="Iijima, Akira/飯島 玲" w:date="2022-06-30T20:57:00Z">
                    <w:rPr>
                      <w:color w:val="FF0000"/>
                      <w:lang w:val="en"/>
                    </w:rPr>
                  </w:rPrChange>
                </w:rPr>
                <w:t xml:space="preserve"> </w:t>
              </w:r>
              <w:r w:rsidR="00A07DC2" w:rsidRPr="000D6548">
                <w:rPr>
                  <w:rFonts w:hint="eastAsia"/>
                  <w:lang w:val="en"/>
                  <w:rPrChange w:id="1117" w:author="Iijima, Akira/飯島 玲" w:date="2022-06-30T20:57:00Z">
                    <w:rPr>
                      <w:rFonts w:hint="eastAsia"/>
                      <w:color w:val="FF0000"/>
                      <w:lang w:val="en"/>
                    </w:rPr>
                  </w:rPrChange>
                </w:rPr>
                <w:t xml:space="preserve"> ▲V</w:t>
              </w:r>
              <w:r w:rsidR="00A07DC2" w:rsidRPr="000D6548">
                <w:rPr>
                  <w:lang w:val="en"/>
                  <w:rPrChange w:id="1118" w:author="Iijima, Akira/飯島 玲" w:date="2022-06-30T20:57:00Z">
                    <w:rPr>
                      <w:color w:val="FF0000"/>
                      <w:lang w:val="en"/>
                    </w:rPr>
                  </w:rPrChange>
                </w:rPr>
                <w:t>er.1.00</w:t>
              </w:r>
            </w:ins>
            <w:del w:id="1119" w:author="Iijima, Akira/飯島 玲" w:date="2022-03-24T15:47:00Z">
              <w:r w:rsidR="0015211B" w:rsidRPr="000D6548" w:rsidDel="00AC6FFA">
                <w:rPr>
                  <w:lang w:val="en"/>
                  <w:rPrChange w:id="1120" w:author="Iijima, Akira/飯島 玲" w:date="2022-06-30T20:57:00Z">
                    <w:rPr>
                      <w:color w:val="000000"/>
                    </w:rPr>
                  </w:rPrChange>
                </w:rPr>
                <w:delText>RESERVED</w:delText>
              </w:r>
            </w:del>
          </w:p>
        </w:tc>
      </w:tr>
      <w:tr w:rsidR="000D6548" w:rsidRPr="000D6548" w14:paraId="0B5095C0" w14:textId="77777777">
        <w:trPr>
          <w:ins w:id="1121" w:author="Iijima, Akira/飯島 玲" w:date="2022-03-24T15:47:00Z"/>
        </w:trPr>
        <w:tc>
          <w:tcPr>
            <w:tcW w:w="1008" w:type="dxa"/>
          </w:tcPr>
          <w:p w14:paraId="1EABCF7F" w14:textId="0FE7E932" w:rsidR="00AC6FFA" w:rsidRPr="000D6548" w:rsidRDefault="00AC6FFA">
            <w:pPr>
              <w:spacing w:line="240" w:lineRule="exact"/>
              <w:ind w:left="0"/>
              <w:rPr>
                <w:ins w:id="1122" w:author="Iijima, Akira/飯島 玲" w:date="2022-03-24T15:47:00Z"/>
                <w:lang w:val="en"/>
                <w:rPrChange w:id="1123" w:author="Iijima, Akira/飯島 玲" w:date="2022-06-30T20:57:00Z">
                  <w:rPr>
                    <w:ins w:id="1124" w:author="Iijima, Akira/飯島 玲" w:date="2022-03-24T15:47:00Z"/>
                    <w:color w:val="000000" w:themeColor="text1"/>
                    <w:lang w:val="en"/>
                  </w:rPr>
                </w:rPrChange>
              </w:rPr>
            </w:pPr>
            <w:ins w:id="1125" w:author="Iijima, Akira/飯島 玲" w:date="2022-03-24T15:47:00Z">
              <w:r w:rsidRPr="000D6548">
                <w:rPr>
                  <w:lang w:val="en"/>
                  <w:rPrChange w:id="1126" w:author="Iijima, Akira/飯島 玲" w:date="2022-06-30T20:57:00Z">
                    <w:rPr>
                      <w:color w:val="000000" w:themeColor="text1"/>
                      <w:lang w:val="en"/>
                    </w:rPr>
                  </w:rPrChange>
                </w:rPr>
                <w:t>20-99</w:t>
              </w:r>
            </w:ins>
          </w:p>
        </w:tc>
        <w:tc>
          <w:tcPr>
            <w:tcW w:w="4059" w:type="dxa"/>
          </w:tcPr>
          <w:p w14:paraId="4043FD13" w14:textId="766EC437" w:rsidR="00AC6FFA" w:rsidRPr="000D6548" w:rsidRDefault="00AC6FFA">
            <w:pPr>
              <w:spacing w:line="240" w:lineRule="exact"/>
              <w:ind w:left="0"/>
              <w:rPr>
                <w:ins w:id="1127" w:author="Iijima, Akira/飯島 玲" w:date="2022-03-24T15:47:00Z"/>
                <w:lang w:val="en"/>
                <w:rPrChange w:id="1128" w:author="Iijima, Akira/飯島 玲" w:date="2022-06-30T20:57:00Z">
                  <w:rPr>
                    <w:ins w:id="1129" w:author="Iijima, Akira/飯島 玲" w:date="2022-03-24T15:47:00Z"/>
                    <w:color w:val="000000" w:themeColor="text1"/>
                    <w:lang w:val="en"/>
                  </w:rPr>
                </w:rPrChange>
              </w:rPr>
            </w:pPr>
            <w:ins w:id="1130" w:author="Iijima, Akira/飯島 玲" w:date="2022-03-24T15:47:00Z">
              <w:r w:rsidRPr="000D6548">
                <w:rPr>
                  <w:lang w:val="en"/>
                  <w:rPrChange w:id="1131" w:author="Iijima, Akira/飯島 玲" w:date="2022-06-30T20:57:00Z">
                    <w:rPr>
                      <w:color w:val="000000" w:themeColor="text1"/>
                      <w:lang w:val="en"/>
                    </w:rPr>
                  </w:rPrChange>
                </w:rPr>
                <w:t>RESERVED</w:t>
              </w:r>
            </w:ins>
          </w:p>
        </w:tc>
      </w:tr>
    </w:tbl>
    <w:p w14:paraId="55E2D4E3" w14:textId="77777777" w:rsidR="000D6548" w:rsidRDefault="000D6548">
      <w:pPr>
        <w:rPr>
          <w:ins w:id="1132" w:author="Iijima, Akira/飯島 玲" w:date="2022-06-30T21:03:00Z"/>
          <w:lang w:val="en"/>
        </w:rPr>
      </w:pPr>
    </w:p>
    <w:p w14:paraId="2F2EC453" w14:textId="0113FF36" w:rsidR="000D6548" w:rsidRPr="00D952CE" w:rsidRDefault="009C5171">
      <w:pPr>
        <w:rPr>
          <w:ins w:id="1133" w:author="Iijima, Akira/飯島 玲" w:date="2022-06-30T21:02:00Z"/>
          <w:rFonts w:ascii="Meiryo UI" w:eastAsia="Meiryo UI" w:hAnsi="Meiryo UI"/>
          <w:rPrChange w:id="1134" w:author="Kashima, Takuya/鹿島 卓也" w:date="2022-12-12T18:55:00Z">
            <w:rPr>
              <w:ins w:id="1135" w:author="Iijima, Akira/飯島 玲" w:date="2022-06-30T21:02:00Z"/>
              <w:rFonts w:ascii="Meiryo UI" w:eastAsia="Meiryo UI" w:hAnsi="Meiryo UI"/>
              <w:color w:val="000000"/>
            </w:rPr>
          </w:rPrChange>
        </w:rPr>
      </w:pPr>
      <w:r w:rsidRPr="000D6548">
        <w:rPr>
          <w:lang w:val="en"/>
          <w:rPrChange w:id="1136" w:author="Iijima, Akira/飯島 玲" w:date="2022-06-30T20:57:00Z">
            <w:rPr>
              <w:color w:val="000000"/>
            </w:rPr>
          </w:rPrChange>
        </w:rPr>
        <w:t>3-3.</w:t>
      </w:r>
      <w:ins w:id="1137" w:author="Iijima, Akira/飯島 玲" w:date="2022-06-30T21:02:00Z">
        <w:r w:rsidR="000D6548" w:rsidRPr="00D952CE">
          <w:rPr>
            <w:rFonts w:ascii="Meiryo UI" w:eastAsia="Meiryo UI" w:hAnsi="Meiryo UI"/>
            <w:rPrChange w:id="1138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③モデル</w:t>
        </w:r>
      </w:ins>
      <w:ins w:id="1139" w:author="Iijima, Akira/飯島 玲" w:date="2022-06-30T21:03:00Z">
        <w:r w:rsidR="000D6548" w:rsidRPr="00D952CE">
          <w:rPr>
            <w:rFonts w:ascii="Meiryo UI" w:eastAsia="Meiryo UI" w:hAnsi="Meiryo UI"/>
            <w:rPrChange w:id="1140" w:author="Kashima, Takuya/鹿島 卓也" w:date="2022-12-12T18:55:00Z">
              <w:rPr>
                <w:rFonts w:ascii="Meiryo UI" w:eastAsia="Meiryo UI" w:hAnsi="Meiryo UI"/>
                <w:color w:val="FF0000"/>
              </w:rPr>
            </w:rPrChange>
          </w:rPr>
          <w:t xml:space="preserve"> Model</w:t>
        </w:r>
      </w:ins>
    </w:p>
    <w:p w14:paraId="2C9C5752" w14:textId="77777777" w:rsidR="000D6548" w:rsidRPr="00D952CE" w:rsidRDefault="000D6548" w:rsidP="000D6548">
      <w:pPr>
        <w:rPr>
          <w:ins w:id="1141" w:author="Iijima, Akira/飯島 玲" w:date="2022-06-30T21:02:00Z"/>
          <w:rFonts w:ascii="Meiryo UI" w:eastAsia="Meiryo UI" w:hAnsi="Meiryo UI"/>
          <w:rPrChange w:id="1142" w:author="Kashima, Takuya/鹿島 卓也" w:date="2022-12-12T18:55:00Z">
            <w:rPr>
              <w:ins w:id="1143" w:author="Iijima, Akira/飯島 玲" w:date="2022-06-30T21:02:00Z"/>
              <w:rFonts w:ascii="Meiryo UI" w:eastAsia="Meiryo UI" w:hAnsi="Meiryo UI"/>
              <w:color w:val="000000"/>
            </w:rPr>
          </w:rPrChange>
        </w:rPr>
      </w:pPr>
      <w:ins w:id="1144" w:author="Iijima, Akira/飯島 玲" w:date="2022-06-30T21:02:00Z">
        <w:r w:rsidRPr="00D952CE">
          <w:rPr>
            <w:rFonts w:ascii="Meiryo UI" w:eastAsia="Meiryo UI" w:hAnsi="Meiryo UI" w:hint="eastAsia"/>
            <w:rPrChange w:id="114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以下の表にしたがって付番すること。</w:t>
        </w:r>
      </w:ins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4059"/>
      </w:tblGrid>
      <w:tr w:rsidR="00D952CE" w:rsidRPr="00D952CE" w14:paraId="1C7A898B" w14:textId="77777777" w:rsidTr="00871DC1">
        <w:trPr>
          <w:ins w:id="1146" w:author="Iijima, Akira/飯島 玲" w:date="2022-06-30T21:02:00Z"/>
        </w:trPr>
        <w:tc>
          <w:tcPr>
            <w:tcW w:w="1008" w:type="dxa"/>
            <w:shd w:val="clear" w:color="auto" w:fill="FFCC99"/>
          </w:tcPr>
          <w:p w14:paraId="04CEAD53" w14:textId="77777777" w:rsidR="000D6548" w:rsidRPr="00D952CE" w:rsidRDefault="000D6548" w:rsidP="00871DC1">
            <w:pPr>
              <w:spacing w:line="240" w:lineRule="exact"/>
              <w:ind w:left="0"/>
              <w:rPr>
                <w:ins w:id="1147" w:author="Iijima, Akira/飯島 玲" w:date="2022-06-30T21:02:00Z"/>
                <w:rFonts w:ascii="Meiryo UI" w:eastAsia="Meiryo UI" w:hAnsi="Meiryo UI"/>
                <w:rPrChange w:id="1148" w:author="Kashima, Takuya/鹿島 卓也" w:date="2022-12-12T18:55:00Z">
                  <w:rPr>
                    <w:ins w:id="114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50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1151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番号</w:t>
              </w:r>
            </w:ins>
          </w:p>
        </w:tc>
        <w:tc>
          <w:tcPr>
            <w:tcW w:w="4059" w:type="dxa"/>
            <w:shd w:val="clear" w:color="auto" w:fill="FFCC99"/>
          </w:tcPr>
          <w:p w14:paraId="07DBF60A" w14:textId="77777777" w:rsidR="000D6548" w:rsidRPr="00D952CE" w:rsidRDefault="000D6548" w:rsidP="00871DC1">
            <w:pPr>
              <w:spacing w:line="240" w:lineRule="exact"/>
              <w:ind w:left="0"/>
              <w:rPr>
                <w:ins w:id="1152" w:author="Iijima, Akira/飯島 玲" w:date="2022-06-30T21:02:00Z"/>
                <w:rFonts w:ascii="Meiryo UI" w:eastAsia="Meiryo UI" w:hAnsi="Meiryo UI"/>
                <w:rPrChange w:id="1153" w:author="Kashima, Takuya/鹿島 卓也" w:date="2022-12-12T18:55:00Z">
                  <w:rPr>
                    <w:ins w:id="1154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55" w:author="Iijima, Akira/飯島 玲" w:date="2022-06-30T21:02:00Z">
              <w:r w:rsidRPr="00D952CE">
                <w:rPr>
                  <w:rFonts w:ascii="Meiryo UI" w:eastAsia="Meiryo UI" w:hAnsi="Meiryo UI" w:hint="eastAsia"/>
                  <w:rPrChange w:id="1156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内容</w:t>
              </w:r>
            </w:ins>
          </w:p>
        </w:tc>
      </w:tr>
      <w:tr w:rsidR="00D952CE" w:rsidRPr="00D952CE" w14:paraId="42E84CAB" w14:textId="77777777" w:rsidTr="00871DC1">
        <w:trPr>
          <w:ins w:id="1157" w:author="Iijima, Akira/飯島 玲" w:date="2022-06-30T21:02:00Z"/>
        </w:trPr>
        <w:tc>
          <w:tcPr>
            <w:tcW w:w="1008" w:type="dxa"/>
          </w:tcPr>
          <w:p w14:paraId="23FB5DE8" w14:textId="77777777" w:rsidR="000D6548" w:rsidRPr="00D952CE" w:rsidRDefault="000D6548" w:rsidP="00871DC1">
            <w:pPr>
              <w:spacing w:line="240" w:lineRule="exact"/>
              <w:ind w:left="0"/>
              <w:rPr>
                <w:ins w:id="1158" w:author="Iijima, Akira/飯島 玲" w:date="2022-06-30T21:02:00Z"/>
                <w:rFonts w:ascii="Meiryo UI" w:eastAsia="Meiryo UI" w:hAnsi="Meiryo UI"/>
                <w:rPrChange w:id="1159" w:author="Kashima, Takuya/鹿島 卓也" w:date="2022-12-12T18:55:00Z">
                  <w:rPr>
                    <w:ins w:id="1160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61" w:author="Iijima, Akira/飯島 玲" w:date="2022-06-30T21:02:00Z">
              <w:r w:rsidRPr="00D952CE">
                <w:rPr>
                  <w:rFonts w:ascii="Meiryo UI" w:eastAsia="Meiryo UI" w:hAnsi="Meiryo UI"/>
                  <w:rPrChange w:id="1162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4059" w:type="dxa"/>
          </w:tcPr>
          <w:p w14:paraId="7D4E60E6" w14:textId="77777777" w:rsidR="000D6548" w:rsidRPr="00D952CE" w:rsidRDefault="000D6548" w:rsidP="00871DC1">
            <w:pPr>
              <w:spacing w:line="240" w:lineRule="exact"/>
              <w:ind w:left="0"/>
              <w:rPr>
                <w:ins w:id="1163" w:author="Iijima, Akira/飯島 玲" w:date="2022-06-30T21:02:00Z"/>
                <w:rFonts w:ascii="Meiryo UI" w:eastAsia="Meiryo UI" w:hAnsi="Meiryo UI"/>
                <w:rPrChange w:id="1164" w:author="Kashima, Takuya/鹿島 卓也" w:date="2022-12-12T18:55:00Z">
                  <w:rPr>
                    <w:ins w:id="116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66" w:author="Iijima, Akira/飯島 玲" w:date="2022-06-30T21:02:00Z">
              <w:r w:rsidRPr="00D952CE">
                <w:rPr>
                  <w:rFonts w:ascii="Meiryo UI" w:eastAsia="Meiryo UI" w:hAnsi="Meiryo UI"/>
                  <w:rPrChange w:id="1167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RESERVED</w:t>
              </w:r>
            </w:ins>
          </w:p>
        </w:tc>
      </w:tr>
      <w:tr w:rsidR="00D952CE" w:rsidRPr="00D952CE" w14:paraId="1C548E46" w14:textId="77777777" w:rsidTr="00871DC1">
        <w:trPr>
          <w:ins w:id="1168" w:author="Iijima, Akira/飯島 玲" w:date="2022-06-30T21:02:00Z"/>
        </w:trPr>
        <w:tc>
          <w:tcPr>
            <w:tcW w:w="1008" w:type="dxa"/>
          </w:tcPr>
          <w:p w14:paraId="64D2125D" w14:textId="77777777" w:rsidR="000D6548" w:rsidRPr="00D952CE" w:rsidRDefault="000D6548" w:rsidP="00871DC1">
            <w:pPr>
              <w:spacing w:line="240" w:lineRule="exact"/>
              <w:ind w:left="0"/>
              <w:rPr>
                <w:ins w:id="1169" w:author="Iijima, Akira/飯島 玲" w:date="2022-06-30T21:02:00Z"/>
                <w:rFonts w:ascii="Meiryo UI" w:eastAsia="Meiryo UI" w:hAnsi="Meiryo UI"/>
                <w:rPrChange w:id="1170" w:author="Kashima, Takuya/鹿島 卓也" w:date="2022-12-12T18:55:00Z">
                  <w:rPr>
                    <w:ins w:id="117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72" w:author="Iijima, Akira/飯島 玲" w:date="2022-06-30T21:02:00Z">
              <w:r w:rsidRPr="00D952CE">
                <w:rPr>
                  <w:rFonts w:ascii="Meiryo UI" w:eastAsia="Meiryo UI" w:hAnsi="Meiryo UI"/>
                  <w:rPrChange w:id="1173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</w:t>
              </w:r>
            </w:ins>
          </w:p>
        </w:tc>
        <w:tc>
          <w:tcPr>
            <w:tcW w:w="4059" w:type="dxa"/>
          </w:tcPr>
          <w:p w14:paraId="6A17563F" w14:textId="77777777" w:rsidR="000D6548" w:rsidRPr="00D952CE" w:rsidRDefault="000D6548" w:rsidP="00871DC1">
            <w:pPr>
              <w:spacing w:line="240" w:lineRule="exact"/>
              <w:ind w:left="0"/>
              <w:rPr>
                <w:ins w:id="1174" w:author="Iijima, Akira/飯島 玲" w:date="2022-06-30T21:02:00Z"/>
                <w:rFonts w:ascii="Meiryo UI" w:eastAsia="Meiryo UI" w:hAnsi="Meiryo UI"/>
              </w:rPr>
            </w:pPr>
            <w:ins w:id="1175" w:author="Iijima, Akira/飯島 玲" w:date="2022-06-30T21:02:00Z">
              <w:r w:rsidRPr="00D952CE">
                <w:rPr>
                  <w:rFonts w:ascii="Meiryo UI" w:eastAsia="Meiryo UI" w:hAnsi="Meiryo UI"/>
                </w:rPr>
                <w:t>T2</w:t>
              </w:r>
            </w:ins>
          </w:p>
        </w:tc>
      </w:tr>
      <w:tr w:rsidR="00D952CE" w:rsidRPr="00D952CE" w14:paraId="4C026650" w14:textId="77777777" w:rsidTr="00871DC1">
        <w:trPr>
          <w:ins w:id="1176" w:author="Iijima, Akira/飯島 玲" w:date="2022-06-30T21:02:00Z"/>
        </w:trPr>
        <w:tc>
          <w:tcPr>
            <w:tcW w:w="1008" w:type="dxa"/>
          </w:tcPr>
          <w:p w14:paraId="72E2CFAB" w14:textId="77777777" w:rsidR="000D6548" w:rsidRPr="00D952CE" w:rsidRDefault="000D6548" w:rsidP="00871DC1">
            <w:pPr>
              <w:spacing w:line="240" w:lineRule="exact"/>
              <w:ind w:left="0"/>
              <w:rPr>
                <w:ins w:id="1177" w:author="Iijima, Akira/飯島 玲" w:date="2022-06-30T21:02:00Z"/>
                <w:rFonts w:ascii="Meiryo UI" w:eastAsia="Meiryo UI" w:hAnsi="Meiryo UI"/>
                <w:rPrChange w:id="1178" w:author="Kashima, Takuya/鹿島 卓也" w:date="2022-12-12T18:55:00Z">
                  <w:rPr>
                    <w:ins w:id="1179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80" w:author="Iijima, Akira/飯島 玲" w:date="2022-06-30T21:02:00Z">
              <w:r w:rsidRPr="00D952CE">
                <w:rPr>
                  <w:rFonts w:ascii="Meiryo UI" w:eastAsia="Meiryo UI" w:hAnsi="Meiryo UI"/>
                  <w:rPrChange w:id="118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2</w:t>
              </w:r>
            </w:ins>
          </w:p>
        </w:tc>
        <w:tc>
          <w:tcPr>
            <w:tcW w:w="4059" w:type="dxa"/>
          </w:tcPr>
          <w:p w14:paraId="0245D4D3" w14:textId="77777777" w:rsidR="000D6548" w:rsidRPr="00D952CE" w:rsidRDefault="000D6548" w:rsidP="00871DC1">
            <w:pPr>
              <w:spacing w:line="240" w:lineRule="exact"/>
              <w:ind w:left="0"/>
              <w:rPr>
                <w:ins w:id="1182" w:author="Iijima, Akira/飯島 玲" w:date="2022-06-30T21:02:00Z"/>
                <w:rFonts w:ascii="Meiryo UI" w:eastAsia="Meiryo UI" w:hAnsi="Meiryo UI"/>
                <w:lang w:val="pt-BR"/>
              </w:rPr>
            </w:pPr>
            <w:ins w:id="1183" w:author="Iijima, Akira/飯島 玲" w:date="2022-06-30T21:02:00Z">
              <w:r w:rsidRPr="00D952CE">
                <w:rPr>
                  <w:rFonts w:ascii="Meiryo UI" w:eastAsia="Meiryo UI" w:hAnsi="Meiryo UI"/>
                  <w:lang w:val="pt-BR"/>
                </w:rPr>
                <w:t>T1</w:t>
              </w:r>
            </w:ins>
          </w:p>
        </w:tc>
      </w:tr>
      <w:tr w:rsidR="00D952CE" w:rsidRPr="00D952CE" w14:paraId="7A8BD656" w14:textId="77777777" w:rsidTr="00871DC1">
        <w:trPr>
          <w:ins w:id="1184" w:author="Iijima, Akira/飯島 玲" w:date="2022-06-30T21:02:00Z"/>
        </w:trPr>
        <w:tc>
          <w:tcPr>
            <w:tcW w:w="1008" w:type="dxa"/>
          </w:tcPr>
          <w:p w14:paraId="131BE5BB" w14:textId="77777777" w:rsidR="000D6548" w:rsidRPr="00D952CE" w:rsidRDefault="000D6548" w:rsidP="00871DC1">
            <w:pPr>
              <w:spacing w:line="240" w:lineRule="exact"/>
              <w:ind w:left="0"/>
              <w:rPr>
                <w:ins w:id="1185" w:author="Iijima, Akira/飯島 玲" w:date="2022-06-30T21:02:00Z"/>
                <w:rFonts w:ascii="Meiryo UI" w:eastAsia="Meiryo UI" w:hAnsi="Meiryo UI"/>
                <w:rPrChange w:id="1186" w:author="Kashima, Takuya/鹿島 卓也" w:date="2022-12-12T18:55:00Z">
                  <w:rPr>
                    <w:ins w:id="1187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88" w:author="Iijima, Akira/飯島 玲" w:date="2022-06-30T21:02:00Z">
              <w:r w:rsidRPr="00D952CE">
                <w:rPr>
                  <w:rFonts w:ascii="Meiryo UI" w:eastAsia="Meiryo UI" w:hAnsi="Meiryo UI"/>
                  <w:rPrChange w:id="1189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3</w:t>
              </w:r>
            </w:ins>
          </w:p>
        </w:tc>
        <w:tc>
          <w:tcPr>
            <w:tcW w:w="4059" w:type="dxa"/>
          </w:tcPr>
          <w:p w14:paraId="3048F92C" w14:textId="77777777" w:rsidR="000D6548" w:rsidRPr="00D952CE" w:rsidRDefault="000D6548" w:rsidP="00871DC1">
            <w:pPr>
              <w:spacing w:line="240" w:lineRule="exact"/>
              <w:ind w:left="0"/>
              <w:rPr>
                <w:ins w:id="1190" w:author="Iijima, Akira/飯島 玲" w:date="2022-06-30T21:02:00Z"/>
                <w:rFonts w:ascii="Meiryo UI" w:eastAsia="Meiryo UI" w:hAnsi="Meiryo UI"/>
              </w:rPr>
            </w:pPr>
            <w:ins w:id="1191" w:author="Iijima, Akira/飯島 玲" w:date="2022-06-30T21:02:00Z">
              <w:r w:rsidRPr="00D952CE">
                <w:rPr>
                  <w:rFonts w:ascii="Meiryo UI" w:eastAsia="Meiryo UI" w:hAnsi="Meiryo UI"/>
                </w:rPr>
                <w:t>T_EMV(ディスプレイ一体)</w:t>
              </w:r>
            </w:ins>
          </w:p>
        </w:tc>
      </w:tr>
      <w:tr w:rsidR="00D952CE" w:rsidRPr="00D952CE" w14:paraId="559768DA" w14:textId="77777777" w:rsidTr="00871DC1">
        <w:trPr>
          <w:ins w:id="1192" w:author="Iijima, Akira/飯島 玲" w:date="2022-06-30T21:02:00Z"/>
        </w:trPr>
        <w:tc>
          <w:tcPr>
            <w:tcW w:w="1008" w:type="dxa"/>
          </w:tcPr>
          <w:p w14:paraId="61AA9AC6" w14:textId="77777777" w:rsidR="000D6548" w:rsidRPr="00D952CE" w:rsidRDefault="000D6548" w:rsidP="00871DC1">
            <w:pPr>
              <w:spacing w:line="240" w:lineRule="exact"/>
              <w:ind w:left="0"/>
              <w:rPr>
                <w:ins w:id="1193" w:author="Iijima, Akira/飯島 玲" w:date="2022-06-30T21:02:00Z"/>
                <w:rFonts w:ascii="Meiryo UI" w:eastAsia="Meiryo UI" w:hAnsi="Meiryo UI"/>
                <w:rPrChange w:id="1194" w:author="Kashima, Takuya/鹿島 卓也" w:date="2022-12-12T18:55:00Z">
                  <w:rPr>
                    <w:ins w:id="1195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196" w:author="Iijima, Akira/飯島 玲" w:date="2022-06-30T21:02:00Z">
              <w:r w:rsidRPr="00D952CE">
                <w:rPr>
                  <w:rFonts w:ascii="Meiryo UI" w:eastAsia="Meiryo UI" w:hAnsi="Meiryo UI"/>
                  <w:rPrChange w:id="1197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4</w:t>
              </w:r>
            </w:ins>
          </w:p>
        </w:tc>
        <w:tc>
          <w:tcPr>
            <w:tcW w:w="4059" w:type="dxa"/>
          </w:tcPr>
          <w:p w14:paraId="69008FBE" w14:textId="77777777" w:rsidR="000D6548" w:rsidRPr="00D952CE" w:rsidRDefault="000D6548" w:rsidP="00871DC1">
            <w:pPr>
              <w:spacing w:line="240" w:lineRule="exact"/>
              <w:ind w:left="0"/>
              <w:rPr>
                <w:ins w:id="1198" w:author="Iijima, Akira/飯島 玲" w:date="2022-06-30T21:02:00Z"/>
                <w:rFonts w:ascii="Meiryo UI" w:eastAsia="Meiryo UI" w:hAnsi="Meiryo UI"/>
              </w:rPr>
            </w:pPr>
            <w:ins w:id="1199" w:author="Iijima, Akira/飯島 玲" w:date="2022-06-30T21:02:00Z">
              <w:r w:rsidRPr="00D952CE">
                <w:rPr>
                  <w:rFonts w:ascii="Meiryo UI" w:eastAsia="Meiryo UI" w:hAnsi="Meiryo UI"/>
                  <w:noProof/>
                  <w:u w:val="single"/>
                </w:rPr>
                <w:t>L2</w:t>
              </w:r>
            </w:ins>
          </w:p>
        </w:tc>
      </w:tr>
      <w:tr w:rsidR="00D952CE" w:rsidRPr="00D952CE" w14:paraId="26138F9C" w14:textId="77777777" w:rsidTr="00871DC1">
        <w:trPr>
          <w:ins w:id="1200" w:author="Iijima, Akira/飯島 玲" w:date="2022-06-30T21:02:00Z"/>
        </w:trPr>
        <w:tc>
          <w:tcPr>
            <w:tcW w:w="1008" w:type="dxa"/>
          </w:tcPr>
          <w:p w14:paraId="2C9E6490" w14:textId="77777777" w:rsidR="000D6548" w:rsidRPr="00D952CE" w:rsidRDefault="000D6548" w:rsidP="00871DC1">
            <w:pPr>
              <w:spacing w:line="240" w:lineRule="exact"/>
              <w:ind w:left="0"/>
              <w:rPr>
                <w:ins w:id="1201" w:author="Iijima, Akira/飯島 玲" w:date="2022-06-30T21:02:00Z"/>
                <w:rFonts w:ascii="Meiryo UI" w:eastAsia="Meiryo UI" w:hAnsi="Meiryo UI"/>
              </w:rPr>
            </w:pPr>
            <w:ins w:id="1202" w:author="Iijima, Akira/飯島 玲" w:date="2022-06-30T21:02:00Z">
              <w:r w:rsidRPr="00D952CE">
                <w:rPr>
                  <w:rFonts w:ascii="Meiryo UI" w:eastAsia="Meiryo UI" w:hAnsi="Meiryo UI"/>
                </w:rPr>
                <w:t>5</w:t>
              </w:r>
            </w:ins>
          </w:p>
        </w:tc>
        <w:tc>
          <w:tcPr>
            <w:tcW w:w="4059" w:type="dxa"/>
          </w:tcPr>
          <w:p w14:paraId="5384BB55" w14:textId="77777777" w:rsidR="000D6548" w:rsidRPr="00D952CE" w:rsidRDefault="000D6548" w:rsidP="00871DC1">
            <w:pPr>
              <w:spacing w:line="240" w:lineRule="exact"/>
              <w:ind w:left="0"/>
              <w:rPr>
                <w:ins w:id="1203" w:author="Iijima, Akira/飯島 玲" w:date="2022-06-30T21:02:00Z"/>
                <w:rFonts w:ascii="Meiryo UI" w:eastAsia="Meiryo UI" w:hAnsi="Meiryo UI"/>
                <w:noProof/>
                <w:u w:val="single"/>
              </w:rPr>
            </w:pPr>
            <w:ins w:id="1204" w:author="Iijima, Akira/飯島 玲" w:date="2022-06-30T21:02:00Z">
              <w:r w:rsidRPr="00D952CE">
                <w:rPr>
                  <w:rFonts w:ascii="Meiryo UI" w:eastAsia="Meiryo UI" w:hAnsi="Meiryo UI"/>
                  <w:noProof/>
                  <w:u w:val="single"/>
                </w:rPr>
                <w:t>L1</w:t>
              </w:r>
            </w:ins>
          </w:p>
        </w:tc>
      </w:tr>
      <w:tr w:rsidR="00D952CE" w:rsidRPr="00D952CE" w14:paraId="5F07F2F5" w14:textId="77777777" w:rsidTr="00871DC1">
        <w:trPr>
          <w:ins w:id="1205" w:author="Iijima, Akira/飯島 玲" w:date="2022-06-30T21:02:00Z"/>
        </w:trPr>
        <w:tc>
          <w:tcPr>
            <w:tcW w:w="1008" w:type="dxa"/>
          </w:tcPr>
          <w:p w14:paraId="57792472" w14:textId="77777777" w:rsidR="000D6548" w:rsidRPr="00D952CE" w:rsidRDefault="000D6548" w:rsidP="00871DC1">
            <w:pPr>
              <w:spacing w:line="240" w:lineRule="exact"/>
              <w:ind w:left="0"/>
              <w:rPr>
                <w:ins w:id="1206" w:author="Iijima, Akira/飯島 玲" w:date="2022-06-30T21:02:00Z"/>
                <w:rFonts w:ascii="Meiryo UI" w:eastAsia="Meiryo UI" w:hAnsi="Meiryo UI"/>
              </w:rPr>
            </w:pPr>
          </w:p>
        </w:tc>
        <w:tc>
          <w:tcPr>
            <w:tcW w:w="4059" w:type="dxa"/>
          </w:tcPr>
          <w:p w14:paraId="5D77FBE9" w14:textId="77777777" w:rsidR="000D6548" w:rsidRPr="00D952CE" w:rsidRDefault="000D6548" w:rsidP="00871DC1">
            <w:pPr>
              <w:spacing w:line="240" w:lineRule="exact"/>
              <w:ind w:left="0"/>
              <w:rPr>
                <w:ins w:id="1207" w:author="Iijima, Akira/飯島 玲" w:date="2022-06-30T21:02:00Z"/>
                <w:rFonts w:ascii="Meiryo UI" w:eastAsia="Meiryo UI" w:hAnsi="Meiryo UI"/>
              </w:rPr>
            </w:pPr>
          </w:p>
        </w:tc>
      </w:tr>
      <w:tr w:rsidR="00D952CE" w:rsidRPr="00D952CE" w14:paraId="4FABAB9A" w14:textId="77777777" w:rsidTr="00871DC1">
        <w:trPr>
          <w:ins w:id="1208" w:author="Iijima, Akira/飯島 玲" w:date="2022-06-30T21:02:00Z"/>
        </w:trPr>
        <w:tc>
          <w:tcPr>
            <w:tcW w:w="1008" w:type="dxa"/>
          </w:tcPr>
          <w:p w14:paraId="4F008EA0" w14:textId="77777777" w:rsidR="000D6548" w:rsidRPr="00D952CE" w:rsidRDefault="000D6548" w:rsidP="00871DC1">
            <w:pPr>
              <w:spacing w:line="240" w:lineRule="exact"/>
              <w:ind w:left="0"/>
              <w:rPr>
                <w:ins w:id="1209" w:author="Iijima, Akira/飯島 玲" w:date="2022-06-30T21:02:00Z"/>
                <w:rFonts w:ascii="Meiryo UI" w:eastAsia="Meiryo UI" w:hAnsi="Meiryo UI"/>
                <w:rPrChange w:id="1210" w:author="Kashima, Takuya/鹿島 卓也" w:date="2022-12-12T18:55:00Z">
                  <w:rPr>
                    <w:ins w:id="1211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212" w:author="Iijima, Akira/飯島 玲" w:date="2022-06-30T21:02:00Z">
              <w:r w:rsidRPr="00D952CE">
                <w:rPr>
                  <w:rFonts w:ascii="Meiryo UI" w:eastAsia="Meiryo UI" w:hAnsi="Meiryo UI"/>
                  <w:rPrChange w:id="1213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6-9</w:t>
              </w:r>
            </w:ins>
          </w:p>
        </w:tc>
        <w:tc>
          <w:tcPr>
            <w:tcW w:w="4059" w:type="dxa"/>
          </w:tcPr>
          <w:p w14:paraId="636C5FFF" w14:textId="77777777" w:rsidR="000D6548" w:rsidRPr="00D952CE" w:rsidRDefault="000D6548" w:rsidP="00871DC1">
            <w:pPr>
              <w:spacing w:line="240" w:lineRule="exact"/>
              <w:ind w:left="0"/>
              <w:rPr>
                <w:ins w:id="1214" w:author="Iijima, Akira/飯島 玲" w:date="2022-06-30T21:02:00Z"/>
                <w:rFonts w:ascii="Meiryo UI" w:eastAsia="Meiryo UI" w:hAnsi="Meiryo UI"/>
                <w:rPrChange w:id="1215" w:author="Kashima, Takuya/鹿島 卓也" w:date="2022-12-12T18:55:00Z">
                  <w:rPr>
                    <w:ins w:id="1216" w:author="Iijima, Akira/飯島 玲" w:date="2022-06-30T21:02:00Z"/>
                    <w:rFonts w:ascii="Meiryo UI" w:eastAsia="Meiryo UI" w:hAnsi="Meiryo UI"/>
                    <w:color w:val="000000"/>
                  </w:rPr>
                </w:rPrChange>
              </w:rPr>
            </w:pPr>
            <w:ins w:id="1217" w:author="Iijima, Akira/飯島 玲" w:date="2022-06-30T21:02:00Z">
              <w:r w:rsidRPr="00D952CE">
                <w:rPr>
                  <w:rFonts w:ascii="Meiryo UI" w:eastAsia="Meiryo UI" w:hAnsi="Meiryo UI"/>
                  <w:rPrChange w:id="1218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RESERVED</w:t>
              </w:r>
            </w:ins>
          </w:p>
        </w:tc>
      </w:tr>
    </w:tbl>
    <w:p w14:paraId="06E41E93" w14:textId="07E3175A" w:rsidR="008942C8" w:rsidRPr="000D6548" w:rsidRDefault="000D6548">
      <w:pPr>
        <w:rPr>
          <w:rFonts w:ascii="Meiryo UI" w:eastAsia="Meiryo UI" w:hAnsi="Meiryo UI"/>
          <w:color w:val="FF0000"/>
          <w:rPrChange w:id="1219" w:author="Iijima, Akira/飯島 玲" w:date="2022-06-30T21:03:00Z">
            <w:rPr>
              <w:color w:val="000000"/>
            </w:rPr>
          </w:rPrChange>
        </w:rPr>
      </w:pPr>
      <w:ins w:id="1220" w:author="Iijima, Akira/飯島 玲" w:date="2022-06-30T21:02:00Z">
        <w:r w:rsidRPr="000D6548" w:rsidDel="000D6548">
          <w:rPr>
            <w:color w:val="FF0000"/>
            <w:lang w:val="en"/>
            <w:rPrChange w:id="1221" w:author="Iijima, Akira/飯島 玲" w:date="2022-06-30T21:03:00Z">
              <w:rPr>
                <w:lang w:val="en"/>
              </w:rPr>
            </w:rPrChange>
          </w:rPr>
          <w:t xml:space="preserve"> </w:t>
        </w:r>
      </w:ins>
      <w:del w:id="1222" w:author="Iijima, Akira/飯島 玲" w:date="2022-06-30T21:02:00Z">
        <w:r w:rsidR="0076532A" w:rsidRPr="000D6548" w:rsidDel="000D6548">
          <w:rPr>
            <w:color w:val="FF0000"/>
            <w:lang w:val="en"/>
            <w:rPrChange w:id="1223" w:author="Iijima, Akira/飯島 玲" w:date="2022-06-30T21:03:00Z">
              <w:rPr>
                <w:color w:val="000000"/>
              </w:rPr>
            </w:rPrChange>
          </w:rPr>
          <w:delText>(3)</w:delText>
        </w:r>
        <w:r w:rsidR="009C5171" w:rsidRPr="000D6548" w:rsidDel="000D6548">
          <w:rPr>
            <w:color w:val="FF0000"/>
            <w:lang w:val="en"/>
            <w:rPrChange w:id="1224" w:author="Iijima, Akira/飯島 玲" w:date="2022-06-30T21:03:00Z">
              <w:rPr>
                <w:lang w:val="en"/>
              </w:rPr>
            </w:rPrChange>
          </w:rPr>
          <w:delText xml:space="preserve"> </w:delText>
        </w:r>
        <w:r w:rsidR="008942C8" w:rsidRPr="000D6548" w:rsidDel="000D6548">
          <w:rPr>
            <w:color w:val="FF0000"/>
            <w:lang w:val="en"/>
            <w:rPrChange w:id="1225" w:author="Iijima, Akira/飯島 玲" w:date="2022-06-30T21:03:00Z">
              <w:rPr>
                <w:color w:val="000000"/>
              </w:rPr>
            </w:rPrChange>
          </w:rPr>
          <w:delText>Model</w:delText>
        </w:r>
      </w:del>
    </w:p>
    <w:p w14:paraId="7875AAC4" w14:textId="77777777" w:rsidR="008942C8" w:rsidRPr="000D6548" w:rsidRDefault="008942C8" w:rsidP="00F324D2">
      <w:pPr>
        <w:rPr>
          <w:rFonts w:ascii="Meiryo UI" w:eastAsia="Meiryo UI" w:hAnsi="Meiryo UI"/>
          <w:rPrChange w:id="1226" w:author="Iijima, Akira/飯島 玲" w:date="2022-06-30T20:57:00Z">
            <w:rPr>
              <w:color w:val="000000"/>
            </w:rPr>
          </w:rPrChange>
        </w:rPr>
      </w:pPr>
      <w:r w:rsidRPr="000D6548">
        <w:rPr>
          <w:lang w:val="en"/>
          <w:rPrChange w:id="1227" w:author="Iijima, Akira/飯島 玲" w:date="2022-06-30T20:57:00Z">
            <w:rPr>
              <w:color w:val="000000"/>
            </w:rPr>
          </w:rPrChange>
        </w:rPr>
        <w:t>Number according to the table below.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4059"/>
      </w:tblGrid>
      <w:tr w:rsidR="000D6548" w:rsidRPr="000D6548" w14:paraId="6EFB4280" w14:textId="77777777">
        <w:tc>
          <w:tcPr>
            <w:tcW w:w="1008" w:type="dxa"/>
            <w:shd w:val="clear" w:color="auto" w:fill="FFCC99"/>
          </w:tcPr>
          <w:p w14:paraId="55251857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2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29" w:author="Iijima, Akira/飯島 玲" w:date="2022-06-30T20:57:00Z">
                  <w:rPr>
                    <w:color w:val="000000"/>
                  </w:rPr>
                </w:rPrChange>
              </w:rPr>
              <w:t>number</w:t>
            </w:r>
          </w:p>
        </w:tc>
        <w:tc>
          <w:tcPr>
            <w:tcW w:w="4059" w:type="dxa"/>
            <w:shd w:val="clear" w:color="auto" w:fill="FFCC99"/>
          </w:tcPr>
          <w:p w14:paraId="0B239441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3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31" w:author="Iijima, Akira/飯島 玲" w:date="2022-06-30T20:57:00Z">
                  <w:rPr>
                    <w:color w:val="000000"/>
                  </w:rPr>
                </w:rPrChange>
              </w:rPr>
              <w:t>content</w:t>
            </w:r>
          </w:p>
        </w:tc>
      </w:tr>
      <w:tr w:rsidR="000D6548" w:rsidRPr="000D6548" w14:paraId="66E33137" w14:textId="77777777">
        <w:tc>
          <w:tcPr>
            <w:tcW w:w="1008" w:type="dxa"/>
          </w:tcPr>
          <w:p w14:paraId="38330DE1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3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33" w:author="Iijima, Akira/飯島 玲" w:date="2022-06-30T20:57:00Z">
                  <w:rPr>
                    <w:color w:val="000000"/>
                  </w:rPr>
                </w:rPrChange>
              </w:rPr>
              <w:t>0</w:t>
            </w:r>
          </w:p>
        </w:tc>
        <w:tc>
          <w:tcPr>
            <w:tcW w:w="4059" w:type="dxa"/>
          </w:tcPr>
          <w:p w14:paraId="19A8417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3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35" w:author="Iijima, Akira/飯島 玲" w:date="2022-06-30T20:57:00Z">
                  <w:rPr>
                    <w:color w:val="000000"/>
                  </w:rPr>
                </w:rPrChange>
              </w:rPr>
              <w:t>RESERVED</w:t>
            </w:r>
          </w:p>
        </w:tc>
      </w:tr>
      <w:tr w:rsidR="000D6548" w:rsidRPr="000D6548" w14:paraId="1C941A83" w14:textId="77777777">
        <w:tc>
          <w:tcPr>
            <w:tcW w:w="1008" w:type="dxa"/>
          </w:tcPr>
          <w:p w14:paraId="34E3E86B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3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37" w:author="Iijima, Akira/飯島 玲" w:date="2022-06-30T20:57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4059" w:type="dxa"/>
          </w:tcPr>
          <w:p w14:paraId="265817C1" w14:textId="77777777" w:rsidR="008942C8" w:rsidRPr="000D6548" w:rsidRDefault="001C010A">
            <w:pPr>
              <w:spacing w:line="240" w:lineRule="exact"/>
              <w:ind w:left="0"/>
              <w:rPr>
                <w:rFonts w:ascii="Meiryo UI" w:eastAsia="Meiryo UI" w:hAnsi="Meiryo UI"/>
                <w:rPrChange w:id="1238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239" w:author="Iijima, Akira/飯島 玲" w:date="2022-06-30T20:57:00Z">
                  <w:rPr/>
                </w:rPrChange>
              </w:rPr>
              <w:t>T2</w:t>
            </w:r>
          </w:p>
        </w:tc>
      </w:tr>
      <w:tr w:rsidR="000D6548" w:rsidRPr="000D6548" w14:paraId="1C498F01" w14:textId="77777777">
        <w:tc>
          <w:tcPr>
            <w:tcW w:w="1008" w:type="dxa"/>
          </w:tcPr>
          <w:p w14:paraId="78C9CD6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4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41" w:author="Iijima, Akira/飯島 玲" w:date="2022-06-30T20:57:00Z">
                  <w:rPr>
                    <w:color w:val="000000"/>
                  </w:rPr>
                </w:rPrChange>
              </w:rPr>
              <w:t>2</w:t>
            </w:r>
          </w:p>
        </w:tc>
        <w:tc>
          <w:tcPr>
            <w:tcW w:w="4059" w:type="dxa"/>
          </w:tcPr>
          <w:p w14:paraId="70DAFDDA" w14:textId="77777777" w:rsidR="008942C8" w:rsidRPr="000D6548" w:rsidRDefault="00767CF4">
            <w:pPr>
              <w:spacing w:line="240" w:lineRule="exact"/>
              <w:ind w:left="0"/>
              <w:rPr>
                <w:rFonts w:ascii="Meiryo UI" w:eastAsia="Meiryo UI" w:hAnsi="Meiryo UI"/>
                <w:lang w:val="pt-BR"/>
                <w:rPrChange w:id="1242" w:author="Iijima, Akira/飯島 玲" w:date="2022-06-30T20:57:00Z">
                  <w:rPr>
                    <w:lang w:val="pt-BR"/>
                  </w:rPr>
                </w:rPrChange>
              </w:rPr>
            </w:pPr>
            <w:r w:rsidRPr="000D6548">
              <w:rPr>
                <w:lang w:val="en"/>
                <w:rPrChange w:id="1243" w:author="Iijima, Akira/飯島 玲" w:date="2022-06-30T20:57:00Z">
                  <w:rPr>
                    <w:lang w:val="pt-BR"/>
                  </w:rPr>
                </w:rPrChange>
              </w:rPr>
              <w:t>T1</w:t>
            </w:r>
          </w:p>
        </w:tc>
      </w:tr>
      <w:tr w:rsidR="000D6548" w:rsidRPr="000D6548" w14:paraId="786EACE1" w14:textId="77777777">
        <w:tc>
          <w:tcPr>
            <w:tcW w:w="1008" w:type="dxa"/>
          </w:tcPr>
          <w:p w14:paraId="4CFFE81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4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45" w:author="Iijima, Akira/飯島 玲" w:date="2022-06-30T20:57:00Z">
                  <w:rPr>
                    <w:color w:val="000000"/>
                  </w:rPr>
                </w:rPrChange>
              </w:rPr>
              <w:t>3</w:t>
            </w:r>
          </w:p>
        </w:tc>
        <w:tc>
          <w:tcPr>
            <w:tcW w:w="4059" w:type="dxa"/>
          </w:tcPr>
          <w:p w14:paraId="107876B5" w14:textId="77777777" w:rsidR="008942C8" w:rsidRPr="000D6548" w:rsidRDefault="001C010A">
            <w:pPr>
              <w:spacing w:line="240" w:lineRule="exact"/>
              <w:ind w:left="0"/>
              <w:rPr>
                <w:rFonts w:ascii="Meiryo UI" w:eastAsia="Meiryo UI" w:hAnsi="Meiryo UI"/>
                <w:rPrChange w:id="1246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247" w:author="Iijima, Akira/飯島 玲" w:date="2022-06-30T20:57:00Z">
                  <w:rPr/>
                </w:rPrChange>
              </w:rPr>
              <w:t>T_EMV (display integrated)</w:t>
            </w:r>
          </w:p>
        </w:tc>
      </w:tr>
      <w:tr w:rsidR="000D6548" w:rsidRPr="000D6548" w14:paraId="43239DFE" w14:textId="77777777">
        <w:tc>
          <w:tcPr>
            <w:tcW w:w="1008" w:type="dxa"/>
          </w:tcPr>
          <w:p w14:paraId="48EB3D9B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4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49" w:author="Iijima, Akira/飯島 玲" w:date="2022-06-30T20:57:00Z">
                  <w:rPr>
                    <w:color w:val="000000"/>
                  </w:rPr>
                </w:rPrChange>
              </w:rPr>
              <w:t>4</w:t>
            </w:r>
          </w:p>
        </w:tc>
        <w:tc>
          <w:tcPr>
            <w:tcW w:w="4059" w:type="dxa"/>
          </w:tcPr>
          <w:p w14:paraId="03A7458B" w14:textId="77777777" w:rsidR="008942C8" w:rsidRPr="000D6548" w:rsidRDefault="00767CF4" w:rsidP="00821017">
            <w:pPr>
              <w:spacing w:line="240" w:lineRule="exact"/>
              <w:ind w:left="0"/>
              <w:rPr>
                <w:rFonts w:ascii="Meiryo UI" w:eastAsia="Meiryo UI" w:hAnsi="Meiryo UI"/>
                <w:rPrChange w:id="1250" w:author="Iijima, Akira/飯島 玲" w:date="2022-06-30T20:57:00Z">
                  <w:rPr/>
                </w:rPrChange>
              </w:rPr>
            </w:pPr>
            <w:r w:rsidRPr="000D6548">
              <w:rPr>
                <w:noProof/>
                <w:u w:val="single"/>
                <w:lang w:val="en"/>
                <w:rPrChange w:id="1251" w:author="Iijima, Akira/飯島 玲" w:date="2022-06-30T20:57:00Z">
                  <w:rPr>
                    <w:noProof/>
                    <w:u w:val="single"/>
                  </w:rPr>
                </w:rPrChange>
              </w:rPr>
              <w:t>L2</w:t>
            </w:r>
          </w:p>
        </w:tc>
      </w:tr>
      <w:tr w:rsidR="000D6548" w:rsidRPr="000D6548" w14:paraId="1395BE0D" w14:textId="77777777">
        <w:tc>
          <w:tcPr>
            <w:tcW w:w="1008" w:type="dxa"/>
          </w:tcPr>
          <w:p w14:paraId="4870F177" w14:textId="77777777" w:rsidR="0037781F" w:rsidRPr="000D6548" w:rsidRDefault="0037781F">
            <w:pPr>
              <w:spacing w:line="240" w:lineRule="exact"/>
              <w:ind w:left="0"/>
              <w:rPr>
                <w:rFonts w:ascii="Meiryo UI" w:eastAsia="Meiryo UI" w:hAnsi="Meiryo UI"/>
                <w:rPrChange w:id="1252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253" w:author="Iijima, Akira/飯島 玲" w:date="2022-06-30T20:57:00Z">
                  <w:rPr/>
                </w:rPrChange>
              </w:rPr>
              <w:t>5</w:t>
            </w:r>
          </w:p>
        </w:tc>
        <w:tc>
          <w:tcPr>
            <w:tcW w:w="4059" w:type="dxa"/>
          </w:tcPr>
          <w:p w14:paraId="2FEC340E" w14:textId="77777777" w:rsidR="0037781F" w:rsidRPr="000D6548" w:rsidRDefault="00767CF4" w:rsidP="00821017">
            <w:pPr>
              <w:spacing w:line="240" w:lineRule="exact"/>
              <w:ind w:left="0"/>
              <w:rPr>
                <w:rFonts w:ascii="Meiryo UI" w:eastAsia="Meiryo UI" w:hAnsi="Meiryo UI"/>
                <w:noProof/>
                <w:u w:val="single"/>
                <w:rPrChange w:id="1254" w:author="Iijima, Akira/飯島 玲" w:date="2022-06-30T20:57:00Z">
                  <w:rPr>
                    <w:noProof/>
                    <w:u w:val="single"/>
                  </w:rPr>
                </w:rPrChange>
              </w:rPr>
            </w:pPr>
            <w:r w:rsidRPr="000D6548">
              <w:rPr>
                <w:noProof/>
                <w:u w:val="single"/>
                <w:lang w:val="en"/>
                <w:rPrChange w:id="1255" w:author="Iijima, Akira/飯島 玲" w:date="2022-06-30T20:57:00Z">
                  <w:rPr>
                    <w:noProof/>
                    <w:u w:val="single"/>
                  </w:rPr>
                </w:rPrChange>
              </w:rPr>
              <w:t>L1</w:t>
            </w:r>
          </w:p>
        </w:tc>
      </w:tr>
      <w:tr w:rsidR="000D6548" w:rsidRPr="000D6548" w:rsidDel="007661C2" w14:paraId="2B123D02" w14:textId="77777777">
        <w:trPr>
          <w:del w:id="1256" w:author="Iijima, Akira/飯島 玲" w:date="2022-03-24T15:39:00Z"/>
        </w:trPr>
        <w:tc>
          <w:tcPr>
            <w:tcW w:w="1008" w:type="dxa"/>
          </w:tcPr>
          <w:p w14:paraId="72A8BEB4" w14:textId="35969413" w:rsidR="00821017" w:rsidRPr="000D6548" w:rsidDel="007661C2" w:rsidRDefault="00821017">
            <w:pPr>
              <w:spacing w:line="240" w:lineRule="exact"/>
              <w:ind w:left="0"/>
              <w:rPr>
                <w:del w:id="1257" w:author="Iijima, Akira/飯島 玲" w:date="2022-03-24T15:39:00Z"/>
                <w:rFonts w:ascii="Meiryo UI" w:eastAsia="Meiryo UI" w:hAnsi="Meiryo UI"/>
                <w:rPrChange w:id="1258" w:author="Iijima, Akira/飯島 玲" w:date="2022-06-30T20:57:00Z">
                  <w:rPr>
                    <w:del w:id="1259" w:author="Iijima, Akira/飯島 玲" w:date="2022-03-24T15:39:00Z"/>
                  </w:rPr>
                </w:rPrChange>
              </w:rPr>
            </w:pPr>
          </w:p>
        </w:tc>
        <w:tc>
          <w:tcPr>
            <w:tcW w:w="4059" w:type="dxa"/>
          </w:tcPr>
          <w:p w14:paraId="4EA8F241" w14:textId="6CBB7F5B" w:rsidR="00821017" w:rsidRPr="000D6548" w:rsidDel="007661C2" w:rsidRDefault="00821017">
            <w:pPr>
              <w:spacing w:line="240" w:lineRule="exact"/>
              <w:ind w:left="0"/>
              <w:rPr>
                <w:del w:id="1260" w:author="Iijima, Akira/飯島 玲" w:date="2022-03-24T15:39:00Z"/>
                <w:rFonts w:ascii="Meiryo UI" w:eastAsia="Meiryo UI" w:hAnsi="Meiryo UI"/>
                <w:rPrChange w:id="1261" w:author="Iijima, Akira/飯島 玲" w:date="2022-06-30T20:57:00Z">
                  <w:rPr>
                    <w:del w:id="1262" w:author="Iijima, Akira/飯島 玲" w:date="2022-03-24T15:39:00Z"/>
                  </w:rPr>
                </w:rPrChange>
              </w:rPr>
            </w:pPr>
          </w:p>
        </w:tc>
      </w:tr>
      <w:tr w:rsidR="000D6548" w:rsidRPr="000D6548" w14:paraId="3D99B250" w14:textId="77777777">
        <w:tc>
          <w:tcPr>
            <w:tcW w:w="1008" w:type="dxa"/>
          </w:tcPr>
          <w:p w14:paraId="5AADB28D" w14:textId="77777777" w:rsidR="008942C8" w:rsidRPr="000D6548" w:rsidRDefault="00767CF4">
            <w:pPr>
              <w:spacing w:line="240" w:lineRule="exact"/>
              <w:ind w:left="0"/>
              <w:rPr>
                <w:rFonts w:ascii="Meiryo UI" w:eastAsia="Meiryo UI" w:hAnsi="Meiryo UI"/>
                <w:rPrChange w:id="1263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64" w:author="Iijima, Akira/飯島 玲" w:date="2022-06-30T20:57:00Z">
                  <w:rPr>
                    <w:color w:val="000000"/>
                  </w:rPr>
                </w:rPrChange>
              </w:rPr>
              <w:t>6</w:t>
            </w:r>
            <w:r w:rsidR="008942C8" w:rsidRPr="000D6548">
              <w:rPr>
                <w:lang w:val="en"/>
                <w:rPrChange w:id="1265" w:author="Iijima, Akira/飯島 玲" w:date="2022-06-30T20:57:00Z">
                  <w:rPr>
                    <w:color w:val="000000"/>
                  </w:rPr>
                </w:rPrChange>
              </w:rPr>
              <w:t>-9</w:t>
            </w:r>
          </w:p>
        </w:tc>
        <w:tc>
          <w:tcPr>
            <w:tcW w:w="4059" w:type="dxa"/>
          </w:tcPr>
          <w:p w14:paraId="54A79F5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26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267" w:author="Iijima, Akira/飯島 玲" w:date="2022-06-30T20:57:00Z">
                  <w:rPr>
                    <w:color w:val="000000"/>
                  </w:rPr>
                </w:rPrChange>
              </w:rPr>
              <w:t>RESERVED</w:t>
            </w:r>
          </w:p>
        </w:tc>
      </w:tr>
    </w:tbl>
    <w:p w14:paraId="4D1CB721" w14:textId="77777777" w:rsidR="000D6548" w:rsidRDefault="000D6548">
      <w:pPr>
        <w:rPr>
          <w:ins w:id="1268" w:author="Iijima, Akira/飯島 玲" w:date="2022-06-30T21:03:00Z"/>
          <w:lang w:val="en"/>
        </w:rPr>
      </w:pPr>
    </w:p>
    <w:p w14:paraId="4C5A86BF" w14:textId="3DFE1569" w:rsidR="008942C8" w:rsidRPr="00D952CE" w:rsidRDefault="009C5171">
      <w:pPr>
        <w:rPr>
          <w:ins w:id="1269" w:author="Iijima, Akira/飯島 玲" w:date="2022-06-30T21:03:00Z"/>
          <w:lang w:val="en"/>
        </w:rPr>
      </w:pPr>
      <w:r w:rsidRPr="000D6548">
        <w:rPr>
          <w:lang w:val="en"/>
          <w:rPrChange w:id="1270" w:author="Iijima, Akira/飯島 玲" w:date="2022-06-30T20:57:00Z">
            <w:rPr>
              <w:color w:val="000000"/>
            </w:rPr>
          </w:rPrChange>
        </w:rPr>
        <w:t>3-4.</w:t>
      </w:r>
      <w:ins w:id="1271" w:author="Iijima, Akira/飯島 玲" w:date="2022-06-30T21:03:00Z">
        <w:r w:rsidR="000D6548" w:rsidRPr="000D6548">
          <w:rPr>
            <w:rFonts w:ascii="Meiryo UI" w:eastAsia="Meiryo UI" w:hAnsi="Meiryo UI"/>
            <w:color w:val="FF0000"/>
            <w:rPrChange w:id="1272" w:author="Iijima, Akira/飯島 玲" w:date="2022-06-30T21:04:00Z">
              <w:rPr>
                <w:rFonts w:ascii="Meiryo UI" w:eastAsia="Meiryo UI" w:hAnsi="Meiryo UI"/>
                <w:color w:val="000000"/>
              </w:rPr>
            </w:rPrChange>
          </w:rPr>
          <w:t xml:space="preserve"> </w:t>
        </w:r>
        <w:r w:rsidR="000D6548" w:rsidRPr="00D952CE">
          <w:rPr>
            <w:rFonts w:ascii="Meiryo UI" w:eastAsia="Meiryo UI" w:hAnsi="Meiryo UI" w:hint="eastAsia"/>
            <w:rPrChange w:id="1273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④ナビメーカ　</w:t>
        </w:r>
      </w:ins>
      <w:del w:id="1274" w:author="Iijima, Akira/飯島 玲" w:date="2022-06-30T21:03:00Z">
        <w:r w:rsidR="0076532A" w:rsidRPr="00D952CE" w:rsidDel="000D6548">
          <w:rPr>
            <w:lang w:val="en"/>
            <w:rPrChange w:id="1275" w:author="Kashima, Takuya/鹿島 卓也" w:date="2022-12-12T18:55:00Z">
              <w:rPr>
                <w:color w:val="000000"/>
              </w:rPr>
            </w:rPrChange>
          </w:rPr>
          <w:delText>(4)</w:delText>
        </w:r>
      </w:del>
      <w:r w:rsidR="008942C8" w:rsidRPr="00D952CE">
        <w:rPr>
          <w:lang w:val="en"/>
          <w:rPrChange w:id="1276" w:author="Kashima, Takuya/鹿島 卓也" w:date="2022-12-12T18:55:00Z">
            <w:rPr>
              <w:color w:val="000000"/>
            </w:rPr>
          </w:rPrChange>
        </w:rPr>
        <w:t>Navi</w:t>
      </w:r>
      <w:ins w:id="1277" w:author="Iijima, Akira/飯島 玲" w:date="2022-03-24T15:40:00Z">
        <w:r w:rsidR="007661C2" w:rsidRPr="00D952CE">
          <w:rPr>
            <w:lang w:val="en"/>
            <w:rPrChange w:id="1278" w:author="Kashima, Takuya/鹿島 卓也" w:date="2022-12-12T18:55:00Z">
              <w:rPr>
                <w:color w:val="000000"/>
                <w:lang w:val="en"/>
              </w:rPr>
            </w:rPrChange>
          </w:rPr>
          <w:t xml:space="preserve">gation </w:t>
        </w:r>
      </w:ins>
      <w:del w:id="1279" w:author="Iijima, Akira/飯島 玲" w:date="2022-03-24T15:40:00Z">
        <w:r w:rsidR="008942C8" w:rsidRPr="00D952CE" w:rsidDel="007661C2">
          <w:rPr>
            <w:lang w:val="en"/>
            <w:rPrChange w:id="1280" w:author="Kashima, Takuya/鹿島 卓也" w:date="2022-12-12T18:55:00Z">
              <w:rPr>
                <w:color w:val="000000"/>
              </w:rPr>
            </w:rPrChange>
          </w:rPr>
          <w:delText>maker</w:delText>
        </w:r>
      </w:del>
      <w:ins w:id="1281" w:author="Iijima, Akira/飯島 玲" w:date="2022-03-24T15:40:00Z">
        <w:r w:rsidR="007661C2" w:rsidRPr="00D952CE">
          <w:rPr>
            <w:lang w:val="en"/>
            <w:rPrChange w:id="1282" w:author="Kashima, Takuya/鹿島 卓也" w:date="2022-12-12T18:55:00Z">
              <w:rPr>
                <w:color w:val="000000"/>
                <w:lang w:val="en"/>
              </w:rPr>
            </w:rPrChange>
          </w:rPr>
          <w:t>Supplier</w:t>
        </w:r>
      </w:ins>
      <w:ins w:id="1283" w:author="Iijima, Akira/飯島 玲" w:date="2022-03-25T12:56:00Z">
        <w:r w:rsidR="00A07DC2" w:rsidRPr="00D952CE">
          <w:rPr>
            <w:lang w:val="en"/>
            <w:rPrChange w:id="1284" w:author="Kashima, Takuya/鹿島 卓也" w:date="2022-12-12T18:55:00Z">
              <w:rPr>
                <w:color w:val="FF0000"/>
                <w:lang w:val="en"/>
              </w:rPr>
            </w:rPrChange>
          </w:rPr>
          <w:t xml:space="preserve"> </w:t>
        </w:r>
        <w:r w:rsidR="00A07DC2" w:rsidRPr="00D952CE">
          <w:rPr>
            <w:rFonts w:hint="eastAsia"/>
            <w:lang w:val="en"/>
            <w:rPrChange w:id="1285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 xml:space="preserve"> ▲V</w:t>
        </w:r>
        <w:r w:rsidR="00A07DC2" w:rsidRPr="00D952CE">
          <w:rPr>
            <w:lang w:val="en"/>
            <w:rPrChange w:id="1286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</w:p>
    <w:p w14:paraId="7E1B6677" w14:textId="77777777" w:rsidR="000D6548" w:rsidRPr="00D952CE" w:rsidRDefault="000D6548" w:rsidP="000D6548">
      <w:pPr>
        <w:ind w:leftChars="113" w:left="226" w:firstLineChars="100" w:firstLine="200"/>
        <w:rPr>
          <w:ins w:id="1287" w:author="Iijima, Akira/飯島 玲" w:date="2022-06-30T21:03:00Z"/>
          <w:rFonts w:ascii="Meiryo UI" w:eastAsia="Meiryo UI" w:hAnsi="Meiryo UI"/>
          <w:rPrChange w:id="1288" w:author="Kashima, Takuya/鹿島 卓也" w:date="2022-12-12T18:55:00Z">
            <w:rPr>
              <w:ins w:id="1289" w:author="Iijima, Akira/飯島 玲" w:date="2022-06-30T21:03:00Z"/>
              <w:rFonts w:ascii="Meiryo UI" w:eastAsia="Meiryo UI" w:hAnsi="Meiryo UI"/>
              <w:color w:val="000000"/>
            </w:rPr>
          </w:rPrChange>
        </w:rPr>
      </w:pPr>
      <w:ins w:id="1290" w:author="Iijima, Akira/飯島 玲" w:date="2022-06-30T21:03:00Z">
        <w:r w:rsidRPr="00D952CE">
          <w:rPr>
            <w:rFonts w:ascii="Meiryo UI" w:eastAsia="Meiryo UI" w:hAnsi="Meiryo UI" w:hint="eastAsia"/>
            <w:rPrChange w:id="1291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以下の表にしたがって付番すること。</w:t>
        </w:r>
      </w:ins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5796"/>
      </w:tblGrid>
      <w:tr w:rsidR="00D952CE" w:rsidRPr="00D952CE" w14:paraId="3FB2D303" w14:textId="77777777" w:rsidTr="00871DC1">
        <w:trPr>
          <w:ins w:id="1292" w:author="Iijima, Akira/飯島 玲" w:date="2022-06-30T21:03:00Z"/>
        </w:trPr>
        <w:tc>
          <w:tcPr>
            <w:tcW w:w="1008" w:type="dxa"/>
            <w:shd w:val="clear" w:color="auto" w:fill="FFCC99"/>
          </w:tcPr>
          <w:p w14:paraId="7C36E142" w14:textId="77777777" w:rsidR="000D6548" w:rsidRPr="00D952CE" w:rsidRDefault="000D6548" w:rsidP="00871DC1">
            <w:pPr>
              <w:spacing w:line="240" w:lineRule="exact"/>
              <w:ind w:left="0"/>
              <w:rPr>
                <w:ins w:id="1293" w:author="Iijima, Akira/飯島 玲" w:date="2022-06-30T21:03:00Z"/>
                <w:rFonts w:ascii="Meiryo UI" w:eastAsia="Meiryo UI" w:hAnsi="Meiryo UI"/>
                <w:rPrChange w:id="1294" w:author="Kashima, Takuya/鹿島 卓也" w:date="2022-12-12T18:55:00Z">
                  <w:rPr>
                    <w:ins w:id="1295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296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297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番号</w:t>
              </w:r>
            </w:ins>
          </w:p>
        </w:tc>
        <w:tc>
          <w:tcPr>
            <w:tcW w:w="5796" w:type="dxa"/>
            <w:shd w:val="clear" w:color="auto" w:fill="FFCC99"/>
          </w:tcPr>
          <w:p w14:paraId="606C8EE5" w14:textId="77777777" w:rsidR="000D6548" w:rsidRPr="00D952CE" w:rsidRDefault="000D6548" w:rsidP="00871DC1">
            <w:pPr>
              <w:spacing w:line="240" w:lineRule="exact"/>
              <w:ind w:left="0"/>
              <w:rPr>
                <w:ins w:id="1298" w:author="Iijima, Akira/飯島 玲" w:date="2022-06-30T21:03:00Z"/>
                <w:rFonts w:ascii="Meiryo UI" w:eastAsia="Meiryo UI" w:hAnsi="Meiryo UI"/>
                <w:rPrChange w:id="1299" w:author="Kashima, Takuya/鹿島 卓也" w:date="2022-12-12T18:55:00Z">
                  <w:rPr>
                    <w:ins w:id="1300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01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02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内容</w:t>
              </w:r>
            </w:ins>
          </w:p>
        </w:tc>
      </w:tr>
      <w:tr w:rsidR="00D952CE" w:rsidRPr="00D952CE" w14:paraId="4C9C716B" w14:textId="77777777" w:rsidTr="00871DC1">
        <w:trPr>
          <w:ins w:id="1303" w:author="Iijima, Akira/飯島 玲" w:date="2022-06-30T21:03:00Z"/>
        </w:trPr>
        <w:tc>
          <w:tcPr>
            <w:tcW w:w="1008" w:type="dxa"/>
          </w:tcPr>
          <w:p w14:paraId="4A56028A" w14:textId="77777777" w:rsidR="000D6548" w:rsidRPr="00D952CE" w:rsidRDefault="000D6548" w:rsidP="00871DC1">
            <w:pPr>
              <w:spacing w:line="240" w:lineRule="exact"/>
              <w:ind w:left="0"/>
              <w:rPr>
                <w:ins w:id="1304" w:author="Iijima, Akira/飯島 玲" w:date="2022-06-30T21:03:00Z"/>
                <w:rFonts w:ascii="Meiryo UI" w:eastAsia="Meiryo UI" w:hAnsi="Meiryo UI"/>
                <w:rPrChange w:id="1305" w:author="Kashima, Takuya/鹿島 卓也" w:date="2022-12-12T18:55:00Z">
                  <w:rPr>
                    <w:ins w:id="1306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07" w:author="Iijima, Akira/飯島 玲" w:date="2022-06-30T21:03:00Z">
              <w:r w:rsidRPr="00D952CE">
                <w:rPr>
                  <w:rFonts w:ascii="Meiryo UI" w:eastAsia="Meiryo UI" w:hAnsi="Meiryo UI"/>
                  <w:rPrChange w:id="1308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5796" w:type="dxa"/>
          </w:tcPr>
          <w:p w14:paraId="60AC49EA" w14:textId="77777777" w:rsidR="000D6548" w:rsidRPr="00D952CE" w:rsidRDefault="000D6548" w:rsidP="00871DC1">
            <w:pPr>
              <w:spacing w:line="240" w:lineRule="exact"/>
              <w:ind w:left="0"/>
              <w:rPr>
                <w:ins w:id="1309" w:author="Iijima, Akira/飯島 玲" w:date="2022-06-30T21:03:00Z"/>
                <w:rFonts w:ascii="Meiryo UI" w:eastAsia="Meiryo UI" w:hAnsi="Meiryo UI"/>
                <w:strike/>
                <w:rPrChange w:id="1310" w:author="Kashima, Takuya/鹿島 卓也" w:date="2022-12-12T18:55:00Z">
                  <w:rPr>
                    <w:ins w:id="1311" w:author="Iijima, Akira/飯島 玲" w:date="2022-06-30T21:03:00Z"/>
                    <w:rFonts w:ascii="Meiryo UI" w:eastAsia="Meiryo UI" w:hAnsi="Meiryo UI"/>
                    <w:strike/>
                    <w:color w:val="000000"/>
                  </w:rPr>
                </w:rPrChange>
              </w:rPr>
            </w:pPr>
            <w:ins w:id="1312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13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株式会社アイシン（用品）</w:t>
              </w:r>
            </w:ins>
          </w:p>
        </w:tc>
      </w:tr>
      <w:tr w:rsidR="00D952CE" w:rsidRPr="00D952CE" w14:paraId="2DBA8719" w14:textId="77777777" w:rsidTr="00871DC1">
        <w:trPr>
          <w:ins w:id="1314" w:author="Iijima, Akira/飯島 玲" w:date="2022-06-30T21:03:00Z"/>
        </w:trPr>
        <w:tc>
          <w:tcPr>
            <w:tcW w:w="1008" w:type="dxa"/>
          </w:tcPr>
          <w:p w14:paraId="28B806CA" w14:textId="77777777" w:rsidR="000D6548" w:rsidRPr="00D952CE" w:rsidRDefault="000D6548" w:rsidP="00871DC1">
            <w:pPr>
              <w:spacing w:line="240" w:lineRule="exact"/>
              <w:ind w:left="0"/>
              <w:rPr>
                <w:ins w:id="1315" w:author="Iijima, Akira/飯島 玲" w:date="2022-06-30T21:03:00Z"/>
                <w:rFonts w:ascii="Meiryo UI" w:eastAsia="Meiryo UI" w:hAnsi="Meiryo UI"/>
                <w:rPrChange w:id="1316" w:author="Kashima, Takuya/鹿島 卓也" w:date="2022-12-12T18:55:00Z">
                  <w:rPr>
                    <w:ins w:id="1317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18" w:author="Iijima, Akira/飯島 玲" w:date="2022-06-30T21:03:00Z">
              <w:r w:rsidRPr="00D952CE">
                <w:rPr>
                  <w:rFonts w:ascii="Meiryo UI" w:eastAsia="Meiryo UI" w:hAnsi="Meiryo UI"/>
                  <w:rPrChange w:id="1319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</w:t>
              </w:r>
            </w:ins>
          </w:p>
        </w:tc>
        <w:tc>
          <w:tcPr>
            <w:tcW w:w="5796" w:type="dxa"/>
          </w:tcPr>
          <w:p w14:paraId="36E942F5" w14:textId="77777777" w:rsidR="000D6548" w:rsidRPr="00D952CE" w:rsidRDefault="000D6548" w:rsidP="00871DC1">
            <w:pPr>
              <w:spacing w:line="240" w:lineRule="exact"/>
              <w:ind w:left="0"/>
              <w:rPr>
                <w:ins w:id="1320" w:author="Iijima, Akira/飯島 玲" w:date="2022-06-30T21:03:00Z"/>
                <w:rFonts w:ascii="Meiryo UI" w:eastAsia="Meiryo UI" w:hAnsi="Meiryo UI"/>
                <w:rPrChange w:id="1321" w:author="Kashima, Takuya/鹿島 卓也" w:date="2022-12-12T18:55:00Z">
                  <w:rPr>
                    <w:ins w:id="1322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23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2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株式会社アイシン</w:t>
              </w:r>
            </w:ins>
          </w:p>
        </w:tc>
      </w:tr>
      <w:tr w:rsidR="00D952CE" w:rsidRPr="00D952CE" w14:paraId="626B07AE" w14:textId="77777777" w:rsidTr="00871DC1">
        <w:trPr>
          <w:ins w:id="1325" w:author="Iijima, Akira/飯島 玲" w:date="2022-06-30T21:03:00Z"/>
        </w:trPr>
        <w:tc>
          <w:tcPr>
            <w:tcW w:w="1008" w:type="dxa"/>
          </w:tcPr>
          <w:p w14:paraId="67DD989B" w14:textId="77777777" w:rsidR="000D6548" w:rsidRPr="00D952CE" w:rsidRDefault="000D6548" w:rsidP="00871DC1">
            <w:pPr>
              <w:spacing w:line="240" w:lineRule="exact"/>
              <w:ind w:left="0"/>
              <w:rPr>
                <w:ins w:id="1326" w:author="Iijima, Akira/飯島 玲" w:date="2022-06-30T21:03:00Z"/>
                <w:rFonts w:ascii="Meiryo UI" w:eastAsia="Meiryo UI" w:hAnsi="Meiryo UI"/>
                <w:rPrChange w:id="1327" w:author="Kashima, Takuya/鹿島 卓也" w:date="2022-12-12T18:55:00Z">
                  <w:rPr>
                    <w:ins w:id="1328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29" w:author="Iijima, Akira/飯島 玲" w:date="2022-06-30T21:03:00Z">
              <w:r w:rsidRPr="00D952CE">
                <w:rPr>
                  <w:rFonts w:ascii="Meiryo UI" w:eastAsia="Meiryo UI" w:hAnsi="Meiryo UI"/>
                  <w:rPrChange w:id="133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2</w:t>
              </w:r>
            </w:ins>
          </w:p>
        </w:tc>
        <w:tc>
          <w:tcPr>
            <w:tcW w:w="5796" w:type="dxa"/>
          </w:tcPr>
          <w:p w14:paraId="3B3459EF" w14:textId="77777777" w:rsidR="000D6548" w:rsidRPr="00D952CE" w:rsidRDefault="000D6548" w:rsidP="00871DC1">
            <w:pPr>
              <w:spacing w:line="240" w:lineRule="exact"/>
              <w:ind w:left="0"/>
              <w:rPr>
                <w:ins w:id="1331" w:author="Iijima, Akira/飯島 玲" w:date="2022-06-30T21:03:00Z"/>
                <w:rFonts w:ascii="Meiryo UI" w:eastAsia="Meiryo UI" w:hAnsi="Meiryo UI"/>
                <w:rPrChange w:id="1332" w:author="Kashima, Takuya/鹿島 卓也" w:date="2022-12-12T18:55:00Z">
                  <w:rPr>
                    <w:ins w:id="1333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34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35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株式会社アイシン</w:t>
              </w:r>
            </w:ins>
          </w:p>
        </w:tc>
      </w:tr>
      <w:tr w:rsidR="00D952CE" w:rsidRPr="00D952CE" w14:paraId="6C048F9D" w14:textId="77777777" w:rsidTr="00871DC1">
        <w:trPr>
          <w:ins w:id="1336" w:author="Iijima, Akira/飯島 玲" w:date="2022-06-30T21:03:00Z"/>
        </w:trPr>
        <w:tc>
          <w:tcPr>
            <w:tcW w:w="1008" w:type="dxa"/>
          </w:tcPr>
          <w:p w14:paraId="3F128098" w14:textId="77777777" w:rsidR="000D6548" w:rsidRPr="00D952CE" w:rsidRDefault="000D6548" w:rsidP="00871DC1">
            <w:pPr>
              <w:spacing w:line="240" w:lineRule="exact"/>
              <w:ind w:left="0"/>
              <w:rPr>
                <w:ins w:id="1337" w:author="Iijima, Akira/飯島 玲" w:date="2022-06-30T21:03:00Z"/>
                <w:rFonts w:ascii="Meiryo UI" w:eastAsia="Meiryo UI" w:hAnsi="Meiryo UI"/>
                <w:rPrChange w:id="1338" w:author="Kashima, Takuya/鹿島 卓也" w:date="2022-12-12T18:55:00Z">
                  <w:rPr>
                    <w:ins w:id="1339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40" w:author="Iijima, Akira/飯島 玲" w:date="2022-06-30T21:03:00Z">
              <w:r w:rsidRPr="00D952CE">
                <w:rPr>
                  <w:rFonts w:ascii="Meiryo UI" w:eastAsia="Meiryo UI" w:hAnsi="Meiryo UI"/>
                  <w:rPrChange w:id="134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3</w:t>
              </w:r>
            </w:ins>
          </w:p>
        </w:tc>
        <w:tc>
          <w:tcPr>
            <w:tcW w:w="5796" w:type="dxa"/>
          </w:tcPr>
          <w:p w14:paraId="43DC0DA7" w14:textId="77777777" w:rsidR="000D6548" w:rsidRPr="00D952CE" w:rsidRDefault="000D6548" w:rsidP="00871DC1">
            <w:pPr>
              <w:spacing w:line="240" w:lineRule="exact"/>
              <w:ind w:left="0"/>
              <w:rPr>
                <w:ins w:id="1342" w:author="Iijima, Akira/飯島 玲" w:date="2022-06-30T21:03:00Z"/>
                <w:rFonts w:ascii="Meiryo UI" w:eastAsia="Meiryo UI" w:hAnsi="Meiryo UI"/>
                <w:rPrChange w:id="1343" w:author="Kashima, Takuya/鹿島 卓也" w:date="2022-12-12T18:55:00Z">
                  <w:rPr>
                    <w:ins w:id="1344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45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46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パナソニック株式会社（用品）</w:t>
              </w:r>
            </w:ins>
          </w:p>
        </w:tc>
      </w:tr>
      <w:tr w:rsidR="00D952CE" w:rsidRPr="00D952CE" w14:paraId="7504301D" w14:textId="77777777" w:rsidTr="00871DC1">
        <w:trPr>
          <w:ins w:id="1347" w:author="Iijima, Akira/飯島 玲" w:date="2022-06-30T21:03:00Z"/>
        </w:trPr>
        <w:tc>
          <w:tcPr>
            <w:tcW w:w="1008" w:type="dxa"/>
          </w:tcPr>
          <w:p w14:paraId="060672F9" w14:textId="77777777" w:rsidR="000D6548" w:rsidRPr="00D952CE" w:rsidRDefault="000D6548" w:rsidP="00871DC1">
            <w:pPr>
              <w:spacing w:line="240" w:lineRule="exact"/>
              <w:ind w:left="0"/>
              <w:rPr>
                <w:ins w:id="1348" w:author="Iijima, Akira/飯島 玲" w:date="2022-06-30T21:03:00Z"/>
                <w:rFonts w:ascii="Meiryo UI" w:eastAsia="Meiryo UI" w:hAnsi="Meiryo UI"/>
                <w:rPrChange w:id="1349" w:author="Kashima, Takuya/鹿島 卓也" w:date="2022-12-12T18:55:00Z">
                  <w:rPr>
                    <w:ins w:id="1350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51" w:author="Iijima, Akira/飯島 玲" w:date="2022-06-30T21:03:00Z">
              <w:r w:rsidRPr="00D952CE">
                <w:rPr>
                  <w:rFonts w:ascii="Meiryo UI" w:eastAsia="Meiryo UI" w:hAnsi="Meiryo UI"/>
                  <w:rPrChange w:id="1352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4</w:t>
              </w:r>
            </w:ins>
          </w:p>
        </w:tc>
        <w:tc>
          <w:tcPr>
            <w:tcW w:w="5796" w:type="dxa"/>
          </w:tcPr>
          <w:p w14:paraId="40757487" w14:textId="77777777" w:rsidR="000D6548" w:rsidRPr="00D952CE" w:rsidRDefault="000D6548" w:rsidP="00871DC1">
            <w:pPr>
              <w:spacing w:line="240" w:lineRule="exact"/>
              <w:ind w:left="0"/>
              <w:rPr>
                <w:ins w:id="1353" w:author="Iijima, Akira/飯島 玲" w:date="2022-06-30T21:03:00Z"/>
                <w:rFonts w:ascii="Meiryo UI" w:eastAsia="Meiryo UI" w:hAnsi="Meiryo UI"/>
              </w:rPr>
            </w:pPr>
            <w:ins w:id="1354" w:author="Iijima, Akira/飯島 玲" w:date="2022-06-30T21:03:00Z">
              <w:r w:rsidRPr="00D952CE">
                <w:rPr>
                  <w:rFonts w:ascii="Meiryo UI" w:eastAsia="Meiryo UI" w:hAnsi="Meiryo UI" w:hint="eastAsia"/>
                  <w:rPrChange w:id="1355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株式会社デンソーテン</w:t>
              </w:r>
            </w:ins>
          </w:p>
        </w:tc>
      </w:tr>
      <w:tr w:rsidR="00D952CE" w:rsidRPr="00D952CE" w14:paraId="641B2029" w14:textId="77777777" w:rsidTr="00871DC1">
        <w:trPr>
          <w:ins w:id="1356" w:author="Iijima, Akira/飯島 玲" w:date="2022-06-30T21:03:00Z"/>
        </w:trPr>
        <w:tc>
          <w:tcPr>
            <w:tcW w:w="1008" w:type="dxa"/>
          </w:tcPr>
          <w:p w14:paraId="3CB6B6E8" w14:textId="77777777" w:rsidR="000D6548" w:rsidRPr="00D952CE" w:rsidRDefault="000D6548" w:rsidP="00871DC1">
            <w:pPr>
              <w:spacing w:line="240" w:lineRule="exact"/>
              <w:ind w:left="0"/>
              <w:rPr>
                <w:ins w:id="1357" w:author="Iijima, Akira/飯島 玲" w:date="2022-06-30T21:03:00Z"/>
                <w:rFonts w:ascii="Meiryo UI" w:eastAsia="Meiryo UI" w:hAnsi="Meiryo UI"/>
                <w:rPrChange w:id="1358" w:author="Kashima, Takuya/鹿島 卓也" w:date="2022-12-12T18:55:00Z">
                  <w:rPr>
                    <w:ins w:id="1359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60" w:author="Iijima, Akira/飯島 玲" w:date="2022-06-30T21:03:00Z">
              <w:r w:rsidRPr="00D952CE">
                <w:rPr>
                  <w:rFonts w:ascii="Meiryo UI" w:eastAsia="Meiryo UI" w:hAnsi="Meiryo UI"/>
                </w:rPr>
                <w:t>5</w:t>
              </w:r>
              <w:r w:rsidRPr="00D952CE">
                <w:rPr>
                  <w:rFonts w:ascii="Meiryo UI" w:eastAsia="Meiryo UI" w:hAnsi="Meiryo UI"/>
                  <w:rPrChange w:id="136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-9</w:t>
              </w:r>
            </w:ins>
          </w:p>
        </w:tc>
        <w:tc>
          <w:tcPr>
            <w:tcW w:w="5796" w:type="dxa"/>
          </w:tcPr>
          <w:p w14:paraId="4893AB30" w14:textId="77777777" w:rsidR="000D6548" w:rsidRPr="00D952CE" w:rsidRDefault="000D6548" w:rsidP="00871DC1">
            <w:pPr>
              <w:spacing w:line="240" w:lineRule="exact"/>
              <w:ind w:left="0"/>
              <w:rPr>
                <w:ins w:id="1362" w:author="Iijima, Akira/飯島 玲" w:date="2022-06-30T21:03:00Z"/>
                <w:rFonts w:ascii="Meiryo UI" w:eastAsia="Meiryo UI" w:hAnsi="Meiryo UI"/>
                <w:rPrChange w:id="1363" w:author="Kashima, Takuya/鹿島 卓也" w:date="2022-12-12T18:55:00Z">
                  <w:rPr>
                    <w:ins w:id="1364" w:author="Iijima, Akira/飯島 玲" w:date="2022-06-30T21:03:00Z"/>
                    <w:rFonts w:ascii="Meiryo UI" w:eastAsia="Meiryo UI" w:hAnsi="Meiryo UI"/>
                    <w:color w:val="000000"/>
                  </w:rPr>
                </w:rPrChange>
              </w:rPr>
            </w:pPr>
            <w:ins w:id="1365" w:author="Iijima, Akira/飯島 玲" w:date="2022-06-30T21:03:00Z">
              <w:r w:rsidRPr="00D952CE">
                <w:rPr>
                  <w:rFonts w:ascii="Meiryo UI" w:eastAsia="Meiryo UI" w:hAnsi="Meiryo UI"/>
                  <w:rPrChange w:id="136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RESERVED</w:t>
              </w:r>
            </w:ins>
          </w:p>
        </w:tc>
      </w:tr>
    </w:tbl>
    <w:p w14:paraId="57882573" w14:textId="77777777" w:rsidR="000D6548" w:rsidRPr="000D6548" w:rsidRDefault="000D6548">
      <w:pPr>
        <w:rPr>
          <w:rFonts w:ascii="Meiryo UI" w:eastAsia="Meiryo UI" w:hAnsi="Meiryo UI"/>
          <w:rPrChange w:id="1367" w:author="Iijima, Akira/飯島 玲" w:date="2022-06-30T20:57:00Z">
            <w:rPr>
              <w:color w:val="000000"/>
            </w:rPr>
          </w:rPrChange>
        </w:rPr>
      </w:pPr>
    </w:p>
    <w:p w14:paraId="47F02581" w14:textId="77777777" w:rsidR="008942C8" w:rsidRPr="000D6548" w:rsidRDefault="008942C8">
      <w:pPr>
        <w:ind w:leftChars="113" w:left="226" w:firstLineChars="100" w:firstLine="200"/>
        <w:rPr>
          <w:rFonts w:ascii="Meiryo UI" w:eastAsia="Meiryo UI" w:hAnsi="Meiryo UI"/>
          <w:rPrChange w:id="1368" w:author="Iijima, Akira/飯島 玲" w:date="2022-06-30T20:57:00Z">
            <w:rPr>
              <w:color w:val="000000"/>
            </w:rPr>
          </w:rPrChange>
        </w:rPr>
      </w:pPr>
      <w:r w:rsidRPr="000D6548">
        <w:rPr>
          <w:lang w:val="en"/>
          <w:rPrChange w:id="1369" w:author="Iijima, Akira/飯島 玲" w:date="2022-06-30T20:57:00Z">
            <w:rPr>
              <w:color w:val="000000"/>
            </w:rPr>
          </w:rPrChange>
        </w:rPr>
        <w:t>Number according to the table below.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5796"/>
      </w:tblGrid>
      <w:tr w:rsidR="000D6548" w:rsidRPr="000D6548" w14:paraId="1D761B12" w14:textId="77777777">
        <w:tc>
          <w:tcPr>
            <w:tcW w:w="1008" w:type="dxa"/>
            <w:shd w:val="clear" w:color="auto" w:fill="FFCC99"/>
          </w:tcPr>
          <w:p w14:paraId="62DB90B7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37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71" w:author="Iijima, Akira/飯島 玲" w:date="2022-06-30T20:57:00Z">
                  <w:rPr>
                    <w:color w:val="000000"/>
                  </w:rPr>
                </w:rPrChange>
              </w:rPr>
              <w:t>number</w:t>
            </w:r>
          </w:p>
        </w:tc>
        <w:tc>
          <w:tcPr>
            <w:tcW w:w="5796" w:type="dxa"/>
            <w:shd w:val="clear" w:color="auto" w:fill="FFCC99"/>
          </w:tcPr>
          <w:p w14:paraId="1C4BA7EE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37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73" w:author="Iijima, Akira/飯島 玲" w:date="2022-06-30T20:57:00Z">
                  <w:rPr>
                    <w:color w:val="000000"/>
                  </w:rPr>
                </w:rPrChange>
              </w:rPr>
              <w:t>content</w:t>
            </w:r>
          </w:p>
        </w:tc>
      </w:tr>
      <w:tr w:rsidR="000D6548" w:rsidRPr="000D6548" w14:paraId="5C6AB95B" w14:textId="77777777">
        <w:tc>
          <w:tcPr>
            <w:tcW w:w="1008" w:type="dxa"/>
          </w:tcPr>
          <w:p w14:paraId="56F9519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37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75" w:author="Iijima, Akira/飯島 玲" w:date="2022-06-30T20:57:00Z">
                  <w:rPr>
                    <w:color w:val="000000"/>
                  </w:rPr>
                </w:rPrChange>
              </w:rPr>
              <w:t>0</w:t>
            </w:r>
          </w:p>
        </w:tc>
        <w:tc>
          <w:tcPr>
            <w:tcW w:w="5796" w:type="dxa"/>
          </w:tcPr>
          <w:p w14:paraId="35BADADA" w14:textId="35D87E70" w:rsidR="008942C8" w:rsidRPr="000D6548" w:rsidRDefault="004F2A5D">
            <w:pPr>
              <w:spacing w:line="240" w:lineRule="exact"/>
              <w:ind w:left="0"/>
              <w:rPr>
                <w:rFonts w:ascii="Meiryo UI" w:eastAsia="Meiryo UI" w:hAnsi="Meiryo UI"/>
                <w:strike/>
                <w:rPrChange w:id="1376" w:author="Iijima, Akira/飯島 玲" w:date="2022-06-30T20:57:00Z">
                  <w:rPr>
                    <w:strike/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77" w:author="Iijima, Akira/飯島 玲" w:date="2022-06-30T20:57:00Z">
                  <w:rPr>
                    <w:color w:val="000000"/>
                  </w:rPr>
                </w:rPrChange>
              </w:rPr>
              <w:t>Aisin</w:t>
            </w:r>
            <w:del w:id="1378" w:author="Iijima, Akira/飯島 玲" w:date="2022-03-24T15:40:00Z">
              <w:r w:rsidR="00821017" w:rsidRPr="000D6548" w:rsidDel="007661C2">
                <w:rPr>
                  <w:lang w:val="en"/>
                </w:rPr>
                <w:delText xml:space="preserve"> Co., Ltd.</w:delText>
              </w:r>
            </w:del>
            <w:r w:rsidR="00821017" w:rsidRPr="000D6548">
              <w:rPr>
                <w:lang w:val="en"/>
              </w:rPr>
              <w:t xml:space="preserve"> </w:t>
            </w:r>
            <w:r w:rsidR="00D64B7C" w:rsidRPr="000D6548">
              <w:rPr>
                <w:lang w:val="en"/>
                <w:rPrChange w:id="1379" w:author="Iijima, Akira/飯島 玲" w:date="2022-06-30T20:57:00Z">
                  <w:rPr>
                    <w:color w:val="000000"/>
                  </w:rPr>
                </w:rPrChange>
              </w:rPr>
              <w:t>(Supplies)</w:t>
            </w:r>
          </w:p>
        </w:tc>
      </w:tr>
      <w:tr w:rsidR="000D6548" w:rsidRPr="000D6548" w14:paraId="31EA8D10" w14:textId="77777777">
        <w:tc>
          <w:tcPr>
            <w:tcW w:w="1008" w:type="dxa"/>
          </w:tcPr>
          <w:p w14:paraId="0555C1F0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38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81" w:author="Iijima, Akira/飯島 玲" w:date="2022-06-30T20:57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5796" w:type="dxa"/>
          </w:tcPr>
          <w:p w14:paraId="45FDBA8D" w14:textId="578A1646" w:rsidR="008942C8" w:rsidRPr="000D6548" w:rsidRDefault="004F2A5D">
            <w:pPr>
              <w:spacing w:line="240" w:lineRule="exact"/>
              <w:ind w:left="0"/>
              <w:rPr>
                <w:rFonts w:ascii="Meiryo UI" w:eastAsia="Meiryo UI" w:hAnsi="Meiryo UI"/>
                <w:rPrChange w:id="138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83" w:author="Iijima, Akira/飯島 玲" w:date="2022-06-30T20:57:00Z">
                  <w:rPr>
                    <w:color w:val="000000"/>
                  </w:rPr>
                </w:rPrChange>
              </w:rPr>
              <w:t>Aisin</w:t>
            </w:r>
            <w:del w:id="1384" w:author="Iijima, Akira/飯島 玲" w:date="2022-03-24T15:40:00Z">
              <w:r w:rsidRPr="000D6548" w:rsidDel="007661C2">
                <w:rPr>
                  <w:lang w:val="en"/>
                  <w:rPrChange w:id="1385" w:author="Iijima, Akira/飯島 玲" w:date="2022-06-30T20:57:00Z">
                    <w:rPr>
                      <w:color w:val="000000"/>
                    </w:rPr>
                  </w:rPrChange>
                </w:rPr>
                <w:delText xml:space="preserve"> Co., Ltd.</w:delText>
              </w:r>
            </w:del>
          </w:p>
        </w:tc>
      </w:tr>
      <w:tr w:rsidR="000D6548" w:rsidRPr="000D6548" w14:paraId="12267CEA" w14:textId="77777777">
        <w:tc>
          <w:tcPr>
            <w:tcW w:w="1008" w:type="dxa"/>
          </w:tcPr>
          <w:p w14:paraId="0E32707D" w14:textId="77777777" w:rsidR="008942C8" w:rsidRPr="000D6548" w:rsidRDefault="008942C8">
            <w:pPr>
              <w:spacing w:line="240" w:lineRule="exact"/>
              <w:ind w:left="0"/>
              <w:rPr>
                <w:rFonts w:ascii="Meiryo UI" w:eastAsia="Meiryo UI" w:hAnsi="Meiryo UI"/>
                <w:rPrChange w:id="1386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87" w:author="Iijima, Akira/飯島 玲" w:date="2022-06-30T20:57:00Z">
                  <w:rPr>
                    <w:color w:val="000000"/>
                  </w:rPr>
                </w:rPrChange>
              </w:rPr>
              <w:t>2</w:t>
            </w:r>
          </w:p>
        </w:tc>
        <w:tc>
          <w:tcPr>
            <w:tcW w:w="5796" w:type="dxa"/>
          </w:tcPr>
          <w:p w14:paraId="40121E70" w14:textId="101D6B71" w:rsidR="008942C8" w:rsidRPr="000D6548" w:rsidRDefault="004F2A5D">
            <w:pPr>
              <w:spacing w:line="240" w:lineRule="exact"/>
              <w:ind w:left="0"/>
              <w:rPr>
                <w:rFonts w:ascii="Meiryo UI" w:eastAsia="Meiryo UI" w:hAnsi="Meiryo UI"/>
                <w:rPrChange w:id="1388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89" w:author="Iijima, Akira/飯島 玲" w:date="2022-06-30T20:57:00Z">
                  <w:rPr>
                    <w:color w:val="000000"/>
                  </w:rPr>
                </w:rPrChange>
              </w:rPr>
              <w:t>Aisin</w:t>
            </w:r>
            <w:del w:id="1390" w:author="Iijima, Akira/飯島 玲" w:date="2022-03-24T15:40:00Z">
              <w:r w:rsidRPr="000D6548" w:rsidDel="007661C2">
                <w:rPr>
                  <w:lang w:val="en"/>
                  <w:rPrChange w:id="1391" w:author="Iijima, Akira/飯島 玲" w:date="2022-06-30T20:57:00Z">
                    <w:rPr>
                      <w:color w:val="000000"/>
                    </w:rPr>
                  </w:rPrChange>
                </w:rPr>
                <w:delText xml:space="preserve"> Co., Ltd.</w:delText>
              </w:r>
            </w:del>
          </w:p>
        </w:tc>
      </w:tr>
      <w:tr w:rsidR="000D6548" w:rsidRPr="000D6548" w14:paraId="27A7CECF" w14:textId="77777777">
        <w:tc>
          <w:tcPr>
            <w:tcW w:w="1008" w:type="dxa"/>
          </w:tcPr>
          <w:p w14:paraId="6992E8C2" w14:textId="77777777" w:rsidR="00821017" w:rsidRPr="000D6548" w:rsidRDefault="00821017">
            <w:pPr>
              <w:spacing w:line="240" w:lineRule="exact"/>
              <w:ind w:left="0"/>
              <w:rPr>
                <w:rFonts w:ascii="Meiryo UI" w:eastAsia="Meiryo UI" w:hAnsi="Meiryo UI"/>
                <w:rPrChange w:id="139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93" w:author="Iijima, Akira/飯島 玲" w:date="2022-06-30T20:57:00Z">
                  <w:rPr>
                    <w:color w:val="000000"/>
                  </w:rPr>
                </w:rPrChange>
              </w:rPr>
              <w:t>3</w:t>
            </w:r>
          </w:p>
        </w:tc>
        <w:tc>
          <w:tcPr>
            <w:tcW w:w="5796" w:type="dxa"/>
          </w:tcPr>
          <w:p w14:paraId="43F84CD1" w14:textId="37A88C2F" w:rsidR="00821017" w:rsidRPr="000D6548" w:rsidRDefault="00767CF4">
            <w:pPr>
              <w:spacing w:line="240" w:lineRule="exact"/>
              <w:ind w:left="0"/>
              <w:rPr>
                <w:rFonts w:ascii="Meiryo UI" w:eastAsia="Meiryo UI" w:hAnsi="Meiryo UI"/>
                <w:rPrChange w:id="1394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395" w:author="Iijima, Akira/飯島 玲" w:date="2022-06-30T20:57:00Z">
                  <w:rPr>
                    <w:color w:val="000000"/>
                  </w:rPr>
                </w:rPrChange>
              </w:rPr>
              <w:t>Panasonic</w:t>
            </w:r>
            <w:del w:id="1396" w:author="Iijima, Akira/飯島 玲" w:date="2022-03-24T15:40:00Z">
              <w:r w:rsidRPr="000D6548" w:rsidDel="007661C2">
                <w:rPr>
                  <w:lang w:val="en"/>
                  <w:rPrChange w:id="1397" w:author="Iijima, Akira/飯島 玲" w:date="2022-06-30T20:57:00Z">
                    <w:rPr>
                      <w:color w:val="000000"/>
                    </w:rPr>
                  </w:rPrChange>
                </w:rPr>
                <w:delText xml:space="preserve"> </w:delText>
              </w:r>
              <w:r w:rsidR="00821017" w:rsidRPr="000D6548" w:rsidDel="007661C2">
                <w:rPr>
                  <w:lang w:val="en"/>
                  <w:rPrChange w:id="1398" w:author="Iijima, Akira/飯島 玲" w:date="2022-06-30T20:57:00Z">
                    <w:rPr>
                      <w:color w:val="000000"/>
                    </w:rPr>
                  </w:rPrChange>
                </w:rPr>
                <w:delText>Corporation</w:delText>
              </w:r>
            </w:del>
            <w:r w:rsidRPr="000D6548">
              <w:rPr>
                <w:lang w:val="en"/>
              </w:rPr>
              <w:t xml:space="preserve"> </w:t>
            </w:r>
            <w:r w:rsidR="00D64B7C" w:rsidRPr="000D6548">
              <w:rPr>
                <w:lang w:val="en"/>
                <w:rPrChange w:id="1399" w:author="Iijima, Akira/飯島 玲" w:date="2022-06-30T20:57:00Z">
                  <w:rPr>
                    <w:color w:val="000000"/>
                  </w:rPr>
                </w:rPrChange>
              </w:rPr>
              <w:t>(Supplies)</w:t>
            </w:r>
          </w:p>
        </w:tc>
      </w:tr>
      <w:tr w:rsidR="000D6548" w:rsidRPr="000D6548" w14:paraId="3D16B590" w14:textId="77777777">
        <w:tc>
          <w:tcPr>
            <w:tcW w:w="1008" w:type="dxa"/>
          </w:tcPr>
          <w:p w14:paraId="6BB5AFB7" w14:textId="77777777" w:rsidR="008942C8" w:rsidRPr="000D6548" w:rsidRDefault="00821017">
            <w:pPr>
              <w:spacing w:line="240" w:lineRule="exact"/>
              <w:ind w:left="0"/>
              <w:rPr>
                <w:rFonts w:ascii="Meiryo UI" w:eastAsia="Meiryo UI" w:hAnsi="Meiryo UI"/>
                <w:rPrChange w:id="1400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401" w:author="Iijima, Akira/飯島 玲" w:date="2022-06-30T20:57:00Z">
                  <w:rPr>
                    <w:color w:val="000000"/>
                  </w:rPr>
                </w:rPrChange>
              </w:rPr>
              <w:t>4</w:t>
            </w:r>
          </w:p>
        </w:tc>
        <w:tc>
          <w:tcPr>
            <w:tcW w:w="5796" w:type="dxa"/>
          </w:tcPr>
          <w:p w14:paraId="3422FB7D" w14:textId="18CE0A75" w:rsidR="008942C8" w:rsidRPr="000D6548" w:rsidRDefault="00D64B7C">
            <w:pPr>
              <w:spacing w:line="240" w:lineRule="exact"/>
              <w:ind w:left="0"/>
              <w:rPr>
                <w:rFonts w:ascii="Meiryo UI" w:eastAsia="Meiryo UI" w:hAnsi="Meiryo UI"/>
                <w:rPrChange w:id="1402" w:author="Iijima, Akira/飯島 玲" w:date="2022-06-30T20:57:00Z">
                  <w:rPr/>
                </w:rPrChange>
              </w:rPr>
            </w:pPr>
            <w:r w:rsidRPr="000D6548">
              <w:rPr>
                <w:lang w:val="en"/>
                <w:rPrChange w:id="1403" w:author="Iijima, Akira/飯島 玲" w:date="2022-06-30T20:57:00Z">
                  <w:rPr>
                    <w:color w:val="000000"/>
                  </w:rPr>
                </w:rPrChange>
              </w:rPr>
              <w:t>Denso</w:t>
            </w:r>
            <w:ins w:id="1404" w:author="Iijima, Akira/飯島 玲" w:date="2022-03-24T15:40:00Z">
              <w:r w:rsidR="007661C2" w:rsidRPr="000D6548">
                <w:rPr>
                  <w:lang w:val="en"/>
                  <w:rPrChange w:id="1405" w:author="Iijima, Akira/飯島 玲" w:date="2022-06-30T20:57:00Z">
                    <w:rPr>
                      <w:color w:val="000000"/>
                      <w:lang w:val="en"/>
                    </w:rPr>
                  </w:rPrChange>
                </w:rPr>
                <w:t>-</w:t>
              </w:r>
            </w:ins>
            <w:r w:rsidRPr="000D6548">
              <w:rPr>
                <w:lang w:val="en"/>
                <w:rPrChange w:id="1406" w:author="Iijima, Akira/飯島 玲" w:date="2022-06-30T20:57:00Z">
                  <w:rPr>
                    <w:color w:val="000000"/>
                  </w:rPr>
                </w:rPrChange>
              </w:rPr>
              <w:t>ten</w:t>
            </w:r>
            <w:del w:id="1407" w:author="Iijima, Akira/飯島 玲" w:date="2022-03-24T15:40:00Z">
              <w:r w:rsidRPr="000D6548" w:rsidDel="007661C2">
                <w:rPr>
                  <w:lang w:val="en"/>
                  <w:rPrChange w:id="1408" w:author="Iijima, Akira/飯島 玲" w:date="2022-06-30T20:57:00Z">
                    <w:rPr>
                      <w:color w:val="000000"/>
                    </w:rPr>
                  </w:rPrChange>
                </w:rPr>
                <w:delText xml:space="preserve"> Co., Ltd.</w:delText>
              </w:r>
            </w:del>
          </w:p>
        </w:tc>
      </w:tr>
      <w:tr w:rsidR="000D6548" w:rsidRPr="000D6548" w14:paraId="0B43A91D" w14:textId="77777777">
        <w:tc>
          <w:tcPr>
            <w:tcW w:w="1008" w:type="dxa"/>
          </w:tcPr>
          <w:p w14:paraId="2B403645" w14:textId="77777777" w:rsidR="009869A6" w:rsidRPr="000D6548" w:rsidRDefault="009869A6" w:rsidP="00216A0A">
            <w:pPr>
              <w:spacing w:line="240" w:lineRule="exact"/>
              <w:ind w:left="0"/>
              <w:rPr>
                <w:rFonts w:ascii="Meiryo UI" w:eastAsia="Meiryo UI" w:hAnsi="Meiryo UI"/>
                <w:rPrChange w:id="1409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410" w:author="Iijima, Akira/飯島 玲" w:date="2022-06-30T20:57:00Z">
                  <w:rPr/>
                </w:rPrChange>
              </w:rPr>
              <w:t>5</w:t>
            </w:r>
            <w:r w:rsidRPr="000D6548">
              <w:rPr>
                <w:lang w:val="en"/>
                <w:rPrChange w:id="1411" w:author="Iijima, Akira/飯島 玲" w:date="2022-06-30T20:57:00Z">
                  <w:rPr>
                    <w:color w:val="000000"/>
                  </w:rPr>
                </w:rPrChange>
              </w:rPr>
              <w:t>-9</w:t>
            </w:r>
          </w:p>
        </w:tc>
        <w:tc>
          <w:tcPr>
            <w:tcW w:w="5796" w:type="dxa"/>
          </w:tcPr>
          <w:p w14:paraId="596ED08D" w14:textId="77777777" w:rsidR="009869A6" w:rsidRPr="000D6548" w:rsidRDefault="009869A6" w:rsidP="00216A0A">
            <w:pPr>
              <w:spacing w:line="240" w:lineRule="exact"/>
              <w:ind w:left="0"/>
              <w:rPr>
                <w:rFonts w:ascii="Meiryo UI" w:eastAsia="Meiryo UI" w:hAnsi="Meiryo UI"/>
                <w:rPrChange w:id="1412" w:author="Iijima, Akira/飯島 玲" w:date="2022-06-30T20:57:00Z">
                  <w:rPr>
                    <w:color w:val="000000"/>
                  </w:rPr>
                </w:rPrChange>
              </w:rPr>
            </w:pPr>
            <w:r w:rsidRPr="000D6548">
              <w:rPr>
                <w:lang w:val="en"/>
                <w:rPrChange w:id="1413" w:author="Iijima, Akira/飯島 玲" w:date="2022-06-30T20:57:00Z">
                  <w:rPr>
                    <w:color w:val="000000"/>
                  </w:rPr>
                </w:rPrChange>
              </w:rPr>
              <w:t>RESERVED</w:t>
            </w:r>
          </w:p>
        </w:tc>
      </w:tr>
    </w:tbl>
    <w:p w14:paraId="3DBB62A0" w14:textId="53E40A47" w:rsidR="001C010A" w:rsidRPr="000D6548" w:rsidDel="000D6548" w:rsidRDefault="001C010A">
      <w:pPr>
        <w:rPr>
          <w:del w:id="1414" w:author="Iijima, Akira/飯島 玲" w:date="2022-06-30T21:04:00Z"/>
          <w:rFonts w:ascii="Meiryo UI" w:eastAsia="Meiryo UI" w:hAnsi="Meiryo UI"/>
          <w:rPrChange w:id="1415" w:author="Iijima, Akira/飯島 玲" w:date="2022-06-30T20:57:00Z">
            <w:rPr>
              <w:del w:id="1416" w:author="Iijima, Akira/飯島 玲" w:date="2022-06-30T21:04:00Z"/>
              <w:color w:val="000000"/>
            </w:rPr>
          </w:rPrChange>
        </w:rPr>
      </w:pPr>
    </w:p>
    <w:p w14:paraId="58C36A97" w14:textId="3239F52D" w:rsidR="008942C8" w:rsidRPr="00D952CE" w:rsidRDefault="001C010A">
      <w:pPr>
        <w:rPr>
          <w:rFonts w:ascii="Meiryo UI" w:eastAsia="Meiryo UI" w:hAnsi="Meiryo UI"/>
          <w:rPrChange w:id="1417" w:author="Kashima, Takuya/鹿島 卓也" w:date="2022-12-12T18:55:00Z">
            <w:rPr>
              <w:color w:val="000000"/>
            </w:rPr>
          </w:rPrChange>
        </w:rPr>
      </w:pPr>
      <w:r w:rsidRPr="000D6548">
        <w:rPr>
          <w:lang w:val="en"/>
          <w:rPrChange w:id="1418" w:author="Iijima, Akira/飯島 玲" w:date="2022-06-30T20:57:00Z">
            <w:rPr>
              <w:color w:val="000000"/>
            </w:rPr>
          </w:rPrChange>
        </w:rPr>
        <w:br w:type="page"/>
      </w:r>
      <w:r w:rsidR="009C5171" w:rsidRPr="000D6548">
        <w:rPr>
          <w:lang w:val="en"/>
          <w:rPrChange w:id="1419" w:author="Iijima, Akira/飯島 玲" w:date="2022-06-30T20:57:00Z">
            <w:rPr>
              <w:color w:val="000000"/>
            </w:rPr>
          </w:rPrChange>
        </w:rPr>
        <w:lastRenderedPageBreak/>
        <w:t>3-5.</w:t>
      </w:r>
      <w:ins w:id="1420" w:author="Iijima, Akira/飯島 玲" w:date="2022-06-30T21:04:00Z">
        <w:r w:rsidR="000D6548" w:rsidRPr="000D6548">
          <w:rPr>
            <w:rFonts w:ascii="Meiryo UI" w:eastAsia="Meiryo UI" w:hAnsi="Meiryo UI" w:hint="eastAsia"/>
            <w:color w:val="000000"/>
          </w:rPr>
          <w:t xml:space="preserve"> </w:t>
        </w:r>
        <w:r w:rsidR="000D6548" w:rsidRPr="00D952CE">
          <w:rPr>
            <w:rFonts w:ascii="Meiryo UI" w:eastAsia="Meiryo UI" w:hAnsi="Meiryo UI" w:hint="eastAsia"/>
            <w:rPrChange w:id="1421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⑤同一メーカ連番</w:t>
        </w:r>
      </w:ins>
      <w:del w:id="1422" w:author="Iijima, Akira/飯島 玲" w:date="2022-06-30T21:04:00Z">
        <w:r w:rsidR="0076532A" w:rsidRPr="00D952CE" w:rsidDel="000D6548">
          <w:rPr>
            <w:lang w:val="en"/>
            <w:rPrChange w:id="1423" w:author="Kashima, Takuya/鹿島 卓也" w:date="2022-12-12T18:55:00Z">
              <w:rPr>
                <w:color w:val="000000"/>
              </w:rPr>
            </w:rPrChange>
          </w:rPr>
          <w:delText>(5)</w:delText>
        </w:r>
      </w:del>
      <w:r w:rsidRPr="00D952CE">
        <w:rPr>
          <w:lang w:val="en"/>
        </w:rPr>
        <w:t xml:space="preserve"> </w:t>
      </w:r>
      <w:del w:id="1424" w:author="Iijima, Akira/飯島 玲" w:date="2022-03-24T15:42:00Z">
        <w:r w:rsidR="008942C8" w:rsidRPr="00D952CE" w:rsidDel="007661C2">
          <w:rPr>
            <w:lang w:val="en"/>
            <w:rPrChange w:id="1425" w:author="Kashima, Takuya/鹿島 卓也" w:date="2022-12-12T18:55:00Z">
              <w:rPr>
                <w:color w:val="000000"/>
              </w:rPr>
            </w:rPrChange>
          </w:rPr>
          <w:delText>Same manufacturer s</w:delText>
        </w:r>
      </w:del>
      <w:ins w:id="1426" w:author="Iijima, Akira/飯島 玲" w:date="2022-03-24T15:42:00Z">
        <w:r w:rsidR="007661C2" w:rsidRPr="00D952CE">
          <w:rPr>
            <w:lang w:val="en"/>
            <w:rPrChange w:id="1427" w:author="Kashima, Takuya/鹿島 卓也" w:date="2022-12-12T18:55:00Z">
              <w:rPr>
                <w:color w:val="000000"/>
                <w:lang w:val="en"/>
              </w:rPr>
            </w:rPrChange>
          </w:rPr>
          <w:t>S</w:t>
        </w:r>
      </w:ins>
      <w:r w:rsidR="008942C8" w:rsidRPr="00D952CE">
        <w:rPr>
          <w:lang w:val="en"/>
          <w:rPrChange w:id="1428" w:author="Kashima, Takuya/鹿島 卓也" w:date="2022-12-12T18:55:00Z">
            <w:rPr>
              <w:color w:val="000000"/>
            </w:rPr>
          </w:rPrChange>
        </w:rPr>
        <w:t>equential number</w:t>
      </w:r>
      <w:ins w:id="1429" w:author="Iijima, Akira/飯島 玲" w:date="2022-03-25T12:57:00Z">
        <w:r w:rsidR="00A07DC2" w:rsidRPr="00D952CE">
          <w:rPr>
            <w:lang w:val="en"/>
            <w:rPrChange w:id="1430" w:author="Kashima, Takuya/鹿島 卓也" w:date="2022-12-12T18:55:00Z">
              <w:rPr>
                <w:color w:val="FF0000"/>
                <w:lang w:val="en"/>
              </w:rPr>
            </w:rPrChange>
          </w:rPr>
          <w:t xml:space="preserve"> </w:t>
        </w:r>
        <w:r w:rsidR="00A07DC2" w:rsidRPr="00D952CE">
          <w:rPr>
            <w:rFonts w:hint="eastAsia"/>
            <w:lang w:val="en"/>
            <w:rPrChange w:id="1431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 xml:space="preserve"> ▲V</w:t>
        </w:r>
        <w:r w:rsidR="00A07DC2" w:rsidRPr="00D952CE">
          <w:rPr>
            <w:lang w:val="en"/>
            <w:rPrChange w:id="1432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</w:p>
    <w:p w14:paraId="641ADA77" w14:textId="77777777" w:rsidR="000D6548" w:rsidRPr="00D952CE" w:rsidRDefault="000D6548" w:rsidP="000D6548">
      <w:pPr>
        <w:ind w:leftChars="113" w:left="226" w:firstLineChars="100" w:firstLine="200"/>
        <w:rPr>
          <w:ins w:id="1433" w:author="Iijima, Akira/飯島 玲" w:date="2022-06-30T21:04:00Z"/>
          <w:rFonts w:ascii="Meiryo UI" w:eastAsia="Meiryo UI" w:hAnsi="Meiryo UI"/>
          <w:rPrChange w:id="1434" w:author="Kashima, Takuya/鹿島 卓也" w:date="2022-12-12T18:55:00Z">
            <w:rPr>
              <w:ins w:id="1435" w:author="Iijima, Akira/飯島 玲" w:date="2022-06-30T21:04:00Z"/>
              <w:rFonts w:ascii="Meiryo UI" w:eastAsia="Meiryo UI" w:hAnsi="Meiryo UI"/>
              <w:color w:val="000000"/>
            </w:rPr>
          </w:rPrChange>
        </w:rPr>
      </w:pPr>
      <w:ins w:id="1436" w:author="Iijima, Akira/飯島 玲" w:date="2022-06-30T21:04:00Z">
        <w:r w:rsidRPr="00D952CE">
          <w:rPr>
            <w:rFonts w:ascii="Meiryo UI" w:eastAsia="Meiryo UI" w:hAnsi="Meiryo UI" w:hint="eastAsia"/>
            <w:rPrChange w:id="1437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同一メーカ連番は、付番メーカが自由に使用する領域である。</w:t>
        </w:r>
      </w:ins>
    </w:p>
    <w:p w14:paraId="5BDD1438" w14:textId="0148F44F" w:rsidR="008942C8" w:rsidRPr="00D952CE" w:rsidRDefault="008942C8">
      <w:pPr>
        <w:ind w:leftChars="113" w:left="226" w:firstLineChars="100" w:firstLine="200"/>
        <w:rPr>
          <w:rFonts w:ascii="Meiryo UI" w:eastAsia="Meiryo UI" w:hAnsi="Meiryo UI"/>
          <w:rPrChange w:id="1438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439" w:author="Kashima, Takuya/鹿島 卓也" w:date="2022-12-12T18:55:00Z">
            <w:rPr>
              <w:color w:val="000000"/>
            </w:rPr>
          </w:rPrChange>
        </w:rPr>
        <w:t xml:space="preserve">The </w:t>
      </w:r>
      <w:del w:id="1440" w:author="Iijima, Akira/飯島 玲" w:date="2022-03-24T15:42:00Z">
        <w:r w:rsidRPr="00D952CE" w:rsidDel="007661C2">
          <w:rPr>
            <w:lang w:val="en"/>
            <w:rPrChange w:id="1441" w:author="Kashima, Takuya/鹿島 卓也" w:date="2022-12-12T18:55:00Z">
              <w:rPr>
                <w:color w:val="000000"/>
              </w:rPr>
            </w:rPrChange>
          </w:rPr>
          <w:delText>same manufacturer s</w:delText>
        </w:r>
      </w:del>
      <w:ins w:id="1442" w:author="Iijima, Akira/飯島 玲" w:date="2022-03-24T15:42:00Z">
        <w:r w:rsidR="007661C2" w:rsidRPr="00D952CE">
          <w:rPr>
            <w:lang w:val="en"/>
            <w:rPrChange w:id="1443" w:author="Kashima, Takuya/鹿島 卓也" w:date="2022-12-12T18:55:00Z">
              <w:rPr>
                <w:color w:val="000000"/>
                <w:lang w:val="en"/>
              </w:rPr>
            </w:rPrChange>
          </w:rPr>
          <w:t>S</w:t>
        </w:r>
      </w:ins>
      <w:r w:rsidRPr="00D952CE">
        <w:rPr>
          <w:lang w:val="en"/>
          <w:rPrChange w:id="1444" w:author="Kashima, Takuya/鹿島 卓也" w:date="2022-12-12T18:55:00Z">
            <w:rPr>
              <w:color w:val="000000"/>
            </w:rPr>
          </w:rPrChange>
        </w:rPr>
        <w:t xml:space="preserve">equential number is an area freely used by </w:t>
      </w:r>
      <w:del w:id="1445" w:author="Iijima, Akira/飯島 玲" w:date="2022-03-24T15:42:00Z">
        <w:r w:rsidRPr="00D952CE" w:rsidDel="007661C2">
          <w:rPr>
            <w:lang w:val="en"/>
            <w:rPrChange w:id="1446" w:author="Kashima, Takuya/鹿島 卓也" w:date="2022-12-12T18:55:00Z">
              <w:rPr>
                <w:color w:val="000000"/>
              </w:rPr>
            </w:rPrChange>
          </w:rPr>
          <w:delText>the numbering manufacturer</w:delText>
        </w:r>
      </w:del>
      <w:ins w:id="1447" w:author="Iijima, Akira/飯島 玲" w:date="2022-03-24T15:42:00Z">
        <w:r w:rsidR="007661C2" w:rsidRPr="00D952CE">
          <w:rPr>
            <w:lang w:val="en"/>
            <w:rPrChange w:id="1448" w:author="Kashima, Takuya/鹿島 卓也" w:date="2022-12-12T18:55:00Z">
              <w:rPr>
                <w:color w:val="000000"/>
                <w:lang w:val="en"/>
              </w:rPr>
            </w:rPrChange>
          </w:rPr>
          <w:t>each navigation supplier</w:t>
        </w:r>
      </w:ins>
      <w:r w:rsidRPr="00D952CE">
        <w:rPr>
          <w:lang w:val="en"/>
          <w:rPrChange w:id="1449" w:author="Kashima, Takuya/鹿島 卓也" w:date="2022-12-12T18:55:00Z">
            <w:rPr>
              <w:color w:val="000000"/>
            </w:rPr>
          </w:rPrChange>
        </w:rPr>
        <w:t>.</w:t>
      </w:r>
      <w:ins w:id="1450" w:author="Iijima, Akira/飯島 玲" w:date="2022-03-25T12:57:00Z">
        <w:r w:rsidR="00A07DC2" w:rsidRPr="00D952CE">
          <w:rPr>
            <w:lang w:val="en"/>
            <w:rPrChange w:id="1451" w:author="Kashima, Takuya/鹿島 卓也" w:date="2022-12-12T18:55:00Z">
              <w:rPr>
                <w:color w:val="FF0000"/>
                <w:lang w:val="en"/>
              </w:rPr>
            </w:rPrChange>
          </w:rPr>
          <w:t xml:space="preserve"> </w:t>
        </w:r>
        <w:r w:rsidR="00A07DC2" w:rsidRPr="00D952CE">
          <w:rPr>
            <w:rFonts w:hint="eastAsia"/>
            <w:lang w:val="en"/>
            <w:rPrChange w:id="1452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>▲V</w:t>
        </w:r>
        <w:r w:rsidR="00A07DC2" w:rsidRPr="00D952CE">
          <w:rPr>
            <w:lang w:val="en"/>
            <w:rPrChange w:id="1453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</w:p>
    <w:p w14:paraId="02E7685F" w14:textId="77777777" w:rsidR="000D6548" w:rsidRPr="00D952CE" w:rsidRDefault="000D6548" w:rsidP="000D6548">
      <w:pPr>
        <w:ind w:leftChars="113" w:left="226" w:firstLineChars="100" w:firstLine="200"/>
        <w:rPr>
          <w:ins w:id="1454" w:author="Iijima, Akira/飯島 玲" w:date="2022-06-30T21:04:00Z"/>
          <w:rFonts w:ascii="Meiryo UI" w:eastAsia="Meiryo UI" w:hAnsi="Meiryo UI"/>
          <w:rPrChange w:id="1455" w:author="Kashima, Takuya/鹿島 卓也" w:date="2022-12-12T18:55:00Z">
            <w:rPr>
              <w:ins w:id="1456" w:author="Iijima, Akira/飯島 玲" w:date="2022-06-30T21:04:00Z"/>
              <w:rFonts w:ascii="Meiryo UI" w:eastAsia="Meiryo UI" w:hAnsi="Meiryo UI"/>
              <w:color w:val="000000"/>
            </w:rPr>
          </w:rPrChange>
        </w:rPr>
      </w:pPr>
      <w:ins w:id="1457" w:author="Iijima, Akira/飯島 玲" w:date="2022-06-30T21:04:00Z">
        <w:r w:rsidRPr="00D952CE">
          <w:rPr>
            <w:rFonts w:ascii="Meiryo UI" w:eastAsia="Meiryo UI" w:hAnsi="Meiryo UI" w:hint="eastAsia"/>
            <w:rPrChange w:id="1458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例えば、以下の場合に使用する。</w:t>
        </w:r>
      </w:ins>
    </w:p>
    <w:p w14:paraId="4B5DA1BA" w14:textId="0812D110" w:rsidR="008942C8" w:rsidRPr="00D952CE" w:rsidRDefault="008942C8">
      <w:pPr>
        <w:ind w:leftChars="113" w:left="226" w:firstLineChars="100" w:firstLine="200"/>
        <w:rPr>
          <w:rFonts w:ascii="Meiryo UI" w:eastAsia="Meiryo UI" w:hAnsi="Meiryo UI"/>
          <w:rPrChange w:id="1459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460" w:author="Kashima, Takuya/鹿島 卓也" w:date="2022-12-12T18:55:00Z">
            <w:rPr>
              <w:color w:val="000000"/>
            </w:rPr>
          </w:rPrChange>
        </w:rPr>
        <w:t>For example, it is used in the following cases.</w:t>
      </w:r>
    </w:p>
    <w:p w14:paraId="3C978B8A" w14:textId="77777777" w:rsidR="000D6548" w:rsidRPr="00D952CE" w:rsidRDefault="000D6548" w:rsidP="000D6548">
      <w:pPr>
        <w:ind w:leftChars="113" w:left="226" w:firstLineChars="200" w:firstLine="400"/>
        <w:rPr>
          <w:ins w:id="1461" w:author="Iijima, Akira/飯島 玲" w:date="2022-06-30T21:04:00Z"/>
          <w:rFonts w:ascii="Meiryo UI" w:eastAsia="Meiryo UI" w:hAnsi="Meiryo UI"/>
          <w:rPrChange w:id="1462" w:author="Kashima, Takuya/鹿島 卓也" w:date="2022-12-12T18:55:00Z">
            <w:rPr>
              <w:ins w:id="1463" w:author="Iijima, Akira/飯島 玲" w:date="2022-06-30T21:04:00Z"/>
              <w:rFonts w:ascii="Meiryo UI" w:eastAsia="Meiryo UI" w:hAnsi="Meiryo UI"/>
              <w:color w:val="000000"/>
            </w:rPr>
          </w:rPrChange>
        </w:rPr>
      </w:pPr>
      <w:ins w:id="1464" w:author="Iijima, Akira/飯島 玲" w:date="2022-06-30T21:04:00Z">
        <w:r w:rsidRPr="00D952CE">
          <w:rPr>
            <w:rFonts w:ascii="Meiryo UI" w:eastAsia="Meiryo UI" w:hAnsi="Meiryo UI" w:hint="eastAsia"/>
            <w:rPrChange w:id="146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・異なる生産拠点・ラインで地図更新</w:t>
        </w:r>
        <w:r w:rsidRPr="00D952CE">
          <w:rPr>
            <w:rFonts w:ascii="Meiryo UI" w:eastAsia="Meiryo UI" w:hAnsi="Meiryo UI"/>
            <w:rPrChange w:id="1466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IDを付番する場合</w:t>
        </w:r>
      </w:ins>
    </w:p>
    <w:p w14:paraId="6212404C" w14:textId="07661AD4" w:rsidR="008942C8" w:rsidRPr="00D952CE" w:rsidRDefault="008942C8">
      <w:pPr>
        <w:ind w:leftChars="113" w:left="226" w:firstLineChars="200" w:firstLine="400"/>
        <w:rPr>
          <w:rFonts w:ascii="Meiryo UI" w:eastAsia="Meiryo UI" w:hAnsi="Meiryo UI"/>
          <w:rPrChange w:id="1467" w:author="Kashima, Takuya/鹿島 卓也" w:date="2022-12-12T18:55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1468" w:author="Kashima, Takuya/鹿島 卓也" w:date="2022-12-12T18:55:00Z">
            <w:rPr>
              <w:rFonts w:hint="eastAsia"/>
              <w:color w:val="000000"/>
            </w:rPr>
          </w:rPrChange>
        </w:rPr>
        <w:t>・</w:t>
      </w:r>
      <w:r w:rsidRPr="00D952CE">
        <w:rPr>
          <w:lang w:val="en"/>
          <w:rPrChange w:id="1469" w:author="Kashima, Takuya/鹿島 卓也" w:date="2022-12-12T18:55:00Z">
            <w:rPr>
              <w:color w:val="000000"/>
            </w:rPr>
          </w:rPrChange>
        </w:rPr>
        <w:t xml:space="preserve"> When numbering map update IDs at different </w:t>
      </w:r>
      <w:ins w:id="1470" w:author="Iijima, Akira/飯島 玲" w:date="2022-03-24T15:43:00Z">
        <w:r w:rsidR="007661C2" w:rsidRPr="00D952CE">
          <w:rPr>
            <w:lang w:val="en"/>
            <w:rPrChange w:id="1471" w:author="Kashima, Takuya/鹿島 卓也" w:date="2022-12-12T18:55:00Z">
              <w:rPr>
                <w:color w:val="000000"/>
                <w:lang w:val="en"/>
              </w:rPr>
            </w:rPrChange>
          </w:rPr>
          <w:t xml:space="preserve">factory </w:t>
        </w:r>
      </w:ins>
      <w:del w:id="1472" w:author="Iijima, Akira/飯島 玲" w:date="2022-03-24T15:43:00Z">
        <w:r w:rsidRPr="00D952CE" w:rsidDel="007661C2">
          <w:rPr>
            <w:lang w:val="en"/>
            <w:rPrChange w:id="1473" w:author="Kashima, Takuya/鹿島 卓也" w:date="2022-12-12T18:55:00Z">
              <w:rPr>
                <w:color w:val="000000"/>
              </w:rPr>
            </w:rPrChange>
          </w:rPr>
          <w:delText xml:space="preserve">production bases </w:delText>
        </w:r>
      </w:del>
      <w:r w:rsidRPr="00D952CE">
        <w:rPr>
          <w:lang w:val="en"/>
          <w:rPrChange w:id="1474" w:author="Kashima, Takuya/鹿島 卓也" w:date="2022-12-12T18:55:00Z">
            <w:rPr>
              <w:color w:val="000000"/>
            </w:rPr>
          </w:rPrChange>
        </w:rPr>
        <w:t>and lines</w:t>
      </w:r>
      <w:ins w:id="1475" w:author="Iijima, Akira/飯島 玲" w:date="2022-03-25T12:57:00Z">
        <w:r w:rsidR="00A07DC2" w:rsidRPr="00D952CE">
          <w:rPr>
            <w:lang w:val="en"/>
            <w:rPrChange w:id="1476" w:author="Kashima, Takuya/鹿島 卓也" w:date="2022-12-12T18:55:00Z">
              <w:rPr>
                <w:color w:val="000000" w:themeColor="text1"/>
                <w:lang w:val="en"/>
              </w:rPr>
            </w:rPrChange>
          </w:rPr>
          <w:t xml:space="preserve"> </w:t>
        </w:r>
        <w:r w:rsidR="00A07DC2" w:rsidRPr="00D952CE">
          <w:rPr>
            <w:rFonts w:hint="eastAsia"/>
            <w:lang w:val="en"/>
            <w:rPrChange w:id="1477" w:author="Kashima, Takuya/鹿島 卓也" w:date="2022-12-12T18:55:00Z">
              <w:rPr>
                <w:rFonts w:hint="eastAsia"/>
                <w:color w:val="FF0000"/>
                <w:lang w:val="en"/>
              </w:rPr>
            </w:rPrChange>
          </w:rPr>
          <w:t xml:space="preserve"> ▲V</w:t>
        </w:r>
        <w:r w:rsidR="00A07DC2" w:rsidRPr="00D952CE">
          <w:rPr>
            <w:lang w:val="en"/>
            <w:rPrChange w:id="1478" w:author="Kashima, Takuya/鹿島 卓也" w:date="2022-12-12T18:55:00Z">
              <w:rPr>
                <w:color w:val="FF0000"/>
                <w:lang w:val="en"/>
              </w:rPr>
            </w:rPrChange>
          </w:rPr>
          <w:t>er.1.00</w:t>
        </w:r>
      </w:ins>
    </w:p>
    <w:p w14:paraId="71399ABE" w14:textId="5C6DA684" w:rsidR="008942C8" w:rsidRPr="00D952CE" w:rsidRDefault="009C5171">
      <w:pPr>
        <w:rPr>
          <w:rFonts w:ascii="Meiryo UI" w:eastAsia="Meiryo UI" w:hAnsi="Meiryo UI"/>
          <w:rPrChange w:id="1479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480" w:author="Kashima, Takuya/鹿島 卓也" w:date="2022-12-12T18:55:00Z">
            <w:rPr>
              <w:color w:val="000000"/>
            </w:rPr>
          </w:rPrChange>
        </w:rPr>
        <w:t>3-6.</w:t>
      </w:r>
      <w:ins w:id="1481" w:author="Iijima, Akira/飯島 玲" w:date="2022-06-30T21:04:00Z">
        <w:r w:rsidR="000D6548" w:rsidRPr="00D952CE">
          <w:rPr>
            <w:rFonts w:ascii="Meiryo UI" w:eastAsia="Meiryo UI" w:hAnsi="Meiryo UI"/>
            <w:rPrChange w:id="1482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⑥シリアルNo.</w:t>
        </w:r>
        <w:r w:rsidR="000D6548" w:rsidRPr="00D952CE" w:rsidDel="000D6548">
          <w:rPr>
            <w:lang w:val="en"/>
          </w:rPr>
          <w:t xml:space="preserve"> </w:t>
        </w:r>
      </w:ins>
      <w:del w:id="1483" w:author="Iijima, Akira/飯島 玲" w:date="2022-06-30T21:04:00Z">
        <w:r w:rsidR="0076532A" w:rsidRPr="00D952CE" w:rsidDel="000D6548">
          <w:rPr>
            <w:lang w:val="en"/>
            <w:rPrChange w:id="1484" w:author="Kashima, Takuya/鹿島 卓也" w:date="2022-12-12T18:55:00Z">
              <w:rPr>
                <w:color w:val="000000"/>
              </w:rPr>
            </w:rPrChange>
          </w:rPr>
          <w:delText>(6)</w:delText>
        </w:r>
      </w:del>
      <w:r w:rsidRPr="00D952CE">
        <w:rPr>
          <w:lang w:val="en"/>
        </w:rPr>
        <w:t xml:space="preserve"> </w:t>
      </w:r>
      <w:r w:rsidR="008942C8" w:rsidRPr="00D952CE">
        <w:rPr>
          <w:lang w:val="en"/>
          <w:rPrChange w:id="1485" w:author="Kashima, Takuya/鹿島 卓也" w:date="2022-12-12T18:55:00Z">
            <w:rPr>
              <w:color w:val="000000"/>
            </w:rPr>
          </w:rPrChange>
        </w:rPr>
        <w:t>Serial No.</w:t>
      </w:r>
    </w:p>
    <w:p w14:paraId="074D3B87" w14:textId="77777777" w:rsidR="000D6548" w:rsidRPr="00D952CE" w:rsidRDefault="000D6548" w:rsidP="000D6548">
      <w:pPr>
        <w:rPr>
          <w:ins w:id="1486" w:author="Iijima, Akira/飯島 玲" w:date="2022-06-30T21:04:00Z"/>
          <w:rFonts w:ascii="Meiryo UI" w:eastAsia="Meiryo UI" w:hAnsi="Meiryo UI"/>
          <w:rPrChange w:id="1487" w:author="Kashima, Takuya/鹿島 卓也" w:date="2022-12-12T18:55:00Z">
            <w:rPr>
              <w:ins w:id="1488" w:author="Iijima, Akira/飯島 玲" w:date="2022-06-30T21:04:00Z"/>
              <w:rFonts w:ascii="Meiryo UI" w:eastAsia="Meiryo UI" w:hAnsi="Meiryo UI"/>
              <w:color w:val="000000"/>
            </w:rPr>
          </w:rPrChange>
        </w:rPr>
      </w:pPr>
      <w:ins w:id="1489" w:author="Iijima, Akira/飯島 玲" w:date="2022-06-30T21:04:00Z">
        <w:r w:rsidRPr="00D952CE">
          <w:rPr>
            <w:rFonts w:ascii="Meiryo UI" w:eastAsia="Meiryo UI" w:hAnsi="Meiryo UI" w:hint="eastAsia"/>
            <w:rPrChange w:id="1490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　連番で付番すること。</w:t>
        </w:r>
      </w:ins>
    </w:p>
    <w:p w14:paraId="49F263E2" w14:textId="77777777" w:rsidR="008942C8" w:rsidRPr="00D952CE" w:rsidRDefault="008942C8">
      <w:pPr>
        <w:ind w:firstLineChars="50" w:firstLine="100"/>
        <w:rPr>
          <w:rFonts w:ascii="Meiryo UI" w:eastAsia="Meiryo UI" w:hAnsi="Meiryo UI"/>
          <w:rPrChange w:id="1491" w:author="Kashima, Takuya/鹿島 卓也" w:date="2022-12-12T18:55:00Z">
            <w:rPr>
              <w:color w:val="000000"/>
            </w:rPr>
          </w:rPrChange>
        </w:rPr>
        <w:pPrChange w:id="1492" w:author="Iijima, Akira/飯島 玲" w:date="2022-06-30T21:05:00Z">
          <w:pPr/>
        </w:pPrChange>
      </w:pPr>
      <w:r w:rsidRPr="00D952CE">
        <w:rPr>
          <w:lang w:val="en"/>
          <w:rPrChange w:id="1493" w:author="Kashima, Takuya/鹿島 卓也" w:date="2022-12-12T18:55:00Z">
            <w:rPr>
              <w:color w:val="000000"/>
            </w:rPr>
          </w:rPrChange>
        </w:rPr>
        <w:t>Number in a row.</w:t>
      </w:r>
    </w:p>
    <w:p w14:paraId="72EEAE7D" w14:textId="635D858E" w:rsidR="008942C8" w:rsidRPr="00D952CE" w:rsidRDefault="0076532A">
      <w:pPr>
        <w:rPr>
          <w:rFonts w:ascii="Meiryo UI" w:eastAsia="Meiryo UI" w:hAnsi="Meiryo UI"/>
          <w:rPrChange w:id="1494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495" w:author="Kashima, Takuya/鹿島 卓也" w:date="2022-12-12T18:55:00Z">
            <w:rPr>
              <w:color w:val="000000"/>
            </w:rPr>
          </w:rPrChange>
        </w:rPr>
        <w:t>3-7.</w:t>
      </w:r>
      <w:ins w:id="1496" w:author="Iijima, Akira/飯島 玲" w:date="2022-06-30T21:05:00Z">
        <w:r w:rsidR="000D6548" w:rsidRPr="00D952CE">
          <w:rPr>
            <w:rFonts w:ascii="Meiryo UI" w:eastAsia="Meiryo UI" w:hAnsi="Meiryo UI"/>
            <w:rPrChange w:id="1497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⑦～⑨チェックディジット </w:t>
        </w:r>
      </w:ins>
      <w:del w:id="1498" w:author="Iijima, Akira/飯島 玲" w:date="2022-06-30T21:05:00Z">
        <w:r w:rsidR="008942C8" w:rsidRPr="00D952CE" w:rsidDel="000D6548">
          <w:rPr>
            <w:lang w:val="en"/>
            <w:rPrChange w:id="1499" w:author="Kashima, Takuya/鹿島 卓也" w:date="2022-12-12T18:55:00Z">
              <w:rPr>
                <w:color w:val="000000"/>
              </w:rPr>
            </w:rPrChange>
          </w:rPr>
          <w:delText>(7)~(9)</w:delText>
        </w:r>
      </w:del>
      <w:r w:rsidR="008942C8" w:rsidRPr="00D952CE">
        <w:rPr>
          <w:lang w:val="en"/>
          <w:rPrChange w:id="1500" w:author="Kashima, Takuya/鹿島 卓也" w:date="2022-12-12T18:55:00Z">
            <w:rPr>
              <w:color w:val="000000"/>
            </w:rPr>
          </w:rPrChange>
        </w:rPr>
        <w:t>Check digits</w:t>
      </w:r>
    </w:p>
    <w:p w14:paraId="0ECB87DC" w14:textId="77777777" w:rsidR="000D6548" w:rsidRPr="00D952CE" w:rsidRDefault="000D6548" w:rsidP="000D6548">
      <w:pPr>
        <w:pStyle w:val="a3"/>
        <w:rPr>
          <w:ins w:id="1501" w:author="Iijima, Akira/飯島 玲" w:date="2022-06-30T21:05:00Z"/>
          <w:rFonts w:ascii="Meiryo UI" w:eastAsia="Meiryo UI" w:hAnsi="Meiryo UI"/>
          <w:rPrChange w:id="1502" w:author="Kashima, Takuya/鹿島 卓也" w:date="2022-12-12T18:55:00Z">
            <w:rPr>
              <w:ins w:id="1503" w:author="Iijima, Akira/飯島 玲" w:date="2022-06-30T21:05:00Z"/>
              <w:rFonts w:ascii="Meiryo UI" w:eastAsia="Meiryo UI" w:hAnsi="Meiryo UI"/>
              <w:color w:val="000000"/>
            </w:rPr>
          </w:rPrChange>
        </w:rPr>
      </w:pPr>
      <w:ins w:id="1504" w:author="Iijima, Akira/飯島 玲" w:date="2022-06-30T21:05:00Z">
        <w:r w:rsidRPr="00D952CE">
          <w:rPr>
            <w:rFonts w:ascii="Meiryo UI" w:eastAsia="Meiryo UI" w:hAnsi="Meiryo UI" w:hint="eastAsia"/>
            <w:rPrChange w:id="150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　ユーザの誤入力検出の目的でチェックディジットをつけること。チェックディジットは、上記①～⑥の情報を元に算出する。</w:t>
        </w:r>
      </w:ins>
    </w:p>
    <w:p w14:paraId="49A8E600" w14:textId="77777777" w:rsidR="008942C8" w:rsidRPr="00D952CE" w:rsidRDefault="008942C8">
      <w:pPr>
        <w:pStyle w:val="a3"/>
        <w:rPr>
          <w:rFonts w:ascii="Meiryo UI" w:eastAsia="Meiryo UI" w:hAnsi="Meiryo UI"/>
          <w:rPrChange w:id="1506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07" w:author="Kashima, Takuya/鹿島 卓也" w:date="2022-12-12T18:55:00Z">
            <w:rPr>
              <w:color w:val="000000"/>
            </w:rPr>
          </w:rPrChange>
        </w:rPr>
        <w:t>To add a check digit for the purpose of detecting the user's false input. The check digit is calculated based on the information in (1) to (6) above.</w:t>
      </w:r>
    </w:p>
    <w:p w14:paraId="7E233113" w14:textId="77777777" w:rsidR="000D6548" w:rsidRPr="00D952CE" w:rsidRDefault="000D6548">
      <w:pPr>
        <w:pStyle w:val="a3"/>
        <w:ind w:leftChars="213" w:left="426"/>
        <w:rPr>
          <w:ins w:id="1508" w:author="Iijima, Akira/飯島 玲" w:date="2022-06-30T21:05:00Z"/>
          <w:rFonts w:ascii="Meiryo UI" w:eastAsia="Meiryo UI" w:hAnsi="Meiryo UI"/>
          <w:rPrChange w:id="1509" w:author="Kashima, Takuya/鹿島 卓也" w:date="2022-12-12T18:55:00Z">
            <w:rPr>
              <w:ins w:id="1510" w:author="Iijima, Akira/飯島 玲" w:date="2022-06-30T21:05:00Z"/>
              <w:rFonts w:ascii="Meiryo UI" w:eastAsia="Meiryo UI" w:hAnsi="Meiryo UI"/>
              <w:color w:val="000000"/>
            </w:rPr>
          </w:rPrChange>
        </w:rPr>
        <w:pPrChange w:id="1511" w:author="Iijima, Akira/飯島 玲" w:date="2022-06-30T21:05:00Z">
          <w:pPr>
            <w:pStyle w:val="a3"/>
          </w:pPr>
        </w:pPrChange>
      </w:pPr>
    </w:p>
    <w:p w14:paraId="6F8C59C0" w14:textId="1DF5EA1E" w:rsidR="008942C8" w:rsidRPr="00D952CE" w:rsidRDefault="000D6548">
      <w:pPr>
        <w:pStyle w:val="a3"/>
        <w:ind w:leftChars="213" w:left="426"/>
        <w:rPr>
          <w:rFonts w:ascii="Meiryo UI" w:eastAsia="Meiryo UI" w:hAnsi="Meiryo UI"/>
          <w:rPrChange w:id="1512" w:author="Kashima, Takuya/鹿島 卓也" w:date="2022-12-12T18:55:00Z">
            <w:rPr>
              <w:color w:val="000000"/>
            </w:rPr>
          </w:rPrChange>
        </w:rPr>
        <w:pPrChange w:id="1513" w:author="Iijima, Akira/飯島 玲" w:date="2022-06-30T21:05:00Z">
          <w:pPr>
            <w:pStyle w:val="a3"/>
          </w:pPr>
        </w:pPrChange>
      </w:pPr>
      <w:ins w:id="1514" w:author="Iijima, Akira/飯島 玲" w:date="2022-06-30T21:05:00Z">
        <w:r w:rsidRPr="00D952CE">
          <w:rPr>
            <w:rFonts w:ascii="Meiryo UI" w:eastAsia="Meiryo UI" w:hAnsi="Meiryo UI" w:hint="eastAsia"/>
            <w:rPrChange w:id="1515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チェックディジット⑧の算出方法</w:t>
        </w:r>
      </w:ins>
    </w:p>
    <w:p w14:paraId="765C0D16" w14:textId="77777777" w:rsidR="008942C8" w:rsidRPr="00D952CE" w:rsidRDefault="008942C8">
      <w:pPr>
        <w:pStyle w:val="a3"/>
        <w:ind w:leftChars="213" w:left="426"/>
        <w:rPr>
          <w:rFonts w:ascii="Meiryo UI" w:eastAsia="Meiryo UI" w:hAnsi="Meiryo UI"/>
          <w:rPrChange w:id="1516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17" w:author="Kashima, Takuya/鹿島 卓也" w:date="2022-12-12T18:55:00Z">
            <w:rPr>
              <w:color w:val="000000"/>
            </w:rPr>
          </w:rPrChange>
        </w:rPr>
        <w:t>Method for calculating check digits (8)</w:t>
      </w:r>
    </w:p>
    <w:p w14:paraId="2250D4F6" w14:textId="77777777" w:rsidR="000D6548" w:rsidRPr="00D952CE" w:rsidRDefault="000D6548" w:rsidP="000D6548">
      <w:pPr>
        <w:pStyle w:val="a3"/>
        <w:ind w:leftChars="313" w:left="626"/>
        <w:rPr>
          <w:ins w:id="1518" w:author="Iijima, Akira/飯島 玲" w:date="2022-06-30T21:05:00Z"/>
          <w:rFonts w:ascii="Meiryo UI" w:eastAsia="Meiryo UI" w:hAnsi="Meiryo UI"/>
          <w:rPrChange w:id="1519" w:author="Kashima, Takuya/鹿島 卓也" w:date="2022-12-12T18:55:00Z">
            <w:rPr>
              <w:ins w:id="1520" w:author="Iijima, Akira/飯島 玲" w:date="2022-06-30T21:05:00Z"/>
              <w:rFonts w:ascii="Meiryo UI" w:eastAsia="Meiryo UI" w:hAnsi="Meiryo UI"/>
              <w:color w:val="000000"/>
            </w:rPr>
          </w:rPrChange>
        </w:rPr>
      </w:pPr>
      <w:ins w:id="1521" w:author="Iijima, Akira/飯島 玲" w:date="2022-06-30T21:05:00Z">
        <w:r w:rsidRPr="00D952CE">
          <w:rPr>
            <w:rFonts w:ascii="Meiryo UI" w:eastAsia="Meiryo UI" w:hAnsi="Meiryo UI"/>
            <w:rPrChange w:id="1522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Step１ </w:t>
        </w:r>
        <w:r w:rsidRPr="00D952CE">
          <w:rPr>
            <w:rFonts w:ascii="Meiryo UI" w:eastAsia="Meiryo UI" w:hAnsi="Meiryo UI" w:hint="eastAsia"/>
            <w:rPrChange w:id="1523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各情報項目①－⑥までを並べた</w:t>
        </w:r>
        <w:r w:rsidRPr="00D952CE">
          <w:rPr>
            <w:rFonts w:ascii="Meiryo UI" w:eastAsia="Meiryo UI" w:hAnsi="Meiryo UI"/>
            <w:rPrChange w:id="1524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13桁の数値を表す文字列（文字コードは、ISO8859-1）を用いる。</w:t>
        </w:r>
      </w:ins>
    </w:p>
    <w:p w14:paraId="446F0C63" w14:textId="77777777" w:rsidR="008942C8" w:rsidRPr="00D952CE" w:rsidRDefault="008942C8">
      <w:pPr>
        <w:pStyle w:val="a3"/>
        <w:ind w:leftChars="313" w:left="626"/>
        <w:rPr>
          <w:rFonts w:ascii="Meiryo UI" w:eastAsia="Meiryo UI" w:hAnsi="Meiryo UI"/>
          <w:rPrChange w:id="1525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26" w:author="Kashima, Takuya/鹿島 卓也" w:date="2022-12-12T18:55:00Z">
            <w:rPr>
              <w:color w:val="000000"/>
            </w:rPr>
          </w:rPrChange>
        </w:rPr>
        <w:t>Step1 A string representing a 13-digit number (the character code is ISO 8859-1) that represents each information item (1) - (6).</w:t>
      </w:r>
    </w:p>
    <w:p w14:paraId="733B147E" w14:textId="781A59D0" w:rsidR="008942C8" w:rsidRPr="00D952CE" w:rsidRDefault="000D6548">
      <w:pPr>
        <w:pStyle w:val="a3"/>
        <w:ind w:leftChars="420" w:left="840" w:firstLineChars="200" w:firstLine="400"/>
        <w:rPr>
          <w:rFonts w:ascii="Meiryo UI" w:eastAsia="Meiryo UI" w:hAnsi="Meiryo UI"/>
          <w:rPrChange w:id="1527" w:author="Kashima, Takuya/鹿島 卓也" w:date="2022-12-12T18:55:00Z">
            <w:rPr>
              <w:color w:val="000000"/>
            </w:rPr>
          </w:rPrChange>
        </w:rPr>
        <w:pPrChange w:id="1528" w:author="Iijima, Akira/飯島 玲" w:date="2022-06-30T21:06:00Z">
          <w:pPr>
            <w:pStyle w:val="a3"/>
            <w:ind w:leftChars="313" w:left="626"/>
          </w:pPr>
        </w:pPrChange>
      </w:pPr>
      <w:ins w:id="1529" w:author="Iijima, Akira/飯島 玲" w:date="2022-06-30T21:05:00Z">
        <w:r w:rsidRPr="00D952CE">
          <w:rPr>
            <w:rFonts w:hint="eastAsia"/>
            <w:lang w:val="en"/>
          </w:rPr>
          <w:t xml:space="preserve">例 </w:t>
        </w:r>
      </w:ins>
      <w:r w:rsidR="008942C8" w:rsidRPr="00D952CE">
        <w:rPr>
          <w:lang w:val="en"/>
          <w:rPrChange w:id="1530" w:author="Kashima, Takuya/鹿島 卓也" w:date="2022-12-12T18:55:00Z">
            <w:rPr>
              <w:color w:val="000000"/>
            </w:rPr>
          </w:rPrChange>
        </w:rPr>
        <w:t>Example</w:t>
      </w:r>
      <w:r w:rsidR="008942C8" w:rsidRPr="00D952CE">
        <w:rPr>
          <w:lang w:val="en"/>
        </w:rPr>
        <w:t xml:space="preserve">: </w:t>
      </w:r>
      <w:r w:rsidR="008942C8" w:rsidRPr="00D952CE">
        <w:rPr>
          <w:lang w:val="en"/>
          <w:rPrChange w:id="1531" w:author="Kashima, Takuya/鹿島 卓也" w:date="2022-12-12T18:55:00Z">
            <w:rPr>
              <w:color w:val="000000"/>
            </w:rPr>
          </w:rPrChange>
        </w:rPr>
        <w:t>1101101000001</w:t>
      </w:r>
    </w:p>
    <w:p w14:paraId="6512B526" w14:textId="77777777" w:rsidR="000D6548" w:rsidRPr="00D952CE" w:rsidRDefault="000D6548" w:rsidP="000D6548">
      <w:pPr>
        <w:pStyle w:val="a3"/>
        <w:ind w:leftChars="313" w:left="626"/>
        <w:rPr>
          <w:ins w:id="1532" w:author="Iijima, Akira/飯島 玲" w:date="2022-06-30T21:05:00Z"/>
          <w:rFonts w:ascii="Meiryo UI" w:eastAsia="Meiryo UI" w:hAnsi="Meiryo UI"/>
          <w:rPrChange w:id="1533" w:author="Kashima, Takuya/鹿島 卓也" w:date="2022-12-12T18:55:00Z">
            <w:rPr>
              <w:ins w:id="1534" w:author="Iijima, Akira/飯島 玲" w:date="2022-06-30T21:05:00Z"/>
              <w:rFonts w:ascii="Meiryo UI" w:eastAsia="Meiryo UI" w:hAnsi="Meiryo UI"/>
              <w:color w:val="000000"/>
            </w:rPr>
          </w:rPrChange>
        </w:rPr>
      </w:pPr>
      <w:ins w:id="1535" w:author="Iijima, Akira/飯島 玲" w:date="2022-06-30T21:05:00Z">
        <w:r w:rsidRPr="00D952CE">
          <w:rPr>
            <w:rFonts w:ascii="Meiryo UI" w:eastAsia="Meiryo UI" w:hAnsi="Meiryo UI"/>
            <w:rPrChange w:id="1536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Step２ SHA-1によりハッシュ値１６０ビットを求める</w:t>
        </w:r>
      </w:ins>
    </w:p>
    <w:p w14:paraId="3C8E2082" w14:textId="77777777" w:rsidR="008942C8" w:rsidRPr="00D952CE" w:rsidRDefault="008942C8">
      <w:pPr>
        <w:pStyle w:val="a3"/>
        <w:ind w:leftChars="313" w:left="626"/>
        <w:rPr>
          <w:rFonts w:ascii="Meiryo UI" w:eastAsia="Meiryo UI" w:hAnsi="Meiryo UI"/>
          <w:rPrChange w:id="1537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38" w:author="Kashima, Takuya/鹿島 卓也" w:date="2022-12-12T18:55:00Z">
            <w:rPr>
              <w:color w:val="000000"/>
            </w:rPr>
          </w:rPrChange>
        </w:rPr>
        <w:t>Step2 Sha-1 determines the hash value of 160 bits</w:t>
      </w:r>
    </w:p>
    <w:p w14:paraId="3381E315" w14:textId="77777777" w:rsidR="008942C8" w:rsidRPr="00D952CE" w:rsidRDefault="008942C8">
      <w:pPr>
        <w:pStyle w:val="a3"/>
        <w:ind w:leftChars="313" w:left="626"/>
        <w:rPr>
          <w:rFonts w:ascii="Meiryo UI" w:eastAsia="Meiryo UI" w:hAnsi="Meiryo UI"/>
          <w:lang w:val="es-ES"/>
          <w:rPrChange w:id="1539" w:author="Kashima, Takuya/鹿島 卓也" w:date="2022-12-12T18:55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1540" w:author="Kashima, Takuya/鹿島 卓也" w:date="2022-12-12T18:55:00Z">
            <w:rPr>
              <w:rFonts w:hint="eastAsia"/>
              <w:color w:val="000000"/>
            </w:rPr>
          </w:rPrChange>
        </w:rPr>
        <w:t xml:space="preserve">　　　例</w:t>
      </w:r>
      <w:r w:rsidRPr="00D952CE">
        <w:rPr>
          <w:rFonts w:hint="eastAsia"/>
          <w:lang w:val="es-ES"/>
          <w:rPrChange w:id="1541" w:author="Kashima, Takuya/鹿島 卓也" w:date="2022-12-12T18:55:00Z">
            <w:rPr>
              <w:rFonts w:hint="eastAsia"/>
              <w:color w:val="000000"/>
            </w:rPr>
          </w:rPrChange>
        </w:rPr>
        <w:t>：SHA-1(</w:t>
      </w:r>
      <w:r w:rsidRPr="00D952CE">
        <w:rPr>
          <w:lang w:val="es-ES"/>
          <w:rPrChange w:id="1542" w:author="Kashima, Takuya/鹿島 卓也" w:date="2022-12-12T18:55:00Z">
            <w:rPr>
              <w:color w:val="000000"/>
            </w:rPr>
          </w:rPrChange>
        </w:rPr>
        <w:t>”</w:t>
      </w:r>
      <w:r w:rsidRPr="00D952CE">
        <w:rPr>
          <w:lang w:val="es-ES"/>
          <w:rPrChange w:id="1543" w:author="Kashima, Takuya/鹿島 卓也" w:date="2022-12-12T18:55:00Z">
            <w:rPr>
              <w:color w:val="000000"/>
            </w:rPr>
          </w:rPrChange>
        </w:rPr>
        <w:t>1101101000001</w:t>
      </w:r>
      <w:r w:rsidRPr="00D952CE">
        <w:rPr>
          <w:lang w:val="es-ES"/>
          <w:rPrChange w:id="1544" w:author="Kashima, Takuya/鹿島 卓也" w:date="2022-12-12T18:55:00Z">
            <w:rPr>
              <w:color w:val="000000"/>
            </w:rPr>
          </w:rPrChange>
        </w:rPr>
        <w:t>”</w:t>
      </w:r>
      <w:r w:rsidRPr="00D952CE">
        <w:rPr>
          <w:lang w:val="es-ES"/>
          <w:rPrChange w:id="1545" w:author="Kashima, Takuya/鹿島 卓也" w:date="2022-12-12T18:55:00Z">
            <w:rPr>
              <w:color w:val="000000"/>
            </w:rPr>
          </w:rPrChange>
        </w:rPr>
        <w:t>)= 0x811ea95f d1b15891 2794de8d 6fd4e375 57a4cb70</w:t>
      </w:r>
    </w:p>
    <w:p w14:paraId="77434BA6" w14:textId="77777777" w:rsidR="000D6548" w:rsidRPr="00D952CE" w:rsidRDefault="000D6548" w:rsidP="000D6548">
      <w:pPr>
        <w:pStyle w:val="a3"/>
        <w:ind w:leftChars="313" w:left="626"/>
        <w:rPr>
          <w:ins w:id="1546" w:author="Iijima, Akira/飯島 玲" w:date="2022-06-30T21:06:00Z"/>
          <w:rFonts w:ascii="Meiryo UI" w:eastAsia="Meiryo UI" w:hAnsi="Meiryo UI"/>
          <w:rPrChange w:id="1547" w:author="Kashima, Takuya/鹿島 卓也" w:date="2022-12-12T18:55:00Z">
            <w:rPr>
              <w:ins w:id="1548" w:author="Iijima, Akira/飯島 玲" w:date="2022-06-30T21:06:00Z"/>
              <w:rFonts w:ascii="Meiryo UI" w:eastAsia="Meiryo UI" w:hAnsi="Meiryo UI"/>
              <w:color w:val="000000"/>
            </w:rPr>
          </w:rPrChange>
        </w:rPr>
      </w:pPr>
      <w:ins w:id="1549" w:author="Iijima, Akira/飯島 玲" w:date="2022-06-30T21:06:00Z">
        <w:r w:rsidRPr="00D952CE">
          <w:rPr>
            <w:rFonts w:ascii="Meiryo UI" w:eastAsia="Meiryo UI" w:hAnsi="Meiryo UI"/>
            <w:rPrChange w:id="1550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Step３ </w:t>
        </w:r>
        <w:r w:rsidRPr="00D952CE">
          <w:rPr>
            <w:rFonts w:ascii="Meiryo UI" w:eastAsia="Meiryo UI" w:hAnsi="Meiryo UI" w:hint="eastAsia"/>
            <w:rPrChange w:id="1551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⑧はハッシュ値に対して下位３２ビットを抜き出し、</w:t>
        </w:r>
        <w:r w:rsidRPr="00D952CE">
          <w:rPr>
            <w:rFonts w:ascii="Meiryo UI" w:eastAsia="Meiryo UI" w:hAnsi="Meiryo UI"/>
            <w:rPrChange w:id="1552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10で割った余りとする。</w:t>
        </w:r>
      </w:ins>
    </w:p>
    <w:p w14:paraId="18F17DE3" w14:textId="5662B21C" w:rsidR="008942C8" w:rsidRPr="00D952CE" w:rsidRDefault="008942C8">
      <w:pPr>
        <w:pStyle w:val="a3"/>
        <w:ind w:leftChars="313" w:left="626"/>
        <w:rPr>
          <w:rFonts w:ascii="Meiryo UI" w:eastAsia="Meiryo UI" w:hAnsi="Meiryo UI"/>
          <w:rPrChange w:id="1553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54" w:author="Kashima, Takuya/鹿島 卓也" w:date="2022-12-12T18:55:00Z">
            <w:rPr>
              <w:color w:val="000000"/>
            </w:rPr>
          </w:rPrChange>
        </w:rPr>
        <w:t>Step 3 (8) extracts the lower 32 bits from the hash value and divides it by 10.</w:t>
      </w:r>
    </w:p>
    <w:p w14:paraId="03773E77" w14:textId="77777777" w:rsidR="008942C8" w:rsidRPr="00D952CE" w:rsidRDefault="008942C8">
      <w:pPr>
        <w:pStyle w:val="a3"/>
        <w:ind w:leftChars="313" w:left="626"/>
        <w:rPr>
          <w:rFonts w:ascii="Meiryo UI" w:eastAsia="Meiryo UI" w:hAnsi="Meiryo UI"/>
          <w:rPrChange w:id="1555" w:author="Kashima, Takuya/鹿島 卓也" w:date="2022-12-12T18:55:00Z">
            <w:rPr>
              <w:color w:val="000000"/>
            </w:rPr>
          </w:rPrChange>
        </w:rPr>
      </w:pPr>
      <w:r w:rsidRPr="00D952CE">
        <w:rPr>
          <w:rFonts w:hint="eastAsia"/>
          <w:lang w:val="en"/>
          <w:rPrChange w:id="1556" w:author="Kashima, Takuya/鹿島 卓也" w:date="2022-12-12T18:55:00Z">
            <w:rPr>
              <w:rFonts w:hint="eastAsia"/>
              <w:color w:val="000000"/>
            </w:rPr>
          </w:rPrChange>
        </w:rPr>
        <w:t>例:(8)=0x57a4cb70</w:t>
      </w:r>
      <w:r w:rsidRPr="00D952CE">
        <w:rPr>
          <w:lang w:val="en"/>
          <w:rPrChange w:id="1557" w:author="Kashima, Takuya/鹿島 卓也" w:date="2022-12-12T18:55:00Z">
            <w:rPr>
              <w:color w:val="000000"/>
            </w:rPr>
          </w:rPrChange>
        </w:rPr>
        <w:t xml:space="preserve"> MOD 10= 1470417776 MOD 10 = 6</w:t>
      </w:r>
    </w:p>
    <w:p w14:paraId="10A41C45" w14:textId="5F85856F" w:rsidR="008942C8" w:rsidRPr="00D952CE" w:rsidRDefault="008942C8">
      <w:pPr>
        <w:pStyle w:val="a3"/>
        <w:ind w:leftChars="213" w:left="426"/>
        <w:rPr>
          <w:ins w:id="1558" w:author="Iijima, Akira/飯島 玲" w:date="2022-06-30T21:06:00Z"/>
          <w:rFonts w:ascii="Meiryo UI" w:eastAsia="Meiryo UI" w:hAnsi="Meiryo UI"/>
        </w:rPr>
      </w:pPr>
    </w:p>
    <w:p w14:paraId="205CCD64" w14:textId="664C9438" w:rsidR="000D6548" w:rsidRPr="00D952CE" w:rsidRDefault="000D6548">
      <w:pPr>
        <w:pStyle w:val="a3"/>
        <w:ind w:leftChars="213" w:left="426"/>
        <w:rPr>
          <w:rFonts w:ascii="Meiryo UI" w:eastAsia="Meiryo UI" w:hAnsi="Meiryo UI"/>
          <w:rPrChange w:id="1559" w:author="Kashima, Takuya/鹿島 卓也" w:date="2022-12-12T18:55:00Z">
            <w:rPr>
              <w:color w:val="000000"/>
            </w:rPr>
          </w:rPrChange>
        </w:rPr>
      </w:pPr>
      <w:ins w:id="1560" w:author="Iijima, Akira/飯島 玲" w:date="2022-06-30T21:06:00Z">
        <w:r w:rsidRPr="00D952CE">
          <w:rPr>
            <w:rFonts w:ascii="Meiryo UI" w:eastAsia="Meiryo UI" w:hAnsi="Meiryo UI" w:hint="eastAsia"/>
            <w:rPrChange w:id="1561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チェックディジット⑦、⑨の算出方法</w:t>
        </w:r>
      </w:ins>
    </w:p>
    <w:p w14:paraId="02DD5006" w14:textId="77777777" w:rsidR="008942C8" w:rsidRPr="00D952CE" w:rsidRDefault="008942C8">
      <w:pPr>
        <w:pStyle w:val="a3"/>
        <w:ind w:leftChars="213" w:left="426"/>
        <w:rPr>
          <w:rFonts w:ascii="Meiryo UI" w:eastAsia="Meiryo UI" w:hAnsi="Meiryo UI"/>
          <w:rPrChange w:id="1562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563" w:author="Kashima, Takuya/鹿島 卓也" w:date="2022-12-12T18:55:00Z">
            <w:rPr>
              <w:color w:val="000000"/>
            </w:rPr>
          </w:rPrChange>
        </w:rPr>
        <w:t>How to calculate check digits (7) and (9)</w:t>
      </w:r>
    </w:p>
    <w:p w14:paraId="00D1B086" w14:textId="77777777" w:rsidR="000D6548" w:rsidRPr="00D952CE" w:rsidRDefault="000D6548" w:rsidP="000D6548">
      <w:pPr>
        <w:pStyle w:val="a3"/>
        <w:ind w:leftChars="313" w:left="626"/>
        <w:rPr>
          <w:ins w:id="1564" w:author="Iijima, Akira/飯島 玲" w:date="2022-06-30T21:06:00Z"/>
          <w:rFonts w:ascii="Meiryo UI" w:eastAsia="Meiryo UI" w:hAnsi="Meiryo UI"/>
          <w:rPrChange w:id="1565" w:author="Kashima, Takuya/鹿島 卓也" w:date="2022-12-12T18:55:00Z">
            <w:rPr>
              <w:ins w:id="1566" w:author="Iijima, Akira/飯島 玲" w:date="2022-06-30T21:06:00Z"/>
              <w:rFonts w:ascii="Meiryo UI" w:eastAsia="Meiryo UI" w:hAnsi="Meiryo UI"/>
              <w:color w:val="000000"/>
            </w:rPr>
          </w:rPrChange>
        </w:rPr>
      </w:pPr>
      <w:ins w:id="1567" w:author="Iijima, Akira/飯島 玲" w:date="2022-06-30T21:06:00Z">
        <w:r w:rsidRPr="00D952CE">
          <w:rPr>
            <w:rFonts w:ascii="Meiryo UI" w:eastAsia="Meiryo UI" w:hAnsi="Meiryo UI"/>
            <w:rPrChange w:id="1568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Step１　各情報項目①～⑥⑧を並べた14桁の数値を用いる。</w:t>
        </w:r>
      </w:ins>
    </w:p>
    <w:p w14:paraId="16323303" w14:textId="77777777" w:rsidR="000D6548" w:rsidRPr="00D952CE" w:rsidRDefault="008942C8" w:rsidP="000D6548">
      <w:pPr>
        <w:pStyle w:val="a3"/>
        <w:ind w:leftChars="313" w:left="626"/>
        <w:rPr>
          <w:ins w:id="1569" w:author="Iijima, Akira/飯島 玲" w:date="2022-06-30T21:06:00Z"/>
          <w:lang w:val="en"/>
        </w:rPr>
      </w:pPr>
      <w:r w:rsidRPr="00D952CE">
        <w:rPr>
          <w:lang w:val="en"/>
          <w:rPrChange w:id="1570" w:author="Kashima, Takuya/鹿島 卓也" w:date="2022-12-12T18:55:00Z">
            <w:rPr>
              <w:color w:val="000000"/>
            </w:rPr>
          </w:rPrChange>
        </w:rPr>
        <w:t>Step1 A 14-digit numerical value is used in which each information item (1) to (6) and (8) are arranged.</w:t>
      </w:r>
    </w:p>
    <w:p w14:paraId="6D3BC5D7" w14:textId="649306B4" w:rsidR="000D6548" w:rsidRPr="00D952CE" w:rsidRDefault="000D6548" w:rsidP="000D6548">
      <w:pPr>
        <w:pStyle w:val="a3"/>
        <w:ind w:leftChars="313" w:left="626"/>
        <w:rPr>
          <w:ins w:id="1571" w:author="Iijima, Akira/飯島 玲" w:date="2022-06-30T21:06:00Z"/>
          <w:rFonts w:ascii="Meiryo UI" w:eastAsia="Meiryo UI" w:hAnsi="Meiryo UI"/>
          <w:rPrChange w:id="1572" w:author="Kashima, Takuya/鹿島 卓也" w:date="2022-12-12T18:55:00Z">
            <w:rPr>
              <w:ins w:id="1573" w:author="Iijima, Akira/飯島 玲" w:date="2022-06-30T21:06:00Z"/>
              <w:rFonts w:ascii="Meiryo UI" w:eastAsia="Meiryo UI" w:hAnsi="Meiryo UI"/>
              <w:color w:val="FF0000"/>
            </w:rPr>
          </w:rPrChange>
        </w:rPr>
      </w:pPr>
      <w:ins w:id="1574" w:author="Iijima, Akira/飯島 玲" w:date="2022-06-30T21:06:00Z">
        <w:r w:rsidRPr="00D952CE">
          <w:rPr>
            <w:rFonts w:ascii="Meiryo UI" w:eastAsia="Meiryo UI" w:hAnsi="Meiryo UI"/>
            <w:rPrChange w:id="1575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lastRenderedPageBreak/>
          <w:t>Step２　このとき、14桁の数値の各位をA-Nまでのアルファベットで下記のようにあらわす。</w:t>
        </w:r>
      </w:ins>
    </w:p>
    <w:p w14:paraId="77751E99" w14:textId="77777777" w:rsidR="000D6548" w:rsidRPr="00D952CE" w:rsidRDefault="000D6548" w:rsidP="000D6548">
      <w:pPr>
        <w:pStyle w:val="a3"/>
        <w:ind w:leftChars="313" w:left="626"/>
        <w:rPr>
          <w:ins w:id="1576" w:author="Iijima, Akira/飯島 玲" w:date="2022-06-30T21:06:00Z"/>
          <w:rFonts w:ascii="Meiryo UI" w:eastAsia="Meiryo UI" w:hAnsi="Meiryo UI"/>
          <w:rPrChange w:id="1577" w:author="Kashima, Takuya/鹿島 卓也" w:date="2022-12-12T18:55:00Z">
            <w:rPr>
              <w:ins w:id="1578" w:author="Iijima, Akira/飯島 玲" w:date="2022-06-30T21:06:00Z"/>
              <w:rFonts w:ascii="Meiryo UI" w:eastAsia="Meiryo UI" w:hAnsi="Meiryo UI"/>
              <w:color w:val="000000"/>
            </w:rPr>
          </w:rPrChange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"/>
        <w:gridCol w:w="487"/>
        <w:gridCol w:w="501"/>
        <w:gridCol w:w="496"/>
        <w:gridCol w:w="496"/>
        <w:gridCol w:w="496"/>
        <w:gridCol w:w="962"/>
        <w:gridCol w:w="496"/>
      </w:tblGrid>
      <w:tr w:rsidR="00D952CE" w:rsidRPr="00D952CE" w14:paraId="4A003562" w14:textId="77777777" w:rsidTr="00871DC1">
        <w:trPr>
          <w:jc w:val="center"/>
          <w:ins w:id="1579" w:author="Iijima, Akira/飯島 玲" w:date="2022-06-30T21:06:00Z"/>
        </w:trPr>
        <w:tc>
          <w:tcPr>
            <w:tcW w:w="647" w:type="dxa"/>
            <w:shd w:val="clear" w:color="auto" w:fill="FFCC99"/>
            <w:vAlign w:val="center"/>
          </w:tcPr>
          <w:p w14:paraId="7DF001D2" w14:textId="77777777" w:rsidR="000D6548" w:rsidRPr="00D952CE" w:rsidRDefault="000D6548" w:rsidP="00871DC1">
            <w:pPr>
              <w:ind w:left="0"/>
              <w:jc w:val="center"/>
              <w:rPr>
                <w:ins w:id="1580" w:author="Iijima, Akira/飯島 玲" w:date="2022-06-30T21:06:00Z"/>
                <w:rFonts w:ascii="Meiryo UI" w:eastAsia="Meiryo UI" w:hAnsi="Meiryo UI"/>
                <w:rPrChange w:id="1581" w:author="Kashima, Takuya/鹿島 卓也" w:date="2022-12-12T18:55:00Z">
                  <w:rPr>
                    <w:ins w:id="1582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583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58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情報</w:t>
              </w:r>
            </w:ins>
          </w:p>
        </w:tc>
        <w:tc>
          <w:tcPr>
            <w:tcW w:w="416" w:type="dxa"/>
            <w:shd w:val="clear" w:color="auto" w:fill="FFCC99"/>
            <w:vAlign w:val="center"/>
          </w:tcPr>
          <w:p w14:paraId="7B82CB39" w14:textId="77777777" w:rsidR="000D6548" w:rsidRPr="00D952CE" w:rsidRDefault="000D6548" w:rsidP="00871DC1">
            <w:pPr>
              <w:ind w:left="0"/>
              <w:jc w:val="center"/>
              <w:rPr>
                <w:ins w:id="1585" w:author="Iijima, Akira/飯島 玲" w:date="2022-06-30T21:06:00Z"/>
                <w:rFonts w:ascii="Meiryo UI" w:eastAsia="Meiryo UI" w:hAnsi="Meiryo UI"/>
                <w:rPrChange w:id="1586" w:author="Kashima, Takuya/鹿島 卓也" w:date="2022-12-12T18:55:00Z">
                  <w:rPr>
                    <w:ins w:id="1587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588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58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①</w:t>
              </w:r>
            </w:ins>
          </w:p>
        </w:tc>
        <w:tc>
          <w:tcPr>
            <w:tcW w:w="496" w:type="dxa"/>
            <w:shd w:val="clear" w:color="auto" w:fill="FFCC99"/>
            <w:vAlign w:val="center"/>
          </w:tcPr>
          <w:p w14:paraId="63BB4650" w14:textId="77777777" w:rsidR="000D6548" w:rsidRPr="00D952CE" w:rsidRDefault="000D6548" w:rsidP="00871DC1">
            <w:pPr>
              <w:ind w:left="0"/>
              <w:jc w:val="center"/>
              <w:rPr>
                <w:ins w:id="1590" w:author="Iijima, Akira/飯島 玲" w:date="2022-06-30T21:06:00Z"/>
                <w:rFonts w:ascii="Meiryo UI" w:eastAsia="Meiryo UI" w:hAnsi="Meiryo UI"/>
                <w:rPrChange w:id="1591" w:author="Kashima, Takuya/鹿島 卓也" w:date="2022-12-12T18:55:00Z">
                  <w:rPr>
                    <w:ins w:id="1592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593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59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②</w:t>
              </w:r>
            </w:ins>
          </w:p>
        </w:tc>
        <w:tc>
          <w:tcPr>
            <w:tcW w:w="496" w:type="dxa"/>
            <w:shd w:val="clear" w:color="auto" w:fill="FFCC99"/>
            <w:vAlign w:val="center"/>
          </w:tcPr>
          <w:p w14:paraId="2285479A" w14:textId="77777777" w:rsidR="000D6548" w:rsidRPr="00D952CE" w:rsidRDefault="000D6548" w:rsidP="00871DC1">
            <w:pPr>
              <w:ind w:left="0"/>
              <w:jc w:val="center"/>
              <w:rPr>
                <w:ins w:id="1595" w:author="Iijima, Akira/飯島 玲" w:date="2022-06-30T21:06:00Z"/>
                <w:rFonts w:ascii="Meiryo UI" w:eastAsia="Meiryo UI" w:hAnsi="Meiryo UI"/>
                <w:rPrChange w:id="1596" w:author="Kashima, Takuya/鹿島 卓也" w:date="2022-12-12T18:55:00Z">
                  <w:rPr>
                    <w:ins w:id="1597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598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59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③</w:t>
              </w:r>
            </w:ins>
          </w:p>
        </w:tc>
        <w:tc>
          <w:tcPr>
            <w:tcW w:w="496" w:type="dxa"/>
            <w:shd w:val="clear" w:color="auto" w:fill="FFCC99"/>
            <w:vAlign w:val="center"/>
          </w:tcPr>
          <w:p w14:paraId="6E189EEE" w14:textId="77777777" w:rsidR="000D6548" w:rsidRPr="00D952CE" w:rsidRDefault="000D6548" w:rsidP="00871DC1">
            <w:pPr>
              <w:ind w:left="0"/>
              <w:jc w:val="center"/>
              <w:rPr>
                <w:ins w:id="1600" w:author="Iijima, Akira/飯島 玲" w:date="2022-06-30T21:06:00Z"/>
                <w:rFonts w:ascii="Meiryo UI" w:eastAsia="Meiryo UI" w:hAnsi="Meiryo UI"/>
                <w:rPrChange w:id="1601" w:author="Kashima, Takuya/鹿島 卓也" w:date="2022-12-12T18:55:00Z">
                  <w:rPr>
                    <w:ins w:id="1602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03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0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④</w:t>
              </w:r>
            </w:ins>
          </w:p>
        </w:tc>
        <w:tc>
          <w:tcPr>
            <w:tcW w:w="496" w:type="dxa"/>
            <w:shd w:val="clear" w:color="auto" w:fill="FFCC99"/>
            <w:vAlign w:val="center"/>
          </w:tcPr>
          <w:p w14:paraId="4196154F" w14:textId="77777777" w:rsidR="000D6548" w:rsidRPr="00D952CE" w:rsidRDefault="000D6548" w:rsidP="00871DC1">
            <w:pPr>
              <w:ind w:left="0"/>
              <w:jc w:val="center"/>
              <w:rPr>
                <w:ins w:id="1605" w:author="Iijima, Akira/飯島 玲" w:date="2022-06-30T21:06:00Z"/>
                <w:rFonts w:ascii="Meiryo UI" w:eastAsia="Meiryo UI" w:hAnsi="Meiryo UI"/>
                <w:rPrChange w:id="1606" w:author="Kashima, Takuya/鹿島 卓也" w:date="2022-12-12T18:55:00Z">
                  <w:rPr>
                    <w:ins w:id="1607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08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0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⑤</w:t>
              </w:r>
            </w:ins>
          </w:p>
        </w:tc>
        <w:tc>
          <w:tcPr>
            <w:tcW w:w="816" w:type="dxa"/>
            <w:shd w:val="clear" w:color="auto" w:fill="FFCC99"/>
            <w:vAlign w:val="center"/>
          </w:tcPr>
          <w:p w14:paraId="35BC537D" w14:textId="77777777" w:rsidR="000D6548" w:rsidRPr="00D952CE" w:rsidRDefault="000D6548" w:rsidP="00871DC1">
            <w:pPr>
              <w:ind w:left="0"/>
              <w:jc w:val="center"/>
              <w:rPr>
                <w:ins w:id="1610" w:author="Iijima, Akira/飯島 玲" w:date="2022-06-30T21:06:00Z"/>
                <w:rFonts w:ascii="Meiryo UI" w:eastAsia="Meiryo UI" w:hAnsi="Meiryo UI"/>
                <w:rPrChange w:id="1611" w:author="Kashima, Takuya/鹿島 卓也" w:date="2022-12-12T18:55:00Z">
                  <w:rPr>
                    <w:ins w:id="1612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13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14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⑥</w:t>
              </w:r>
            </w:ins>
          </w:p>
        </w:tc>
        <w:tc>
          <w:tcPr>
            <w:tcW w:w="496" w:type="dxa"/>
            <w:shd w:val="clear" w:color="auto" w:fill="FFCC99"/>
            <w:vAlign w:val="center"/>
          </w:tcPr>
          <w:p w14:paraId="14DBA972" w14:textId="77777777" w:rsidR="000D6548" w:rsidRPr="00D952CE" w:rsidRDefault="000D6548" w:rsidP="00871DC1">
            <w:pPr>
              <w:ind w:left="0"/>
              <w:jc w:val="center"/>
              <w:rPr>
                <w:ins w:id="1615" w:author="Iijima, Akira/飯島 玲" w:date="2022-06-30T21:06:00Z"/>
                <w:rFonts w:ascii="Meiryo UI" w:eastAsia="Meiryo UI" w:hAnsi="Meiryo UI"/>
                <w:rPrChange w:id="1616" w:author="Kashima, Takuya/鹿島 卓也" w:date="2022-12-12T18:55:00Z">
                  <w:rPr>
                    <w:ins w:id="1617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18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19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⑧</w:t>
              </w:r>
            </w:ins>
          </w:p>
        </w:tc>
      </w:tr>
      <w:tr w:rsidR="00D952CE" w:rsidRPr="00D952CE" w14:paraId="151BFC8C" w14:textId="77777777" w:rsidTr="00871DC1">
        <w:trPr>
          <w:jc w:val="center"/>
          <w:ins w:id="1620" w:author="Iijima, Akira/飯島 玲" w:date="2022-06-30T21:06:00Z"/>
        </w:trPr>
        <w:tc>
          <w:tcPr>
            <w:tcW w:w="647" w:type="dxa"/>
            <w:vAlign w:val="center"/>
          </w:tcPr>
          <w:p w14:paraId="050CC892" w14:textId="77777777" w:rsidR="000D6548" w:rsidRPr="00D952CE" w:rsidRDefault="000D6548" w:rsidP="00871DC1">
            <w:pPr>
              <w:ind w:left="0"/>
              <w:jc w:val="center"/>
              <w:rPr>
                <w:ins w:id="1621" w:author="Iijima, Akira/飯島 玲" w:date="2022-06-30T21:06:00Z"/>
                <w:rFonts w:ascii="Meiryo UI" w:eastAsia="Meiryo UI" w:hAnsi="Meiryo UI"/>
                <w:rPrChange w:id="1622" w:author="Kashima, Takuya/鹿島 卓也" w:date="2022-12-12T18:55:00Z">
                  <w:rPr>
                    <w:ins w:id="1623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24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25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表記</w:t>
              </w:r>
            </w:ins>
          </w:p>
        </w:tc>
        <w:tc>
          <w:tcPr>
            <w:tcW w:w="416" w:type="dxa"/>
            <w:vAlign w:val="center"/>
          </w:tcPr>
          <w:p w14:paraId="567745F4" w14:textId="77777777" w:rsidR="000D6548" w:rsidRPr="00D952CE" w:rsidRDefault="000D6548" w:rsidP="00871DC1">
            <w:pPr>
              <w:ind w:left="0"/>
              <w:jc w:val="center"/>
              <w:rPr>
                <w:ins w:id="1626" w:author="Iijima, Akira/飯島 玲" w:date="2022-06-30T21:06:00Z"/>
                <w:rFonts w:ascii="Meiryo UI" w:eastAsia="Meiryo UI" w:hAnsi="Meiryo UI"/>
                <w:rPrChange w:id="1627" w:author="Kashima, Takuya/鹿島 卓也" w:date="2022-12-12T18:55:00Z">
                  <w:rPr>
                    <w:ins w:id="1628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29" w:author="Iijima, Akira/飯島 玲" w:date="2022-06-30T21:06:00Z">
              <w:r w:rsidRPr="00D952CE">
                <w:rPr>
                  <w:rFonts w:ascii="Meiryo UI" w:eastAsia="Meiryo UI" w:hAnsi="Meiryo UI"/>
                  <w:rPrChange w:id="163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AB</w:t>
              </w:r>
            </w:ins>
          </w:p>
        </w:tc>
        <w:tc>
          <w:tcPr>
            <w:tcW w:w="496" w:type="dxa"/>
            <w:vAlign w:val="center"/>
          </w:tcPr>
          <w:p w14:paraId="38C39555" w14:textId="77777777" w:rsidR="000D6548" w:rsidRPr="00D952CE" w:rsidRDefault="000D6548" w:rsidP="00871DC1">
            <w:pPr>
              <w:ind w:left="0"/>
              <w:jc w:val="center"/>
              <w:rPr>
                <w:ins w:id="1631" w:author="Iijima, Akira/飯島 玲" w:date="2022-06-30T21:06:00Z"/>
                <w:rFonts w:ascii="Meiryo UI" w:eastAsia="Meiryo UI" w:hAnsi="Meiryo UI"/>
                <w:rPrChange w:id="1632" w:author="Kashima, Takuya/鹿島 卓也" w:date="2022-12-12T18:55:00Z">
                  <w:rPr>
                    <w:ins w:id="1633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34" w:author="Iijima, Akira/飯島 玲" w:date="2022-06-30T21:06:00Z">
              <w:r w:rsidRPr="00D952CE">
                <w:rPr>
                  <w:rFonts w:ascii="Meiryo UI" w:eastAsia="Meiryo UI" w:hAnsi="Meiryo UI"/>
                  <w:rPrChange w:id="1635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CD</w:t>
              </w:r>
            </w:ins>
          </w:p>
        </w:tc>
        <w:tc>
          <w:tcPr>
            <w:tcW w:w="496" w:type="dxa"/>
            <w:vAlign w:val="center"/>
          </w:tcPr>
          <w:p w14:paraId="4244A2BD" w14:textId="77777777" w:rsidR="000D6548" w:rsidRPr="00D952CE" w:rsidRDefault="000D6548" w:rsidP="00871DC1">
            <w:pPr>
              <w:ind w:left="0"/>
              <w:jc w:val="center"/>
              <w:rPr>
                <w:ins w:id="1636" w:author="Iijima, Akira/飯島 玲" w:date="2022-06-30T21:06:00Z"/>
                <w:rFonts w:ascii="Meiryo UI" w:eastAsia="Meiryo UI" w:hAnsi="Meiryo UI"/>
                <w:rPrChange w:id="1637" w:author="Kashima, Takuya/鹿島 卓也" w:date="2022-12-12T18:55:00Z">
                  <w:rPr>
                    <w:ins w:id="1638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39" w:author="Iijima, Akira/飯島 玲" w:date="2022-06-30T21:06:00Z">
              <w:r w:rsidRPr="00D952CE">
                <w:rPr>
                  <w:rFonts w:ascii="Meiryo UI" w:eastAsia="Meiryo UI" w:hAnsi="Meiryo UI"/>
                  <w:rPrChange w:id="164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E</w:t>
              </w:r>
            </w:ins>
          </w:p>
        </w:tc>
        <w:tc>
          <w:tcPr>
            <w:tcW w:w="496" w:type="dxa"/>
            <w:vAlign w:val="center"/>
          </w:tcPr>
          <w:p w14:paraId="5E2403BA" w14:textId="77777777" w:rsidR="000D6548" w:rsidRPr="00D952CE" w:rsidRDefault="000D6548" w:rsidP="00871DC1">
            <w:pPr>
              <w:ind w:left="0"/>
              <w:jc w:val="center"/>
              <w:rPr>
                <w:ins w:id="1641" w:author="Iijima, Akira/飯島 玲" w:date="2022-06-30T21:06:00Z"/>
                <w:rFonts w:ascii="Meiryo UI" w:eastAsia="Meiryo UI" w:hAnsi="Meiryo UI"/>
                <w:rPrChange w:id="1642" w:author="Kashima, Takuya/鹿島 卓也" w:date="2022-12-12T18:55:00Z">
                  <w:rPr>
                    <w:ins w:id="1643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44" w:author="Iijima, Akira/飯島 玲" w:date="2022-06-30T21:06:00Z">
              <w:r w:rsidRPr="00D952CE">
                <w:rPr>
                  <w:rFonts w:ascii="Meiryo UI" w:eastAsia="Meiryo UI" w:hAnsi="Meiryo UI"/>
                  <w:rPrChange w:id="1645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F</w:t>
              </w:r>
            </w:ins>
          </w:p>
        </w:tc>
        <w:tc>
          <w:tcPr>
            <w:tcW w:w="496" w:type="dxa"/>
            <w:vAlign w:val="center"/>
          </w:tcPr>
          <w:p w14:paraId="26AFD2F5" w14:textId="77777777" w:rsidR="000D6548" w:rsidRPr="00D952CE" w:rsidRDefault="000D6548" w:rsidP="00871DC1">
            <w:pPr>
              <w:ind w:left="0"/>
              <w:jc w:val="center"/>
              <w:rPr>
                <w:ins w:id="1646" w:author="Iijima, Akira/飯島 玲" w:date="2022-06-30T21:06:00Z"/>
                <w:rFonts w:ascii="Meiryo UI" w:eastAsia="Meiryo UI" w:hAnsi="Meiryo UI"/>
                <w:rPrChange w:id="1647" w:author="Kashima, Takuya/鹿島 卓也" w:date="2022-12-12T18:55:00Z">
                  <w:rPr>
                    <w:ins w:id="1648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49" w:author="Iijima, Akira/飯島 玲" w:date="2022-06-30T21:06:00Z">
              <w:r w:rsidRPr="00D952CE">
                <w:rPr>
                  <w:rFonts w:ascii="Meiryo UI" w:eastAsia="Meiryo UI" w:hAnsi="Meiryo UI"/>
                  <w:rPrChange w:id="165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G</w:t>
              </w:r>
            </w:ins>
          </w:p>
        </w:tc>
        <w:tc>
          <w:tcPr>
            <w:tcW w:w="816" w:type="dxa"/>
            <w:vAlign w:val="center"/>
          </w:tcPr>
          <w:p w14:paraId="423CD96B" w14:textId="77777777" w:rsidR="000D6548" w:rsidRPr="00D952CE" w:rsidRDefault="000D6548" w:rsidP="00871DC1">
            <w:pPr>
              <w:ind w:left="0"/>
              <w:jc w:val="center"/>
              <w:rPr>
                <w:ins w:id="1651" w:author="Iijima, Akira/飯島 玲" w:date="2022-06-30T21:06:00Z"/>
                <w:rFonts w:ascii="Meiryo UI" w:eastAsia="Meiryo UI" w:hAnsi="Meiryo UI"/>
                <w:rPrChange w:id="1652" w:author="Kashima, Takuya/鹿島 卓也" w:date="2022-12-12T18:55:00Z">
                  <w:rPr>
                    <w:ins w:id="1653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54" w:author="Iijima, Akira/飯島 玲" w:date="2022-06-30T21:06:00Z">
              <w:r w:rsidRPr="00D952CE">
                <w:rPr>
                  <w:rFonts w:ascii="Meiryo UI" w:eastAsia="Meiryo UI" w:hAnsi="Meiryo UI"/>
                  <w:rPrChange w:id="1655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HIJKLM</w:t>
              </w:r>
            </w:ins>
          </w:p>
        </w:tc>
        <w:tc>
          <w:tcPr>
            <w:tcW w:w="496" w:type="dxa"/>
            <w:vAlign w:val="center"/>
          </w:tcPr>
          <w:p w14:paraId="336DC499" w14:textId="77777777" w:rsidR="000D6548" w:rsidRPr="00D952CE" w:rsidRDefault="000D6548" w:rsidP="00871DC1">
            <w:pPr>
              <w:ind w:left="0"/>
              <w:jc w:val="center"/>
              <w:rPr>
                <w:ins w:id="1656" w:author="Iijima, Akira/飯島 玲" w:date="2022-06-30T21:06:00Z"/>
                <w:rFonts w:ascii="Meiryo UI" w:eastAsia="Meiryo UI" w:hAnsi="Meiryo UI"/>
                <w:rPrChange w:id="1657" w:author="Kashima, Takuya/鹿島 卓也" w:date="2022-12-12T18:55:00Z">
                  <w:rPr>
                    <w:ins w:id="1658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59" w:author="Iijima, Akira/飯島 玲" w:date="2022-06-30T21:06:00Z">
              <w:r w:rsidRPr="00D952CE">
                <w:rPr>
                  <w:rFonts w:ascii="Meiryo UI" w:eastAsia="Meiryo UI" w:hAnsi="Meiryo UI"/>
                  <w:rPrChange w:id="1660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N</w:t>
              </w:r>
            </w:ins>
          </w:p>
        </w:tc>
      </w:tr>
      <w:tr w:rsidR="000D6548" w:rsidRPr="00D952CE" w14:paraId="2207ABD7" w14:textId="77777777" w:rsidTr="00871DC1">
        <w:trPr>
          <w:jc w:val="center"/>
          <w:ins w:id="1661" w:author="Iijima, Akira/飯島 玲" w:date="2022-06-30T21:06:00Z"/>
        </w:trPr>
        <w:tc>
          <w:tcPr>
            <w:tcW w:w="647" w:type="dxa"/>
            <w:vAlign w:val="center"/>
          </w:tcPr>
          <w:p w14:paraId="6DB44DF7" w14:textId="77777777" w:rsidR="000D6548" w:rsidRPr="00D952CE" w:rsidRDefault="000D6548" w:rsidP="00871DC1">
            <w:pPr>
              <w:ind w:left="0"/>
              <w:jc w:val="center"/>
              <w:rPr>
                <w:ins w:id="1662" w:author="Iijima, Akira/飯島 玲" w:date="2022-06-30T21:06:00Z"/>
                <w:rFonts w:ascii="Meiryo UI" w:eastAsia="Meiryo UI" w:hAnsi="Meiryo UI"/>
                <w:rPrChange w:id="1663" w:author="Kashima, Takuya/鹿島 卓也" w:date="2022-12-12T18:55:00Z">
                  <w:rPr>
                    <w:ins w:id="1664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65" w:author="Iijima, Akira/飯島 玲" w:date="2022-06-30T21:06:00Z">
              <w:r w:rsidRPr="00D952CE">
                <w:rPr>
                  <w:rFonts w:ascii="Meiryo UI" w:eastAsia="Meiryo UI" w:hAnsi="Meiryo UI" w:hint="eastAsia"/>
                  <w:rPrChange w:id="1666" w:author="Kashima, Takuya/鹿島 卓也" w:date="2022-12-12T18:55:00Z">
                    <w:rPr>
                      <w:rFonts w:ascii="Meiryo UI" w:eastAsia="Meiryo UI" w:hAnsi="Meiryo UI" w:hint="eastAsia"/>
                      <w:color w:val="000000"/>
                    </w:rPr>
                  </w:rPrChange>
                </w:rPr>
                <w:t>例</w:t>
              </w:r>
            </w:ins>
          </w:p>
        </w:tc>
        <w:tc>
          <w:tcPr>
            <w:tcW w:w="416" w:type="dxa"/>
            <w:vAlign w:val="center"/>
          </w:tcPr>
          <w:p w14:paraId="391FE508" w14:textId="77777777" w:rsidR="000D6548" w:rsidRPr="00D952CE" w:rsidRDefault="000D6548" w:rsidP="00871DC1">
            <w:pPr>
              <w:ind w:left="0"/>
              <w:jc w:val="center"/>
              <w:rPr>
                <w:ins w:id="1667" w:author="Iijima, Akira/飯島 玲" w:date="2022-06-30T21:06:00Z"/>
                <w:rFonts w:ascii="Meiryo UI" w:eastAsia="Meiryo UI" w:hAnsi="Meiryo UI"/>
                <w:rPrChange w:id="1668" w:author="Kashima, Takuya/鹿島 卓也" w:date="2022-12-12T18:55:00Z">
                  <w:rPr>
                    <w:ins w:id="1669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70" w:author="Iijima, Akira/飯島 玲" w:date="2022-06-30T21:06:00Z">
              <w:r w:rsidRPr="00D952CE">
                <w:rPr>
                  <w:rFonts w:ascii="Meiryo UI" w:eastAsia="Meiryo UI" w:hAnsi="Meiryo UI"/>
                  <w:rPrChange w:id="167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11</w:t>
              </w:r>
            </w:ins>
          </w:p>
        </w:tc>
        <w:tc>
          <w:tcPr>
            <w:tcW w:w="496" w:type="dxa"/>
            <w:vAlign w:val="center"/>
          </w:tcPr>
          <w:p w14:paraId="17A237C1" w14:textId="77777777" w:rsidR="000D6548" w:rsidRPr="00D952CE" w:rsidRDefault="000D6548" w:rsidP="00871DC1">
            <w:pPr>
              <w:ind w:left="0"/>
              <w:jc w:val="center"/>
              <w:rPr>
                <w:ins w:id="1672" w:author="Iijima, Akira/飯島 玲" w:date="2022-06-30T21:06:00Z"/>
                <w:rFonts w:ascii="Meiryo UI" w:eastAsia="Meiryo UI" w:hAnsi="Meiryo UI"/>
                <w:rPrChange w:id="1673" w:author="Kashima, Takuya/鹿島 卓也" w:date="2022-12-12T18:55:00Z">
                  <w:rPr>
                    <w:ins w:id="1674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75" w:author="Iijima, Akira/飯島 玲" w:date="2022-06-30T21:06:00Z">
              <w:r w:rsidRPr="00D952CE">
                <w:rPr>
                  <w:rFonts w:ascii="Meiryo UI" w:eastAsia="Meiryo UI" w:hAnsi="Meiryo UI"/>
                  <w:rPrChange w:id="167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01</w:t>
              </w:r>
            </w:ins>
          </w:p>
        </w:tc>
        <w:tc>
          <w:tcPr>
            <w:tcW w:w="496" w:type="dxa"/>
            <w:vAlign w:val="center"/>
          </w:tcPr>
          <w:p w14:paraId="4541A468" w14:textId="77777777" w:rsidR="000D6548" w:rsidRPr="00D952CE" w:rsidRDefault="000D6548" w:rsidP="00871DC1">
            <w:pPr>
              <w:ind w:left="0"/>
              <w:jc w:val="center"/>
              <w:rPr>
                <w:ins w:id="1677" w:author="Iijima, Akira/飯島 玲" w:date="2022-06-30T21:06:00Z"/>
                <w:rFonts w:ascii="Meiryo UI" w:eastAsia="Meiryo UI" w:hAnsi="Meiryo UI"/>
                <w:rPrChange w:id="1678" w:author="Kashima, Takuya/鹿島 卓也" w:date="2022-12-12T18:55:00Z">
                  <w:rPr>
                    <w:ins w:id="1679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80" w:author="Iijima, Akira/飯島 玲" w:date="2022-06-30T21:06:00Z">
              <w:r w:rsidRPr="00D952CE">
                <w:rPr>
                  <w:rFonts w:ascii="Meiryo UI" w:eastAsia="Meiryo UI" w:hAnsi="Meiryo UI"/>
                  <w:rPrChange w:id="168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</w:t>
              </w:r>
            </w:ins>
          </w:p>
        </w:tc>
        <w:tc>
          <w:tcPr>
            <w:tcW w:w="496" w:type="dxa"/>
            <w:vAlign w:val="center"/>
          </w:tcPr>
          <w:p w14:paraId="024CF397" w14:textId="77777777" w:rsidR="000D6548" w:rsidRPr="00D952CE" w:rsidRDefault="000D6548" w:rsidP="00871DC1">
            <w:pPr>
              <w:ind w:left="0"/>
              <w:jc w:val="center"/>
              <w:rPr>
                <w:ins w:id="1682" w:author="Iijima, Akira/飯島 玲" w:date="2022-06-30T21:06:00Z"/>
                <w:rFonts w:ascii="Meiryo UI" w:eastAsia="Meiryo UI" w:hAnsi="Meiryo UI"/>
                <w:rPrChange w:id="1683" w:author="Kashima, Takuya/鹿島 卓也" w:date="2022-12-12T18:55:00Z">
                  <w:rPr>
                    <w:ins w:id="1684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85" w:author="Iijima, Akira/飯島 玲" w:date="2022-06-30T21:06:00Z">
              <w:r w:rsidRPr="00D952CE">
                <w:rPr>
                  <w:rFonts w:ascii="Meiryo UI" w:eastAsia="Meiryo UI" w:hAnsi="Meiryo UI"/>
                  <w:rPrChange w:id="168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496" w:type="dxa"/>
            <w:vAlign w:val="center"/>
          </w:tcPr>
          <w:p w14:paraId="5D29981C" w14:textId="77777777" w:rsidR="000D6548" w:rsidRPr="00D952CE" w:rsidRDefault="000D6548" w:rsidP="00871DC1">
            <w:pPr>
              <w:ind w:left="0"/>
              <w:jc w:val="center"/>
              <w:rPr>
                <w:ins w:id="1687" w:author="Iijima, Akira/飯島 玲" w:date="2022-06-30T21:06:00Z"/>
                <w:rFonts w:ascii="Meiryo UI" w:eastAsia="Meiryo UI" w:hAnsi="Meiryo UI"/>
                <w:rPrChange w:id="1688" w:author="Kashima, Takuya/鹿島 卓也" w:date="2022-12-12T18:55:00Z">
                  <w:rPr>
                    <w:ins w:id="1689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90" w:author="Iijima, Akira/飯島 玲" w:date="2022-06-30T21:06:00Z">
              <w:r w:rsidRPr="00D952CE">
                <w:rPr>
                  <w:rFonts w:ascii="Meiryo UI" w:eastAsia="Meiryo UI" w:hAnsi="Meiryo UI"/>
                  <w:rPrChange w:id="169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1</w:t>
              </w:r>
            </w:ins>
          </w:p>
        </w:tc>
        <w:tc>
          <w:tcPr>
            <w:tcW w:w="816" w:type="dxa"/>
            <w:vAlign w:val="center"/>
          </w:tcPr>
          <w:p w14:paraId="1FBD431E" w14:textId="77777777" w:rsidR="000D6548" w:rsidRPr="00D952CE" w:rsidRDefault="000D6548" w:rsidP="00871DC1">
            <w:pPr>
              <w:ind w:left="0"/>
              <w:jc w:val="center"/>
              <w:rPr>
                <w:ins w:id="1692" w:author="Iijima, Akira/飯島 玲" w:date="2022-06-30T21:06:00Z"/>
                <w:rFonts w:ascii="Meiryo UI" w:eastAsia="Meiryo UI" w:hAnsi="Meiryo UI"/>
                <w:rPrChange w:id="1693" w:author="Kashima, Takuya/鹿島 卓也" w:date="2022-12-12T18:55:00Z">
                  <w:rPr>
                    <w:ins w:id="1694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695" w:author="Iijima, Akira/飯島 玲" w:date="2022-06-30T21:06:00Z">
              <w:r w:rsidRPr="00D952CE">
                <w:rPr>
                  <w:rFonts w:ascii="Meiryo UI" w:eastAsia="Meiryo UI" w:hAnsi="Meiryo UI"/>
                  <w:rPrChange w:id="1696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000001</w:t>
              </w:r>
            </w:ins>
          </w:p>
        </w:tc>
        <w:tc>
          <w:tcPr>
            <w:tcW w:w="496" w:type="dxa"/>
            <w:vAlign w:val="center"/>
          </w:tcPr>
          <w:p w14:paraId="3AC49151" w14:textId="77777777" w:rsidR="000D6548" w:rsidRPr="00D952CE" w:rsidRDefault="000D6548" w:rsidP="00871DC1">
            <w:pPr>
              <w:ind w:left="0"/>
              <w:jc w:val="center"/>
              <w:rPr>
                <w:ins w:id="1697" w:author="Iijima, Akira/飯島 玲" w:date="2022-06-30T21:06:00Z"/>
                <w:rFonts w:ascii="Meiryo UI" w:eastAsia="Meiryo UI" w:hAnsi="Meiryo UI"/>
                <w:rPrChange w:id="1698" w:author="Kashima, Takuya/鹿島 卓也" w:date="2022-12-12T18:55:00Z">
                  <w:rPr>
                    <w:ins w:id="1699" w:author="Iijima, Akira/飯島 玲" w:date="2022-06-30T21:06:00Z"/>
                    <w:rFonts w:ascii="Meiryo UI" w:eastAsia="Meiryo UI" w:hAnsi="Meiryo UI"/>
                    <w:color w:val="000000"/>
                  </w:rPr>
                </w:rPrChange>
              </w:rPr>
            </w:pPr>
            <w:ins w:id="1700" w:author="Iijima, Akira/飯島 玲" w:date="2022-06-30T21:06:00Z">
              <w:r w:rsidRPr="00D952CE">
                <w:rPr>
                  <w:rFonts w:ascii="Meiryo UI" w:eastAsia="Meiryo UI" w:hAnsi="Meiryo UI"/>
                  <w:rPrChange w:id="1701" w:author="Kashima, Takuya/鹿島 卓也" w:date="2022-12-12T18:55:00Z">
                    <w:rPr>
                      <w:rFonts w:ascii="Meiryo UI" w:eastAsia="Meiryo UI" w:hAnsi="Meiryo UI"/>
                      <w:color w:val="000000"/>
                    </w:rPr>
                  </w:rPrChange>
                </w:rPr>
                <w:t>6</w:t>
              </w:r>
            </w:ins>
          </w:p>
        </w:tc>
      </w:tr>
    </w:tbl>
    <w:p w14:paraId="55024688" w14:textId="77777777" w:rsidR="000D6548" w:rsidRPr="00D952CE" w:rsidRDefault="000D6548" w:rsidP="000D6548">
      <w:pPr>
        <w:pStyle w:val="a3"/>
        <w:ind w:leftChars="313" w:left="626"/>
        <w:rPr>
          <w:ins w:id="1702" w:author="Iijima, Akira/飯島 玲" w:date="2022-06-30T21:06:00Z"/>
          <w:rFonts w:ascii="Meiryo UI" w:eastAsia="Meiryo UI" w:hAnsi="Meiryo UI"/>
          <w:u w:val="single"/>
          <w:rPrChange w:id="1703" w:author="Kashima, Takuya/鹿島 卓也" w:date="2022-12-12T18:55:00Z">
            <w:rPr>
              <w:ins w:id="1704" w:author="Iijima, Akira/飯島 玲" w:date="2022-06-30T21:06:00Z"/>
              <w:rFonts w:ascii="Meiryo UI" w:eastAsia="Meiryo UI" w:hAnsi="Meiryo UI"/>
              <w:color w:val="000000"/>
              <w:u w:val="single"/>
            </w:rPr>
          </w:rPrChange>
        </w:rPr>
      </w:pPr>
    </w:p>
    <w:p w14:paraId="7F539832" w14:textId="79EB0DB7" w:rsidR="008942C8" w:rsidRPr="00D952CE" w:rsidDel="000D6548" w:rsidRDefault="008942C8">
      <w:pPr>
        <w:pStyle w:val="a3"/>
        <w:ind w:leftChars="313" w:left="626"/>
        <w:rPr>
          <w:del w:id="1705" w:author="Iijima, Akira/飯島 玲" w:date="2022-06-30T21:07:00Z"/>
          <w:rFonts w:ascii="Meiryo UI" w:eastAsia="Meiryo UI" w:hAnsi="Meiryo UI"/>
          <w:rPrChange w:id="1706" w:author="Kashima, Takuya/鹿島 卓也" w:date="2022-12-12T18:55:00Z">
            <w:rPr>
              <w:del w:id="1707" w:author="Iijima, Akira/飯島 玲" w:date="2022-06-30T21:07:00Z"/>
              <w:color w:val="000000"/>
            </w:rPr>
          </w:rPrChange>
        </w:rPr>
      </w:pPr>
    </w:p>
    <w:p w14:paraId="4502A1D7" w14:textId="39858DE9" w:rsidR="008942C8" w:rsidRPr="00D952CE" w:rsidRDefault="008942C8">
      <w:pPr>
        <w:pStyle w:val="a3"/>
        <w:ind w:leftChars="313" w:left="626"/>
        <w:rPr>
          <w:rFonts w:ascii="Meiryo UI" w:eastAsia="Meiryo UI" w:hAnsi="Meiryo UI"/>
          <w:u w:val="single"/>
          <w:rPrChange w:id="1708" w:author="Kashima, Takuya/鹿島 卓也" w:date="2022-12-12T18:55:00Z">
            <w:rPr>
              <w:color w:val="000000"/>
              <w:u w:val="single"/>
            </w:rPr>
          </w:rPrChange>
        </w:rPr>
      </w:pPr>
      <w:r w:rsidRPr="00D952CE">
        <w:rPr>
          <w:lang w:val="en"/>
          <w:rPrChange w:id="1709" w:author="Kashima, Takuya/鹿島 卓也" w:date="2022-12-12T18:55:00Z">
            <w:rPr>
              <w:color w:val="000000"/>
            </w:rPr>
          </w:rPrChange>
        </w:rPr>
        <w:t xml:space="preserve">Step2 </w:t>
      </w:r>
      <w:bookmarkStart w:id="1710" w:name="OLE_LINK2"/>
      <w:r w:rsidRPr="00D952CE">
        <w:rPr>
          <w:lang w:val="en"/>
          <w:rPrChange w:id="1711" w:author="Kashima, Takuya/鹿島 卓也" w:date="2022-12-12T18:55:00Z">
            <w:rPr>
              <w:color w:val="000000"/>
            </w:rPr>
          </w:rPrChange>
        </w:rPr>
        <w:t xml:space="preserve">At this time, each of the 14-digit numerical value is expressed as follows in the alphabet up to A-N. </w:t>
      </w:r>
      <w:ins w:id="1712" w:author="Kashima, Takuya/鹿島 卓也" w:date="2022-12-12T19:03:00Z">
        <w:r w:rsidR="00D952CE" w:rsidRPr="00D952CE">
          <w:rPr>
            <w:rFonts w:hint="eastAsia"/>
            <w:color w:val="FF0000"/>
            <w:lang w:val="en"/>
            <w:rPrChange w:id="1713" w:author="Kashima, Takuya/鹿島 卓也" w:date="2022-12-12T19:04:00Z">
              <w:rPr>
                <w:rFonts w:hint="eastAsia"/>
                <w:lang w:val="en"/>
              </w:rPr>
            </w:rPrChange>
          </w:rPr>
          <w:t>▲</w:t>
        </w:r>
        <w:r w:rsidR="00D952CE" w:rsidRPr="00D952CE">
          <w:rPr>
            <w:color w:val="FF0000"/>
            <w:lang w:val="en"/>
            <w:rPrChange w:id="1714" w:author="Kashima, Takuya/鹿島 卓也" w:date="2022-12-12T19:04:00Z">
              <w:rPr>
                <w:lang w:val="en"/>
              </w:rPr>
            </w:rPrChange>
          </w:rPr>
          <w:t>Ver1.60</w:t>
        </w:r>
      </w:ins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6"/>
        <w:gridCol w:w="516"/>
        <w:gridCol w:w="496"/>
        <w:gridCol w:w="516"/>
        <w:gridCol w:w="496"/>
        <w:gridCol w:w="496"/>
        <w:gridCol w:w="816"/>
        <w:gridCol w:w="496"/>
      </w:tblGrid>
      <w:tr w:rsidR="00D952CE" w:rsidRPr="00D952CE" w14:paraId="5D69EA3E" w14:textId="77777777">
        <w:trPr>
          <w:jc w:val="center"/>
        </w:trPr>
        <w:tc>
          <w:tcPr>
            <w:tcW w:w="647" w:type="dxa"/>
            <w:shd w:val="clear" w:color="auto" w:fill="FFCC99"/>
            <w:vAlign w:val="center"/>
          </w:tcPr>
          <w:p w14:paraId="11078043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15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16" w:author="Kashima, Takuya/鹿島 卓也" w:date="2022-12-12T18:55:00Z">
                  <w:rPr>
                    <w:color w:val="000000"/>
                  </w:rPr>
                </w:rPrChange>
              </w:rPr>
              <w:t>information</w:t>
            </w:r>
          </w:p>
        </w:tc>
        <w:tc>
          <w:tcPr>
            <w:tcW w:w="416" w:type="dxa"/>
            <w:shd w:val="clear" w:color="auto" w:fill="FFCC99"/>
            <w:vAlign w:val="center"/>
          </w:tcPr>
          <w:p w14:paraId="67D044E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17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18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①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3BF16050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19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20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②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3608AE96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21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22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③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061E7BF3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23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24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④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5A85C961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25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26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⑤</w:t>
            </w:r>
          </w:p>
        </w:tc>
        <w:tc>
          <w:tcPr>
            <w:tcW w:w="816" w:type="dxa"/>
            <w:shd w:val="clear" w:color="auto" w:fill="FFCC99"/>
            <w:vAlign w:val="center"/>
          </w:tcPr>
          <w:p w14:paraId="598B7F9B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27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28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⑥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57AB3054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29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730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⑧</w:t>
            </w:r>
          </w:p>
        </w:tc>
      </w:tr>
      <w:tr w:rsidR="00D952CE" w:rsidRPr="00D952CE" w14:paraId="508557DD" w14:textId="77777777">
        <w:trPr>
          <w:jc w:val="center"/>
        </w:trPr>
        <w:tc>
          <w:tcPr>
            <w:tcW w:w="647" w:type="dxa"/>
            <w:vAlign w:val="center"/>
          </w:tcPr>
          <w:p w14:paraId="434C43A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31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32" w:author="Kashima, Takuya/鹿島 卓也" w:date="2022-12-12T18:55:00Z">
                  <w:rPr>
                    <w:color w:val="000000"/>
                  </w:rPr>
                </w:rPrChange>
              </w:rPr>
              <w:t>notation</w:t>
            </w:r>
          </w:p>
        </w:tc>
        <w:tc>
          <w:tcPr>
            <w:tcW w:w="416" w:type="dxa"/>
            <w:vAlign w:val="center"/>
          </w:tcPr>
          <w:p w14:paraId="5FCC7CE4" w14:textId="70ABDB26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33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strike/>
                <w:lang w:val="en"/>
                <w:rPrChange w:id="1734" w:author="Kashima, Takuya/鹿島 卓也" w:date="2022-12-12T18:57:00Z">
                  <w:rPr>
                    <w:color w:val="000000"/>
                  </w:rPr>
                </w:rPrChange>
              </w:rPr>
              <w:t>OFF</w:t>
            </w:r>
            <w:ins w:id="1735" w:author="Kashima, Takuya/鹿島 卓也" w:date="2022-12-12T18:57:00Z">
              <w:r w:rsidR="00D952CE">
                <w:rPr>
                  <w:lang w:val="en"/>
                </w:rPr>
                <w:t xml:space="preserve"> </w:t>
              </w:r>
              <w:r w:rsidR="00D952CE" w:rsidRPr="00D952CE">
                <w:rPr>
                  <w:color w:val="FF0000"/>
                  <w:lang w:val="en"/>
                  <w:rPrChange w:id="1736" w:author="Kashima, Takuya/鹿島 卓也" w:date="2022-12-12T18:57:00Z">
                    <w:rPr>
                      <w:lang w:val="en"/>
                    </w:rPr>
                  </w:rPrChange>
                </w:rPr>
                <w:t>AB</w:t>
              </w:r>
            </w:ins>
          </w:p>
        </w:tc>
        <w:tc>
          <w:tcPr>
            <w:tcW w:w="496" w:type="dxa"/>
            <w:vAlign w:val="center"/>
          </w:tcPr>
          <w:p w14:paraId="42E01025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37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38" w:author="Kashima, Takuya/鹿島 卓也" w:date="2022-12-12T18:55:00Z">
                  <w:rPr>
                    <w:color w:val="000000"/>
                  </w:rPr>
                </w:rPrChange>
              </w:rPr>
              <w:t>CD</w:t>
            </w:r>
          </w:p>
        </w:tc>
        <w:tc>
          <w:tcPr>
            <w:tcW w:w="496" w:type="dxa"/>
            <w:vAlign w:val="center"/>
          </w:tcPr>
          <w:p w14:paraId="3FDF2741" w14:textId="77777777" w:rsidR="008942C8" w:rsidRPr="00D952CE" w:rsidRDefault="008942C8">
            <w:pPr>
              <w:ind w:left="0"/>
              <w:jc w:val="center"/>
              <w:rPr>
                <w:ins w:id="1739" w:author="Kashima, Takuya/鹿島 卓也" w:date="2022-12-12T18:57:00Z"/>
                <w:strike/>
                <w:lang w:val="en"/>
                <w:rPrChange w:id="1740" w:author="Kashima, Takuya/鹿島 卓也" w:date="2022-12-12T18:57:00Z">
                  <w:rPr>
                    <w:ins w:id="1741" w:author="Kashima, Takuya/鹿島 卓也" w:date="2022-12-12T18:57:00Z"/>
                    <w:lang w:val="en"/>
                  </w:rPr>
                </w:rPrChange>
              </w:rPr>
            </w:pPr>
            <w:r w:rsidRPr="00D952CE">
              <w:rPr>
                <w:strike/>
                <w:lang w:val="en"/>
                <w:rPrChange w:id="1742" w:author="Kashima, Takuya/鹿島 卓也" w:date="2022-12-12T18:57:00Z">
                  <w:rPr>
                    <w:color w:val="000000"/>
                  </w:rPr>
                </w:rPrChange>
              </w:rPr>
              <w:t>And</w:t>
            </w:r>
          </w:p>
          <w:p w14:paraId="28D822B3" w14:textId="6EF1CDB0" w:rsidR="00D952CE" w:rsidRPr="00D952CE" w:rsidRDefault="00D952CE">
            <w:pPr>
              <w:ind w:left="0"/>
              <w:jc w:val="center"/>
              <w:rPr>
                <w:rFonts w:ascii="Meiryo UI" w:eastAsia="Meiryo UI" w:hAnsi="Meiryo UI"/>
                <w:rPrChange w:id="1743" w:author="Kashima, Takuya/鹿島 卓也" w:date="2022-12-12T18:55:00Z">
                  <w:rPr>
                    <w:color w:val="000000"/>
                  </w:rPr>
                </w:rPrChange>
              </w:rPr>
            </w:pPr>
            <w:ins w:id="1744" w:author="Kashima, Takuya/鹿島 卓也" w:date="2022-12-12T18:57:00Z">
              <w:r w:rsidRPr="00D952CE">
                <w:rPr>
                  <w:color w:val="FF0000"/>
                  <w:lang w:val="en"/>
                  <w:rPrChange w:id="1745" w:author="Kashima, Takuya/鹿島 卓也" w:date="2022-12-12T18:57:00Z">
                    <w:rPr>
                      <w:lang w:val="en"/>
                    </w:rPr>
                  </w:rPrChange>
                </w:rPr>
                <w:t>E</w:t>
              </w:r>
            </w:ins>
          </w:p>
        </w:tc>
        <w:tc>
          <w:tcPr>
            <w:tcW w:w="496" w:type="dxa"/>
            <w:vAlign w:val="center"/>
          </w:tcPr>
          <w:p w14:paraId="06B7FCE8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4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47" w:author="Kashima, Takuya/鹿島 卓也" w:date="2022-12-12T18:55:00Z">
                  <w:rPr>
                    <w:color w:val="000000"/>
                  </w:rPr>
                </w:rPrChange>
              </w:rPr>
              <w:t>F</w:t>
            </w:r>
          </w:p>
        </w:tc>
        <w:tc>
          <w:tcPr>
            <w:tcW w:w="496" w:type="dxa"/>
            <w:vAlign w:val="center"/>
          </w:tcPr>
          <w:p w14:paraId="5B6DF585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4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49" w:author="Kashima, Takuya/鹿島 卓也" w:date="2022-12-12T18:55:00Z">
                  <w:rPr>
                    <w:color w:val="000000"/>
                  </w:rPr>
                </w:rPrChange>
              </w:rPr>
              <w:t>G</w:t>
            </w:r>
          </w:p>
        </w:tc>
        <w:tc>
          <w:tcPr>
            <w:tcW w:w="816" w:type="dxa"/>
            <w:vAlign w:val="center"/>
          </w:tcPr>
          <w:p w14:paraId="2470D3B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5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51" w:author="Kashima, Takuya/鹿島 卓也" w:date="2022-12-12T18:55:00Z">
                  <w:rPr>
                    <w:color w:val="000000"/>
                  </w:rPr>
                </w:rPrChange>
              </w:rPr>
              <w:t>HIJKLM</w:t>
            </w:r>
          </w:p>
        </w:tc>
        <w:tc>
          <w:tcPr>
            <w:tcW w:w="496" w:type="dxa"/>
            <w:vAlign w:val="center"/>
          </w:tcPr>
          <w:p w14:paraId="177722F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5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53" w:author="Kashima, Takuya/鹿島 卓也" w:date="2022-12-12T18:55:00Z">
                  <w:rPr>
                    <w:color w:val="000000"/>
                  </w:rPr>
                </w:rPrChange>
              </w:rPr>
              <w:t>N</w:t>
            </w:r>
          </w:p>
        </w:tc>
      </w:tr>
      <w:tr w:rsidR="00D952CE" w:rsidRPr="00D952CE" w14:paraId="09FC67DF" w14:textId="77777777">
        <w:trPr>
          <w:jc w:val="center"/>
        </w:trPr>
        <w:tc>
          <w:tcPr>
            <w:tcW w:w="647" w:type="dxa"/>
            <w:vAlign w:val="center"/>
          </w:tcPr>
          <w:p w14:paraId="268895F9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5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55" w:author="Kashima, Takuya/鹿島 卓也" w:date="2022-12-12T18:55:00Z">
                  <w:rPr>
                    <w:color w:val="000000"/>
                  </w:rPr>
                </w:rPrChange>
              </w:rPr>
              <w:t>example</w:t>
            </w:r>
          </w:p>
        </w:tc>
        <w:tc>
          <w:tcPr>
            <w:tcW w:w="416" w:type="dxa"/>
            <w:vAlign w:val="center"/>
          </w:tcPr>
          <w:p w14:paraId="60EE3F61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5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57" w:author="Kashima, Takuya/鹿島 卓也" w:date="2022-12-12T18:55:00Z">
                  <w:rPr>
                    <w:color w:val="000000"/>
                  </w:rPr>
                </w:rPrChange>
              </w:rPr>
              <w:t>11</w:t>
            </w:r>
          </w:p>
        </w:tc>
        <w:tc>
          <w:tcPr>
            <w:tcW w:w="496" w:type="dxa"/>
            <w:vAlign w:val="center"/>
          </w:tcPr>
          <w:p w14:paraId="2F0268D8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5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59" w:author="Kashima, Takuya/鹿島 卓也" w:date="2022-12-12T18:55:00Z">
                  <w:rPr>
                    <w:color w:val="000000"/>
                  </w:rPr>
                </w:rPrChange>
              </w:rPr>
              <w:t>01</w:t>
            </w:r>
          </w:p>
        </w:tc>
        <w:tc>
          <w:tcPr>
            <w:tcW w:w="496" w:type="dxa"/>
            <w:vAlign w:val="center"/>
          </w:tcPr>
          <w:p w14:paraId="0A7D02E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6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61" w:author="Kashima, Takuya/鹿島 卓也" w:date="2022-12-12T18:55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496" w:type="dxa"/>
            <w:vAlign w:val="center"/>
          </w:tcPr>
          <w:p w14:paraId="78E643D7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6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63" w:author="Kashima, Takuya/鹿島 卓也" w:date="2022-12-12T18:55:00Z">
                  <w:rPr>
                    <w:color w:val="000000"/>
                  </w:rPr>
                </w:rPrChange>
              </w:rPr>
              <w:t>0</w:t>
            </w:r>
          </w:p>
        </w:tc>
        <w:tc>
          <w:tcPr>
            <w:tcW w:w="496" w:type="dxa"/>
            <w:vAlign w:val="center"/>
          </w:tcPr>
          <w:p w14:paraId="34C59813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6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65" w:author="Kashima, Takuya/鹿島 卓也" w:date="2022-12-12T18:55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816" w:type="dxa"/>
            <w:vAlign w:val="center"/>
          </w:tcPr>
          <w:p w14:paraId="1B67EC3E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6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67" w:author="Kashima, Takuya/鹿島 卓也" w:date="2022-12-12T18:55:00Z">
                  <w:rPr>
                    <w:color w:val="000000"/>
                  </w:rPr>
                </w:rPrChange>
              </w:rPr>
              <w:t>000001</w:t>
            </w:r>
          </w:p>
        </w:tc>
        <w:tc>
          <w:tcPr>
            <w:tcW w:w="496" w:type="dxa"/>
            <w:vAlign w:val="center"/>
          </w:tcPr>
          <w:p w14:paraId="7CDECA1B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76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769" w:author="Kashima, Takuya/鹿島 卓也" w:date="2022-12-12T18:55:00Z">
                  <w:rPr>
                    <w:color w:val="000000"/>
                  </w:rPr>
                </w:rPrChange>
              </w:rPr>
              <w:t>6</w:t>
            </w:r>
          </w:p>
        </w:tc>
      </w:tr>
    </w:tbl>
    <w:p w14:paraId="7921E06A" w14:textId="77777777" w:rsidR="000D6548" w:rsidRPr="00D952CE" w:rsidRDefault="000D6548">
      <w:pPr>
        <w:pStyle w:val="a3"/>
        <w:ind w:left="0"/>
        <w:rPr>
          <w:ins w:id="1770" w:author="Iijima, Akira/飯島 玲" w:date="2022-06-30T21:07:00Z"/>
          <w:lang w:val="en"/>
        </w:rPr>
        <w:pPrChange w:id="1771" w:author="Iijima, Akira/飯島 玲" w:date="2022-06-30T21:07:00Z">
          <w:pPr>
            <w:pStyle w:val="a3"/>
            <w:ind w:leftChars="313" w:left="626"/>
          </w:pPr>
        </w:pPrChange>
      </w:pPr>
    </w:p>
    <w:p w14:paraId="0B2F4F3B" w14:textId="77777777" w:rsidR="000D6548" w:rsidRPr="00D952CE" w:rsidRDefault="000D6548">
      <w:pPr>
        <w:pStyle w:val="a3"/>
        <w:ind w:left="0"/>
        <w:rPr>
          <w:ins w:id="1772" w:author="Iijima, Akira/飯島 玲" w:date="2022-06-30T21:07:00Z"/>
          <w:rFonts w:ascii="Meiryo UI" w:eastAsia="Meiryo UI" w:hAnsi="Meiryo UI"/>
          <w:rPrChange w:id="1773" w:author="Kashima, Takuya/鹿島 卓也" w:date="2022-12-12T18:55:00Z">
            <w:rPr>
              <w:ins w:id="1774" w:author="Iijima, Akira/飯島 玲" w:date="2022-06-30T21:07:00Z"/>
              <w:rFonts w:ascii="Meiryo UI" w:eastAsia="Meiryo UI" w:hAnsi="Meiryo UI"/>
              <w:color w:val="000000"/>
            </w:rPr>
          </w:rPrChange>
        </w:rPr>
        <w:pPrChange w:id="1775" w:author="Iijima, Akira/飯島 玲" w:date="2022-06-30T21:07:00Z">
          <w:pPr>
            <w:pStyle w:val="a3"/>
            <w:ind w:leftChars="313" w:left="626"/>
          </w:pPr>
        </w:pPrChange>
      </w:pPr>
      <w:ins w:id="1776" w:author="Iijima, Akira/飯島 玲" w:date="2022-06-30T21:07:00Z">
        <w:r w:rsidRPr="00D952CE">
          <w:rPr>
            <w:rFonts w:ascii="Meiryo UI" w:eastAsia="Meiryo UI" w:hAnsi="Meiryo UI"/>
            <w:rPrChange w:id="1777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Step３　このA-Nまでの位に対応する数値に対してモジュロ100</w:t>
        </w:r>
        <w:r w:rsidRPr="00D952CE">
          <w:rPr>
            <w:rFonts w:ascii="Meiryo UI" w:eastAsia="Meiryo UI" w:hAnsi="Meiryo UI" w:hint="eastAsia"/>
            <w:rPrChange w:id="1778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ウェイト</w:t>
        </w:r>
        <w:r w:rsidRPr="00D952CE">
          <w:rPr>
            <w:rFonts w:ascii="Meiryo UI" w:eastAsia="Meiryo UI" w:hAnsi="Meiryo UI"/>
            <w:rPrChange w:id="1779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(11,7,5,3,1)のチェックディジットを計算</w:t>
        </w:r>
        <w:r w:rsidRPr="00D952CE">
          <w:rPr>
            <w:rFonts w:ascii="Meiryo UI" w:eastAsia="Meiryo UI" w:hAnsi="Meiryo UI" w:hint="eastAsia"/>
            <w:rPrChange w:id="1780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する。なお、補数計算において</w:t>
        </w:r>
        <w:r w:rsidRPr="00D952CE">
          <w:rPr>
            <w:rFonts w:ascii="Meiryo UI" w:eastAsia="Meiryo UI" w:hAnsi="Meiryo UI"/>
            <w:rPrChange w:id="1781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100の補数は0とする。</w:t>
        </w:r>
      </w:ins>
    </w:p>
    <w:p w14:paraId="33298571" w14:textId="205BB455" w:rsidR="008942C8" w:rsidRPr="00D952CE" w:rsidDel="000D6548" w:rsidRDefault="007830BF">
      <w:pPr>
        <w:pStyle w:val="a3"/>
        <w:ind w:left="0"/>
        <w:rPr>
          <w:del w:id="1782" w:author="Iijima, Akira/飯島 玲" w:date="2022-06-30T21:07:00Z"/>
          <w:rFonts w:ascii="Meiryo UI" w:eastAsia="Meiryo UI" w:hAnsi="Meiryo UI"/>
          <w:rPrChange w:id="1783" w:author="Kashima, Takuya/鹿島 卓也" w:date="2022-12-12T18:55:00Z">
            <w:rPr>
              <w:del w:id="1784" w:author="Iijima, Akira/飯島 玲" w:date="2022-06-30T21:07:00Z"/>
              <w:color w:val="000000"/>
            </w:rPr>
          </w:rPrChange>
        </w:rPr>
      </w:pPr>
      <w:ins w:id="1785" w:author="Ito Hiroki／伊藤　大貴／AI" w:date="2021-11-19T16:53:00Z">
        <w:del w:id="1786" w:author="Iijima, Akira/飯島 玲" w:date="2022-06-30T21:07:00Z">
          <w:r w:rsidRPr="00D952CE" w:rsidDel="000D6548">
            <w:rPr>
              <w:rFonts w:ascii="Meiryo UI" w:eastAsia="Meiryo UI" w:hAnsi="Meiryo UI"/>
              <w:rPrChange w:id="1787" w:author="Kashima, Takuya/鹿島 卓也" w:date="2022-12-12T18:55:00Z">
                <w:rPr>
                  <w:rFonts w:ascii="Meiryo UI" w:eastAsia="Meiryo UI" w:hAnsi="Meiryo UI"/>
                  <w:color w:val="000000"/>
                </w:rPr>
              </w:rPrChange>
            </w:rPr>
            <w:br w:type="page"/>
          </w:r>
        </w:del>
      </w:ins>
    </w:p>
    <w:p w14:paraId="5AF11910" w14:textId="77777777" w:rsidR="008942C8" w:rsidRPr="00D952CE" w:rsidDel="000D6548" w:rsidRDefault="008942C8">
      <w:pPr>
        <w:pStyle w:val="a3"/>
        <w:ind w:left="0"/>
        <w:rPr>
          <w:del w:id="1788" w:author="Iijima, Akira/飯島 玲" w:date="2022-06-30T21:07:00Z"/>
          <w:rFonts w:ascii="Meiryo UI" w:eastAsia="Meiryo UI" w:hAnsi="Meiryo UI"/>
          <w:rPrChange w:id="1789" w:author="Kashima, Takuya/鹿島 卓也" w:date="2022-12-12T18:55:00Z">
            <w:rPr>
              <w:del w:id="1790" w:author="Iijima, Akira/飯島 玲" w:date="2022-06-30T21:07:00Z"/>
              <w:color w:val="000000"/>
            </w:rPr>
          </w:rPrChange>
        </w:rPr>
        <w:pPrChange w:id="1791" w:author="Iijima, Akira/飯島 玲" w:date="2022-06-30T21:07:00Z">
          <w:pPr>
            <w:pStyle w:val="a3"/>
            <w:ind w:leftChars="313" w:left="626"/>
          </w:pPr>
        </w:pPrChange>
      </w:pPr>
      <w:r w:rsidRPr="00D952CE">
        <w:rPr>
          <w:lang w:val="en"/>
          <w:rPrChange w:id="1792" w:author="Kashima, Takuya/鹿島 卓也" w:date="2022-12-12T18:55:00Z">
            <w:rPr>
              <w:color w:val="000000"/>
            </w:rPr>
          </w:rPrChange>
        </w:rPr>
        <w:lastRenderedPageBreak/>
        <w:t>Step3 Calculate a check digit of 100</w:t>
      </w:r>
      <w:r w:rsidRPr="00D952CE">
        <w:rPr>
          <w:lang w:val="en"/>
        </w:rPr>
        <w:t xml:space="preserve"> </w:t>
      </w:r>
      <w:r w:rsidRPr="00D952CE">
        <w:rPr>
          <w:lang w:val="en"/>
          <w:rPrChange w:id="1793" w:author="Kashima, Takuya/鹿島 卓也" w:date="2022-12-12T18:55:00Z">
            <w:rPr>
              <w:color w:val="000000"/>
            </w:rPr>
          </w:rPrChange>
        </w:rPr>
        <w:t>modulo weights</w:t>
      </w:r>
      <w:r w:rsidRPr="00D952CE">
        <w:rPr>
          <w:lang w:val="en"/>
        </w:rPr>
        <w:t xml:space="preserve"> </w:t>
      </w:r>
      <w:r w:rsidRPr="00D952CE">
        <w:rPr>
          <w:lang w:val="en"/>
          <w:rPrChange w:id="1794" w:author="Kashima, Takuya/鹿島 卓也" w:date="2022-12-12T18:55:00Z">
            <w:rPr>
              <w:color w:val="000000"/>
            </w:rPr>
          </w:rPrChange>
        </w:rPr>
        <w:t>(11, 7, 5, 3, 1) for the numerical value corresponding to this position up to</w:t>
      </w:r>
      <w:r w:rsidRPr="00D952CE">
        <w:rPr>
          <w:lang w:val="en"/>
        </w:rPr>
        <w:t xml:space="preserve"> A-N</w:t>
      </w:r>
      <w:r w:rsidRPr="00D952CE">
        <w:rPr>
          <w:lang w:val="en"/>
          <w:rPrChange w:id="1795" w:author="Kashima, Takuya/鹿島 卓也" w:date="2022-12-12T18:55:00Z">
            <w:rPr>
              <w:color w:val="000000"/>
            </w:rPr>
          </w:rPrChange>
        </w:rPr>
        <w:t xml:space="preserve">. In the complement calculation, the complement of 100 is 0. </w:t>
      </w:r>
    </w:p>
    <w:p w14:paraId="67E24F98" w14:textId="77777777" w:rsidR="000D6548" w:rsidRPr="00D952CE" w:rsidRDefault="000D6548">
      <w:pPr>
        <w:pStyle w:val="a3"/>
        <w:ind w:left="0"/>
        <w:rPr>
          <w:ins w:id="1796" w:author="Iijima, Akira/飯島 玲" w:date="2022-06-30T21:07:00Z"/>
          <w:lang w:val="en"/>
        </w:rPr>
        <w:pPrChange w:id="1797" w:author="Iijima, Akira/飯島 玲" w:date="2022-06-30T21:07:00Z">
          <w:pPr>
            <w:pStyle w:val="a3"/>
            <w:ind w:leftChars="313" w:left="626"/>
          </w:pPr>
        </w:pPrChange>
      </w:pPr>
    </w:p>
    <w:p w14:paraId="6E5B72EC" w14:textId="3A7328A5" w:rsidR="008942C8" w:rsidRPr="00D952CE" w:rsidRDefault="000D6548">
      <w:pPr>
        <w:pStyle w:val="a3"/>
        <w:ind w:leftChars="313" w:left="626"/>
        <w:rPr>
          <w:rFonts w:ascii="Meiryo UI" w:eastAsia="Meiryo UI" w:hAnsi="Meiryo UI"/>
          <w:rPrChange w:id="1798" w:author="Kashima, Takuya/鹿島 卓也" w:date="2022-12-12T18:55:00Z">
            <w:rPr>
              <w:color w:val="000000"/>
            </w:rPr>
          </w:rPrChange>
        </w:rPr>
      </w:pPr>
      <w:ins w:id="1799" w:author="Iijima, Akira/飯島 玲" w:date="2022-06-30T21:07:00Z">
        <w:r w:rsidRPr="00D952CE">
          <w:rPr>
            <w:rFonts w:ascii="Meiryo UI" w:eastAsia="Meiryo UI" w:hAnsi="Meiryo UI" w:hint="eastAsia"/>
            <w:rPrChange w:id="1800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 xml:space="preserve">算出式　</w:t>
        </w:r>
      </w:ins>
      <w:r w:rsidR="008942C8" w:rsidRPr="00D952CE">
        <w:rPr>
          <w:lang w:val="en"/>
          <w:rPrChange w:id="1801" w:author="Kashima, Takuya/鹿島 卓也" w:date="2022-12-12T18:55:00Z">
            <w:rPr>
              <w:color w:val="000000"/>
            </w:rPr>
          </w:rPrChange>
        </w:rPr>
        <w:t>Calculate the formula:</w:t>
      </w:r>
    </w:p>
    <w:p w14:paraId="4554A818" w14:textId="77777777" w:rsidR="008942C8" w:rsidRPr="00D952CE" w:rsidRDefault="008942C8">
      <w:pPr>
        <w:pStyle w:val="a3"/>
        <w:ind w:leftChars="313" w:left="626" w:firstLineChars="100" w:firstLine="200"/>
        <w:rPr>
          <w:rFonts w:ascii="Meiryo UI" w:eastAsia="Meiryo UI" w:hAnsi="Meiryo UI"/>
          <w:rPrChange w:id="1802" w:author="Kashima, Takuya/鹿島 卓也" w:date="2022-12-12T18:55:00Z">
            <w:rPr>
              <w:color w:val="000000"/>
            </w:rPr>
          </w:rPrChange>
        </w:rPr>
      </w:pPr>
      <w:bookmarkStart w:id="1803" w:name="OLE_LINK5"/>
      <w:r w:rsidRPr="00D952CE">
        <w:rPr>
          <w:lang w:val="en"/>
          <w:rPrChange w:id="1804" w:author="Kashima, Takuya/鹿島 卓也" w:date="2022-12-12T18:55:00Z">
            <w:rPr>
              <w:color w:val="000000"/>
            </w:rPr>
          </w:rPrChange>
        </w:rPr>
        <w:t xml:space="preserve">ANS = 100 </w:t>
      </w:r>
      <w:r w:rsidRPr="00D952CE">
        <w:rPr>
          <w:lang w:val="en"/>
          <w:rPrChange w:id="1805" w:author="Kashima, Takuya/鹿島 卓也" w:date="2022-12-12T18:55:00Z">
            <w:rPr>
              <w:color w:val="000000"/>
            </w:rPr>
          </w:rPrChange>
        </w:rPr>
        <w:t>–</w:t>
      </w:r>
      <w:r w:rsidRPr="00D952CE">
        <w:rPr>
          <w:lang w:val="en"/>
          <w:rPrChange w:id="1806" w:author="Kashima, Takuya/鹿島 卓也" w:date="2022-12-12T18:55:00Z">
            <w:rPr>
              <w:color w:val="000000"/>
            </w:rPr>
          </w:rPrChange>
        </w:rPr>
        <w:t xml:space="preserve"> ((Ax11+Bx7+Cx5+Dx3+Ex1</w:t>
      </w:r>
      <w:bookmarkEnd w:id="1710"/>
      <w:r w:rsidRPr="00D952CE">
        <w:rPr>
          <w:lang w:val="en"/>
          <w:rPrChange w:id="1807" w:author="Kashima, Takuya/鹿島 卓也" w:date="2022-12-12T18:55:00Z">
            <w:rPr>
              <w:color w:val="000000"/>
            </w:rPr>
          </w:rPrChange>
        </w:rPr>
        <w:t>+</w:t>
      </w:r>
      <w:bookmarkStart w:id="1808" w:name="OLE_LINK6"/>
      <w:bookmarkEnd w:id="1803"/>
      <w:r w:rsidRPr="00D952CE">
        <w:rPr>
          <w:lang w:val="en"/>
          <w:rPrChange w:id="1809" w:author="Kashima, Takuya/鹿島 卓也" w:date="2022-12-12T18:55:00Z">
            <w:rPr>
              <w:color w:val="000000"/>
            </w:rPr>
          </w:rPrChange>
        </w:rPr>
        <w:t>Fx11+Gx7+Hx5+Ix3+Jx1+</w:t>
      </w:r>
      <w:bookmarkEnd w:id="1808"/>
      <w:r w:rsidRPr="00D952CE">
        <w:rPr>
          <w:lang w:val="en"/>
          <w:rPrChange w:id="1810" w:author="Kashima, Takuya/鹿島 卓也" w:date="2022-12-12T18:55:00Z">
            <w:rPr>
              <w:color w:val="000000"/>
            </w:rPr>
          </w:rPrChange>
        </w:rPr>
        <w:t>Kx11+Lx7+Mx5+Nx3) MOD 100)</w:t>
      </w:r>
    </w:p>
    <w:p w14:paraId="5BC16AF9" w14:textId="77777777" w:rsidR="008942C8" w:rsidRPr="00D952CE" w:rsidRDefault="008942C8">
      <w:pPr>
        <w:pStyle w:val="a3"/>
        <w:ind w:leftChars="313" w:left="626" w:firstLineChars="100" w:firstLine="200"/>
        <w:rPr>
          <w:rFonts w:ascii="Meiryo UI" w:eastAsia="Meiryo UI" w:hAnsi="Meiryo UI"/>
          <w:rPrChange w:id="1811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812" w:author="Kashima, Takuya/鹿島 卓也" w:date="2022-12-12T18:55:00Z">
            <w:rPr>
              <w:color w:val="000000"/>
            </w:rPr>
          </w:rPrChange>
        </w:rPr>
        <w:t xml:space="preserve">      IF YEARS==100 YEARS=0</w:t>
      </w:r>
    </w:p>
    <w:p w14:paraId="2631AC86" w14:textId="77777777" w:rsidR="008942C8" w:rsidRPr="00D952CE" w:rsidRDefault="008942C8">
      <w:pPr>
        <w:pStyle w:val="a3"/>
        <w:ind w:leftChars="313" w:left="626" w:firstLineChars="100" w:firstLine="200"/>
        <w:rPr>
          <w:rFonts w:ascii="Meiryo UI" w:eastAsia="Meiryo UI" w:hAnsi="Meiryo UI"/>
          <w:rPrChange w:id="1813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814" w:author="Kashima, Takuya/鹿島 卓也" w:date="2022-12-12T18:55:00Z">
            <w:rPr>
              <w:color w:val="000000"/>
            </w:rPr>
          </w:rPrChange>
        </w:rPr>
        <w:t xml:space="preserve">    = 100 - ((1x11+1x7+0x5+1x3+1x1+0x11+1x7+0x5+0x3+0x1+0x11+0x7+1x5+6x3) MOD 100)</w:t>
      </w:r>
    </w:p>
    <w:p w14:paraId="5AB450E4" w14:textId="77777777" w:rsidR="008942C8" w:rsidRPr="00D952CE" w:rsidRDefault="008942C8">
      <w:pPr>
        <w:pStyle w:val="a3"/>
        <w:ind w:leftChars="313" w:left="626" w:firstLineChars="100" w:firstLine="200"/>
        <w:rPr>
          <w:rFonts w:ascii="Meiryo UI" w:eastAsia="Meiryo UI" w:hAnsi="Meiryo UI"/>
          <w:rPrChange w:id="1815" w:author="Kashima, Takuya/鹿島 卓也" w:date="2022-12-12T18:55:00Z">
            <w:rPr>
              <w:color w:val="000000"/>
            </w:rPr>
          </w:rPrChange>
        </w:rPr>
      </w:pPr>
      <w:r w:rsidRPr="00D952CE">
        <w:rPr>
          <w:lang w:val="en"/>
          <w:rPrChange w:id="1816" w:author="Kashima, Takuya/鹿島 卓也" w:date="2022-12-12T18:55:00Z">
            <w:rPr>
              <w:color w:val="000000"/>
            </w:rPr>
          </w:rPrChange>
        </w:rPr>
        <w:t xml:space="preserve">    = 100 - (52 MOD 100)</w:t>
      </w:r>
    </w:p>
    <w:p w14:paraId="52902E38" w14:textId="50E54A59" w:rsidR="008942C8" w:rsidRPr="00D952CE" w:rsidRDefault="008942C8">
      <w:pPr>
        <w:pStyle w:val="a3"/>
        <w:ind w:leftChars="313" w:left="626" w:firstLineChars="100" w:firstLine="200"/>
        <w:rPr>
          <w:ins w:id="1817" w:author="Iijima, Akira/飯島 玲" w:date="2022-06-30T21:07:00Z"/>
          <w:lang w:val="en"/>
        </w:rPr>
      </w:pPr>
      <w:r w:rsidRPr="00D952CE">
        <w:rPr>
          <w:lang w:val="en"/>
          <w:rPrChange w:id="1818" w:author="Kashima, Takuya/鹿島 卓也" w:date="2022-12-12T18:55:00Z">
            <w:rPr>
              <w:color w:val="000000"/>
            </w:rPr>
          </w:rPrChange>
        </w:rPr>
        <w:t xml:space="preserve">    = 100 </w:t>
      </w:r>
      <w:r w:rsidRPr="00D952CE">
        <w:rPr>
          <w:lang w:val="en"/>
          <w:rPrChange w:id="1819" w:author="Kashima, Takuya/鹿島 卓也" w:date="2022-12-12T18:55:00Z">
            <w:rPr>
              <w:color w:val="000000"/>
            </w:rPr>
          </w:rPrChange>
        </w:rPr>
        <w:t>–</w:t>
      </w:r>
      <w:r w:rsidRPr="00D952CE">
        <w:rPr>
          <w:lang w:val="en"/>
          <w:rPrChange w:id="1820" w:author="Kashima, Takuya/鹿島 卓也" w:date="2022-12-12T18:55:00Z">
            <w:rPr>
              <w:color w:val="000000"/>
            </w:rPr>
          </w:rPrChange>
        </w:rPr>
        <w:t xml:space="preserve"> 52</w:t>
      </w:r>
    </w:p>
    <w:p w14:paraId="07620F8D" w14:textId="318741A6" w:rsidR="000D6548" w:rsidRPr="00D952CE" w:rsidRDefault="0001051E">
      <w:pPr>
        <w:pStyle w:val="a3"/>
        <w:ind w:leftChars="313" w:left="626" w:firstLineChars="100" w:firstLine="200"/>
        <w:rPr>
          <w:rFonts w:ascii="Meiryo UI" w:eastAsia="Meiryo UI" w:hAnsi="Meiryo UI"/>
          <w:rPrChange w:id="1821" w:author="Kashima, Takuya/鹿島 卓也" w:date="2022-12-12T18:55:00Z">
            <w:rPr>
              <w:color w:val="000000"/>
            </w:rPr>
          </w:rPrChange>
        </w:rPr>
      </w:pPr>
      <w:ins w:id="1822" w:author="Iijima, Akira/飯島 玲" w:date="2022-06-30T21:07:00Z">
        <w:r w:rsidRPr="00D952CE">
          <w:rPr>
            <w:rFonts w:ascii="Meiryo UI" w:eastAsia="Meiryo UI" w:hAnsi="Meiryo UI"/>
            <w:rPrChange w:id="1823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 xml:space="preserve">    = 48　&lt;&lt;100ではないので48のまま。 ANS=100であった場合はANS=0とする。</w:t>
        </w:r>
      </w:ins>
    </w:p>
    <w:p w14:paraId="0049E9B2" w14:textId="5D20F92C" w:rsidR="008942C8" w:rsidRPr="00D952CE" w:rsidDel="0001051E" w:rsidRDefault="008942C8">
      <w:pPr>
        <w:pStyle w:val="a3"/>
        <w:ind w:leftChars="313" w:left="626" w:firstLineChars="100" w:firstLine="200"/>
        <w:rPr>
          <w:del w:id="1824" w:author="Ito Hiroki／伊藤　大貴／AI" w:date="2021-11-19T16:53:00Z"/>
          <w:lang w:val="en"/>
        </w:rPr>
        <w:pPrChange w:id="1825" w:author="Ito Hiroki／伊藤　大貴／AI" w:date="2021-11-19T16:53:00Z">
          <w:pPr>
            <w:pStyle w:val="a3"/>
            <w:ind w:leftChars="313" w:left="626"/>
          </w:pPr>
        </w:pPrChange>
      </w:pPr>
      <w:r w:rsidRPr="00D952CE">
        <w:rPr>
          <w:lang w:val="en"/>
          <w:rPrChange w:id="1826" w:author="Kashima, Takuya/鹿島 卓也" w:date="2022-12-12T18:55:00Z">
            <w:rPr>
              <w:color w:val="000000"/>
            </w:rPr>
          </w:rPrChange>
        </w:rPr>
        <w:t xml:space="preserve">    = 48 &lt;&lt; not 100, so remain 48. If ANS = 100, it is ANS = 0.</w:t>
      </w:r>
    </w:p>
    <w:p w14:paraId="5503F0DD" w14:textId="77777777" w:rsidR="0001051E" w:rsidRPr="00D952CE" w:rsidRDefault="0001051E">
      <w:pPr>
        <w:pStyle w:val="a3"/>
        <w:ind w:leftChars="313" w:left="626" w:firstLineChars="100" w:firstLine="200"/>
        <w:rPr>
          <w:ins w:id="1827" w:author="Iijima, Akira/飯島 玲" w:date="2022-06-30T21:07:00Z"/>
          <w:rFonts w:ascii="Meiryo UI" w:eastAsia="Meiryo UI" w:hAnsi="Meiryo UI"/>
          <w:rPrChange w:id="1828" w:author="Kashima, Takuya/鹿島 卓也" w:date="2022-12-12T18:55:00Z">
            <w:rPr>
              <w:ins w:id="1829" w:author="Iijima, Akira/飯島 玲" w:date="2022-06-30T21:07:00Z"/>
              <w:color w:val="000000"/>
            </w:rPr>
          </w:rPrChange>
        </w:rPr>
      </w:pPr>
    </w:p>
    <w:p w14:paraId="2E9712DA" w14:textId="77777777" w:rsidR="007830BF" w:rsidRPr="00D952CE" w:rsidRDefault="001C010A">
      <w:pPr>
        <w:pStyle w:val="a3"/>
        <w:ind w:leftChars="313" w:left="626" w:firstLineChars="100" w:firstLine="200"/>
        <w:rPr>
          <w:ins w:id="1830" w:author="Ito Hiroki／伊藤　大貴／AI" w:date="2021-11-19T16:53:00Z"/>
          <w:rFonts w:ascii="Meiryo UI" w:eastAsia="Meiryo UI" w:hAnsi="Meiryo UI"/>
          <w:rPrChange w:id="1831" w:author="Kashima, Takuya/鹿島 卓也" w:date="2022-12-12T18:55:00Z">
            <w:rPr>
              <w:ins w:id="1832" w:author="Ito Hiroki／伊藤　大貴／AI" w:date="2021-11-19T16:53:00Z"/>
              <w:rFonts w:ascii="Meiryo UI" w:eastAsia="Meiryo UI" w:hAnsi="Meiryo UI"/>
              <w:color w:val="000000"/>
            </w:rPr>
          </w:rPrChange>
        </w:rPr>
        <w:pPrChange w:id="1833" w:author="Ito Hiroki／伊藤　大貴／AI" w:date="2021-11-19T16:53:00Z">
          <w:pPr>
            <w:pStyle w:val="a3"/>
            <w:ind w:leftChars="313" w:left="626"/>
          </w:pPr>
        </w:pPrChange>
      </w:pPr>
      <w:del w:id="1834" w:author="Ito Hiroki／伊藤　大貴／AI" w:date="2021-11-19T16:53:00Z">
        <w:r w:rsidRPr="00D952CE" w:rsidDel="007830BF">
          <w:rPr>
            <w:rFonts w:ascii="Meiryo UI" w:eastAsia="Meiryo UI" w:hAnsi="Meiryo UI"/>
            <w:rPrChange w:id="1835" w:author="Kashima, Takuya/鹿島 卓也" w:date="2022-12-12T18:55:00Z">
              <w:rPr>
                <w:color w:val="000000"/>
              </w:rPr>
            </w:rPrChange>
          </w:rPr>
          <w:br w:type="page"/>
        </w:r>
      </w:del>
    </w:p>
    <w:p w14:paraId="79467449" w14:textId="77777777" w:rsidR="0001051E" w:rsidRPr="00D952CE" w:rsidRDefault="0001051E">
      <w:pPr>
        <w:pStyle w:val="a3"/>
        <w:ind w:left="0"/>
        <w:rPr>
          <w:ins w:id="1836" w:author="Iijima, Akira/飯島 玲" w:date="2022-06-30T21:07:00Z"/>
          <w:rFonts w:ascii="Meiryo UI" w:eastAsia="Meiryo UI" w:hAnsi="Meiryo UI"/>
          <w:rPrChange w:id="1837" w:author="Kashima, Takuya/鹿島 卓也" w:date="2022-12-12T18:55:00Z">
            <w:rPr>
              <w:ins w:id="1838" w:author="Iijima, Akira/飯島 玲" w:date="2022-06-30T21:07:00Z"/>
              <w:rFonts w:ascii="Meiryo UI" w:eastAsia="Meiryo UI" w:hAnsi="Meiryo UI"/>
              <w:color w:val="000000"/>
            </w:rPr>
          </w:rPrChange>
        </w:rPr>
        <w:pPrChange w:id="1839" w:author="Iijima, Akira/飯島 玲" w:date="2022-06-30T21:08:00Z">
          <w:pPr>
            <w:pStyle w:val="a3"/>
            <w:ind w:leftChars="313" w:left="626" w:firstLineChars="100" w:firstLine="200"/>
          </w:pPr>
        </w:pPrChange>
      </w:pPr>
      <w:ins w:id="1840" w:author="Iijima, Akira/飯島 玲" w:date="2022-06-30T21:07:00Z">
        <w:r w:rsidRPr="00D952CE">
          <w:rPr>
            <w:rFonts w:ascii="Meiryo UI" w:eastAsia="Meiryo UI" w:hAnsi="Meiryo UI"/>
            <w:rPrChange w:id="1841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lastRenderedPageBreak/>
          <w:t>Step４　⑦はANSを１０で割った余りとする。(１位)</w:t>
        </w:r>
      </w:ins>
    </w:p>
    <w:p w14:paraId="74BB1015" w14:textId="20EA3A82" w:rsidR="007830BF" w:rsidRPr="00D952CE" w:rsidDel="0001051E" w:rsidRDefault="007830BF">
      <w:pPr>
        <w:pStyle w:val="a3"/>
        <w:ind w:leftChars="313" w:left="626"/>
        <w:rPr>
          <w:ins w:id="1842" w:author="Ito Hiroki／伊藤　大貴／AI" w:date="2021-11-19T16:53:00Z"/>
          <w:del w:id="1843" w:author="Iijima, Akira/飯島 玲" w:date="2022-06-30T21:08:00Z"/>
          <w:rFonts w:ascii="Meiryo UI" w:eastAsia="Meiryo UI" w:hAnsi="Meiryo UI"/>
          <w:rPrChange w:id="1844" w:author="Kashima, Takuya/鹿島 卓也" w:date="2022-12-12T18:55:00Z">
            <w:rPr>
              <w:ins w:id="1845" w:author="Ito Hiroki／伊藤　大貴／AI" w:date="2021-11-19T16:53:00Z"/>
              <w:del w:id="1846" w:author="Iijima, Akira/飯島 玲" w:date="2022-06-30T21:08:00Z"/>
              <w:rFonts w:ascii="Meiryo UI" w:eastAsia="Meiryo UI" w:hAnsi="Meiryo UI"/>
              <w:color w:val="000000"/>
            </w:rPr>
          </w:rPrChange>
        </w:rPr>
      </w:pPr>
    </w:p>
    <w:p w14:paraId="4764EA84" w14:textId="77777777" w:rsidR="008942C8" w:rsidRPr="00D952CE" w:rsidRDefault="008942C8">
      <w:pPr>
        <w:pStyle w:val="a3"/>
        <w:ind w:left="0"/>
        <w:rPr>
          <w:rFonts w:ascii="Meiryo UI" w:eastAsia="Meiryo UI" w:hAnsi="Meiryo UI"/>
          <w:rPrChange w:id="1847" w:author="Kashima, Takuya/鹿島 卓也" w:date="2022-12-12T18:55:00Z">
            <w:rPr>
              <w:color w:val="000000"/>
            </w:rPr>
          </w:rPrChange>
        </w:rPr>
        <w:pPrChange w:id="1848" w:author="Iijima, Akira/飯島 玲" w:date="2022-06-30T21:08:00Z">
          <w:pPr>
            <w:pStyle w:val="a3"/>
            <w:ind w:leftChars="313" w:left="626"/>
          </w:pPr>
        </w:pPrChange>
      </w:pPr>
      <w:r w:rsidRPr="00D952CE">
        <w:rPr>
          <w:lang w:val="en"/>
          <w:rPrChange w:id="1849" w:author="Kashima, Takuya/鹿島 卓也" w:date="2022-12-12T18:55:00Z">
            <w:rPr>
              <w:color w:val="000000"/>
            </w:rPr>
          </w:rPrChange>
        </w:rPr>
        <w:t>Step4 (7) is the remainder of an ANS divided by 10. (1st place)</w:t>
      </w:r>
    </w:p>
    <w:p w14:paraId="0585B195" w14:textId="26984687" w:rsidR="008942C8" w:rsidRPr="00D952CE" w:rsidRDefault="008942C8">
      <w:pPr>
        <w:pStyle w:val="a3"/>
        <w:ind w:leftChars="313" w:left="626"/>
        <w:rPr>
          <w:ins w:id="1850" w:author="Iijima, Akira/飯島 玲" w:date="2022-06-30T21:08:00Z"/>
          <w:lang w:val="en"/>
        </w:rPr>
      </w:pPr>
      <w:bookmarkStart w:id="1851" w:name="OLE_LINK8"/>
      <w:r w:rsidRPr="00D952CE">
        <w:rPr>
          <w:lang w:val="en"/>
          <w:rPrChange w:id="1852" w:author="Kashima, Takuya/鹿島 卓也" w:date="2022-12-12T18:55:00Z">
            <w:rPr>
              <w:color w:val="000000"/>
            </w:rPr>
          </w:rPrChange>
        </w:rPr>
        <w:t xml:space="preserve"> </w:t>
      </w:r>
      <w:ins w:id="1853" w:author="Iijima, Akira/飯島 玲" w:date="2022-06-30T21:08:00Z">
        <w:r w:rsidR="0001051E" w:rsidRPr="00D952CE">
          <w:rPr>
            <w:rFonts w:hint="eastAsia"/>
            <w:lang w:val="en"/>
          </w:rPr>
          <w:t>例</w:t>
        </w:r>
      </w:ins>
      <w:r w:rsidRPr="00D952CE">
        <w:rPr>
          <w:lang w:val="en"/>
          <w:rPrChange w:id="1854" w:author="Kashima, Takuya/鹿島 卓也" w:date="2022-12-12T18:55:00Z">
            <w:rPr>
              <w:color w:val="000000"/>
            </w:rPr>
          </w:rPrChange>
        </w:rPr>
        <w:t xml:space="preserve"> Example: (7) = 48 MOD 10 = 8</w:t>
      </w:r>
    </w:p>
    <w:p w14:paraId="22B8F274" w14:textId="33E61AFE" w:rsidR="0001051E" w:rsidRPr="00D952CE" w:rsidRDefault="0001051E">
      <w:pPr>
        <w:pStyle w:val="a3"/>
        <w:ind w:left="0"/>
        <w:rPr>
          <w:rFonts w:ascii="Meiryo UI" w:eastAsia="Meiryo UI" w:hAnsi="Meiryo UI"/>
          <w:rPrChange w:id="1855" w:author="Kashima, Takuya/鹿島 卓也" w:date="2022-12-12T18:55:00Z">
            <w:rPr>
              <w:color w:val="000000"/>
            </w:rPr>
          </w:rPrChange>
        </w:rPr>
        <w:pPrChange w:id="1856" w:author="Iijima, Akira/飯島 玲" w:date="2022-06-30T21:08:00Z">
          <w:pPr>
            <w:pStyle w:val="a3"/>
            <w:ind w:leftChars="313" w:left="626"/>
          </w:pPr>
        </w:pPrChange>
      </w:pPr>
      <w:ins w:id="1857" w:author="Iijima, Akira/飯島 玲" w:date="2022-06-30T21:08:00Z">
        <w:r w:rsidRPr="00D952CE">
          <w:rPr>
            <w:rFonts w:ascii="Meiryo UI" w:eastAsia="Meiryo UI" w:hAnsi="Meiryo UI"/>
            <w:rPrChange w:id="1858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Step５　⑨はANSを１０で割った商とする。(１０位)</w:t>
        </w:r>
      </w:ins>
    </w:p>
    <w:bookmarkEnd w:id="1851"/>
    <w:p w14:paraId="74FA5C9E" w14:textId="77777777" w:rsidR="008942C8" w:rsidRPr="00D952CE" w:rsidRDefault="008942C8">
      <w:pPr>
        <w:pStyle w:val="a3"/>
        <w:ind w:left="0"/>
        <w:rPr>
          <w:rFonts w:ascii="Meiryo UI" w:eastAsia="Meiryo UI" w:hAnsi="Meiryo UI"/>
          <w:rPrChange w:id="1859" w:author="Kashima, Takuya/鹿島 卓也" w:date="2022-12-12T18:55:00Z">
            <w:rPr>
              <w:color w:val="000000"/>
            </w:rPr>
          </w:rPrChange>
        </w:rPr>
        <w:pPrChange w:id="1860" w:author="Iijima, Akira/飯島 玲" w:date="2022-06-30T21:08:00Z">
          <w:pPr>
            <w:pStyle w:val="a3"/>
            <w:ind w:leftChars="313" w:left="626"/>
          </w:pPr>
        </w:pPrChange>
      </w:pPr>
      <w:r w:rsidRPr="00D952CE">
        <w:rPr>
          <w:lang w:val="en"/>
          <w:rPrChange w:id="1861" w:author="Kashima, Takuya/鹿島 卓也" w:date="2022-12-12T18:55:00Z">
            <w:rPr>
              <w:color w:val="000000"/>
            </w:rPr>
          </w:rPrChange>
        </w:rPr>
        <w:t>Step5 (9) is a quotient who divides ANS by 10. (10th place)</w:t>
      </w:r>
    </w:p>
    <w:p w14:paraId="1325FC93" w14:textId="0F4B876A" w:rsidR="0001051E" w:rsidRPr="00D952CE" w:rsidRDefault="0001051E">
      <w:pPr>
        <w:pStyle w:val="a3"/>
        <w:ind w:leftChars="113" w:left="226" w:firstLineChars="250" w:firstLine="500"/>
        <w:rPr>
          <w:ins w:id="1862" w:author="Iijima, Akira/飯島 玲" w:date="2022-06-30T21:08:00Z"/>
          <w:lang w:val="en"/>
        </w:rPr>
        <w:pPrChange w:id="1863" w:author="Iijima, Akira/飯島 玲" w:date="2022-06-30T21:08:00Z">
          <w:pPr>
            <w:pStyle w:val="a3"/>
            <w:ind w:leftChars="313" w:left="626" w:firstLineChars="100" w:firstLine="200"/>
          </w:pPr>
        </w:pPrChange>
      </w:pPr>
      <w:ins w:id="1864" w:author="Iijima, Akira/飯島 玲" w:date="2022-06-30T21:08:00Z">
        <w:r w:rsidRPr="00D952CE">
          <w:rPr>
            <w:rFonts w:hint="eastAsia"/>
            <w:lang w:val="en"/>
          </w:rPr>
          <w:t>例</w:t>
        </w:r>
      </w:ins>
      <w:del w:id="1865" w:author="Iijima, Akira/飯島 玲" w:date="2022-06-30T21:08:00Z">
        <w:r w:rsidR="008942C8" w:rsidRPr="00D952CE" w:rsidDel="0001051E">
          <w:rPr>
            <w:lang w:val="en"/>
            <w:rPrChange w:id="1866" w:author="Kashima, Takuya/鹿島 卓也" w:date="2022-12-12T18:55:00Z">
              <w:rPr>
                <w:color w:val="000000"/>
              </w:rPr>
            </w:rPrChange>
          </w:rPr>
          <w:delText xml:space="preserve"> </w:delText>
        </w:r>
      </w:del>
      <w:ins w:id="1867" w:author="Iijima, Akira/飯島 玲" w:date="2022-06-30T21:08:00Z">
        <w:r w:rsidRPr="00D952CE">
          <w:rPr>
            <w:lang w:val="en"/>
          </w:rPr>
          <w:t xml:space="preserve"> </w:t>
        </w:r>
      </w:ins>
      <w:del w:id="1868" w:author="Iijima, Akira/飯島 玲" w:date="2022-06-30T21:08:00Z">
        <w:r w:rsidR="008942C8" w:rsidRPr="00D952CE" w:rsidDel="0001051E">
          <w:rPr>
            <w:lang w:val="en"/>
            <w:rPrChange w:id="1869" w:author="Kashima, Takuya/鹿島 卓也" w:date="2022-12-12T18:55:00Z">
              <w:rPr>
                <w:color w:val="000000"/>
              </w:rPr>
            </w:rPrChange>
          </w:rPr>
          <w:delText xml:space="preserve"> </w:delText>
        </w:r>
      </w:del>
      <w:r w:rsidR="008942C8" w:rsidRPr="00D952CE">
        <w:rPr>
          <w:lang w:val="en"/>
          <w:rPrChange w:id="1870" w:author="Kashima, Takuya/鹿島 卓也" w:date="2022-12-12T18:55:00Z">
            <w:rPr>
              <w:color w:val="000000"/>
            </w:rPr>
          </w:rPrChange>
        </w:rPr>
        <w:t>Example: (9) = 48 / 10 = 4</w:t>
      </w:r>
    </w:p>
    <w:p w14:paraId="43C02225" w14:textId="6AD6BC46" w:rsidR="008942C8" w:rsidRPr="00D952CE" w:rsidRDefault="0001051E">
      <w:pPr>
        <w:pStyle w:val="a3"/>
        <w:ind w:leftChars="113" w:left="226" w:firstLineChars="200" w:firstLine="400"/>
        <w:rPr>
          <w:rFonts w:ascii="Meiryo UI" w:eastAsia="Meiryo UI" w:hAnsi="Meiryo UI"/>
          <w:rPrChange w:id="1871" w:author="Kashima, Takuya/鹿島 卓也" w:date="2022-12-12T18:55:00Z">
            <w:rPr>
              <w:color w:val="000000"/>
            </w:rPr>
          </w:rPrChange>
        </w:rPr>
        <w:pPrChange w:id="1872" w:author="Iijima, Akira/飯島 玲" w:date="2022-06-30T21:09:00Z">
          <w:pPr>
            <w:pStyle w:val="a3"/>
            <w:ind w:leftChars="313" w:left="626"/>
          </w:pPr>
        </w:pPrChange>
      </w:pPr>
      <w:ins w:id="1873" w:author="Iijima, Akira/飯島 玲" w:date="2022-06-30T21:08:00Z">
        <w:r w:rsidRPr="00D952CE">
          <w:rPr>
            <w:rFonts w:ascii="Meiryo UI" w:eastAsia="Meiryo UI" w:hAnsi="Meiryo UI" w:hint="eastAsia"/>
            <w:rPrChange w:id="1874" w:author="Kashima, Takuya/鹿島 卓也" w:date="2022-12-12T18:55:00Z">
              <w:rPr>
                <w:rFonts w:ascii="Meiryo UI" w:eastAsia="Meiryo UI" w:hAnsi="Meiryo UI" w:hint="eastAsia"/>
                <w:color w:val="000000"/>
              </w:rPr>
            </w:rPrChange>
          </w:rPr>
          <w:t>したがって、地図更新</w:t>
        </w:r>
        <w:r w:rsidRPr="00D952CE">
          <w:rPr>
            <w:rFonts w:ascii="Meiryo UI" w:eastAsia="Meiryo UI" w:hAnsi="Meiryo UI"/>
            <w:rPrChange w:id="1875" w:author="Kashima, Takuya/鹿島 卓也" w:date="2022-12-12T18:55:00Z">
              <w:rPr>
                <w:rFonts w:ascii="Meiryo UI" w:eastAsia="Meiryo UI" w:hAnsi="Meiryo UI"/>
                <w:color w:val="000000"/>
              </w:rPr>
            </w:rPrChange>
          </w:rPr>
          <w:t>IDは下記のようになる。</w:t>
        </w:r>
      </w:ins>
    </w:p>
    <w:p w14:paraId="3CEAABF3" w14:textId="77777777" w:rsidR="008942C8" w:rsidRPr="00D952CE" w:rsidRDefault="008942C8">
      <w:pPr>
        <w:pStyle w:val="a3"/>
        <w:ind w:leftChars="113" w:left="226" w:firstLineChars="200" w:firstLine="400"/>
        <w:rPr>
          <w:rFonts w:ascii="Meiryo UI" w:eastAsia="Meiryo UI" w:hAnsi="Meiryo UI"/>
          <w:rPrChange w:id="1876" w:author="Kashima, Takuya/鹿島 卓也" w:date="2022-12-12T18:55:00Z">
            <w:rPr>
              <w:color w:val="000000"/>
            </w:rPr>
          </w:rPrChange>
        </w:rPr>
        <w:pPrChange w:id="1877" w:author="Iijima, Akira/飯島 玲" w:date="2022-06-30T21:09:00Z">
          <w:pPr>
            <w:pStyle w:val="a3"/>
            <w:ind w:leftChars="313" w:left="626" w:firstLineChars="100" w:firstLine="200"/>
          </w:pPr>
        </w:pPrChange>
      </w:pPr>
      <w:r w:rsidRPr="00D952CE">
        <w:rPr>
          <w:lang w:val="en"/>
          <w:rPrChange w:id="1878" w:author="Kashima, Takuya/鹿島 卓也" w:date="2022-12-12T18:55:00Z">
            <w:rPr>
              <w:color w:val="000000"/>
            </w:rPr>
          </w:rPrChange>
        </w:rPr>
        <w:t>Therefore, the map update ID is as follows.</w:t>
      </w:r>
    </w:p>
    <w:p w14:paraId="11D36033" w14:textId="77777777" w:rsidR="008942C8" w:rsidRPr="00D952CE" w:rsidRDefault="008942C8">
      <w:pPr>
        <w:pStyle w:val="a3"/>
        <w:ind w:leftChars="313" w:left="626" w:firstLineChars="100" w:firstLine="200"/>
        <w:rPr>
          <w:rFonts w:ascii="Meiryo UI" w:eastAsia="Meiryo UI" w:hAnsi="Meiryo UI"/>
          <w:u w:val="single"/>
          <w:rPrChange w:id="1879" w:author="Kashima, Takuya/鹿島 卓也" w:date="2022-12-12T18:55:00Z">
            <w:rPr>
              <w:color w:val="000000"/>
              <w:u w:val="single"/>
            </w:rPr>
          </w:rPrChange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596"/>
        <w:gridCol w:w="496"/>
        <w:gridCol w:w="496"/>
        <w:gridCol w:w="496"/>
        <w:gridCol w:w="496"/>
        <w:gridCol w:w="496"/>
        <w:gridCol w:w="496"/>
        <w:gridCol w:w="996"/>
      </w:tblGrid>
      <w:tr w:rsidR="00D952CE" w:rsidRPr="00D952CE" w14:paraId="5742E422" w14:textId="77777777">
        <w:trPr>
          <w:jc w:val="center"/>
        </w:trPr>
        <w:tc>
          <w:tcPr>
            <w:tcW w:w="596" w:type="dxa"/>
            <w:shd w:val="clear" w:color="auto" w:fill="FFCC99"/>
            <w:vAlign w:val="center"/>
          </w:tcPr>
          <w:p w14:paraId="751E2C9C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8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81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①</w:t>
            </w:r>
          </w:p>
        </w:tc>
        <w:tc>
          <w:tcPr>
            <w:tcW w:w="596" w:type="dxa"/>
            <w:shd w:val="clear" w:color="auto" w:fill="FFCC99"/>
            <w:vAlign w:val="center"/>
          </w:tcPr>
          <w:p w14:paraId="21A263B2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8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83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②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6DD7636D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8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85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③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7B0E3C8A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8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87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⑦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6C35625B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8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89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④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570B305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9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91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⑧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634B9B54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9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93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⑤</w:t>
            </w:r>
          </w:p>
        </w:tc>
        <w:tc>
          <w:tcPr>
            <w:tcW w:w="496" w:type="dxa"/>
            <w:shd w:val="clear" w:color="auto" w:fill="FFCC99"/>
            <w:vAlign w:val="center"/>
          </w:tcPr>
          <w:p w14:paraId="6692D827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9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95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⑨</w:t>
            </w:r>
          </w:p>
        </w:tc>
        <w:tc>
          <w:tcPr>
            <w:tcW w:w="996" w:type="dxa"/>
            <w:shd w:val="clear" w:color="auto" w:fill="FFCC99"/>
            <w:vAlign w:val="center"/>
          </w:tcPr>
          <w:p w14:paraId="2A7B4CED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9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rFonts w:hint="eastAsia"/>
                <w:lang w:val="en"/>
                <w:rPrChange w:id="1897" w:author="Kashima, Takuya/鹿島 卓也" w:date="2022-12-12T18:55:00Z">
                  <w:rPr>
                    <w:rFonts w:hint="eastAsia"/>
                    <w:color w:val="000000"/>
                  </w:rPr>
                </w:rPrChange>
              </w:rPr>
              <w:t>⑥</w:t>
            </w:r>
          </w:p>
        </w:tc>
      </w:tr>
      <w:tr w:rsidR="00D952CE" w:rsidRPr="00D952CE" w14:paraId="281D48DC" w14:textId="77777777">
        <w:trPr>
          <w:jc w:val="center"/>
        </w:trPr>
        <w:tc>
          <w:tcPr>
            <w:tcW w:w="596" w:type="dxa"/>
            <w:vAlign w:val="center"/>
          </w:tcPr>
          <w:p w14:paraId="3C36C37E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89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899" w:author="Kashima, Takuya/鹿島 卓也" w:date="2022-12-12T18:55:00Z">
                  <w:rPr>
                    <w:color w:val="000000"/>
                  </w:rPr>
                </w:rPrChange>
              </w:rPr>
              <w:t>11</w:t>
            </w:r>
          </w:p>
        </w:tc>
        <w:tc>
          <w:tcPr>
            <w:tcW w:w="596" w:type="dxa"/>
            <w:vAlign w:val="center"/>
          </w:tcPr>
          <w:p w14:paraId="1BF69C22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0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01" w:author="Kashima, Takuya/鹿島 卓也" w:date="2022-12-12T18:55:00Z">
                  <w:rPr>
                    <w:color w:val="000000"/>
                  </w:rPr>
                </w:rPrChange>
              </w:rPr>
              <w:t>01</w:t>
            </w:r>
          </w:p>
        </w:tc>
        <w:tc>
          <w:tcPr>
            <w:tcW w:w="496" w:type="dxa"/>
            <w:vAlign w:val="center"/>
          </w:tcPr>
          <w:p w14:paraId="5ED07248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0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03" w:author="Kashima, Takuya/鹿島 卓也" w:date="2022-12-12T18:55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496" w:type="dxa"/>
            <w:vAlign w:val="center"/>
          </w:tcPr>
          <w:p w14:paraId="7DBD1B41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0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05" w:author="Kashima, Takuya/鹿島 卓也" w:date="2022-12-12T18:55:00Z">
                  <w:rPr>
                    <w:color w:val="000000"/>
                  </w:rPr>
                </w:rPrChange>
              </w:rPr>
              <w:t>8</w:t>
            </w:r>
          </w:p>
        </w:tc>
        <w:tc>
          <w:tcPr>
            <w:tcW w:w="496" w:type="dxa"/>
            <w:vAlign w:val="center"/>
          </w:tcPr>
          <w:p w14:paraId="5ACB8A6B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06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07" w:author="Kashima, Takuya/鹿島 卓也" w:date="2022-12-12T18:55:00Z">
                  <w:rPr>
                    <w:color w:val="000000"/>
                  </w:rPr>
                </w:rPrChange>
              </w:rPr>
              <w:t>0</w:t>
            </w:r>
          </w:p>
        </w:tc>
        <w:tc>
          <w:tcPr>
            <w:tcW w:w="496" w:type="dxa"/>
            <w:vAlign w:val="center"/>
          </w:tcPr>
          <w:p w14:paraId="4D8A03CF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08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09" w:author="Kashima, Takuya/鹿島 卓也" w:date="2022-12-12T18:55:00Z">
                  <w:rPr>
                    <w:color w:val="000000"/>
                  </w:rPr>
                </w:rPrChange>
              </w:rPr>
              <w:t>6</w:t>
            </w:r>
          </w:p>
        </w:tc>
        <w:tc>
          <w:tcPr>
            <w:tcW w:w="496" w:type="dxa"/>
            <w:vAlign w:val="center"/>
          </w:tcPr>
          <w:p w14:paraId="42C10D57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10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11" w:author="Kashima, Takuya/鹿島 卓也" w:date="2022-12-12T18:55:00Z">
                  <w:rPr>
                    <w:color w:val="000000"/>
                  </w:rPr>
                </w:rPrChange>
              </w:rPr>
              <w:t>1</w:t>
            </w:r>
          </w:p>
        </w:tc>
        <w:tc>
          <w:tcPr>
            <w:tcW w:w="496" w:type="dxa"/>
            <w:vAlign w:val="center"/>
          </w:tcPr>
          <w:p w14:paraId="0329A717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12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13" w:author="Kashima, Takuya/鹿島 卓也" w:date="2022-12-12T18:55:00Z">
                  <w:rPr>
                    <w:color w:val="000000"/>
                  </w:rPr>
                </w:rPrChange>
              </w:rPr>
              <w:t>4</w:t>
            </w:r>
          </w:p>
        </w:tc>
        <w:tc>
          <w:tcPr>
            <w:tcW w:w="996" w:type="dxa"/>
            <w:vAlign w:val="center"/>
          </w:tcPr>
          <w:p w14:paraId="6FFBC0B8" w14:textId="77777777" w:rsidR="008942C8" w:rsidRPr="00D952CE" w:rsidRDefault="008942C8">
            <w:pPr>
              <w:ind w:left="0"/>
              <w:jc w:val="center"/>
              <w:rPr>
                <w:rFonts w:ascii="Meiryo UI" w:eastAsia="Meiryo UI" w:hAnsi="Meiryo UI"/>
                <w:rPrChange w:id="1914" w:author="Kashima, Takuya/鹿島 卓也" w:date="2022-12-12T18:55:00Z">
                  <w:rPr>
                    <w:color w:val="000000"/>
                  </w:rPr>
                </w:rPrChange>
              </w:rPr>
            </w:pPr>
            <w:r w:rsidRPr="00D952CE">
              <w:rPr>
                <w:lang w:val="en"/>
                <w:rPrChange w:id="1915" w:author="Kashima, Takuya/鹿島 卓也" w:date="2022-12-12T18:55:00Z">
                  <w:rPr>
                    <w:color w:val="000000"/>
                  </w:rPr>
                </w:rPrChange>
              </w:rPr>
              <w:t>000001</w:t>
            </w:r>
          </w:p>
        </w:tc>
      </w:tr>
    </w:tbl>
    <w:p w14:paraId="0680EDA0" w14:textId="436B74A6" w:rsidR="008942C8" w:rsidRPr="00D952CE" w:rsidRDefault="008942C8">
      <w:pPr>
        <w:pStyle w:val="a3"/>
        <w:rPr>
          <w:rFonts w:ascii="Meiryo UI" w:eastAsia="Meiryo UI" w:hAnsi="Meiryo UI"/>
          <w:rPrChange w:id="1916" w:author="Kashima, Takuya/鹿島 卓也" w:date="2022-12-12T18:55:00Z">
            <w:rPr>
              <w:color w:val="000000"/>
            </w:rPr>
          </w:rPrChange>
        </w:rPr>
      </w:pPr>
    </w:p>
    <w:sectPr w:rsidR="008942C8" w:rsidRPr="00D952CE">
      <w:footerReference w:type="default" r:id="rId13"/>
      <w:pgSz w:w="11906" w:h="16838" w:code="9"/>
      <w:pgMar w:top="1701" w:right="1418" w:bottom="1418" w:left="1418" w:header="567" w:footer="567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72A0E" w14:textId="77777777" w:rsidR="003364D9" w:rsidRDefault="003364D9">
      <w:r>
        <w:rPr>
          <w:lang w:val="en"/>
        </w:rPr>
        <w:separator/>
      </w:r>
    </w:p>
  </w:endnote>
  <w:endnote w:type="continuationSeparator" w:id="0">
    <w:p w14:paraId="6FA11775" w14:textId="77777777" w:rsidR="003364D9" w:rsidRDefault="003364D9"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8B9D2" w14:textId="15AA0DFB" w:rsidR="000C13BF" w:rsidRPr="000C13BF" w:rsidRDefault="0001374E" w:rsidP="000C13BF">
    <w:pPr>
      <w:pStyle w:val="a5"/>
      <w:jc w:val="center"/>
      <w:rPr>
        <w:kern w:val="0"/>
        <w:sz w:val="20"/>
        <w:szCs w:val="21"/>
      </w:rPr>
    </w:pPr>
    <w:del w:id="413" w:author="Iijima, Akira/飯島 玲" w:date="2022-03-25T11:54:00Z">
      <w:r w:rsidDel="00DC289F">
        <w:rPr>
          <w:rFonts w:hint="eastAsia"/>
          <w:kern w:val="0"/>
          <w:sz w:val="20"/>
          <w:szCs w:val="21"/>
          <w:lang w:val="en"/>
        </w:rPr>
        <w:delText>Post21</w:delText>
      </w:r>
    </w:del>
    <w:ins w:id="414" w:author="Iijima, Akira/飯島 玲" w:date="2022-03-25T11:54:00Z">
      <w:r w:rsidR="00DC289F">
        <w:rPr>
          <w:rFonts w:hint="eastAsia"/>
          <w:kern w:val="0"/>
          <w:sz w:val="20"/>
          <w:szCs w:val="21"/>
          <w:lang w:val="en"/>
        </w:rPr>
        <w:t>24</w:t>
      </w:r>
    </w:ins>
    <w:r>
      <w:rPr>
        <w:kern w:val="0"/>
        <w:sz w:val="20"/>
        <w:szCs w:val="21"/>
        <w:lang w:val="en"/>
      </w:rPr>
      <w:t>MM</w:t>
    </w:r>
    <w:ins w:id="415" w:author="Iijima, Akira/飯島 玲" w:date="2022-03-25T11:54:00Z">
      <w:r w:rsidR="00DC289F">
        <w:rPr>
          <w:kern w:val="0"/>
          <w:sz w:val="20"/>
          <w:szCs w:val="21"/>
          <w:lang w:val="en"/>
        </w:rPr>
        <w:t xml:space="preserve"> </w:t>
      </w:r>
    </w:ins>
    <w:r>
      <w:rPr>
        <w:kern w:val="0"/>
        <w:sz w:val="20"/>
        <w:szCs w:val="21"/>
        <w:lang w:val="en"/>
      </w:rPr>
      <w:t xml:space="preserve">Map update ID numbering specifications </w:t>
    </w:r>
    <w:del w:id="416" w:author="Iijima, Akira/飯島 玲" w:date="2022-03-25T11:54:00Z">
      <w:r w:rsidDel="00DC289F">
        <w:rPr>
          <w:kern w:val="0"/>
          <w:sz w:val="20"/>
          <w:szCs w:val="21"/>
          <w:lang w:val="en"/>
        </w:rPr>
        <w:delText>_</w:delText>
      </w:r>
    </w:del>
    <w:r>
      <w:rPr>
        <w:kern w:val="0"/>
        <w:sz w:val="20"/>
        <w:szCs w:val="21"/>
        <w:lang w:val="en"/>
      </w:rPr>
      <w:t>V</w:t>
    </w:r>
    <w:ins w:id="417" w:author="Kashima, Takuya/鹿島 卓也" w:date="2022-12-13T11:10:00Z">
      <w:r w:rsidR="00A46048" w:rsidRPr="00A46048">
        <w:rPr>
          <w:kern w:val="0"/>
          <w:sz w:val="20"/>
          <w:szCs w:val="21"/>
          <w:lang w:val="en"/>
          <w:rPrChange w:id="418" w:author="Kashima, Takuya/鹿島 卓也" w:date="2022-12-13T11:10:00Z">
            <w:rPr>
              <w:color w:val="FF0000"/>
              <w:kern w:val="0"/>
              <w:sz w:val="20"/>
              <w:szCs w:val="21"/>
              <w:lang w:val="en"/>
            </w:rPr>
          </w:rPrChange>
        </w:rPr>
        <w:t>er</w:t>
      </w:r>
    </w:ins>
    <w:ins w:id="419" w:author="Kashima, Takuya/鹿島 卓也" w:date="2022-12-13T11:12:00Z">
      <w:r w:rsidR="00A46048">
        <w:rPr>
          <w:kern w:val="0"/>
          <w:sz w:val="20"/>
          <w:szCs w:val="21"/>
          <w:lang w:val="en"/>
        </w:rPr>
        <w:t>.</w:t>
      </w:r>
    </w:ins>
    <w:ins w:id="420" w:author="Kashima, Takuya/鹿島 卓也" w:date="2022-12-13T11:10:00Z">
      <w:r w:rsidR="00A46048">
        <w:rPr>
          <w:color w:val="FF0000"/>
          <w:kern w:val="0"/>
          <w:sz w:val="20"/>
          <w:szCs w:val="21"/>
          <w:lang w:val="en"/>
        </w:rPr>
        <w:t>1.60</w:t>
      </w:r>
    </w:ins>
    <w:del w:id="421" w:author="Kashima, Takuya/鹿島 卓也" w:date="2022-12-13T11:10:00Z">
      <w:r w:rsidDel="00A46048">
        <w:rPr>
          <w:kern w:val="0"/>
          <w:sz w:val="20"/>
          <w:szCs w:val="21"/>
          <w:lang w:val="en"/>
        </w:rPr>
        <w:delText>er.</w:delText>
      </w:r>
    </w:del>
    <w:ins w:id="422" w:author="Ito Hiroki／伊藤　大貴／AI" w:date="2021-11-15T09:34:00Z">
      <w:del w:id="423" w:author="Iijima, Akira/飯島 玲" w:date="2022-03-25T11:54:00Z">
        <w:r w:rsidR="00191DA4" w:rsidRPr="00191DA4" w:rsidDel="00DC289F">
          <w:rPr>
            <w:color w:val="FF0000"/>
            <w:kern w:val="0"/>
            <w:sz w:val="20"/>
            <w:szCs w:val="21"/>
            <w:lang w:val="en"/>
            <w:rPrChange w:id="424" w:author="Ito Hiroki／伊藤　大貴／AI" w:date="2021-11-15T09:34:00Z">
              <w:rPr>
                <w:kern w:val="0"/>
                <w:sz w:val="20"/>
                <w:szCs w:val="21"/>
              </w:rPr>
            </w:rPrChange>
          </w:rPr>
          <w:delText>3</w:delText>
        </w:r>
      </w:del>
    </w:ins>
    <w:ins w:id="425" w:author="Iijima, Akira/飯島 玲" w:date="2022-03-25T11:54:00Z">
      <w:del w:id="426" w:author="Yazid Kadir" w:date="2022-04-05T16:25:00Z">
        <w:r w:rsidR="00DC289F" w:rsidDel="00A50933">
          <w:rPr>
            <w:color w:val="FF0000"/>
            <w:kern w:val="0"/>
            <w:sz w:val="20"/>
            <w:szCs w:val="21"/>
            <w:lang w:val="en"/>
          </w:rPr>
          <w:delText>1</w:delText>
        </w:r>
      </w:del>
    </w:ins>
    <w:ins w:id="427" w:author="Ito Hiroki／伊藤　大貴／AI" w:date="2021-11-15T09:34:00Z">
      <w:del w:id="428" w:author="Yazid Kadir" w:date="2022-04-05T16:25:00Z">
        <w:r w:rsidR="00191DA4" w:rsidRPr="00191DA4" w:rsidDel="00A50933">
          <w:rPr>
            <w:color w:val="FF0000"/>
            <w:kern w:val="0"/>
            <w:sz w:val="20"/>
            <w:szCs w:val="21"/>
            <w:lang w:val="en"/>
            <w:rPrChange w:id="429" w:author="Ito Hiroki／伊藤　大貴／AI" w:date="2021-11-15T09:34:00Z">
              <w:rPr>
                <w:kern w:val="0"/>
                <w:sz w:val="20"/>
                <w:szCs w:val="21"/>
              </w:rPr>
            </w:rPrChange>
          </w:rPr>
          <w:delText>.00</w:delText>
        </w:r>
      </w:del>
    </w:ins>
    <w:ins w:id="430" w:author="Yazid Kadir" w:date="2022-04-05T16:25:00Z">
      <w:del w:id="431" w:author="Kashima, Takuya/鹿島 卓也" w:date="2022-12-13T11:10:00Z">
        <w:r w:rsidR="00A50933" w:rsidDel="00A46048">
          <w:rPr>
            <w:color w:val="FF0000"/>
            <w:kern w:val="0"/>
            <w:sz w:val="20"/>
            <w:szCs w:val="21"/>
            <w:lang w:val="en"/>
          </w:rPr>
          <w:delText>RFQ3.2</w:delText>
        </w:r>
      </w:del>
    </w:ins>
    <w:ins w:id="432" w:author="Ito Hiroki／伊藤　大貴／AI" w:date="2021-11-15T09:34:00Z">
      <w:r w:rsidR="00191DA4" w:rsidRPr="00B320A5" w:rsidDel="00191DA4">
        <w:rPr>
          <w:kern w:val="0"/>
          <w:sz w:val="20"/>
          <w:szCs w:val="21"/>
          <w:lang w:val="en"/>
        </w:rPr>
        <w:t xml:space="preserve"> </w:t>
      </w:r>
    </w:ins>
    <w:ins w:id="433" w:author="Nakamura, Taiki/中村 泰貴" w:date="2021-09-06T12:27:00Z">
      <w:del w:id="434" w:author="Ito Hiroki／伊藤　大貴／AI" w:date="2021-11-15T09:34:00Z">
        <w:r w:rsidR="004E60D0" w:rsidDel="00191DA4">
          <w:rPr>
            <w:kern w:val="0"/>
            <w:sz w:val="20"/>
            <w:szCs w:val="21"/>
            <w:lang w:val="en"/>
          </w:rPr>
          <w:delText>2.00</w:delText>
        </w:r>
      </w:del>
    </w:ins>
    <w:del w:id="435" w:author="Nakamura, Taiki/中村 泰貴" w:date="2021-09-06T12:27:00Z">
      <w:r w:rsidDel="004E60D0">
        <w:rPr>
          <w:kern w:val="0"/>
          <w:sz w:val="20"/>
          <w:szCs w:val="21"/>
          <w:lang w:val="en"/>
        </w:rPr>
        <w:delText>0.5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AF53E" w14:textId="63174523" w:rsidR="00AB03AC" w:rsidRPr="007830BF" w:rsidRDefault="001E4736" w:rsidP="00AB03AC">
    <w:pPr>
      <w:pStyle w:val="a5"/>
      <w:jc w:val="center"/>
      <w:rPr>
        <w:rFonts w:ascii="Meiryo UI" w:eastAsia="Meiryo UI" w:hAnsi="Meiryo UI"/>
        <w:kern w:val="0"/>
        <w:sz w:val="20"/>
        <w:szCs w:val="21"/>
        <w:rPrChange w:id="1917" w:author="Ito Hiroki／伊藤　大貴／AI" w:date="2021-11-19T16:52:00Z">
          <w:rPr>
            <w:kern w:val="0"/>
            <w:sz w:val="20"/>
            <w:szCs w:val="21"/>
          </w:rPr>
        </w:rPrChange>
      </w:rPr>
    </w:pPr>
    <w:del w:id="1918" w:author="Kashima, Takuya/鹿島 卓也" w:date="2022-12-15T17:58:00Z">
      <w:r w:rsidRPr="007830BF" w:rsidDel="009643E6">
        <w:rPr>
          <w:kern w:val="0"/>
          <w:sz w:val="20"/>
          <w:szCs w:val="21"/>
          <w:lang w:val="en"/>
          <w:rPrChange w:id="1919" w:author="Ito Hiroki／伊藤　大貴／AI" w:date="2021-11-19T16:52:00Z">
            <w:rPr>
              <w:kern w:val="0"/>
              <w:sz w:val="20"/>
              <w:szCs w:val="21"/>
            </w:rPr>
          </w:rPrChange>
        </w:rPr>
        <w:delText>Post</w:delText>
      </w:r>
      <w:r w:rsidR="00AB03AC" w:rsidRPr="007830BF" w:rsidDel="009643E6">
        <w:rPr>
          <w:kern w:val="0"/>
          <w:sz w:val="20"/>
          <w:szCs w:val="21"/>
          <w:lang w:val="en"/>
          <w:rPrChange w:id="1920" w:author="Ito Hiroki／伊藤　大貴／AI" w:date="2021-11-19T16:52:00Z">
            <w:rPr>
              <w:kern w:val="0"/>
              <w:sz w:val="20"/>
              <w:szCs w:val="21"/>
            </w:rPr>
          </w:rPrChange>
        </w:rPr>
        <w:delText>21</w:delText>
      </w:r>
      <w:r w:rsidRPr="007830BF" w:rsidDel="009643E6">
        <w:rPr>
          <w:kern w:val="0"/>
          <w:sz w:val="20"/>
          <w:szCs w:val="21"/>
          <w:lang w:val="en"/>
          <w:rPrChange w:id="1921" w:author="Ito Hiroki／伊藤　大貴／AI" w:date="2021-11-19T16:52:00Z">
            <w:rPr>
              <w:kern w:val="0"/>
              <w:sz w:val="20"/>
              <w:szCs w:val="21"/>
            </w:rPr>
          </w:rPrChange>
        </w:rPr>
        <w:delText>MM</w:delText>
      </w:r>
    </w:del>
    <w:ins w:id="1922" w:author="Kashima, Takuya/鹿島 卓也" w:date="2022-12-15T17:58:00Z">
      <w:r w:rsidR="009643E6" w:rsidRPr="009643E6">
        <w:rPr>
          <w:kern w:val="0"/>
          <w:sz w:val="20"/>
          <w:szCs w:val="21"/>
          <w:lang w:val="en"/>
        </w:rPr>
        <w:t>01.5 (common) Map update service request specifications _Appendix Map update ID numbering specifications Ver1.60</w:t>
      </w:r>
    </w:ins>
    <w:del w:id="1923" w:author="Kashima, Takuya/鹿島 卓也" w:date="2022-12-15T17:58:00Z">
      <w:r w:rsidR="00AB03AC" w:rsidRPr="007830BF" w:rsidDel="009643E6">
        <w:rPr>
          <w:kern w:val="0"/>
          <w:sz w:val="20"/>
          <w:szCs w:val="21"/>
          <w:lang w:val="en"/>
          <w:rPrChange w:id="1924" w:author="Ito Hiroki／伊藤　大貴／AI" w:date="2021-11-19T16:52:00Z">
            <w:rPr>
              <w:kern w:val="0"/>
              <w:sz w:val="20"/>
              <w:szCs w:val="21"/>
            </w:rPr>
          </w:rPrChange>
        </w:rPr>
        <w:fldChar w:fldCharType="begin"/>
      </w:r>
      <w:r w:rsidR="00AB03AC" w:rsidRPr="007830BF" w:rsidDel="009643E6">
        <w:rPr>
          <w:kern w:val="0"/>
          <w:sz w:val="20"/>
          <w:szCs w:val="21"/>
          <w:lang w:val="en"/>
          <w:rPrChange w:id="1925" w:author="Ito Hiroki／伊藤　大貴／AI" w:date="2021-11-19T16:52:00Z">
            <w:rPr>
              <w:kern w:val="0"/>
              <w:sz w:val="20"/>
              <w:szCs w:val="21"/>
              <w:lang w:val="pt-BR"/>
            </w:rPr>
          </w:rPrChange>
        </w:rPr>
        <w:delInstrText xml:space="preserve"> FILENAME </w:delInstrText>
      </w:r>
      <w:r w:rsidR="00AB03AC" w:rsidRPr="007830BF" w:rsidDel="009643E6">
        <w:rPr>
          <w:kern w:val="0"/>
          <w:sz w:val="20"/>
          <w:szCs w:val="21"/>
          <w:lang w:val="en"/>
          <w:rPrChange w:id="1926" w:author="Ito Hiroki／伊藤　大貴／AI" w:date="2021-11-19T16:52:00Z">
            <w:rPr>
              <w:kern w:val="0"/>
              <w:sz w:val="20"/>
              <w:szCs w:val="21"/>
            </w:rPr>
          </w:rPrChange>
        </w:rPr>
        <w:fldChar w:fldCharType="separate"/>
      </w:r>
    </w:del>
    <w:del w:id="1927" w:author="Kashima, Takuya/鹿島 卓也" w:date="2022-12-15T17:56:00Z">
      <w:r w:rsidR="00AB03AC" w:rsidRPr="007830BF" w:rsidDel="009643E6">
        <w:rPr>
          <w:noProof/>
          <w:kern w:val="0"/>
          <w:sz w:val="20"/>
          <w:szCs w:val="21"/>
          <w:lang w:val="en"/>
          <w:rPrChange w:id="1928" w:author="Ito Hiroki／伊藤　大貴／AI" w:date="2021-11-19T16:52:00Z">
            <w:rPr>
              <w:noProof/>
              <w:kern w:val="0"/>
              <w:sz w:val="20"/>
              <w:szCs w:val="21"/>
              <w:lang w:val="pt-BR"/>
            </w:rPr>
          </w:rPrChange>
        </w:rPr>
        <w:delText>Map update ID numbering specifications _</w:delText>
      </w:r>
    </w:del>
    <w:del w:id="1929" w:author="Kashima, Takuya/鹿島 卓也" w:date="2022-12-13T11:11:00Z">
      <w:r w:rsidR="00AB03AC" w:rsidRPr="007830BF" w:rsidDel="00A46048">
        <w:rPr>
          <w:noProof/>
          <w:kern w:val="0"/>
          <w:sz w:val="20"/>
          <w:szCs w:val="21"/>
          <w:lang w:val="en"/>
          <w:rPrChange w:id="1930" w:author="Ito Hiroki／伊藤　大貴／AI" w:date="2021-11-19T16:52:00Z">
            <w:rPr>
              <w:noProof/>
              <w:kern w:val="0"/>
              <w:sz w:val="20"/>
              <w:szCs w:val="21"/>
              <w:lang w:val="pt-BR"/>
            </w:rPr>
          </w:rPrChange>
        </w:rPr>
        <w:delText>v</w:delText>
      </w:r>
    </w:del>
    <w:del w:id="1931" w:author="Kashima, Takuya/鹿島 卓也" w:date="2022-12-15T17:56:00Z">
      <w:r w:rsidR="00AB03AC" w:rsidRPr="007830BF" w:rsidDel="009643E6">
        <w:rPr>
          <w:noProof/>
          <w:kern w:val="0"/>
          <w:sz w:val="20"/>
          <w:szCs w:val="21"/>
          <w:lang w:val="en"/>
          <w:rPrChange w:id="1932" w:author="Ito Hiroki／伊藤　大貴／AI" w:date="2021-11-19T16:52:00Z">
            <w:rPr>
              <w:noProof/>
              <w:kern w:val="0"/>
              <w:sz w:val="20"/>
              <w:szCs w:val="21"/>
              <w:lang w:val="pt-BR"/>
            </w:rPr>
          </w:rPrChange>
        </w:rPr>
        <w:delText>er.</w:delText>
      </w:r>
      <w:r w:rsidRPr="007830BF" w:rsidDel="009643E6">
        <w:rPr>
          <w:noProof/>
          <w:kern w:val="0"/>
          <w:sz w:val="20"/>
          <w:szCs w:val="21"/>
          <w:lang w:val="en"/>
          <w:rPrChange w:id="1933" w:author="Ito Hiroki／伊藤　大貴／AI" w:date="2021-11-19T16:52:00Z">
            <w:rPr>
              <w:noProof/>
              <w:kern w:val="0"/>
              <w:sz w:val="20"/>
              <w:szCs w:val="21"/>
              <w:lang w:val="pt-BR"/>
            </w:rPr>
          </w:rPrChange>
        </w:rPr>
        <w:delText>0</w:delText>
      </w:r>
      <w:r w:rsidR="00AB03AC" w:rsidRPr="007830BF" w:rsidDel="009643E6">
        <w:rPr>
          <w:noProof/>
          <w:kern w:val="0"/>
          <w:sz w:val="20"/>
          <w:szCs w:val="21"/>
          <w:lang w:val="en"/>
          <w:rPrChange w:id="1934" w:author="Ito Hiroki／伊藤　大貴／AI" w:date="2021-11-19T16:52:00Z">
            <w:rPr>
              <w:noProof/>
              <w:kern w:val="0"/>
              <w:sz w:val="20"/>
              <w:szCs w:val="21"/>
              <w:lang w:val="pt-BR"/>
            </w:rPr>
          </w:rPrChange>
        </w:rPr>
        <w:delText>.50</w:delText>
      </w:r>
    </w:del>
    <w:del w:id="1935" w:author="Kashima, Takuya/鹿島 卓也" w:date="2022-12-15T17:58:00Z">
      <w:r w:rsidR="00AB03AC" w:rsidRPr="007830BF" w:rsidDel="009643E6">
        <w:rPr>
          <w:kern w:val="0"/>
          <w:sz w:val="20"/>
          <w:szCs w:val="21"/>
          <w:lang w:val="en"/>
          <w:rPrChange w:id="1936" w:author="Ito Hiroki／伊藤　大貴／AI" w:date="2021-11-19T16:52:00Z">
            <w:rPr>
              <w:kern w:val="0"/>
              <w:sz w:val="20"/>
              <w:szCs w:val="21"/>
            </w:rPr>
          </w:rPrChange>
        </w:rPr>
        <w:fldChar w:fldCharType="end"/>
      </w:r>
    </w:del>
    <w:ins w:id="1937" w:author="Ito Hiroki／伊藤　大貴／AI" w:date="2021-11-15T09:35:00Z">
      <w:del w:id="1938" w:author="Kashima, Takuya/鹿島 卓也" w:date="2022-12-13T11:11:00Z">
        <w:r w:rsidR="00191DA4" w:rsidRPr="007830BF" w:rsidDel="00A46048">
          <w:rPr>
            <w:color w:val="FF0000"/>
            <w:kern w:val="0"/>
            <w:sz w:val="20"/>
            <w:szCs w:val="21"/>
            <w:lang w:val="en"/>
            <w:rPrChange w:id="1939" w:author="Ito Hiroki／伊藤　大貴／AI" w:date="2021-11-19T16:52:00Z">
              <w:rPr>
                <w:kern w:val="0"/>
                <w:sz w:val="20"/>
                <w:szCs w:val="21"/>
              </w:rPr>
            </w:rPrChange>
          </w:rPr>
          <w:delText>3</w:delText>
        </w:r>
      </w:del>
      <w:del w:id="1940" w:author="Kashima, Takuya/鹿島 卓也" w:date="2022-12-15T17:57:00Z">
        <w:r w:rsidR="00191DA4" w:rsidRPr="007830BF" w:rsidDel="009643E6">
          <w:rPr>
            <w:color w:val="FF0000"/>
            <w:kern w:val="0"/>
            <w:sz w:val="20"/>
            <w:szCs w:val="21"/>
            <w:lang w:val="en"/>
            <w:rPrChange w:id="1941" w:author="Ito Hiroki／伊藤　大貴／AI" w:date="2021-11-19T16:52:00Z">
              <w:rPr>
                <w:kern w:val="0"/>
                <w:sz w:val="20"/>
                <w:szCs w:val="21"/>
              </w:rPr>
            </w:rPrChange>
          </w:rPr>
          <w:delText>.</w:delText>
        </w:r>
      </w:del>
      <w:del w:id="1942" w:author="Kashima, Takuya/鹿島 卓也" w:date="2022-12-13T11:11:00Z">
        <w:r w:rsidR="00191DA4" w:rsidRPr="007830BF" w:rsidDel="00A46048">
          <w:rPr>
            <w:color w:val="FF0000"/>
            <w:kern w:val="0"/>
            <w:sz w:val="20"/>
            <w:szCs w:val="21"/>
            <w:lang w:val="en"/>
            <w:rPrChange w:id="1943" w:author="Ito Hiroki／伊藤　大貴／AI" w:date="2021-11-19T16:52:00Z">
              <w:rPr>
                <w:kern w:val="0"/>
                <w:sz w:val="20"/>
                <w:szCs w:val="21"/>
              </w:rPr>
            </w:rPrChange>
          </w:rPr>
          <w:delText>00</w:delText>
        </w:r>
      </w:del>
    </w:ins>
  </w:p>
  <w:p w14:paraId="279F1EFF" w14:textId="534BE6D9" w:rsidR="00776C88" w:rsidRPr="007830BF" w:rsidRDefault="00776C88" w:rsidP="00776C88">
    <w:pPr>
      <w:pStyle w:val="a6"/>
      <w:framePr w:wrap="around" w:vAnchor="text" w:hAnchor="page" w:x="9622" w:y="1"/>
      <w:rPr>
        <w:rStyle w:val="a8"/>
        <w:rFonts w:ascii="Meiryo UI" w:eastAsia="Meiryo UI" w:hAnsi="Meiryo UI"/>
        <w:rPrChange w:id="1944" w:author="Ito Hiroki／伊藤　大貴／AI" w:date="2021-11-19T16:52:00Z">
          <w:rPr>
            <w:rStyle w:val="a8"/>
          </w:rPr>
        </w:rPrChange>
      </w:rPr>
    </w:pPr>
    <w:r w:rsidRPr="007830BF">
      <w:rPr>
        <w:rStyle w:val="a8"/>
        <w:lang w:val="en"/>
        <w:rPrChange w:id="1945" w:author="Ito Hiroki／伊藤　大貴／AI" w:date="2021-11-19T16:52:00Z">
          <w:rPr>
            <w:rStyle w:val="a8"/>
          </w:rPr>
        </w:rPrChange>
      </w:rPr>
      <w:fldChar w:fldCharType="begin"/>
    </w:r>
    <w:r w:rsidRPr="007830BF">
      <w:rPr>
        <w:rStyle w:val="a8"/>
        <w:lang w:val="en"/>
        <w:rPrChange w:id="1946" w:author="Ito Hiroki／伊藤　大貴／AI" w:date="2021-11-19T16:52:00Z">
          <w:rPr>
            <w:rStyle w:val="a8"/>
          </w:rPr>
        </w:rPrChange>
      </w:rPr>
      <w:instrText xml:space="preserve">PAGE  </w:instrText>
    </w:r>
    <w:r w:rsidRPr="007830BF">
      <w:rPr>
        <w:rStyle w:val="a8"/>
        <w:lang w:val="en"/>
        <w:rPrChange w:id="1947" w:author="Ito Hiroki／伊藤　大貴／AI" w:date="2021-11-19T16:52:00Z">
          <w:rPr>
            <w:rStyle w:val="a8"/>
          </w:rPr>
        </w:rPrChange>
      </w:rPr>
      <w:fldChar w:fldCharType="separate"/>
    </w:r>
    <w:r w:rsidR="0001051E">
      <w:rPr>
        <w:rStyle w:val="a8"/>
        <w:noProof/>
        <w:lang w:val="en"/>
      </w:rPr>
      <w:t>5</w:t>
    </w:r>
    <w:r w:rsidRPr="007830BF">
      <w:rPr>
        <w:rStyle w:val="a8"/>
        <w:lang w:val="en"/>
        <w:rPrChange w:id="1948" w:author="Ito Hiroki／伊藤　大貴／AI" w:date="2021-11-19T16:52:00Z">
          <w:rPr>
            <w:rStyle w:val="a8"/>
          </w:rPr>
        </w:rPrChange>
      </w:rPr>
      <w:fldChar w:fldCharType="end"/>
    </w:r>
    <w:r w:rsidRPr="007830BF">
      <w:rPr>
        <w:rStyle w:val="a8"/>
        <w:lang w:val="en"/>
        <w:rPrChange w:id="1949" w:author="Ito Hiroki／伊藤　大貴／AI" w:date="2021-11-19T16:52:00Z">
          <w:rPr>
            <w:rStyle w:val="a8"/>
          </w:rPr>
        </w:rPrChange>
      </w:rPr>
      <w:t>/</w:t>
    </w:r>
    <w:r w:rsidR="006E5F4A" w:rsidRPr="007830BF">
      <w:rPr>
        <w:rStyle w:val="a8"/>
        <w:lang w:val="en"/>
        <w:rPrChange w:id="1950" w:author="Ito Hiroki／伊藤　大貴／AI" w:date="2021-11-19T16:52:00Z">
          <w:rPr>
            <w:rStyle w:val="a8"/>
          </w:rPr>
        </w:rPrChange>
      </w:rPr>
      <w:t>4</w:t>
    </w:r>
  </w:p>
  <w:p w14:paraId="1E74DD74" w14:textId="77777777" w:rsidR="00175F1F" w:rsidRPr="007830BF" w:rsidRDefault="00175F1F" w:rsidP="000C13BF">
    <w:pPr>
      <w:pStyle w:val="a6"/>
      <w:rPr>
        <w:rFonts w:ascii="Meiryo UI" w:eastAsia="Meiryo UI" w:hAnsi="Meiryo UI"/>
        <w:rPrChange w:id="1951" w:author="Ito Hiroki／伊藤　大貴／AI" w:date="2021-11-19T16:52:00Z">
          <w:rPr/>
        </w:rPrChange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0E31D" w14:textId="77777777" w:rsidR="003364D9" w:rsidRDefault="003364D9">
      <w:r>
        <w:rPr>
          <w:lang w:val="en"/>
        </w:rPr>
        <w:separator/>
      </w:r>
    </w:p>
  </w:footnote>
  <w:footnote w:type="continuationSeparator" w:id="0">
    <w:p w14:paraId="1516C406" w14:textId="77777777" w:rsidR="003364D9" w:rsidRDefault="003364D9"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9D31E" w14:textId="72A7571C" w:rsidR="00175F1F" w:rsidRPr="000C13BF" w:rsidRDefault="00B320A5" w:rsidP="000C13BF">
    <w:pPr>
      <w:pStyle w:val="a5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0BF666B" wp14:editId="4EFD9E1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685"/>
              <wp:effectExtent l="0" t="0" r="2540" b="2540"/>
              <wp:wrapNone/>
              <wp:docPr id="2" name="MSIPCM1a51496183267c55642d46dc" descr="{&quot;HashCode&quot;:-2076618159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3770BF" w14:textId="7E85668A" w:rsidR="00B320A5" w:rsidRPr="00B320A5" w:rsidRDefault="00117AEF" w:rsidP="00B320A5">
                          <w:pPr>
                            <w:ind w:left="0"/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lang w:val="en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vert="horz" wrap="square" lIns="254000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F666B" id="_x0000_t202" coordsize="21600,21600" o:spt="202" path="m,l,21600r21600,l21600,xe">
              <v:stroke joinstyle="miter"/>
              <v:path gradientshapeok="t" o:connecttype="rect"/>
            </v:shapetype>
            <v:shape id="MSIPCM1a51496183267c55642d46dc" o:spid="_x0000_s1026" type="#_x0000_t202" alt="{&quot;HashCode&quot;:-2076618159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" o:allowincell="f" filled="f" stroked="f">
              <v:textbox inset="20pt,0,5.85pt,0">
                <w:txbxContent>
                  <w:p w14:paraId="0C3770BF" w14:textId="7E85668A" w:rsidR="00B320A5" w:rsidRPr="00B320A5" w:rsidRDefault="00117AEF" w:rsidP="00B320A5">
                    <w:pPr>
                      <w:ind w:left="0"/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hint="eastAsia"/>
                        <w:color w:val="000000"/>
                        <w:lang w:val="en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w:drawing>
        <wp:inline distT="0" distB="0" distL="0" distR="0" wp14:anchorId="6002B842" wp14:editId="6B6B9D44">
          <wp:extent cx="1207770" cy="75057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750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29D"/>
    <w:multiLevelType w:val="hybridMultilevel"/>
    <w:tmpl w:val="A6B648B0"/>
    <w:lvl w:ilvl="0" w:tplc="8D4897C4">
      <w:start w:val="3"/>
      <w:numFmt w:val="decimalEnclosedCircle"/>
      <w:lvlText w:val="%1"/>
      <w:lvlJc w:val="left"/>
      <w:pPr>
        <w:tabs>
          <w:tab w:val="num" w:pos="797"/>
        </w:tabs>
        <w:ind w:left="797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77"/>
        </w:tabs>
        <w:ind w:left="127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97"/>
        </w:tabs>
        <w:ind w:left="16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7"/>
        </w:tabs>
        <w:ind w:left="211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37"/>
        </w:tabs>
        <w:ind w:left="253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57"/>
        </w:tabs>
        <w:ind w:left="29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7"/>
        </w:tabs>
        <w:ind w:left="337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97"/>
        </w:tabs>
        <w:ind w:left="379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17"/>
        </w:tabs>
        <w:ind w:left="4217" w:hanging="420"/>
      </w:pPr>
      <w:rPr>
        <w:rFonts w:ascii="Wingdings" w:hAnsi="Wingdings" w:hint="default"/>
      </w:rPr>
    </w:lvl>
  </w:abstractNum>
  <w:abstractNum w:abstractNumId="1" w15:restartNumberingAfterBreak="0">
    <w:nsid w:val="22246713"/>
    <w:multiLevelType w:val="hybridMultilevel"/>
    <w:tmpl w:val="E7E86ECC"/>
    <w:lvl w:ilvl="0" w:tplc="34F0448A">
      <w:start w:val="3"/>
      <w:numFmt w:val="decimalEnclosedCircle"/>
      <w:lvlText w:val="%1"/>
      <w:lvlJc w:val="left"/>
      <w:pPr>
        <w:tabs>
          <w:tab w:val="num" w:pos="786"/>
        </w:tabs>
        <w:ind w:left="786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309E545B"/>
    <w:multiLevelType w:val="hybridMultilevel"/>
    <w:tmpl w:val="11A8DCEC"/>
    <w:lvl w:ilvl="0" w:tplc="04EACD28">
      <w:start w:val="3"/>
      <w:numFmt w:val="decimalEnclosedCircle"/>
      <w:lvlText w:val="%1"/>
      <w:lvlJc w:val="left"/>
      <w:pPr>
        <w:tabs>
          <w:tab w:val="num" w:pos="587"/>
        </w:tabs>
        <w:ind w:left="587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67"/>
        </w:tabs>
        <w:ind w:left="106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7"/>
        </w:tabs>
        <w:ind w:left="148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7"/>
        </w:tabs>
        <w:ind w:left="190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7"/>
        </w:tabs>
        <w:ind w:left="232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7"/>
        </w:tabs>
        <w:ind w:left="274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7"/>
        </w:tabs>
        <w:ind w:left="316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7"/>
        </w:tabs>
        <w:ind w:left="358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7"/>
        </w:tabs>
        <w:ind w:left="4007" w:hanging="420"/>
      </w:pPr>
      <w:rPr>
        <w:rFonts w:ascii="Wingdings" w:hAnsi="Wingdings" w:hint="default"/>
      </w:rPr>
    </w:lvl>
  </w:abstractNum>
  <w:abstractNum w:abstractNumId="3" w15:restartNumberingAfterBreak="0">
    <w:nsid w:val="4DE47284"/>
    <w:multiLevelType w:val="hybridMultilevel"/>
    <w:tmpl w:val="8C6EE41E"/>
    <w:lvl w:ilvl="0" w:tplc="80C6AE8A">
      <w:start w:val="3"/>
      <w:numFmt w:val="decimalEnclosedCircle"/>
      <w:lvlText w:val="%1"/>
      <w:lvlJc w:val="left"/>
      <w:pPr>
        <w:tabs>
          <w:tab w:val="num" w:pos="786"/>
        </w:tabs>
        <w:ind w:left="786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71B32AAC"/>
    <w:multiLevelType w:val="hybridMultilevel"/>
    <w:tmpl w:val="6D2A575C"/>
    <w:lvl w:ilvl="0" w:tplc="F48C64A4">
      <w:start w:val="3"/>
      <w:numFmt w:val="decimalEnclosedCircle"/>
      <w:lvlText w:val="%1"/>
      <w:lvlJc w:val="left"/>
      <w:pPr>
        <w:tabs>
          <w:tab w:val="num" w:pos="797"/>
        </w:tabs>
        <w:ind w:left="797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77"/>
        </w:tabs>
        <w:ind w:left="127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97"/>
        </w:tabs>
        <w:ind w:left="16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7"/>
        </w:tabs>
        <w:ind w:left="211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37"/>
        </w:tabs>
        <w:ind w:left="253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57"/>
        </w:tabs>
        <w:ind w:left="29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7"/>
        </w:tabs>
        <w:ind w:left="337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97"/>
        </w:tabs>
        <w:ind w:left="379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17"/>
        </w:tabs>
        <w:ind w:left="4217" w:hanging="420"/>
      </w:pPr>
      <w:rPr>
        <w:rFonts w:ascii="Wingdings" w:hAnsi="Wingdings" w:hint="default"/>
      </w:rPr>
    </w:lvl>
  </w:abstractNum>
  <w:abstractNum w:abstractNumId="5" w15:restartNumberingAfterBreak="0">
    <w:nsid w:val="79591BBE"/>
    <w:multiLevelType w:val="hybridMultilevel"/>
    <w:tmpl w:val="3364E054"/>
    <w:lvl w:ilvl="0" w:tplc="59020690">
      <w:start w:val="3"/>
      <w:numFmt w:val="decimalEnclosedCircle"/>
      <w:lvlText w:val="%1"/>
      <w:lvlJc w:val="left"/>
      <w:pPr>
        <w:tabs>
          <w:tab w:val="num" w:pos="797"/>
        </w:tabs>
        <w:ind w:left="797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77"/>
        </w:tabs>
        <w:ind w:left="127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97"/>
        </w:tabs>
        <w:ind w:left="16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7"/>
        </w:tabs>
        <w:ind w:left="211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37"/>
        </w:tabs>
        <w:ind w:left="253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57"/>
        </w:tabs>
        <w:ind w:left="29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7"/>
        </w:tabs>
        <w:ind w:left="337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97"/>
        </w:tabs>
        <w:ind w:left="379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17"/>
        </w:tabs>
        <w:ind w:left="4217" w:hanging="420"/>
      </w:pPr>
      <w:rPr>
        <w:rFonts w:ascii="Wingdings" w:hAnsi="Wingdings" w:hint="default"/>
      </w:rPr>
    </w:lvl>
  </w:abstractNum>
  <w:abstractNum w:abstractNumId="6" w15:restartNumberingAfterBreak="0">
    <w:nsid w:val="7BD57B48"/>
    <w:multiLevelType w:val="hybridMultilevel"/>
    <w:tmpl w:val="686EB74E"/>
    <w:lvl w:ilvl="0" w:tplc="C6949068">
      <w:start w:val="3"/>
      <w:numFmt w:val="decimalEnclosedCircle"/>
      <w:lvlText w:val="%1"/>
      <w:lvlJc w:val="left"/>
      <w:pPr>
        <w:tabs>
          <w:tab w:val="num" w:pos="786"/>
        </w:tabs>
        <w:ind w:left="786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7" w15:restartNumberingAfterBreak="0">
    <w:nsid w:val="7E0A0C38"/>
    <w:multiLevelType w:val="hybridMultilevel"/>
    <w:tmpl w:val="92A8A0A4"/>
    <w:lvl w:ilvl="0" w:tplc="5352ECE4">
      <w:start w:val="3"/>
      <w:numFmt w:val="decimalEnclosedCircle"/>
      <w:lvlText w:val="%1"/>
      <w:lvlJc w:val="left"/>
      <w:pPr>
        <w:tabs>
          <w:tab w:val="num" w:pos="797"/>
        </w:tabs>
        <w:ind w:left="797" w:hanging="360"/>
      </w:pPr>
      <w:rPr>
        <w:rFonts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77"/>
        </w:tabs>
        <w:ind w:left="127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97"/>
        </w:tabs>
        <w:ind w:left="16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7"/>
        </w:tabs>
        <w:ind w:left="211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37"/>
        </w:tabs>
        <w:ind w:left="253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57"/>
        </w:tabs>
        <w:ind w:left="29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7"/>
        </w:tabs>
        <w:ind w:left="337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97"/>
        </w:tabs>
        <w:ind w:left="379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17"/>
        </w:tabs>
        <w:ind w:left="4217" w:hanging="420"/>
      </w:pPr>
      <w:rPr>
        <w:rFonts w:ascii="Wingdings" w:hAnsi="Wingdings" w:hint="default"/>
      </w:rPr>
    </w:lvl>
  </w:abstractNum>
  <w:num w:numId="1" w16cid:durableId="230434279">
    <w:abstractNumId w:val="2"/>
  </w:num>
  <w:num w:numId="2" w16cid:durableId="488668605">
    <w:abstractNumId w:val="7"/>
  </w:num>
  <w:num w:numId="3" w16cid:durableId="796097451">
    <w:abstractNumId w:val="1"/>
  </w:num>
  <w:num w:numId="4" w16cid:durableId="484199623">
    <w:abstractNumId w:val="0"/>
  </w:num>
  <w:num w:numId="5" w16cid:durableId="94059647">
    <w:abstractNumId w:val="5"/>
  </w:num>
  <w:num w:numId="6" w16cid:durableId="1332488506">
    <w:abstractNumId w:val="3"/>
  </w:num>
  <w:num w:numId="7" w16cid:durableId="2097823251">
    <w:abstractNumId w:val="4"/>
  </w:num>
  <w:num w:numId="8" w16cid:durableId="22298527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ijima, Akira/飯島 玲">
    <w15:presenceInfo w15:providerId="AD" w15:userId="S-1-5-21-854245398-1844237615-682003330-416787"/>
  </w15:person>
  <w15:person w15:author="Kashima, Takuya/鹿島 卓也">
    <w15:presenceInfo w15:providerId="AD" w15:userId="S::1608180@tmc.twfr.toyota.co.jp::bea75e0c-a0a1-469f-84a0-0757128dd567"/>
  </w15:person>
  <w15:person w15:author="Hiroki Ito">
    <w15:presenceInfo w15:providerId="AD" w15:userId="S-1-5-21-2342985740-1014416105-2952744176-39877"/>
  </w15:person>
  <w15:person w15:author="Yazid Kadir">
    <w15:presenceInfo w15:providerId="Windows Live" w15:userId="089f4d3a42e646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17"/>
    <w:rsid w:val="0001051E"/>
    <w:rsid w:val="0001374E"/>
    <w:rsid w:val="00040B2E"/>
    <w:rsid w:val="000659ED"/>
    <w:rsid w:val="000B4986"/>
    <w:rsid w:val="000C13BF"/>
    <w:rsid w:val="000D6548"/>
    <w:rsid w:val="000F3E76"/>
    <w:rsid w:val="00117AEF"/>
    <w:rsid w:val="0012220B"/>
    <w:rsid w:val="00144CAC"/>
    <w:rsid w:val="0015211B"/>
    <w:rsid w:val="00175F1F"/>
    <w:rsid w:val="00191DA4"/>
    <w:rsid w:val="001C010A"/>
    <w:rsid w:val="001E4736"/>
    <w:rsid w:val="001F75C1"/>
    <w:rsid w:val="00216A0A"/>
    <w:rsid w:val="00232D44"/>
    <w:rsid w:val="0024666A"/>
    <w:rsid w:val="002A7EBC"/>
    <w:rsid w:val="002C29DB"/>
    <w:rsid w:val="002D197F"/>
    <w:rsid w:val="002E73A3"/>
    <w:rsid w:val="003155E1"/>
    <w:rsid w:val="00322424"/>
    <w:rsid w:val="00333E19"/>
    <w:rsid w:val="003364D9"/>
    <w:rsid w:val="00343F4F"/>
    <w:rsid w:val="0037781F"/>
    <w:rsid w:val="003E42A6"/>
    <w:rsid w:val="003F4896"/>
    <w:rsid w:val="003F69FD"/>
    <w:rsid w:val="00413BD6"/>
    <w:rsid w:val="00470694"/>
    <w:rsid w:val="00477FB5"/>
    <w:rsid w:val="004960E3"/>
    <w:rsid w:val="00497A9B"/>
    <w:rsid w:val="004E60D0"/>
    <w:rsid w:val="004F04D1"/>
    <w:rsid w:val="004F2A5D"/>
    <w:rsid w:val="0050041A"/>
    <w:rsid w:val="00527518"/>
    <w:rsid w:val="00581DB8"/>
    <w:rsid w:val="005978A7"/>
    <w:rsid w:val="005B31F6"/>
    <w:rsid w:val="005B7659"/>
    <w:rsid w:val="005D4C0E"/>
    <w:rsid w:val="00661175"/>
    <w:rsid w:val="00682A0E"/>
    <w:rsid w:val="00687E5D"/>
    <w:rsid w:val="006E5F4A"/>
    <w:rsid w:val="006E68D3"/>
    <w:rsid w:val="0072493B"/>
    <w:rsid w:val="0076532A"/>
    <w:rsid w:val="007661C2"/>
    <w:rsid w:val="00767CF4"/>
    <w:rsid w:val="00776C88"/>
    <w:rsid w:val="007830BF"/>
    <w:rsid w:val="00792C7B"/>
    <w:rsid w:val="007A386F"/>
    <w:rsid w:val="007A5A18"/>
    <w:rsid w:val="007D34A6"/>
    <w:rsid w:val="008013E5"/>
    <w:rsid w:val="00801C67"/>
    <w:rsid w:val="00821017"/>
    <w:rsid w:val="0083268D"/>
    <w:rsid w:val="00847ED3"/>
    <w:rsid w:val="008942C8"/>
    <w:rsid w:val="008C0AD8"/>
    <w:rsid w:val="008D6F1A"/>
    <w:rsid w:val="009643E6"/>
    <w:rsid w:val="009869A6"/>
    <w:rsid w:val="009C5171"/>
    <w:rsid w:val="00A07DC2"/>
    <w:rsid w:val="00A46048"/>
    <w:rsid w:val="00A50933"/>
    <w:rsid w:val="00A65CEB"/>
    <w:rsid w:val="00A66366"/>
    <w:rsid w:val="00AA3FB4"/>
    <w:rsid w:val="00AB03AC"/>
    <w:rsid w:val="00AC6FFA"/>
    <w:rsid w:val="00AD4434"/>
    <w:rsid w:val="00B14239"/>
    <w:rsid w:val="00B320A5"/>
    <w:rsid w:val="00B56550"/>
    <w:rsid w:val="00B731D8"/>
    <w:rsid w:val="00B874BF"/>
    <w:rsid w:val="00BB643C"/>
    <w:rsid w:val="00BC63A9"/>
    <w:rsid w:val="00C0090D"/>
    <w:rsid w:val="00C16BEB"/>
    <w:rsid w:val="00C42F89"/>
    <w:rsid w:val="00C64CA7"/>
    <w:rsid w:val="00C84166"/>
    <w:rsid w:val="00CD396B"/>
    <w:rsid w:val="00CE23F7"/>
    <w:rsid w:val="00CE7151"/>
    <w:rsid w:val="00CE7A91"/>
    <w:rsid w:val="00D54268"/>
    <w:rsid w:val="00D61F8A"/>
    <w:rsid w:val="00D64B7C"/>
    <w:rsid w:val="00D92988"/>
    <w:rsid w:val="00D952CE"/>
    <w:rsid w:val="00DA62F7"/>
    <w:rsid w:val="00DC289F"/>
    <w:rsid w:val="00E41420"/>
    <w:rsid w:val="00E477C2"/>
    <w:rsid w:val="00ED475F"/>
    <w:rsid w:val="00F277BA"/>
    <w:rsid w:val="00F324D2"/>
    <w:rsid w:val="00F401BF"/>
    <w:rsid w:val="00F45B25"/>
    <w:rsid w:val="00F5258F"/>
    <w:rsid w:val="00F726E4"/>
    <w:rsid w:val="00F97392"/>
    <w:rsid w:val="00FB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ddd"/>
    </o:shapedefaults>
    <o:shapelayout v:ext="edit">
      <o:idmap v:ext="edit" data="2"/>
    </o:shapelayout>
  </w:shapeDefaults>
  <w:decimalSymbol w:val="."/>
  <w:listSeparator w:val=","/>
  <w14:docId w14:val="00267CAB"/>
  <w15:chartTrackingRefBased/>
  <w15:docId w15:val="{C4167AF4-1B49-40FA-A303-81DBCBDD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6" w:uiPriority="39"/>
    <w:lsdException w:name="annotation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52CE"/>
    <w:pPr>
      <w:ind w:left="227"/>
      <w:jc w:val="both"/>
    </w:pPr>
    <w:rPr>
      <w:rFonts w:ascii="ＭＳ ゴシック" w:eastAsia="ＭＳ ゴシック" w:hAnsi="Arial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</w:style>
  <w:style w:type="paragraph" w:customStyle="1" w:styleId="2">
    <w:name w:val="本文 2 + ＭＳ ゴシック"/>
    <w:aliases w:val="左 :  2 字"/>
    <w:basedOn w:val="20"/>
    <w:pPr>
      <w:widowControl w:val="0"/>
      <w:spacing w:line="240" w:lineRule="auto"/>
      <w:ind w:leftChars="100" w:left="180"/>
    </w:pPr>
    <w:rPr>
      <w:rFonts w:hAnsi="ＭＳ ゴシック"/>
    </w:rPr>
  </w:style>
  <w:style w:type="paragraph" w:styleId="20">
    <w:name w:val="Body Text 2"/>
    <w:basedOn w:val="a"/>
    <w:pPr>
      <w:spacing w:line="480" w:lineRule="auto"/>
    </w:pPr>
  </w:style>
  <w:style w:type="paragraph" w:styleId="a5">
    <w:name w:val="header"/>
    <w:basedOn w:val="a"/>
    <w:pPr>
      <w:widowControl w:val="0"/>
      <w:tabs>
        <w:tab w:val="center" w:pos="4252"/>
        <w:tab w:val="right" w:pos="8504"/>
      </w:tabs>
      <w:snapToGrid w:val="0"/>
      <w:ind w:left="0"/>
    </w:pPr>
    <w:rPr>
      <w:rFonts w:hAnsi="ＭＳ ゴシック"/>
      <w:sz w:val="21"/>
    </w:rPr>
  </w:style>
  <w:style w:type="paragraph" w:styleId="a6">
    <w:name w:val="footer"/>
    <w:basedOn w:val="a"/>
    <w:link w:val="a7"/>
    <w:pPr>
      <w:widowControl w:val="0"/>
      <w:tabs>
        <w:tab w:val="center" w:pos="4252"/>
        <w:tab w:val="right" w:pos="8504"/>
      </w:tabs>
      <w:snapToGrid w:val="0"/>
      <w:ind w:left="0"/>
    </w:pPr>
    <w:rPr>
      <w:rFonts w:hAnsi="ＭＳ ゴシック"/>
      <w:sz w:val="21"/>
    </w:rPr>
  </w:style>
  <w:style w:type="character" w:styleId="a8">
    <w:name w:val="page number"/>
    <w:basedOn w:val="a0"/>
  </w:style>
  <w:style w:type="paragraph" w:styleId="a9">
    <w:name w:val="Body Text"/>
    <w:basedOn w:val="a"/>
  </w:style>
  <w:style w:type="paragraph" w:customStyle="1" w:styleId="aa">
    <w:name w:val="本文３"/>
    <w:basedOn w:val="3"/>
    <w:next w:val="a"/>
    <w:pPr>
      <w:ind w:firstLine="738"/>
    </w:pPr>
    <w:rPr>
      <w:rFonts w:ascii="ＭＳ Ｐゴシック" w:hAnsi="ＭＳ Ｐゴシック"/>
      <w:color w:val="FF0000"/>
      <w:sz w:val="20"/>
    </w:rPr>
  </w:style>
  <w:style w:type="paragraph" w:styleId="3">
    <w:name w:val="Body Text 3"/>
    <w:basedOn w:val="a"/>
    <w:rPr>
      <w:sz w:val="16"/>
      <w:szCs w:val="16"/>
    </w:rPr>
  </w:style>
  <w:style w:type="character" w:customStyle="1" w:styleId="a7">
    <w:name w:val="フッター (文字)"/>
    <w:link w:val="a6"/>
    <w:uiPriority w:val="99"/>
    <w:rsid w:val="000C13BF"/>
    <w:rPr>
      <w:rFonts w:ascii="ＭＳ ゴシック" w:eastAsia="ＭＳ ゴシック" w:hAnsi="ＭＳ ゴシック"/>
      <w:kern w:val="2"/>
      <w:sz w:val="21"/>
      <w:szCs w:val="24"/>
    </w:rPr>
  </w:style>
  <w:style w:type="paragraph" w:styleId="ab">
    <w:name w:val="Balloon Text"/>
    <w:basedOn w:val="a"/>
    <w:link w:val="ac"/>
    <w:rsid w:val="00767CF4"/>
    <w:rPr>
      <w:rFonts w:ascii="Arial"/>
      <w:sz w:val="18"/>
      <w:szCs w:val="18"/>
    </w:rPr>
  </w:style>
  <w:style w:type="character" w:customStyle="1" w:styleId="ac">
    <w:name w:val="吹き出し (文字)"/>
    <w:link w:val="ab"/>
    <w:rsid w:val="00767CF4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rsid w:val="0001374E"/>
    <w:rPr>
      <w:sz w:val="18"/>
      <w:szCs w:val="18"/>
    </w:rPr>
  </w:style>
  <w:style w:type="paragraph" w:styleId="ae">
    <w:name w:val="annotation text"/>
    <w:basedOn w:val="a"/>
    <w:link w:val="af"/>
    <w:uiPriority w:val="99"/>
    <w:rsid w:val="0001374E"/>
    <w:pPr>
      <w:jc w:val="left"/>
    </w:pPr>
  </w:style>
  <w:style w:type="character" w:customStyle="1" w:styleId="af">
    <w:name w:val="コメント文字列 (文字)"/>
    <w:link w:val="ae"/>
    <w:uiPriority w:val="99"/>
    <w:rsid w:val="0001374E"/>
    <w:rPr>
      <w:rFonts w:ascii="ＭＳ ゴシック" w:eastAsia="ＭＳ ゴシック" w:hAnsi="Arial"/>
      <w:kern w:val="2"/>
      <w:szCs w:val="24"/>
    </w:rPr>
  </w:style>
  <w:style w:type="paragraph" w:styleId="af0">
    <w:name w:val="annotation subject"/>
    <w:basedOn w:val="ae"/>
    <w:next w:val="ae"/>
    <w:link w:val="af1"/>
    <w:rsid w:val="0001374E"/>
    <w:rPr>
      <w:b/>
      <w:bCs/>
    </w:rPr>
  </w:style>
  <w:style w:type="character" w:customStyle="1" w:styleId="af1">
    <w:name w:val="コメント内容 (文字)"/>
    <w:link w:val="af0"/>
    <w:rsid w:val="0001374E"/>
    <w:rPr>
      <w:rFonts w:ascii="ＭＳ ゴシック" w:eastAsia="ＭＳ ゴシック" w:hAnsi="Arial"/>
      <w:b/>
      <w:bCs/>
      <w:kern w:val="2"/>
      <w:szCs w:val="24"/>
    </w:rPr>
  </w:style>
  <w:style w:type="paragraph" w:styleId="6">
    <w:name w:val="toc 6"/>
    <w:basedOn w:val="a"/>
    <w:next w:val="a"/>
    <w:autoRedefine/>
    <w:uiPriority w:val="39"/>
    <w:rsid w:val="0001374E"/>
    <w:pPr>
      <w:widowControl w:val="0"/>
      <w:ind w:leftChars="500" w:left="1000"/>
    </w:pPr>
    <w:rPr>
      <w:rFonts w:ascii="Meiryo UI" w:eastAsia="Meiryo UI" w:hAnsi="Meiryo UI" w:cs="Meiryo UI"/>
    </w:rPr>
  </w:style>
  <w:style w:type="paragraph" w:styleId="af2">
    <w:name w:val="Revision"/>
    <w:hidden/>
    <w:uiPriority w:val="99"/>
    <w:semiHidden/>
    <w:rsid w:val="00B320A5"/>
    <w:rPr>
      <w:rFonts w:ascii="ＭＳ ゴシック" w:eastAsia="ＭＳ ゴシック" w:hAnsi="Arial"/>
      <w:kern w:val="2"/>
      <w:szCs w:val="24"/>
    </w:rPr>
  </w:style>
  <w:style w:type="character" w:styleId="af3">
    <w:name w:val="Placeholder Text"/>
    <w:basedOn w:val="a0"/>
    <w:uiPriority w:val="99"/>
    <w:semiHidden/>
    <w:rsid w:val="00117AEF"/>
    <w:rPr>
      <w:color w:val="808080"/>
    </w:rPr>
  </w:style>
  <w:style w:type="character" w:customStyle="1" w:styleId="a4">
    <w:name w:val="本文インデント (文字)"/>
    <w:basedOn w:val="a0"/>
    <w:link w:val="a3"/>
    <w:rsid w:val="0001051E"/>
    <w:rPr>
      <w:rFonts w:ascii="ＭＳ ゴシック" w:eastAsia="ＭＳ ゴシック" w:hAnsi="Arial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B7118529FF3469493CEFC17639164" ma:contentTypeVersion="0" ma:contentTypeDescription="Create a new document." ma:contentTypeScope="" ma:versionID="a78f0c4543ac2c4990083f2620e265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9a1f96ee8653f87d2b434f9cc571bd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55C7DF-FD3E-4460-8C70-40E7C7C4DB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F8531-EA00-4C77-870D-93B528CD13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673BE6-63C4-48D6-A6D6-D663E76C587F}">
  <ds:schemaRefs>
    <ds:schemaRef ds:uri="http://schemas.microsoft.com/office/2006/metadata/properties"/>
    <ds:schemaRef ds:uri="http://schemas.microsoft.com/office/infopath/2007/PartnerControls"/>
    <ds:schemaRef ds:uri="985d08d1-f99f-41ad-a60e-195f059f469e"/>
    <ds:schemaRef ds:uri="40e1e17b-6bfd-46c5-af26-560bc65c2ba7"/>
    <ds:schemaRef ds:uri="d9dc673b-9e34-4001-b69a-8484e8c1b815"/>
  </ds:schemaRefs>
</ds:datastoreItem>
</file>

<file path=customXml/itemProps4.xml><?xml version="1.0" encoding="utf-8"?>
<ds:datastoreItem xmlns:ds="http://schemas.openxmlformats.org/officeDocument/2006/customXml" ds:itemID="{B6394AC3-D1FF-4240-A79F-ED31F221B1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955</Words>
  <Characters>5444</Characters>
  <Application>Microsoft Office Word</Application>
  <DocSecurity>2</DocSecurity>
  <Lines>45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■ID付番仕様</vt:lpstr>
      <vt:lpstr>■ID付番仕様</vt:lpstr>
    </vt:vector>
  </TitlesOfParts>
  <Company>ITSG1</Company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■ID付番仕様</dc:title>
  <dc:subject/>
  <dc:creator>s_kutomi</dc:creator>
  <cp:keywords/>
  <cp:lastModifiedBy>Okazaki, Takuya/岡崎 拓也</cp:lastModifiedBy>
  <cp:revision>17</cp:revision>
  <cp:lastPrinted>2022-12-15T08:56:00Z</cp:lastPrinted>
  <dcterms:created xsi:type="dcterms:W3CDTF">2022-03-24T06:50:00Z</dcterms:created>
  <dcterms:modified xsi:type="dcterms:W3CDTF">2025-05-20T12:54:00Z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b3c382-541a-4789-80ed-24b21ea5b276_Enabled">
    <vt:lpwstr>true</vt:lpwstr>
  </property>
  <property fmtid="{D5CDD505-2E9C-101B-9397-08002B2CF9AE}" pid="3" name="MSIP_Label_fbb3c382-541a-4789-80ed-24b21ea5b276_SetDate">
    <vt:lpwstr>2022-02-09T20:59:23Z</vt:lpwstr>
  </property>
  <property fmtid="{D5CDD505-2E9C-101B-9397-08002B2CF9AE}" pid="4" name="MSIP_Label_fbb3c382-541a-4789-80ed-24b21ea5b276_Method">
    <vt:lpwstr>Standard</vt:lpwstr>
  </property>
  <property fmtid="{D5CDD505-2E9C-101B-9397-08002B2CF9AE}" pid="5" name="MSIP_Label_fbb3c382-541a-4789-80ed-24b21ea5b276_Name">
    <vt:lpwstr>Protected 関係者外秘</vt:lpwstr>
  </property>
  <property fmtid="{D5CDD505-2E9C-101B-9397-08002B2CF9AE}" pid="6" name="MSIP_Label_fbb3c382-541a-4789-80ed-24b21ea5b276_SiteId">
    <vt:lpwstr>8c642d1d-d709-47b0-ab10-080af10798fb</vt:lpwstr>
  </property>
  <property fmtid="{D5CDD505-2E9C-101B-9397-08002B2CF9AE}" pid="7" name="MSIP_Label_fbb3c382-541a-4789-80ed-24b21ea5b276_ActionId">
    <vt:lpwstr>cf93a2f6-b0a8-4a2a-9dcd-b2c5fe904e93</vt:lpwstr>
  </property>
  <property fmtid="{D5CDD505-2E9C-101B-9397-08002B2CF9AE}" pid="8" name="MSIP_Label_fbb3c382-541a-4789-80ed-24b21ea5b276_ContentBits">
    <vt:lpwstr>1</vt:lpwstr>
  </property>
  <property fmtid="{D5CDD505-2E9C-101B-9397-08002B2CF9AE}" pid="9" name="ContentTypeId">
    <vt:lpwstr>0x010100A8EB7118529FF3469493CEFC17639164</vt:lpwstr>
  </property>
  <property fmtid="{D5CDD505-2E9C-101B-9397-08002B2CF9AE}" pid="10" name="Order">
    <vt:r8>8043300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MediaServiceImageTags">
    <vt:lpwstr/>
  </property>
  <property fmtid="{D5CDD505-2E9C-101B-9397-08002B2CF9AE}" pid="19" name="docLang">
    <vt:lpwstr>ja</vt:lpwstr>
  </property>
</Properties>
</file>