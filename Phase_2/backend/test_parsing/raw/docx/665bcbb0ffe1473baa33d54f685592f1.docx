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8FDC0" w14:textId="300250BD" w:rsidR="00C778EC" w:rsidRPr="000F2E0E" w:rsidRDefault="0071250D" w:rsidP="00661225">
      <w:pPr>
        <w:pStyle w:val="Heading1"/>
        <w:rPr>
          <w:rFonts w:ascii="Abadi" w:hAnsi="Abadi"/>
          <w:color w:val="000000" w:themeColor="text1"/>
          <w:sz w:val="20"/>
          <w:szCs w:val="20"/>
          <w:rPrChange w:id="0" w:author="Tawatari, Masataka/田渡 将隆" w:date="2025-02-12T08:17:00Z">
            <w:rPr>
              <w:rFonts w:ascii="Abadi" w:hAnsi="Abadi"/>
              <w:sz w:val="20"/>
              <w:szCs w:val="20"/>
            </w:rPr>
          </w:rPrChange>
        </w:rPr>
      </w:pPr>
      <w:bookmarkStart w:id="1" w:name="_Toc258526119"/>
      <w:bookmarkStart w:id="2" w:name="_Toc260502788"/>
      <w:bookmarkStart w:id="3" w:name="_Toc260502956"/>
      <w:bookmarkStart w:id="4" w:name="_Toc258526120"/>
      <w:bookmarkStart w:id="5" w:name="_Toc260502789"/>
      <w:bookmarkStart w:id="6" w:name="_Toc260502957"/>
      <w:bookmarkStart w:id="7" w:name="_Toc70600265"/>
      <w:bookmarkStart w:id="8" w:name="_Toc121858334"/>
      <w:r w:rsidRPr="000F2E0E">
        <w:rPr>
          <w:rFonts w:ascii="Abadi" w:hAnsi="Abadi"/>
          <w:color w:val="000000" w:themeColor="text1"/>
          <w:sz w:val="20"/>
          <w:szCs w:val="20"/>
          <w:lang w:val="en"/>
          <w:rPrChange w:id="9" w:author="Tawatari, Masataka/田渡 将隆" w:date="2025-02-12T08:17:00Z">
            <w:rPr>
              <w:rFonts w:ascii="Abadi" w:hAnsi="Abadi"/>
              <w:sz w:val="20"/>
              <w:szCs w:val="20"/>
              <w:lang w:val="en"/>
            </w:rPr>
          </w:rPrChange>
        </w:rPr>
        <w:t>0</w:t>
      </w:r>
      <w:r w:rsidRPr="000F2E0E">
        <w:rPr>
          <w:rFonts w:ascii="Abadi" w:hAnsi="Abadi" w:hint="eastAsia"/>
          <w:color w:val="000000" w:themeColor="text1"/>
          <w:sz w:val="20"/>
          <w:szCs w:val="20"/>
          <w:lang w:val="en"/>
          <w:rPrChange w:id="10"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1" w:author="Tawatari, Masataka/田渡 将隆" w:date="2025-02-12T08:17:00Z">
            <w:rPr>
              <w:rFonts w:ascii="Abadi" w:hAnsi="Abadi"/>
              <w:sz w:val="20"/>
              <w:szCs w:val="20"/>
              <w:lang w:val="en"/>
            </w:rPr>
          </w:rPrChange>
        </w:rPr>
        <w:t>1</w:t>
      </w:r>
      <w:r w:rsidRPr="000F2E0E">
        <w:rPr>
          <w:rFonts w:ascii="Abadi" w:hAnsi="Abadi" w:hint="eastAsia"/>
          <w:color w:val="000000" w:themeColor="text1"/>
          <w:sz w:val="20"/>
          <w:szCs w:val="20"/>
          <w:lang w:val="en"/>
          <w:rPrChange w:id="12"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 w:author="Tawatari, Masataka/田渡 将隆" w:date="2025-02-12T08:17:00Z">
            <w:rPr>
              <w:rFonts w:ascii="Abadi" w:hAnsi="Abadi"/>
              <w:sz w:val="20"/>
              <w:szCs w:val="20"/>
              <w:lang w:val="en"/>
            </w:rPr>
          </w:rPrChange>
        </w:rPr>
        <w:t xml:space="preserve"> Tracked changes</w:t>
      </w:r>
      <w:bookmarkEnd w:id="1"/>
      <w:bookmarkEnd w:id="2"/>
      <w:bookmarkEnd w:id="3"/>
      <w:bookmarkEnd w:id="4"/>
      <w:bookmarkEnd w:id="5"/>
      <w:bookmarkEnd w:id="6"/>
      <w:bookmarkEnd w:id="7"/>
      <w:bookmarkEnd w:id="8"/>
    </w:p>
    <w:tbl>
      <w:tblPr>
        <w:tblpPr w:leftFromText="142" w:rightFromText="142" w:vertAnchor="text" w:horzAnchor="margin" w:tblpXSpec="center" w:tblpY="208"/>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2"/>
        <w:gridCol w:w="3724"/>
        <w:gridCol w:w="1276"/>
        <w:gridCol w:w="1276"/>
        <w:gridCol w:w="1276"/>
        <w:gridCol w:w="1297"/>
      </w:tblGrid>
      <w:tr w:rsidR="000F2E0E" w:rsidRPr="000F2E0E" w14:paraId="1E5D7FD1" w14:textId="77777777" w:rsidTr="004C726A">
        <w:trPr>
          <w:trHeight w:val="343"/>
        </w:trPr>
        <w:tc>
          <w:tcPr>
            <w:tcW w:w="1062" w:type="dxa"/>
          </w:tcPr>
          <w:p w14:paraId="027B9C26" w14:textId="65153BCE" w:rsidR="004C726A" w:rsidRPr="000F2E0E" w:rsidRDefault="004C726A" w:rsidP="72023E22">
            <w:pPr>
              <w:jc w:val="center"/>
              <w:rPr>
                <w:rFonts w:ascii="Abadi" w:eastAsia="Meiryo UI" w:hAnsi="Abadi" w:cstheme="minorHAnsi"/>
                <w:color w:val="000000" w:themeColor="text1"/>
                <w:szCs w:val="20"/>
                <w:rPrChange w:id="14" w:author="Tawatari, Masataka/田渡 将隆" w:date="2025-02-12T08:17:00Z">
                  <w:rPr>
                    <w:rFonts w:ascii="Abadi" w:eastAsia="Meiryo UI" w:hAnsi="Abadi" w:cstheme="minorHAnsi"/>
                    <w:szCs w:val="20"/>
                  </w:rPr>
                </w:rPrChange>
              </w:rPr>
            </w:pPr>
            <w:r w:rsidRPr="000F2E0E">
              <w:rPr>
                <w:rFonts w:ascii="Abadi" w:hAnsi="Abadi" w:cstheme="minorHAnsi"/>
                <w:color w:val="000000" w:themeColor="text1"/>
                <w:szCs w:val="20"/>
                <w:lang w:val="en"/>
                <w:rPrChange w:id="15" w:author="Tawatari, Masataka/田渡 将隆" w:date="2025-02-12T08:17:00Z">
                  <w:rPr>
                    <w:rFonts w:ascii="Abadi" w:hAnsi="Abadi" w:cstheme="minorHAnsi"/>
                    <w:szCs w:val="20"/>
                    <w:lang w:val="en"/>
                  </w:rPr>
                </w:rPrChange>
              </w:rPr>
              <w:t>Ver.</w:t>
            </w:r>
          </w:p>
        </w:tc>
        <w:tc>
          <w:tcPr>
            <w:tcW w:w="3724" w:type="dxa"/>
          </w:tcPr>
          <w:p w14:paraId="5B2218C6" w14:textId="77777777" w:rsidR="004C726A" w:rsidRPr="000F2E0E" w:rsidRDefault="004C726A" w:rsidP="72023E22">
            <w:pPr>
              <w:jc w:val="center"/>
              <w:rPr>
                <w:rFonts w:ascii="Abadi" w:eastAsia="Meiryo UI" w:hAnsi="Abadi" w:cstheme="minorHAnsi"/>
                <w:color w:val="000000" w:themeColor="text1"/>
                <w:szCs w:val="20"/>
                <w:rPrChange w:id="16" w:author="Tawatari, Masataka/田渡 将隆" w:date="2025-02-12T08:17:00Z">
                  <w:rPr>
                    <w:rFonts w:ascii="Abadi" w:eastAsia="Meiryo UI" w:hAnsi="Abadi" w:cstheme="minorHAnsi"/>
                    <w:szCs w:val="20"/>
                  </w:rPr>
                </w:rPrChange>
              </w:rPr>
            </w:pPr>
            <w:r w:rsidRPr="000F2E0E">
              <w:rPr>
                <w:rFonts w:ascii="Abadi" w:hAnsi="Abadi" w:cstheme="minorHAnsi"/>
                <w:color w:val="000000" w:themeColor="text1"/>
                <w:szCs w:val="20"/>
                <w:lang w:val="en"/>
                <w:rPrChange w:id="17" w:author="Tawatari, Masataka/田渡 将隆" w:date="2025-02-12T08:17:00Z">
                  <w:rPr>
                    <w:rFonts w:ascii="Abadi" w:hAnsi="Abadi" w:cstheme="minorHAnsi"/>
                    <w:szCs w:val="20"/>
                    <w:lang w:val="en"/>
                  </w:rPr>
                </w:rPrChange>
              </w:rPr>
              <w:t>What's changed?</w:t>
            </w:r>
          </w:p>
        </w:tc>
        <w:tc>
          <w:tcPr>
            <w:tcW w:w="1276" w:type="dxa"/>
          </w:tcPr>
          <w:p w14:paraId="402FD260" w14:textId="5734D216" w:rsidR="004C726A" w:rsidRPr="000F2E0E" w:rsidRDefault="004C726A" w:rsidP="72023E22">
            <w:pPr>
              <w:jc w:val="center"/>
              <w:rPr>
                <w:ins w:id="18" w:author="Tawatari, Masataka/田渡 将隆" w:date="2022-11-21T10:38:00Z"/>
                <w:rFonts w:ascii="Abadi" w:hAnsi="Abadi" w:cstheme="minorHAnsi"/>
                <w:color w:val="000000" w:themeColor="text1"/>
                <w:szCs w:val="20"/>
                <w:lang w:val="en"/>
                <w:rPrChange w:id="19" w:author="Tawatari, Masataka/田渡 将隆" w:date="2025-02-12T08:17:00Z">
                  <w:rPr>
                    <w:ins w:id="20" w:author="Tawatari, Masataka/田渡 将隆" w:date="2022-11-21T10:38:00Z"/>
                    <w:rFonts w:ascii="Abadi" w:hAnsi="Abadi" w:cstheme="minorHAnsi"/>
                    <w:szCs w:val="20"/>
                    <w:lang w:val="en"/>
                  </w:rPr>
                </w:rPrChange>
              </w:rPr>
            </w:pPr>
            <w:ins w:id="21" w:author="Tawatari, Masataka/田渡 将隆" w:date="2022-11-21T10:38:00Z">
              <w:r w:rsidRPr="000F2E0E">
                <w:rPr>
                  <w:rFonts w:ascii="Abadi" w:hAnsi="Abadi" w:cstheme="minorHAnsi"/>
                  <w:color w:val="000000" w:themeColor="text1"/>
                  <w:szCs w:val="20"/>
                  <w:lang w:val="en"/>
                  <w:rPrChange w:id="22" w:author="Tawatari, Masataka/田渡 将隆" w:date="2025-02-12T08:17:00Z">
                    <w:rPr>
                      <w:rFonts w:ascii="Abadi" w:hAnsi="Abadi" w:cstheme="minorHAnsi"/>
                      <w:szCs w:val="20"/>
                      <w:lang w:val="en"/>
                    </w:rPr>
                  </w:rPrChange>
                </w:rPr>
                <w:t>Reason for change</w:t>
              </w:r>
            </w:ins>
          </w:p>
          <w:p w14:paraId="33211064" w14:textId="7F18C15C" w:rsidR="004C726A" w:rsidRPr="000F2E0E" w:rsidRDefault="004C726A" w:rsidP="72023E22">
            <w:pPr>
              <w:jc w:val="center"/>
              <w:rPr>
                <w:rFonts w:ascii="Abadi" w:hAnsi="Abadi" w:cstheme="minorHAnsi"/>
                <w:color w:val="000000" w:themeColor="text1"/>
                <w:szCs w:val="20"/>
                <w:lang w:val="en"/>
                <w:rPrChange w:id="23" w:author="Tawatari, Masataka/田渡 将隆" w:date="2025-02-12T08:17:00Z">
                  <w:rPr>
                    <w:rFonts w:ascii="Abadi" w:hAnsi="Abadi" w:cstheme="minorHAnsi"/>
                    <w:szCs w:val="20"/>
                    <w:lang w:val="en"/>
                  </w:rPr>
                </w:rPrChange>
              </w:rPr>
            </w:pPr>
            <w:ins w:id="24" w:author="Tawatari, Masataka/田渡 将隆" w:date="2022-11-21T10:38:00Z">
              <w:r w:rsidRPr="000F2E0E">
                <w:rPr>
                  <w:rFonts w:ascii="Abadi" w:hAnsi="Abadi" w:cstheme="minorHAnsi" w:hint="eastAsia"/>
                  <w:color w:val="000000" w:themeColor="text1"/>
                  <w:szCs w:val="20"/>
                  <w:lang w:val="en"/>
                  <w:rPrChange w:id="25" w:author="Tawatari, Masataka/田渡 将隆" w:date="2025-02-12T08:17:00Z">
                    <w:rPr>
                      <w:rFonts w:ascii="Abadi" w:hAnsi="Abadi" w:cstheme="minorHAnsi" w:hint="eastAsia"/>
                      <w:szCs w:val="20"/>
                      <w:lang w:val="en"/>
                    </w:rPr>
                  </w:rPrChange>
                </w:rPr>
                <w:t>変更理由</w:t>
              </w:r>
            </w:ins>
          </w:p>
        </w:tc>
        <w:tc>
          <w:tcPr>
            <w:tcW w:w="1276" w:type="dxa"/>
          </w:tcPr>
          <w:p w14:paraId="461D3BE6" w14:textId="4675E00C" w:rsidR="004C726A" w:rsidRPr="000F2E0E" w:rsidRDefault="004C726A" w:rsidP="72023E22">
            <w:pPr>
              <w:jc w:val="center"/>
              <w:rPr>
                <w:rFonts w:ascii="Abadi" w:eastAsia="Meiryo UI" w:hAnsi="Abadi" w:cstheme="minorHAnsi"/>
                <w:color w:val="000000" w:themeColor="text1"/>
                <w:szCs w:val="20"/>
                <w:rPrChange w:id="26" w:author="Tawatari, Masataka/田渡 将隆" w:date="2025-02-12T08:17:00Z">
                  <w:rPr>
                    <w:rFonts w:ascii="Abadi" w:eastAsia="Meiryo UI" w:hAnsi="Abadi" w:cstheme="minorHAnsi"/>
                    <w:szCs w:val="20"/>
                  </w:rPr>
                </w:rPrChange>
              </w:rPr>
            </w:pPr>
            <w:r w:rsidRPr="000F2E0E">
              <w:rPr>
                <w:rFonts w:ascii="Abadi" w:hAnsi="Abadi" w:cstheme="minorHAnsi"/>
                <w:color w:val="000000" w:themeColor="text1"/>
                <w:szCs w:val="20"/>
                <w:lang w:val="en"/>
                <w:rPrChange w:id="27" w:author="Tawatari, Masataka/田渡 将隆" w:date="2025-02-12T08:17:00Z">
                  <w:rPr>
                    <w:rFonts w:ascii="Abadi" w:hAnsi="Abadi" w:cstheme="minorHAnsi"/>
                    <w:szCs w:val="20"/>
                    <w:lang w:val="en"/>
                  </w:rPr>
                </w:rPrChange>
              </w:rPr>
              <w:t>author</w:t>
            </w:r>
          </w:p>
        </w:tc>
        <w:tc>
          <w:tcPr>
            <w:tcW w:w="1276" w:type="dxa"/>
          </w:tcPr>
          <w:p w14:paraId="6A8FBA79" w14:textId="77777777" w:rsidR="004C726A" w:rsidRPr="000F2E0E" w:rsidRDefault="004C726A" w:rsidP="72023E22">
            <w:pPr>
              <w:jc w:val="center"/>
              <w:rPr>
                <w:rFonts w:ascii="Abadi" w:eastAsia="Meiryo UI" w:hAnsi="Abadi" w:cstheme="minorHAnsi"/>
                <w:color w:val="000000" w:themeColor="text1"/>
                <w:szCs w:val="20"/>
                <w:rPrChange w:id="28" w:author="Tawatari, Masataka/田渡 将隆" w:date="2025-02-12T08:17:00Z">
                  <w:rPr>
                    <w:rFonts w:ascii="Abadi" w:eastAsia="Meiryo UI" w:hAnsi="Abadi" w:cstheme="minorHAnsi"/>
                    <w:szCs w:val="20"/>
                  </w:rPr>
                </w:rPrChange>
              </w:rPr>
            </w:pPr>
            <w:r w:rsidRPr="000F2E0E">
              <w:rPr>
                <w:rFonts w:ascii="Abadi" w:hAnsi="Abadi" w:cstheme="minorHAnsi"/>
                <w:color w:val="000000" w:themeColor="text1"/>
                <w:szCs w:val="20"/>
                <w:lang w:val="en"/>
                <w:rPrChange w:id="29" w:author="Tawatari, Masataka/田渡 将隆" w:date="2025-02-12T08:17:00Z">
                  <w:rPr>
                    <w:rFonts w:ascii="Abadi" w:hAnsi="Abadi" w:cstheme="minorHAnsi"/>
                    <w:szCs w:val="20"/>
                    <w:lang w:val="en"/>
                  </w:rPr>
                </w:rPrChange>
              </w:rPr>
              <w:t>date</w:t>
            </w:r>
          </w:p>
        </w:tc>
        <w:tc>
          <w:tcPr>
            <w:tcW w:w="1297" w:type="dxa"/>
          </w:tcPr>
          <w:p w14:paraId="26F19E95" w14:textId="77777777" w:rsidR="004C726A" w:rsidRPr="000F2E0E" w:rsidRDefault="004C726A" w:rsidP="72023E22">
            <w:pPr>
              <w:jc w:val="center"/>
              <w:rPr>
                <w:rFonts w:ascii="Abadi" w:eastAsia="Meiryo UI" w:hAnsi="Abadi" w:cstheme="minorHAnsi"/>
                <w:color w:val="000000" w:themeColor="text1"/>
                <w:szCs w:val="20"/>
                <w:rPrChange w:id="30" w:author="Tawatari, Masataka/田渡 将隆" w:date="2025-02-12T08:17:00Z">
                  <w:rPr>
                    <w:rFonts w:ascii="Abadi" w:eastAsia="Meiryo UI" w:hAnsi="Abadi" w:cstheme="minorHAnsi"/>
                    <w:szCs w:val="20"/>
                  </w:rPr>
                </w:rPrChange>
              </w:rPr>
            </w:pPr>
            <w:r w:rsidRPr="000F2E0E">
              <w:rPr>
                <w:rFonts w:ascii="Abadi" w:hAnsi="Abadi" w:cstheme="minorHAnsi"/>
                <w:color w:val="000000" w:themeColor="text1"/>
                <w:szCs w:val="20"/>
                <w:lang w:val="en"/>
                <w:rPrChange w:id="31" w:author="Tawatari, Masataka/田渡 将隆" w:date="2025-02-12T08:17:00Z">
                  <w:rPr>
                    <w:rFonts w:ascii="Abadi" w:hAnsi="Abadi" w:cstheme="minorHAnsi"/>
                    <w:szCs w:val="20"/>
                    <w:lang w:val="en"/>
                  </w:rPr>
                </w:rPrChange>
              </w:rPr>
              <w:t>Official publication</w:t>
            </w:r>
          </w:p>
        </w:tc>
      </w:tr>
      <w:tr w:rsidR="000F2E0E" w:rsidRPr="000F2E0E" w14:paraId="563A11EA" w14:textId="77777777" w:rsidTr="004C726A">
        <w:trPr>
          <w:trHeight w:val="85"/>
        </w:trPr>
        <w:tc>
          <w:tcPr>
            <w:tcW w:w="1062" w:type="dxa"/>
          </w:tcPr>
          <w:p w14:paraId="03FD258F" w14:textId="77777777"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shd w:val="clear" w:color="auto" w:fill="E6E6E6"/>
                <w:lang w:val="en"/>
              </w:rPr>
              <w:t>2.00</w:t>
            </w:r>
          </w:p>
        </w:tc>
        <w:tc>
          <w:tcPr>
            <w:tcW w:w="3724" w:type="dxa"/>
          </w:tcPr>
          <w:p w14:paraId="21968E02" w14:textId="6D62B18A" w:rsidR="004C726A" w:rsidRPr="000F2E0E" w:rsidRDefault="004C726A" w:rsidP="72023E22">
            <w:pPr>
              <w:jc w:val="left"/>
              <w:rPr>
                <w:rFonts w:ascii="Abadi" w:eastAsia="Meiryo UI" w:hAnsi="Abadi" w:cstheme="minorHAnsi"/>
                <w:color w:val="000000" w:themeColor="text1"/>
                <w:szCs w:val="20"/>
              </w:rPr>
            </w:pPr>
            <w:r w:rsidRPr="000F2E0E">
              <w:rPr>
                <w:rFonts w:ascii="Abadi" w:hAnsi="Abadi" w:cstheme="minorHAnsi"/>
                <w:color w:val="000000" w:themeColor="text1"/>
                <w:szCs w:val="20"/>
                <w:shd w:val="clear" w:color="auto" w:fill="E6E6E6"/>
                <w:lang w:val="en"/>
              </w:rPr>
              <w:t>New – deprecated versioning</w:t>
            </w:r>
          </w:p>
        </w:tc>
        <w:tc>
          <w:tcPr>
            <w:tcW w:w="1276" w:type="dxa"/>
          </w:tcPr>
          <w:p w14:paraId="12831F43" w14:textId="73BEEEA4" w:rsidR="004C726A" w:rsidRPr="000F2E0E" w:rsidRDefault="004C726A" w:rsidP="72023E22">
            <w:pPr>
              <w:jc w:val="center"/>
              <w:rPr>
                <w:rFonts w:ascii="Abadi" w:hAnsi="Abadi" w:cstheme="minorHAnsi"/>
                <w:color w:val="000000" w:themeColor="text1"/>
                <w:szCs w:val="20"/>
                <w:shd w:val="clear" w:color="auto" w:fill="E6E6E6"/>
                <w:lang w:val="en"/>
              </w:rPr>
            </w:pPr>
            <w:ins w:id="32" w:author="Tawatari, Masataka/田渡 将隆" w:date="2022-11-21T10:38:00Z">
              <w:r w:rsidRPr="000F2E0E">
                <w:rPr>
                  <w:rFonts w:ascii="Abadi" w:hAnsi="Abadi" w:cstheme="minorHAnsi"/>
                  <w:color w:val="000000" w:themeColor="text1"/>
                  <w:szCs w:val="20"/>
                  <w:shd w:val="clear" w:color="auto" w:fill="E6E6E6"/>
                  <w:lang w:val="en"/>
                </w:rPr>
                <w:t>-</w:t>
              </w:r>
            </w:ins>
          </w:p>
        </w:tc>
        <w:tc>
          <w:tcPr>
            <w:tcW w:w="1276" w:type="dxa"/>
          </w:tcPr>
          <w:p w14:paraId="27D298E7" w14:textId="167E9E14" w:rsidR="004C726A" w:rsidRPr="000F2E0E" w:rsidRDefault="004C726A" w:rsidP="72023E22">
            <w:pPr>
              <w:jc w:val="center"/>
              <w:rPr>
                <w:rFonts w:ascii="Abadi" w:eastAsia="Meiryo UI" w:hAnsi="Abadi" w:cstheme="minorHAnsi"/>
                <w:color w:val="000000" w:themeColor="text1"/>
                <w:szCs w:val="20"/>
              </w:rPr>
            </w:pPr>
            <w:r w:rsidRPr="000F2E0E">
              <w:rPr>
                <w:rFonts w:ascii="Abadi" w:hAnsi="Abadi" w:cstheme="minorHAnsi"/>
                <w:color w:val="000000" w:themeColor="text1"/>
                <w:szCs w:val="20"/>
                <w:shd w:val="clear" w:color="auto" w:fill="E6E6E6"/>
                <w:lang w:val="en"/>
              </w:rPr>
              <w:t>VC</w:t>
            </w:r>
            <w:r w:rsidRPr="000F2E0E">
              <w:rPr>
                <w:rFonts w:ascii="Abadi" w:hAnsi="Abadi" w:cstheme="minorHAnsi" w:hint="eastAsia"/>
                <w:color w:val="000000" w:themeColor="text1"/>
                <w:szCs w:val="20"/>
                <w:shd w:val="clear" w:color="auto" w:fill="E6E6E6"/>
                <w:lang w:val="en"/>
              </w:rPr>
              <w:t>基</w:t>
            </w:r>
            <w:r w:rsidRPr="000F2E0E">
              <w:rPr>
                <w:rFonts w:ascii="Abadi" w:hAnsi="Abadi" w:cstheme="minorHAnsi"/>
                <w:color w:val="000000" w:themeColor="text1"/>
                <w:szCs w:val="20"/>
                <w:shd w:val="clear" w:color="auto" w:fill="E6E6E6"/>
                <w:lang w:val="en"/>
              </w:rPr>
              <w:t xml:space="preserve"> LBS</w:t>
            </w:r>
          </w:p>
        </w:tc>
        <w:tc>
          <w:tcPr>
            <w:tcW w:w="1276" w:type="dxa"/>
          </w:tcPr>
          <w:p w14:paraId="554095E8" w14:textId="77777777"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shd w:val="clear" w:color="auto" w:fill="E6E6E6"/>
                <w:lang w:val="en"/>
              </w:rPr>
              <w:t>2021/09/06</w:t>
            </w:r>
          </w:p>
        </w:tc>
        <w:tc>
          <w:tcPr>
            <w:tcW w:w="1297" w:type="dxa"/>
          </w:tcPr>
          <w:p w14:paraId="29C3C3C4" w14:textId="216E89A7" w:rsidR="004C726A" w:rsidRPr="000F2E0E" w:rsidRDefault="004C726A" w:rsidP="72023E22">
            <w:pPr>
              <w:jc w:val="center"/>
              <w:rPr>
                <w:rFonts w:ascii="Abadi" w:eastAsia="Meiryo UI" w:hAnsi="Abadi" w:cstheme="minorHAnsi"/>
                <w:color w:val="000000" w:themeColor="text1"/>
                <w:szCs w:val="20"/>
              </w:rPr>
            </w:pPr>
            <w:r w:rsidRPr="000F2E0E">
              <w:rPr>
                <w:rFonts w:ascii="Arial" w:hAnsi="Arial" w:cs="Arial"/>
                <w:color w:val="000000" w:themeColor="text1"/>
                <w:szCs w:val="20"/>
                <w:lang w:val="en"/>
              </w:rPr>
              <w:t>―</w:t>
            </w:r>
          </w:p>
        </w:tc>
      </w:tr>
      <w:tr w:rsidR="000F2E0E" w:rsidRPr="000F2E0E" w14:paraId="74AEC662" w14:textId="77777777" w:rsidTr="004C726A">
        <w:trPr>
          <w:trHeight w:val="85"/>
        </w:trPr>
        <w:tc>
          <w:tcPr>
            <w:tcW w:w="1062" w:type="dxa"/>
          </w:tcPr>
          <w:p w14:paraId="0CCE2470" w14:textId="5B5A6DA7" w:rsidR="004C726A" w:rsidRPr="000F2E0E" w:rsidRDefault="004C726A" w:rsidP="72023E22">
            <w:pPr>
              <w:jc w:val="center"/>
              <w:rPr>
                <w:rFonts w:ascii="Abadi" w:eastAsia="Meiryo UI" w:hAnsi="Abadi" w:cstheme="minorHAnsi"/>
                <w:color w:val="000000" w:themeColor="text1"/>
                <w:szCs w:val="20"/>
              </w:rPr>
            </w:pPr>
            <w:r w:rsidRPr="000F2E0E">
              <w:rPr>
                <w:rFonts w:ascii="Abadi" w:hAnsi="Abadi" w:cstheme="minorHAnsi"/>
                <w:color w:val="000000" w:themeColor="text1"/>
                <w:szCs w:val="20"/>
                <w:lang w:val="en"/>
              </w:rPr>
              <w:t>3.00</w:t>
            </w:r>
          </w:p>
        </w:tc>
        <w:tc>
          <w:tcPr>
            <w:tcW w:w="3724" w:type="dxa"/>
          </w:tcPr>
          <w:p w14:paraId="5B589BC7" w14:textId="3BF6BC2D" w:rsidR="004C726A" w:rsidRPr="000F2E0E" w:rsidRDefault="004C726A" w:rsidP="72023E22">
            <w:pPr>
              <w:jc w:val="left"/>
              <w:rPr>
                <w:rFonts w:ascii="Abadi" w:eastAsia="Meiryo UI" w:hAnsi="Abadi" w:cstheme="minorHAnsi"/>
                <w:color w:val="000000" w:themeColor="text1"/>
                <w:szCs w:val="20"/>
              </w:rPr>
            </w:pPr>
            <w:r w:rsidRPr="000F2E0E">
              <w:rPr>
                <w:rFonts w:ascii="Abadi" w:hAnsi="Abadi" w:cstheme="minorHAnsi"/>
                <w:color w:val="000000" w:themeColor="text1"/>
                <w:szCs w:val="20"/>
                <w:lang w:val="en"/>
              </w:rPr>
              <w:t>Aim of service</w:t>
            </w:r>
          </w:p>
          <w:p w14:paraId="715CF8E2" w14:textId="0E6985BC" w:rsidR="004C726A" w:rsidRPr="000F2E0E" w:rsidRDefault="004C726A" w:rsidP="72023E22">
            <w:pPr>
              <w:jc w:val="left"/>
              <w:rPr>
                <w:rFonts w:ascii="Abadi" w:eastAsia="Meiryo UI" w:hAnsi="Abadi" w:cstheme="minorHAnsi"/>
                <w:color w:val="000000" w:themeColor="text1"/>
                <w:szCs w:val="20"/>
              </w:rPr>
            </w:pPr>
            <w:r w:rsidRPr="000F2E0E">
              <w:rPr>
                <w:rFonts w:ascii="Abadi" w:hAnsi="Abadi" w:cstheme="minorHAnsi"/>
                <w:color w:val="000000" w:themeColor="text1"/>
                <w:szCs w:val="20"/>
                <w:lang w:val="en"/>
              </w:rPr>
              <w:t>Change description – deprecated versioning</w:t>
            </w:r>
          </w:p>
        </w:tc>
        <w:tc>
          <w:tcPr>
            <w:tcW w:w="1276" w:type="dxa"/>
          </w:tcPr>
          <w:p w14:paraId="4DB73C8A" w14:textId="7ED5EC1B" w:rsidR="004C726A" w:rsidRPr="000F2E0E" w:rsidRDefault="004C726A" w:rsidP="72023E22">
            <w:pPr>
              <w:jc w:val="center"/>
              <w:rPr>
                <w:rFonts w:ascii="Abadi" w:hAnsi="Abadi" w:cstheme="minorHAnsi"/>
                <w:color w:val="000000" w:themeColor="text1"/>
                <w:szCs w:val="20"/>
                <w:shd w:val="clear" w:color="auto" w:fill="E6E6E6"/>
                <w:lang w:val="en"/>
              </w:rPr>
            </w:pPr>
            <w:ins w:id="33" w:author="Tawatari, Masataka/田渡 将隆" w:date="2022-11-21T10:38:00Z">
              <w:r w:rsidRPr="000F2E0E">
                <w:rPr>
                  <w:rFonts w:ascii="Abadi" w:hAnsi="Abadi" w:cstheme="minorHAnsi"/>
                  <w:color w:val="000000" w:themeColor="text1"/>
                  <w:szCs w:val="20"/>
                  <w:shd w:val="clear" w:color="auto" w:fill="E6E6E6"/>
                  <w:lang w:val="en"/>
                </w:rPr>
                <w:t>-</w:t>
              </w:r>
            </w:ins>
          </w:p>
        </w:tc>
        <w:tc>
          <w:tcPr>
            <w:tcW w:w="1276" w:type="dxa"/>
          </w:tcPr>
          <w:p w14:paraId="16C4DCE8" w14:textId="4B531772" w:rsidR="004C726A" w:rsidRPr="000F2E0E" w:rsidDel="00E03C87"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shd w:val="clear" w:color="auto" w:fill="E6E6E6"/>
                <w:lang w:val="en"/>
              </w:rPr>
              <w:t>VC-based LBS</w:t>
            </w:r>
          </w:p>
        </w:tc>
        <w:tc>
          <w:tcPr>
            <w:tcW w:w="1276" w:type="dxa"/>
          </w:tcPr>
          <w:p w14:paraId="195B6BDA" w14:textId="02E95B89"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lang w:val="en"/>
              </w:rPr>
              <w:t>2021/11/19</w:t>
            </w:r>
          </w:p>
        </w:tc>
        <w:tc>
          <w:tcPr>
            <w:tcW w:w="1297" w:type="dxa"/>
          </w:tcPr>
          <w:p w14:paraId="291BF3DC" w14:textId="00088028" w:rsidR="004C726A" w:rsidRPr="000F2E0E" w:rsidRDefault="004C726A" w:rsidP="5FD21AE7">
            <w:pPr>
              <w:jc w:val="center"/>
              <w:rPr>
                <w:rFonts w:ascii="Abadi" w:eastAsia="Meiryo UI" w:hAnsi="Abadi" w:cstheme="minorBidi"/>
                <w:color w:val="000000" w:themeColor="text1"/>
              </w:rPr>
            </w:pPr>
            <w:r w:rsidRPr="000F2E0E">
              <w:rPr>
                <w:rFonts w:ascii="Arial" w:hAnsi="Arial" w:cs="Arial"/>
                <w:color w:val="000000" w:themeColor="text1"/>
                <w:lang w:val="en"/>
              </w:rPr>
              <w:t>―</w:t>
            </w:r>
          </w:p>
          <w:p w14:paraId="63454D2E" w14:textId="5470663D" w:rsidR="004C726A" w:rsidRPr="000F2E0E" w:rsidRDefault="004C726A" w:rsidP="5FD21AE7">
            <w:pPr>
              <w:jc w:val="center"/>
              <w:rPr>
                <w:color w:val="000000" w:themeColor="text1"/>
                <w:lang w:val="en"/>
              </w:rPr>
            </w:pPr>
          </w:p>
        </w:tc>
      </w:tr>
      <w:tr w:rsidR="000F2E0E" w:rsidRPr="000F2E0E" w14:paraId="730A21E3" w14:textId="77777777" w:rsidTr="004C726A">
        <w:trPr>
          <w:trHeight w:val="85"/>
        </w:trPr>
        <w:tc>
          <w:tcPr>
            <w:tcW w:w="1062" w:type="dxa"/>
          </w:tcPr>
          <w:p w14:paraId="60EF3CD3" w14:textId="34504329"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lang w:val="en"/>
              </w:rPr>
              <w:t>1.0</w:t>
            </w:r>
          </w:p>
        </w:tc>
        <w:tc>
          <w:tcPr>
            <w:tcW w:w="3724" w:type="dxa"/>
          </w:tcPr>
          <w:p w14:paraId="54FD6130" w14:textId="7BDCF10A" w:rsidR="004C726A" w:rsidRPr="000F2E0E" w:rsidRDefault="004C726A" w:rsidP="72023E22">
            <w:pPr>
              <w:jc w:val="left"/>
              <w:rPr>
                <w:rFonts w:ascii="Abadi" w:hAnsi="Abadi" w:cstheme="minorHAnsi"/>
                <w:color w:val="000000" w:themeColor="text1"/>
                <w:szCs w:val="20"/>
                <w:lang w:val="en"/>
              </w:rPr>
            </w:pPr>
            <w:r w:rsidRPr="000F2E0E">
              <w:rPr>
                <w:rFonts w:ascii="Arial" w:hAnsi="Arial" w:cs="Arial" w:hint="eastAsia"/>
                <w:color w:val="000000" w:themeColor="text1"/>
                <w:sz w:val="22"/>
                <w:szCs w:val="22"/>
              </w:rPr>
              <w:t>▲</w:t>
            </w:r>
            <w:r w:rsidRPr="000F2E0E">
              <w:rPr>
                <w:rFonts w:ascii="Calibri" w:hAnsi="Calibri" w:cs="Calibri"/>
                <w:color w:val="000000" w:themeColor="text1"/>
                <w:sz w:val="22"/>
                <w:szCs w:val="22"/>
              </w:rPr>
              <w:t>1.00 Detailed QoS Expectations</w:t>
            </w:r>
          </w:p>
        </w:tc>
        <w:tc>
          <w:tcPr>
            <w:tcW w:w="1276" w:type="dxa"/>
          </w:tcPr>
          <w:p w14:paraId="03B924EC" w14:textId="6FCFC29D" w:rsidR="004C726A" w:rsidRPr="000F2E0E" w:rsidRDefault="004C726A" w:rsidP="72023E22">
            <w:pPr>
              <w:jc w:val="center"/>
              <w:rPr>
                <w:rFonts w:ascii="Abadi" w:hAnsi="Abadi" w:cstheme="minorHAnsi"/>
                <w:color w:val="000000" w:themeColor="text1"/>
                <w:szCs w:val="20"/>
                <w:shd w:val="clear" w:color="auto" w:fill="E6E6E6"/>
                <w:lang w:val="en"/>
              </w:rPr>
            </w:pPr>
            <w:ins w:id="34" w:author="Tawatari, Masataka/田渡 将隆" w:date="2022-11-21T10:38:00Z">
              <w:r w:rsidRPr="000F2E0E">
                <w:rPr>
                  <w:rFonts w:ascii="Abadi" w:hAnsi="Abadi" w:cstheme="minorHAnsi"/>
                  <w:color w:val="000000" w:themeColor="text1"/>
                  <w:szCs w:val="20"/>
                  <w:shd w:val="clear" w:color="auto" w:fill="E6E6E6"/>
                  <w:lang w:val="en"/>
                </w:rPr>
                <w:t>-</w:t>
              </w:r>
            </w:ins>
          </w:p>
        </w:tc>
        <w:tc>
          <w:tcPr>
            <w:tcW w:w="1276" w:type="dxa"/>
          </w:tcPr>
          <w:p w14:paraId="178655EB" w14:textId="099A68F5" w:rsidR="004C726A" w:rsidRPr="000F2E0E" w:rsidRDefault="004C726A" w:rsidP="72023E22">
            <w:pPr>
              <w:jc w:val="center"/>
              <w:rPr>
                <w:rFonts w:ascii="Abadi" w:hAnsi="Abadi" w:cstheme="minorHAnsi"/>
                <w:color w:val="000000" w:themeColor="text1"/>
                <w:szCs w:val="20"/>
                <w:shd w:val="clear" w:color="auto" w:fill="E6E6E6"/>
                <w:lang w:val="en"/>
              </w:rPr>
            </w:pPr>
            <w:r w:rsidRPr="000F2E0E">
              <w:rPr>
                <w:rFonts w:ascii="Abadi" w:hAnsi="Abadi" w:cstheme="minorHAnsi"/>
                <w:color w:val="000000" w:themeColor="text1"/>
                <w:szCs w:val="20"/>
                <w:shd w:val="clear" w:color="auto" w:fill="E6E6E6"/>
                <w:lang w:val="en"/>
              </w:rPr>
              <w:t>TMNA Robin Hossain</w:t>
            </w:r>
          </w:p>
        </w:tc>
        <w:tc>
          <w:tcPr>
            <w:tcW w:w="1276" w:type="dxa"/>
          </w:tcPr>
          <w:p w14:paraId="179AC5EE" w14:textId="44947CEF"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lang w:val="en"/>
              </w:rPr>
              <w:t>2022/4/17</w:t>
            </w:r>
          </w:p>
        </w:tc>
        <w:tc>
          <w:tcPr>
            <w:tcW w:w="1297" w:type="dxa"/>
          </w:tcPr>
          <w:p w14:paraId="27A7FFB9" w14:textId="6A5AF0D5" w:rsidR="004C726A" w:rsidRPr="000F2E0E" w:rsidRDefault="004C726A" w:rsidP="001B677C">
            <w:pPr>
              <w:jc w:val="center"/>
              <w:rPr>
                <w:rFonts w:ascii="Arial" w:hAnsi="Arial" w:cs="Arial"/>
                <w:color w:val="000000" w:themeColor="text1"/>
                <w:lang w:val="en"/>
              </w:rPr>
            </w:pPr>
            <w:r w:rsidRPr="000F2E0E">
              <w:rPr>
                <w:rFonts w:ascii="Abadi" w:hAnsi="Abadi" w:cstheme="minorHAnsi" w:hint="eastAsia"/>
                <w:color w:val="000000" w:themeColor="text1"/>
                <w:szCs w:val="20"/>
                <w:lang w:val="en"/>
              </w:rPr>
              <w:t>〇</w:t>
            </w:r>
          </w:p>
        </w:tc>
      </w:tr>
      <w:tr w:rsidR="000F2E0E" w:rsidRPr="000F2E0E" w14:paraId="1EAC140E" w14:textId="77777777" w:rsidTr="004C726A">
        <w:trPr>
          <w:trHeight w:val="85"/>
        </w:trPr>
        <w:tc>
          <w:tcPr>
            <w:tcW w:w="1062" w:type="dxa"/>
          </w:tcPr>
          <w:p w14:paraId="39294C18" w14:textId="0D7DAAB9" w:rsidR="004C726A" w:rsidRPr="000F2E0E" w:rsidDel="00143B10"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lang w:val="en"/>
              </w:rPr>
              <w:t>1.1</w:t>
            </w:r>
          </w:p>
        </w:tc>
        <w:tc>
          <w:tcPr>
            <w:tcW w:w="3724" w:type="dxa"/>
          </w:tcPr>
          <w:p w14:paraId="0AEAE8A6" w14:textId="694E2310" w:rsidR="004C726A" w:rsidRPr="000F2E0E" w:rsidRDefault="004C726A" w:rsidP="2606F136">
            <w:pPr>
              <w:jc w:val="left"/>
              <w:rPr>
                <w:rFonts w:ascii="Calibri" w:hAnsi="Calibri" w:cs="Calibri"/>
                <w:color w:val="000000" w:themeColor="text1"/>
                <w:sz w:val="22"/>
                <w:szCs w:val="22"/>
                <w:rPrChange w:id="35" w:author="Tawatari, Masataka/田渡 将隆" w:date="2025-02-12T08:17:00Z">
                  <w:rPr>
                    <w:rFonts w:ascii="Calibri" w:hAnsi="Calibri" w:cs="Calibri"/>
                    <w:color w:val="FF0000"/>
                    <w:sz w:val="22"/>
                    <w:szCs w:val="22"/>
                  </w:rPr>
                </w:rPrChange>
              </w:rPr>
            </w:pPr>
            <w:r w:rsidRPr="000F2E0E">
              <w:rPr>
                <w:rFonts w:ascii="Arial" w:hAnsi="Arial" w:cs="Arial" w:hint="eastAsia"/>
                <w:color w:val="000000" w:themeColor="text1"/>
                <w:sz w:val="22"/>
                <w:szCs w:val="22"/>
                <w:rPrChange w:id="36" w:author="Tawatari, Masataka/田渡 将隆" w:date="2025-02-12T08:17:00Z">
                  <w:rPr>
                    <w:rFonts w:ascii="Arial" w:hAnsi="Arial" w:cs="Arial" w:hint="eastAsia"/>
                    <w:color w:val="FF0000"/>
                    <w:sz w:val="22"/>
                    <w:szCs w:val="22"/>
                  </w:rPr>
                </w:rPrChange>
              </w:rPr>
              <w:t>▲</w:t>
            </w:r>
            <w:r w:rsidRPr="000F2E0E">
              <w:rPr>
                <w:rFonts w:ascii="Calibri" w:hAnsi="Calibri" w:cs="Calibri"/>
                <w:color w:val="000000" w:themeColor="text1"/>
                <w:sz w:val="22"/>
                <w:szCs w:val="22"/>
                <w:rPrChange w:id="37" w:author="Tawatari, Masataka/田渡 将隆" w:date="2025-02-12T08:17:00Z">
                  <w:rPr>
                    <w:rFonts w:ascii="Calibri" w:hAnsi="Calibri" w:cs="Calibri"/>
                    <w:color w:val="FF0000"/>
                    <w:sz w:val="22"/>
                    <w:szCs w:val="22"/>
                  </w:rPr>
                </w:rPrChange>
              </w:rPr>
              <w:t>1.10 Altitude calculation diagram added</w:t>
            </w:r>
          </w:p>
          <w:p w14:paraId="7E4628E4" w14:textId="1EFB3D96" w:rsidR="004C726A" w:rsidRPr="000F2E0E" w:rsidRDefault="004C726A" w:rsidP="2606F136">
            <w:pPr>
              <w:jc w:val="left"/>
              <w:rPr>
                <w:rFonts w:ascii="Calibri" w:hAnsi="Calibri" w:cs="Calibri"/>
                <w:color w:val="000000" w:themeColor="text1"/>
                <w:sz w:val="22"/>
                <w:szCs w:val="22"/>
                <w:rPrChange w:id="38" w:author="Tawatari, Masataka/田渡 将隆" w:date="2025-02-12T08:17:00Z">
                  <w:rPr>
                    <w:rFonts w:ascii="Calibri" w:hAnsi="Calibri" w:cs="Calibri"/>
                    <w:color w:val="FF0000"/>
                    <w:sz w:val="22"/>
                    <w:szCs w:val="22"/>
                  </w:rPr>
                </w:rPrChange>
              </w:rPr>
            </w:pPr>
            <w:r w:rsidRPr="000F2E0E">
              <w:rPr>
                <w:rFonts w:ascii="Calibri" w:hAnsi="Calibri" w:cs="Calibri"/>
                <w:color w:val="000000" w:themeColor="text1"/>
                <w:sz w:val="22"/>
                <w:szCs w:val="22"/>
                <w:rPrChange w:id="39" w:author="Tawatari, Masataka/田渡 将隆" w:date="2025-02-12T08:17:00Z">
                  <w:rPr>
                    <w:rFonts w:ascii="Calibri" w:hAnsi="Calibri" w:cs="Calibri"/>
                    <w:color w:val="FF0000"/>
                    <w:sz w:val="22"/>
                    <w:szCs w:val="22"/>
                  </w:rPr>
                </w:rPrChange>
              </w:rPr>
              <w:t>Section 8</w:t>
            </w:r>
          </w:p>
          <w:p w14:paraId="024F35A2" w14:textId="35B38F7D" w:rsidR="004C726A" w:rsidRPr="000F2E0E" w:rsidRDefault="004C726A" w:rsidP="2606F136">
            <w:pPr>
              <w:jc w:val="left"/>
              <w:rPr>
                <w:rFonts w:ascii="Calibri" w:hAnsi="Calibri" w:cs="Calibri"/>
                <w:color w:val="000000" w:themeColor="text1"/>
                <w:sz w:val="22"/>
                <w:szCs w:val="22"/>
                <w:rPrChange w:id="40" w:author="Tawatari, Masataka/田渡 将隆" w:date="2025-02-12T08:17:00Z">
                  <w:rPr>
                    <w:rFonts w:ascii="Calibri" w:hAnsi="Calibri" w:cs="Calibri"/>
                    <w:color w:val="FF0000"/>
                    <w:sz w:val="22"/>
                    <w:szCs w:val="22"/>
                  </w:rPr>
                </w:rPrChange>
              </w:rPr>
            </w:pPr>
            <w:r w:rsidRPr="000F2E0E">
              <w:rPr>
                <w:rFonts w:ascii="Arial" w:hAnsi="Arial" w:cs="Arial" w:hint="eastAsia"/>
                <w:color w:val="000000" w:themeColor="text1"/>
                <w:sz w:val="22"/>
                <w:szCs w:val="22"/>
                <w:rPrChange w:id="41" w:author="Tawatari, Masataka/田渡 将隆" w:date="2025-02-12T08:17:00Z">
                  <w:rPr>
                    <w:rFonts w:ascii="Arial" w:hAnsi="Arial" w:cs="Arial" w:hint="eastAsia"/>
                    <w:color w:val="FF0000"/>
                    <w:sz w:val="22"/>
                    <w:szCs w:val="22"/>
                  </w:rPr>
                </w:rPrChange>
              </w:rPr>
              <w:t>▲</w:t>
            </w:r>
            <w:r w:rsidRPr="000F2E0E">
              <w:rPr>
                <w:rFonts w:ascii="Calibri" w:hAnsi="Calibri" w:cs="Calibri"/>
                <w:color w:val="000000" w:themeColor="text1"/>
                <w:sz w:val="22"/>
                <w:szCs w:val="22"/>
                <w:rPrChange w:id="42" w:author="Tawatari, Masataka/田渡 将隆" w:date="2025-02-12T08:17:00Z">
                  <w:rPr>
                    <w:rFonts w:ascii="Calibri" w:hAnsi="Calibri" w:cs="Calibri"/>
                    <w:color w:val="FF0000"/>
                    <w:sz w:val="22"/>
                    <w:szCs w:val="22"/>
                  </w:rPr>
                </w:rPrChange>
              </w:rPr>
              <w:t>1.10 Sensor Fusion Diagram added</w:t>
            </w:r>
          </w:p>
          <w:p w14:paraId="005913F5" w14:textId="4C47EE2B" w:rsidR="004C726A" w:rsidRPr="000F2E0E" w:rsidRDefault="004C726A" w:rsidP="2606F136">
            <w:pPr>
              <w:jc w:val="left"/>
              <w:rPr>
                <w:rFonts w:ascii="Calibri" w:hAnsi="Calibri" w:cs="Calibri"/>
                <w:color w:val="000000" w:themeColor="text1"/>
                <w:sz w:val="22"/>
                <w:szCs w:val="22"/>
              </w:rPr>
            </w:pPr>
            <w:r w:rsidRPr="000F2E0E">
              <w:rPr>
                <w:rFonts w:ascii="Calibri" w:hAnsi="Calibri" w:cs="Calibri"/>
                <w:color w:val="000000" w:themeColor="text1"/>
                <w:sz w:val="22"/>
                <w:szCs w:val="22"/>
                <w:rPrChange w:id="43" w:author="Tawatari, Masataka/田渡 将隆" w:date="2025-02-12T08:17:00Z">
                  <w:rPr>
                    <w:rFonts w:ascii="Calibri" w:hAnsi="Calibri" w:cs="Calibri"/>
                    <w:color w:val="FF0000"/>
                    <w:sz w:val="22"/>
                    <w:szCs w:val="22"/>
                  </w:rPr>
                </w:rPrChange>
              </w:rPr>
              <w:t>Section 8</w:t>
            </w:r>
            <w:r w:rsidRPr="000F2E0E">
              <w:rPr>
                <w:rFonts w:ascii="Calibri" w:hAnsi="Calibri" w:cs="Calibri"/>
                <w:color w:val="000000" w:themeColor="text1"/>
                <w:sz w:val="22"/>
                <w:szCs w:val="22"/>
                <w:rPrChange w:id="44" w:author="Tawatari, Masataka/田渡 将隆" w:date="2025-02-12T08:17:00Z">
                  <w:rPr>
                    <w:rFonts w:ascii="Calibri" w:hAnsi="Calibri" w:cs="Calibri"/>
                    <w:color w:val="FF0000"/>
                    <w:sz w:val="22"/>
                    <w:szCs w:val="22"/>
                  </w:rPr>
                </w:rPrChange>
              </w:rPr>
              <w:br/>
              <w:t>WNSDK24-624</w:t>
            </w:r>
          </w:p>
        </w:tc>
        <w:tc>
          <w:tcPr>
            <w:tcW w:w="1276" w:type="dxa"/>
          </w:tcPr>
          <w:p w14:paraId="157E203E" w14:textId="1069F627" w:rsidR="004C726A" w:rsidRPr="000F2E0E" w:rsidRDefault="004C726A" w:rsidP="2606F136">
            <w:pPr>
              <w:jc w:val="center"/>
              <w:rPr>
                <w:rFonts w:ascii="Abadi" w:hAnsi="Abadi" w:cstheme="minorBidi"/>
                <w:color w:val="000000" w:themeColor="text1"/>
                <w:shd w:val="clear" w:color="auto" w:fill="E6E6E6"/>
                <w:lang w:val="en"/>
                <w:rPrChange w:id="45" w:author="Tawatari, Masataka/田渡 将隆" w:date="2025-02-12T08:17:00Z">
                  <w:rPr>
                    <w:rFonts w:ascii="Abadi" w:hAnsi="Abadi" w:cstheme="minorBidi"/>
                    <w:shd w:val="clear" w:color="auto" w:fill="E6E6E6"/>
                    <w:lang w:val="en"/>
                  </w:rPr>
                </w:rPrChange>
              </w:rPr>
            </w:pPr>
            <w:ins w:id="46" w:author="Tawatari, Masataka/田渡 将隆" w:date="2022-11-21T10:39:00Z">
              <w:r w:rsidRPr="000F2E0E">
                <w:rPr>
                  <w:rFonts w:ascii="Abadi" w:hAnsi="Abadi" w:cstheme="minorBidi"/>
                  <w:color w:val="000000" w:themeColor="text1"/>
                  <w:shd w:val="clear" w:color="auto" w:fill="E6E6E6"/>
                  <w:lang w:val="en"/>
                  <w:rPrChange w:id="47" w:author="Tawatari, Masataka/田渡 将隆" w:date="2025-02-12T08:17:00Z">
                    <w:rPr>
                      <w:rFonts w:ascii="Abadi" w:hAnsi="Abadi" w:cstheme="minorBidi"/>
                      <w:shd w:val="clear" w:color="auto" w:fill="E6E6E6"/>
                      <w:lang w:val="en"/>
                    </w:rPr>
                  </w:rPrChange>
                </w:rPr>
                <w:t>-</w:t>
              </w:r>
            </w:ins>
          </w:p>
        </w:tc>
        <w:tc>
          <w:tcPr>
            <w:tcW w:w="1276" w:type="dxa"/>
          </w:tcPr>
          <w:p w14:paraId="4DAF284B" w14:textId="70CA21C3" w:rsidR="004C726A" w:rsidRPr="000F2E0E" w:rsidRDefault="004C726A" w:rsidP="2606F136">
            <w:pPr>
              <w:jc w:val="center"/>
              <w:rPr>
                <w:rFonts w:ascii="Abadi" w:hAnsi="Abadi" w:cstheme="minorBidi"/>
                <w:color w:val="000000" w:themeColor="text1"/>
                <w:lang w:val="en"/>
              </w:rPr>
            </w:pPr>
            <w:r w:rsidRPr="000F2E0E">
              <w:rPr>
                <w:rFonts w:ascii="Abadi" w:hAnsi="Abadi" w:cstheme="minorBidi"/>
                <w:color w:val="000000" w:themeColor="text1"/>
                <w:shd w:val="clear" w:color="auto" w:fill="E6E6E6"/>
                <w:lang w:val="en"/>
              </w:rPr>
              <w:t>TMNA</w:t>
            </w:r>
          </w:p>
          <w:p w14:paraId="745F4C4F" w14:textId="294E77A1" w:rsidR="004C726A" w:rsidRPr="000F2E0E" w:rsidRDefault="004C726A" w:rsidP="2606F136">
            <w:pPr>
              <w:jc w:val="center"/>
              <w:rPr>
                <w:color w:val="000000" w:themeColor="text1"/>
                <w:shd w:val="clear" w:color="auto" w:fill="E6E6E6"/>
                <w:lang w:val="en"/>
              </w:rPr>
            </w:pPr>
            <w:r w:rsidRPr="000F2E0E">
              <w:rPr>
                <w:rFonts w:ascii="Abadi" w:hAnsi="Abadi" w:cstheme="minorBidi"/>
                <w:color w:val="000000" w:themeColor="text1"/>
                <w:lang w:val="en"/>
              </w:rPr>
              <w:t>Robin Hossain</w:t>
            </w:r>
          </w:p>
        </w:tc>
        <w:tc>
          <w:tcPr>
            <w:tcW w:w="1276" w:type="dxa"/>
          </w:tcPr>
          <w:p w14:paraId="06FF5649" w14:textId="61293E85" w:rsidR="004C726A" w:rsidRPr="000F2E0E" w:rsidRDefault="004C726A" w:rsidP="2606F136">
            <w:pPr>
              <w:jc w:val="center"/>
              <w:rPr>
                <w:rFonts w:ascii="Abadi" w:hAnsi="Abadi" w:cstheme="minorBidi"/>
                <w:color w:val="000000" w:themeColor="text1"/>
                <w:lang w:val="en"/>
              </w:rPr>
            </w:pPr>
            <w:r w:rsidRPr="000F2E0E">
              <w:rPr>
                <w:rFonts w:ascii="Abadi" w:hAnsi="Abadi" w:cstheme="minorBidi"/>
                <w:color w:val="000000" w:themeColor="text1"/>
                <w:lang w:val="en"/>
              </w:rPr>
              <w:t>2022/6/15</w:t>
            </w:r>
          </w:p>
        </w:tc>
        <w:tc>
          <w:tcPr>
            <w:tcW w:w="1297" w:type="dxa"/>
          </w:tcPr>
          <w:p w14:paraId="0C9DD975" w14:textId="72FCC5A4"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hint="eastAsia"/>
                <w:color w:val="000000" w:themeColor="text1"/>
                <w:szCs w:val="20"/>
                <w:lang w:val="en"/>
              </w:rPr>
              <w:t>〇</w:t>
            </w:r>
          </w:p>
        </w:tc>
      </w:tr>
      <w:tr w:rsidR="000F2E0E" w:rsidRPr="000F2E0E" w14:paraId="4BB20F42" w14:textId="77777777" w:rsidTr="004C726A">
        <w:trPr>
          <w:trHeight w:val="85"/>
        </w:trPr>
        <w:tc>
          <w:tcPr>
            <w:tcW w:w="1062" w:type="dxa"/>
          </w:tcPr>
          <w:p w14:paraId="159CCE3B" w14:textId="161233D4"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color w:val="000000" w:themeColor="text1"/>
                <w:szCs w:val="20"/>
                <w:lang w:val="en"/>
              </w:rPr>
              <w:t>1.1</w:t>
            </w:r>
          </w:p>
        </w:tc>
        <w:tc>
          <w:tcPr>
            <w:tcW w:w="3724" w:type="dxa"/>
          </w:tcPr>
          <w:p w14:paraId="3BA05CB7" w14:textId="5053BAE7" w:rsidR="004C726A" w:rsidRPr="000F2E0E" w:rsidRDefault="004C726A" w:rsidP="2606F136">
            <w:pPr>
              <w:jc w:val="left"/>
              <w:rPr>
                <w:rFonts w:ascii="Arial" w:hAnsi="Arial" w:cs="Arial"/>
                <w:color w:val="000000" w:themeColor="text1"/>
                <w:sz w:val="22"/>
                <w:szCs w:val="22"/>
                <w:rPrChange w:id="48" w:author="Tawatari, Masataka/田渡 将隆" w:date="2025-02-12T08:17:00Z">
                  <w:rPr>
                    <w:rFonts w:ascii="Arial" w:hAnsi="Arial" w:cs="Arial"/>
                    <w:color w:val="FF0000"/>
                    <w:sz w:val="22"/>
                    <w:szCs w:val="22"/>
                  </w:rPr>
                </w:rPrChange>
              </w:rPr>
            </w:pPr>
            <w:r w:rsidRPr="000F2E0E">
              <w:rPr>
                <w:rFonts w:ascii="Arial" w:hAnsi="Arial" w:cs="Arial" w:hint="eastAsia"/>
                <w:color w:val="000000" w:themeColor="text1"/>
                <w:sz w:val="22"/>
                <w:szCs w:val="22"/>
                <w:rPrChange w:id="49" w:author="Tawatari, Masataka/田渡 将隆" w:date="2025-02-12T08:17:00Z">
                  <w:rPr>
                    <w:rFonts w:ascii="Arial" w:hAnsi="Arial" w:cs="Arial" w:hint="eastAsia"/>
                    <w:color w:val="FF0000"/>
                    <w:sz w:val="22"/>
                    <w:szCs w:val="22"/>
                  </w:rPr>
                </w:rPrChange>
              </w:rPr>
              <w:t>▲</w:t>
            </w:r>
            <w:r w:rsidRPr="000F2E0E">
              <w:rPr>
                <w:rFonts w:ascii="Calibri" w:hAnsi="Calibri" w:cs="Calibri"/>
                <w:color w:val="000000" w:themeColor="text1"/>
                <w:sz w:val="22"/>
                <w:szCs w:val="22"/>
                <w:rPrChange w:id="50" w:author="Tawatari, Masataka/田渡 将隆" w:date="2025-02-12T08:17:00Z">
                  <w:rPr>
                    <w:rFonts w:ascii="Calibri" w:hAnsi="Calibri" w:cs="Calibri"/>
                    <w:color w:val="FF0000"/>
                    <w:sz w:val="22"/>
                    <w:szCs w:val="22"/>
                  </w:rPr>
                </w:rPrChange>
              </w:rPr>
              <w:t xml:space="preserve">1.10 </w:t>
            </w:r>
            <w:r w:rsidRPr="000F2E0E">
              <w:rPr>
                <w:rFonts w:ascii="Abadi" w:hAnsi="Abadi" w:cs="Arial"/>
                <w:color w:val="000000" w:themeColor="text1"/>
                <w:sz w:val="22"/>
                <w:szCs w:val="22"/>
                <w:rPrChange w:id="51" w:author="Tawatari, Masataka/田渡 将隆" w:date="2025-02-12T08:17:00Z">
                  <w:rPr>
                    <w:rFonts w:ascii="Abadi" w:hAnsi="Abadi" w:cs="Arial"/>
                    <w:color w:val="FF0000"/>
                    <w:sz w:val="22"/>
                    <w:szCs w:val="22"/>
                  </w:rPr>
                </w:rPrChange>
              </w:rPr>
              <w:t>Merged Japanese and English</w:t>
            </w:r>
          </w:p>
        </w:tc>
        <w:tc>
          <w:tcPr>
            <w:tcW w:w="1276" w:type="dxa"/>
          </w:tcPr>
          <w:p w14:paraId="12FDBC55" w14:textId="4C14E60C" w:rsidR="004C726A" w:rsidRPr="000F2E0E" w:rsidRDefault="004C726A" w:rsidP="2606F136">
            <w:pPr>
              <w:jc w:val="center"/>
              <w:rPr>
                <w:rFonts w:ascii="Abadi" w:hAnsi="Abadi" w:cstheme="minorBidi"/>
                <w:color w:val="000000" w:themeColor="text1"/>
                <w:shd w:val="clear" w:color="auto" w:fill="E6E6E6"/>
                <w:lang w:val="en"/>
                <w:rPrChange w:id="52" w:author="Tawatari, Masataka/田渡 将隆" w:date="2025-02-12T08:17:00Z">
                  <w:rPr>
                    <w:rFonts w:ascii="Abadi" w:hAnsi="Abadi" w:cstheme="minorBidi"/>
                    <w:shd w:val="clear" w:color="auto" w:fill="E6E6E6"/>
                    <w:lang w:val="en"/>
                  </w:rPr>
                </w:rPrChange>
              </w:rPr>
            </w:pPr>
            <w:ins w:id="53" w:author="Tawatari, Masataka/田渡 将隆" w:date="2022-11-21T10:39:00Z">
              <w:r w:rsidRPr="000F2E0E">
                <w:rPr>
                  <w:rFonts w:ascii="Abadi" w:hAnsi="Abadi" w:cstheme="minorBidi"/>
                  <w:color w:val="000000" w:themeColor="text1"/>
                  <w:shd w:val="clear" w:color="auto" w:fill="E6E6E6"/>
                  <w:lang w:val="en"/>
                  <w:rPrChange w:id="54" w:author="Tawatari, Masataka/田渡 将隆" w:date="2025-02-12T08:17:00Z">
                    <w:rPr>
                      <w:rFonts w:ascii="Abadi" w:hAnsi="Abadi" w:cstheme="minorBidi"/>
                      <w:shd w:val="clear" w:color="auto" w:fill="E6E6E6"/>
                      <w:lang w:val="en"/>
                    </w:rPr>
                  </w:rPrChange>
                </w:rPr>
                <w:t>-</w:t>
              </w:r>
            </w:ins>
          </w:p>
        </w:tc>
        <w:tc>
          <w:tcPr>
            <w:tcW w:w="1276" w:type="dxa"/>
          </w:tcPr>
          <w:p w14:paraId="79845A09" w14:textId="22A79B4E" w:rsidR="004C726A" w:rsidRPr="000F2E0E" w:rsidRDefault="004C726A" w:rsidP="2606F136">
            <w:pPr>
              <w:jc w:val="center"/>
              <w:rPr>
                <w:rFonts w:ascii="Abadi" w:hAnsi="Abadi" w:cstheme="minorBidi"/>
                <w:color w:val="000000" w:themeColor="text1"/>
                <w:shd w:val="clear" w:color="auto" w:fill="E6E6E6"/>
                <w:lang w:val="en"/>
              </w:rPr>
            </w:pPr>
            <w:r w:rsidRPr="000F2E0E">
              <w:rPr>
                <w:rFonts w:ascii="Abadi" w:hAnsi="Abadi" w:cstheme="minorBidi"/>
                <w:color w:val="000000" w:themeColor="text1"/>
                <w:shd w:val="clear" w:color="auto" w:fill="E6E6E6"/>
                <w:lang w:val="en"/>
              </w:rPr>
              <w:t>VC/LBS/TMNA</w:t>
            </w:r>
          </w:p>
          <w:p w14:paraId="1BEC352A" w14:textId="77777777" w:rsidR="004C726A" w:rsidRPr="000F2E0E" w:rsidRDefault="004C726A" w:rsidP="2606F136">
            <w:pPr>
              <w:jc w:val="center"/>
              <w:rPr>
                <w:rFonts w:ascii="Abadi" w:hAnsi="Abadi" w:cstheme="minorBidi"/>
                <w:color w:val="000000" w:themeColor="text1"/>
                <w:shd w:val="clear" w:color="auto" w:fill="E6E6E6"/>
                <w:lang w:val="en"/>
              </w:rPr>
            </w:pPr>
            <w:r w:rsidRPr="000F2E0E">
              <w:rPr>
                <w:rFonts w:ascii="Abadi" w:hAnsi="Abadi" w:cstheme="minorBidi"/>
                <w:color w:val="000000" w:themeColor="text1"/>
                <w:shd w:val="clear" w:color="auto" w:fill="E6E6E6"/>
                <w:lang w:val="en"/>
              </w:rPr>
              <w:t xml:space="preserve">Hikaru Sugahara </w:t>
            </w:r>
          </w:p>
          <w:p w14:paraId="1211A390" w14:textId="4A80F44F" w:rsidR="004C726A" w:rsidRPr="000F2E0E" w:rsidRDefault="004C726A" w:rsidP="2606F136">
            <w:pPr>
              <w:jc w:val="center"/>
              <w:rPr>
                <w:rFonts w:ascii="Abadi" w:hAnsi="Abadi" w:cstheme="minorBidi"/>
                <w:color w:val="000000" w:themeColor="text1"/>
                <w:shd w:val="clear" w:color="auto" w:fill="E6E6E6"/>
                <w:lang w:val="en"/>
              </w:rPr>
            </w:pPr>
            <w:r w:rsidRPr="000F2E0E">
              <w:rPr>
                <w:rFonts w:ascii="Abadi" w:hAnsi="Abadi" w:cstheme="minorBidi"/>
                <w:color w:val="000000" w:themeColor="text1"/>
                <w:shd w:val="clear" w:color="auto" w:fill="E6E6E6"/>
                <w:lang w:val="en"/>
              </w:rPr>
              <w:t xml:space="preserve">Robin Hossain </w:t>
            </w:r>
          </w:p>
        </w:tc>
        <w:tc>
          <w:tcPr>
            <w:tcW w:w="1276" w:type="dxa"/>
          </w:tcPr>
          <w:p w14:paraId="49BC7EF0" w14:textId="346B5ADE" w:rsidR="004C726A" w:rsidRPr="000F2E0E" w:rsidRDefault="004C726A" w:rsidP="2606F136">
            <w:pPr>
              <w:jc w:val="center"/>
              <w:rPr>
                <w:rFonts w:ascii="Abadi" w:hAnsi="Abadi" w:cstheme="minorBidi"/>
                <w:color w:val="000000" w:themeColor="text1"/>
                <w:lang w:val="en"/>
              </w:rPr>
            </w:pPr>
            <w:r w:rsidRPr="000F2E0E">
              <w:rPr>
                <w:rFonts w:ascii="Abadi" w:hAnsi="Abadi" w:cstheme="minorBidi"/>
                <w:color w:val="000000" w:themeColor="text1"/>
                <w:lang w:val="en"/>
              </w:rPr>
              <w:t>2022/7/6</w:t>
            </w:r>
          </w:p>
        </w:tc>
        <w:tc>
          <w:tcPr>
            <w:tcW w:w="1297" w:type="dxa"/>
          </w:tcPr>
          <w:p w14:paraId="5F5E9CCB" w14:textId="6EC92E76" w:rsidR="004C726A" w:rsidRPr="000F2E0E" w:rsidRDefault="004C726A" w:rsidP="72023E22">
            <w:pPr>
              <w:jc w:val="center"/>
              <w:rPr>
                <w:rFonts w:ascii="Abadi" w:hAnsi="Abadi" w:cstheme="minorHAnsi"/>
                <w:color w:val="000000" w:themeColor="text1"/>
                <w:szCs w:val="20"/>
                <w:lang w:val="en"/>
              </w:rPr>
            </w:pPr>
            <w:r w:rsidRPr="000F2E0E">
              <w:rPr>
                <w:rFonts w:ascii="Abadi" w:hAnsi="Abadi" w:cstheme="minorHAnsi" w:hint="eastAsia"/>
                <w:color w:val="000000" w:themeColor="text1"/>
                <w:szCs w:val="20"/>
                <w:lang w:val="en"/>
              </w:rPr>
              <w:t>〇</w:t>
            </w:r>
          </w:p>
        </w:tc>
      </w:tr>
      <w:tr w:rsidR="000F2E0E" w:rsidRPr="000F2E0E" w14:paraId="0F6C517D" w14:textId="77777777" w:rsidTr="004C726A">
        <w:trPr>
          <w:trHeight w:val="85"/>
          <w:ins w:id="55" w:author="Tawatari, Masataka/田渡 将隆" w:date="2022-11-21T10:33:00Z"/>
        </w:trPr>
        <w:tc>
          <w:tcPr>
            <w:tcW w:w="1062" w:type="dxa"/>
          </w:tcPr>
          <w:p w14:paraId="17F1C9F8" w14:textId="0790409C" w:rsidR="004C726A" w:rsidRPr="000F2E0E" w:rsidRDefault="004C726A" w:rsidP="72023E22">
            <w:pPr>
              <w:jc w:val="center"/>
              <w:rPr>
                <w:ins w:id="56" w:author="Tawatari, Masataka/田渡 将隆" w:date="2022-11-21T10:33:00Z"/>
                <w:rFonts w:ascii="Abadi" w:hAnsi="Abadi" w:cstheme="minorHAnsi"/>
                <w:color w:val="000000" w:themeColor="text1"/>
                <w:szCs w:val="20"/>
                <w:lang w:val="en"/>
                <w:rPrChange w:id="57" w:author="Tawatari, Masataka/田渡 将隆" w:date="2025-02-12T08:17:00Z">
                  <w:rPr>
                    <w:ins w:id="58" w:author="Tawatari, Masataka/田渡 将隆" w:date="2022-11-21T10:33:00Z"/>
                    <w:rFonts w:ascii="Abadi" w:hAnsi="Abadi" w:cstheme="minorHAnsi"/>
                    <w:szCs w:val="20"/>
                    <w:lang w:val="en"/>
                  </w:rPr>
                </w:rPrChange>
              </w:rPr>
            </w:pPr>
            <w:ins w:id="59" w:author="Tawatari, Masataka/田渡 将隆" w:date="2022-11-21T10:33:00Z">
              <w:r w:rsidRPr="000F2E0E">
                <w:rPr>
                  <w:rFonts w:ascii="Abadi" w:hAnsi="Abadi" w:cstheme="minorHAnsi"/>
                  <w:color w:val="000000" w:themeColor="text1"/>
                  <w:szCs w:val="20"/>
                  <w:lang w:val="en"/>
                  <w:rPrChange w:id="60" w:author="Tawatari, Masataka/田渡 将隆" w:date="2025-02-12T08:17:00Z">
                    <w:rPr>
                      <w:rFonts w:ascii="Abadi" w:hAnsi="Abadi" w:cstheme="minorHAnsi"/>
                      <w:szCs w:val="20"/>
                      <w:lang w:val="en"/>
                    </w:rPr>
                  </w:rPrChange>
                </w:rPr>
                <w:t>1.60</w:t>
              </w:r>
            </w:ins>
          </w:p>
        </w:tc>
        <w:tc>
          <w:tcPr>
            <w:tcW w:w="3724" w:type="dxa"/>
          </w:tcPr>
          <w:p w14:paraId="1F010835" w14:textId="77777777" w:rsidR="004C726A" w:rsidRPr="000F2E0E" w:rsidRDefault="004C726A" w:rsidP="2606F136">
            <w:pPr>
              <w:jc w:val="left"/>
              <w:rPr>
                <w:ins w:id="61" w:author="Tawatari, Masataka/田渡 将隆" w:date="2022-11-21T10:38:00Z"/>
                <w:rFonts w:ascii="Arial" w:hAnsi="Arial" w:cs="Arial"/>
                <w:color w:val="000000" w:themeColor="text1"/>
                <w:sz w:val="22"/>
                <w:szCs w:val="22"/>
                <w:rPrChange w:id="62" w:author="Tawatari, Masataka/田渡 将隆" w:date="2025-02-12T08:17:00Z">
                  <w:rPr>
                    <w:ins w:id="63" w:author="Tawatari, Masataka/田渡 将隆" w:date="2022-11-21T10:38:00Z"/>
                    <w:rFonts w:ascii="Arial" w:hAnsi="Arial" w:cs="Arial"/>
                    <w:sz w:val="22"/>
                    <w:szCs w:val="22"/>
                  </w:rPr>
                </w:rPrChange>
              </w:rPr>
            </w:pPr>
            <w:ins w:id="64" w:author="Tawatari, Masataka/田渡 将隆" w:date="2022-11-21T10:37:00Z">
              <w:r w:rsidRPr="000F2E0E">
                <w:rPr>
                  <w:rFonts w:ascii="Arial" w:hAnsi="Arial" w:cs="Arial"/>
                  <w:color w:val="000000" w:themeColor="text1"/>
                  <w:sz w:val="22"/>
                  <w:szCs w:val="22"/>
                  <w:rPrChange w:id="65" w:author="Tawatari, Masataka/田渡 将隆" w:date="2025-02-12T08:17:00Z">
                    <w:rPr>
                      <w:rFonts w:ascii="Arial" w:hAnsi="Arial" w:cs="Arial"/>
                      <w:sz w:val="22"/>
                      <w:szCs w:val="22"/>
                    </w:rPr>
                  </w:rPrChange>
                </w:rPr>
                <w:t xml:space="preserve">DCQA24-472 </w:t>
              </w:r>
              <w:r w:rsidRPr="000F2E0E">
                <w:rPr>
                  <w:rFonts w:ascii="Arial" w:hAnsi="Arial" w:cs="Arial" w:hint="eastAsia"/>
                  <w:color w:val="000000" w:themeColor="text1"/>
                  <w:sz w:val="22"/>
                  <w:szCs w:val="22"/>
                  <w:rPrChange w:id="66" w:author="Tawatari, Masataka/田渡 将隆" w:date="2025-02-12T08:17:00Z">
                    <w:rPr>
                      <w:rFonts w:ascii="Arial" w:hAnsi="Arial" w:cs="Arial" w:hint="eastAsia"/>
                      <w:sz w:val="22"/>
                      <w:szCs w:val="22"/>
                    </w:rPr>
                  </w:rPrChange>
                </w:rPr>
                <w:t>翻訳不備</w:t>
              </w:r>
            </w:ins>
            <w:ins w:id="67" w:author="Tawatari, Masataka/田渡 将隆" w:date="2022-11-21T10:38:00Z">
              <w:r w:rsidRPr="000F2E0E">
                <w:rPr>
                  <w:color w:val="000000" w:themeColor="text1"/>
                  <w:rPrChange w:id="68" w:author="Tawatari, Masataka/田渡 将隆" w:date="2025-02-12T08:17:00Z">
                    <w:rPr/>
                  </w:rPrChange>
                </w:rPr>
                <w:t xml:space="preserve"> </w:t>
              </w:r>
              <w:r w:rsidRPr="000F2E0E">
                <w:rPr>
                  <w:rFonts w:ascii="Arial" w:hAnsi="Arial" w:cs="Arial"/>
                  <w:color w:val="000000" w:themeColor="text1"/>
                  <w:sz w:val="22"/>
                  <w:szCs w:val="22"/>
                  <w:rPrChange w:id="69" w:author="Tawatari, Masataka/田渡 将隆" w:date="2025-02-12T08:17:00Z">
                    <w:rPr>
                      <w:rFonts w:ascii="Arial" w:hAnsi="Arial" w:cs="Arial"/>
                      <w:sz w:val="22"/>
                      <w:szCs w:val="22"/>
                    </w:rPr>
                  </w:rPrChange>
                </w:rPr>
                <w:t>Incomplete translation</w:t>
              </w:r>
            </w:ins>
          </w:p>
          <w:p w14:paraId="05394A0D" w14:textId="77777777" w:rsidR="004C726A" w:rsidRPr="000F2E0E" w:rsidRDefault="004C726A" w:rsidP="2606F136">
            <w:pPr>
              <w:jc w:val="left"/>
              <w:rPr>
                <w:ins w:id="70" w:author="Tawatari, Masataka/田渡 将隆" w:date="2022-11-21T10:39:00Z"/>
                <w:rFonts w:ascii="Arial" w:hAnsi="Arial" w:cs="Arial"/>
                <w:color w:val="000000" w:themeColor="text1"/>
                <w:sz w:val="22"/>
                <w:szCs w:val="22"/>
                <w:rPrChange w:id="71" w:author="Tawatari, Masataka/田渡 将隆" w:date="2025-02-12T08:17:00Z">
                  <w:rPr>
                    <w:ins w:id="72" w:author="Tawatari, Masataka/田渡 将隆" w:date="2022-11-21T10:39:00Z"/>
                    <w:rFonts w:ascii="Arial" w:hAnsi="Arial" w:cs="Arial"/>
                    <w:sz w:val="22"/>
                    <w:szCs w:val="22"/>
                  </w:rPr>
                </w:rPrChange>
              </w:rPr>
            </w:pPr>
          </w:p>
          <w:p w14:paraId="26E0BDCE" w14:textId="77777777" w:rsidR="004C726A" w:rsidRPr="000F2E0E" w:rsidRDefault="004C726A" w:rsidP="2606F136">
            <w:pPr>
              <w:jc w:val="left"/>
              <w:rPr>
                <w:ins w:id="73" w:author="Tawatari, Masataka/田渡 将隆" w:date="2022-11-21T10:40:00Z"/>
                <w:rFonts w:ascii="Arial" w:hAnsi="Arial" w:cs="Arial"/>
                <w:color w:val="000000" w:themeColor="text1"/>
                <w:sz w:val="22"/>
                <w:szCs w:val="22"/>
                <w:rPrChange w:id="74" w:author="Tawatari, Masataka/田渡 将隆" w:date="2025-02-12T08:17:00Z">
                  <w:rPr>
                    <w:ins w:id="75" w:author="Tawatari, Masataka/田渡 将隆" w:date="2022-11-21T10:40:00Z"/>
                    <w:rFonts w:ascii="Arial" w:hAnsi="Arial" w:cs="Arial"/>
                    <w:sz w:val="22"/>
                    <w:szCs w:val="22"/>
                  </w:rPr>
                </w:rPrChange>
              </w:rPr>
            </w:pPr>
            <w:ins w:id="76" w:author="Tawatari, Masataka/田渡 将隆" w:date="2022-11-21T10:39:00Z">
              <w:r w:rsidRPr="000F2E0E">
                <w:rPr>
                  <w:rFonts w:ascii="Arial" w:hAnsi="Arial" w:cs="Arial"/>
                  <w:color w:val="000000" w:themeColor="text1"/>
                  <w:sz w:val="22"/>
                  <w:szCs w:val="22"/>
                  <w:rPrChange w:id="77" w:author="Tawatari, Masataka/田渡 将隆" w:date="2025-02-12T08:17:00Z">
                    <w:rPr>
                      <w:rFonts w:ascii="Arial" w:hAnsi="Arial" w:cs="Arial"/>
                      <w:sz w:val="22"/>
                      <w:szCs w:val="22"/>
                    </w:rPr>
                  </w:rPrChange>
                </w:rPr>
                <w:t xml:space="preserve">DCQA24-473 </w:t>
              </w:r>
            </w:ins>
            <w:ins w:id="78" w:author="Tawatari, Masataka/田渡 将隆" w:date="2022-11-21T10:40:00Z">
              <w:r w:rsidR="007D6048" w:rsidRPr="000F2E0E">
                <w:rPr>
                  <w:rFonts w:ascii="Arial" w:hAnsi="Arial" w:cs="Arial" w:hint="eastAsia"/>
                  <w:color w:val="000000" w:themeColor="text1"/>
                  <w:sz w:val="22"/>
                  <w:szCs w:val="22"/>
                  <w:rPrChange w:id="79" w:author="Tawatari, Masataka/田渡 将隆" w:date="2025-02-12T08:17:00Z">
                    <w:rPr>
                      <w:rFonts w:ascii="Arial" w:hAnsi="Arial" w:cs="Arial" w:hint="eastAsia"/>
                      <w:sz w:val="22"/>
                      <w:szCs w:val="22"/>
                    </w:rPr>
                  </w:rPrChange>
                </w:rPr>
                <w:t>誤記修正</w:t>
              </w:r>
              <w:r w:rsidR="007D6048" w:rsidRPr="000F2E0E">
                <w:rPr>
                  <w:rFonts w:ascii="Arial" w:hAnsi="Arial" w:cs="Arial"/>
                  <w:color w:val="000000" w:themeColor="text1"/>
                  <w:sz w:val="22"/>
                  <w:szCs w:val="22"/>
                  <w:rPrChange w:id="80" w:author="Tawatari, Masataka/田渡 将隆" w:date="2025-02-12T08:17:00Z">
                    <w:rPr>
                      <w:rFonts w:ascii="Arial" w:hAnsi="Arial" w:cs="Arial"/>
                      <w:sz w:val="22"/>
                      <w:szCs w:val="22"/>
                    </w:rPr>
                  </w:rPrChange>
                </w:rPr>
                <w:t xml:space="preserve"> </w:t>
              </w:r>
              <w:r w:rsidR="007D6048" w:rsidRPr="000F2E0E">
                <w:rPr>
                  <w:color w:val="000000" w:themeColor="text1"/>
                  <w:rPrChange w:id="81" w:author="Tawatari, Masataka/田渡 将隆" w:date="2025-02-12T08:17:00Z">
                    <w:rPr/>
                  </w:rPrChange>
                </w:rPr>
                <w:t xml:space="preserve"> </w:t>
              </w:r>
              <w:r w:rsidR="007D6048" w:rsidRPr="000F2E0E">
                <w:rPr>
                  <w:rFonts w:ascii="Arial" w:hAnsi="Arial" w:cs="Arial"/>
                  <w:color w:val="000000" w:themeColor="text1"/>
                  <w:sz w:val="22"/>
                  <w:szCs w:val="22"/>
                  <w:rPrChange w:id="82" w:author="Tawatari, Masataka/田渡 将隆" w:date="2025-02-12T08:17:00Z">
                    <w:rPr>
                      <w:rFonts w:ascii="Arial" w:hAnsi="Arial" w:cs="Arial"/>
                      <w:sz w:val="22"/>
                      <w:szCs w:val="22"/>
                    </w:rPr>
                  </w:rPrChange>
                </w:rPr>
                <w:t>error correction</w:t>
              </w:r>
            </w:ins>
          </w:p>
          <w:p w14:paraId="702743EA" w14:textId="77777777" w:rsidR="007D6048" w:rsidRPr="000F2E0E" w:rsidRDefault="007D6048" w:rsidP="2606F136">
            <w:pPr>
              <w:jc w:val="left"/>
              <w:rPr>
                <w:ins w:id="83" w:author="Tawatari, Masataka/田渡 将隆" w:date="2022-11-21T10:40:00Z"/>
                <w:color w:val="000000" w:themeColor="text1"/>
                <w:rPrChange w:id="84" w:author="Tawatari, Masataka/田渡 将隆" w:date="2025-02-12T08:17:00Z">
                  <w:rPr>
                    <w:ins w:id="85" w:author="Tawatari, Masataka/田渡 将隆" w:date="2022-11-21T10:40:00Z"/>
                  </w:rPr>
                </w:rPrChange>
              </w:rPr>
            </w:pPr>
            <w:ins w:id="86" w:author="Tawatari, Masataka/田渡 将隆" w:date="2022-11-21T10:40:00Z">
              <w:r w:rsidRPr="000F2E0E">
                <w:rPr>
                  <w:rFonts w:ascii="Arial" w:hAnsi="Arial" w:cs="Arial" w:hint="eastAsia"/>
                  <w:color w:val="000000" w:themeColor="text1"/>
                  <w:sz w:val="22"/>
                  <w:szCs w:val="22"/>
                  <w:rPrChange w:id="87" w:author="Tawatari, Masataka/田渡 将隆" w:date="2025-02-12T08:17:00Z">
                    <w:rPr>
                      <w:rFonts w:ascii="Arial" w:hAnsi="Arial" w:cs="Arial" w:hint="eastAsia"/>
                      <w:sz w:val="22"/>
                      <w:szCs w:val="22"/>
                    </w:rPr>
                  </w:rPrChange>
                </w:rPr>
                <w:t>不要な文言を削除</w:t>
              </w:r>
            </w:ins>
          </w:p>
          <w:p w14:paraId="31DDF8AD" w14:textId="20336E9D" w:rsidR="007D6048" w:rsidRPr="000F2E0E" w:rsidRDefault="007D6048" w:rsidP="2606F136">
            <w:pPr>
              <w:jc w:val="left"/>
              <w:rPr>
                <w:ins w:id="88" w:author="Tawatari, Masataka/田渡 将隆" w:date="2022-11-21T10:33:00Z"/>
                <w:rFonts w:ascii="Arial" w:hAnsi="Arial" w:cs="Arial"/>
                <w:color w:val="000000" w:themeColor="text1"/>
                <w:sz w:val="22"/>
                <w:szCs w:val="22"/>
                <w:rPrChange w:id="89" w:author="Tawatari, Masataka/田渡 将隆" w:date="2025-02-12T08:17:00Z">
                  <w:rPr>
                    <w:ins w:id="90" w:author="Tawatari, Masataka/田渡 将隆" w:date="2022-11-21T10:33:00Z"/>
                    <w:rFonts w:ascii="Arial" w:hAnsi="Arial" w:cs="Arial"/>
                    <w:sz w:val="22"/>
                    <w:szCs w:val="22"/>
                  </w:rPr>
                </w:rPrChange>
              </w:rPr>
            </w:pPr>
            <w:ins w:id="91" w:author="Tawatari, Masataka/田渡 将隆" w:date="2022-11-21T10:40:00Z">
              <w:r w:rsidRPr="000F2E0E">
                <w:rPr>
                  <w:rFonts w:ascii="Arial" w:hAnsi="Arial" w:cs="Arial"/>
                  <w:color w:val="000000" w:themeColor="text1"/>
                  <w:sz w:val="22"/>
                  <w:szCs w:val="22"/>
                  <w:rPrChange w:id="92" w:author="Tawatari, Masataka/田渡 将隆" w:date="2025-02-12T08:17:00Z">
                    <w:rPr>
                      <w:rFonts w:ascii="Arial" w:hAnsi="Arial" w:cs="Arial"/>
                      <w:sz w:val="22"/>
                      <w:szCs w:val="22"/>
                    </w:rPr>
                  </w:rPrChange>
                </w:rPr>
                <w:t>Remove unnecessary wording</w:t>
              </w:r>
            </w:ins>
          </w:p>
        </w:tc>
        <w:tc>
          <w:tcPr>
            <w:tcW w:w="1276" w:type="dxa"/>
          </w:tcPr>
          <w:p w14:paraId="68600FB1" w14:textId="77777777" w:rsidR="004C726A" w:rsidRPr="000F2E0E" w:rsidRDefault="004C726A" w:rsidP="2606F136">
            <w:pPr>
              <w:jc w:val="center"/>
              <w:rPr>
                <w:ins w:id="93" w:author="Tawatari, Masataka/田渡 将隆" w:date="2022-11-21T10:39:00Z"/>
                <w:rFonts w:ascii="Abadi" w:hAnsi="Abadi" w:cstheme="minorBidi"/>
                <w:color w:val="000000" w:themeColor="text1"/>
                <w:shd w:val="clear" w:color="auto" w:fill="E6E6E6"/>
                <w:lang w:val="en"/>
                <w:rPrChange w:id="94" w:author="Tawatari, Masataka/田渡 将隆" w:date="2025-02-12T08:17:00Z">
                  <w:rPr>
                    <w:ins w:id="95" w:author="Tawatari, Masataka/田渡 将隆" w:date="2022-11-21T10:39:00Z"/>
                    <w:rFonts w:ascii="Abadi" w:hAnsi="Abadi" w:cstheme="minorBidi"/>
                    <w:shd w:val="clear" w:color="auto" w:fill="E6E6E6"/>
                    <w:lang w:val="en"/>
                  </w:rPr>
                </w:rPrChange>
              </w:rPr>
            </w:pPr>
            <w:ins w:id="96" w:author="Tawatari, Masataka/田渡 将隆" w:date="2022-11-21T10:39:00Z">
              <w:r w:rsidRPr="000F2E0E">
                <w:rPr>
                  <w:rFonts w:ascii="Abadi" w:hAnsi="Abadi" w:cstheme="minorBidi"/>
                  <w:color w:val="000000" w:themeColor="text1"/>
                  <w:shd w:val="clear" w:color="auto" w:fill="E6E6E6"/>
                  <w:lang w:val="en"/>
                  <w:rPrChange w:id="97" w:author="Tawatari, Masataka/田渡 将隆" w:date="2025-02-12T08:17:00Z">
                    <w:rPr>
                      <w:rFonts w:ascii="Abadi" w:hAnsi="Abadi" w:cstheme="minorBidi"/>
                      <w:shd w:val="clear" w:color="auto" w:fill="E6E6E6"/>
                      <w:lang w:val="en"/>
                    </w:rPr>
                  </w:rPrChange>
                </w:rPr>
                <w:t>v1.10</w:t>
              </w:r>
              <w:r w:rsidRPr="000F2E0E">
                <w:rPr>
                  <w:rFonts w:ascii="Abadi" w:hAnsi="Abadi" w:cstheme="minorBidi" w:hint="eastAsia"/>
                  <w:color w:val="000000" w:themeColor="text1"/>
                  <w:shd w:val="clear" w:color="auto" w:fill="E6E6E6"/>
                  <w:lang w:val="en"/>
                  <w:rPrChange w:id="98" w:author="Tawatari, Masataka/田渡 将隆" w:date="2025-02-12T08:17:00Z">
                    <w:rPr>
                      <w:rFonts w:ascii="Abadi" w:hAnsi="Abadi" w:cstheme="minorBidi" w:hint="eastAsia"/>
                      <w:shd w:val="clear" w:color="auto" w:fill="E6E6E6"/>
                      <w:lang w:val="en"/>
                    </w:rPr>
                  </w:rPrChange>
                </w:rPr>
                <w:t>時の翻訳不備</w:t>
              </w:r>
            </w:ins>
          </w:p>
          <w:p w14:paraId="37B851BA" w14:textId="77777777" w:rsidR="004C726A" w:rsidRPr="000F2E0E" w:rsidRDefault="004C726A" w:rsidP="2606F136">
            <w:pPr>
              <w:jc w:val="center"/>
              <w:rPr>
                <w:ins w:id="99" w:author="Tawatari, Masataka/田渡 将隆" w:date="2022-11-21T10:39:00Z"/>
                <w:rFonts w:ascii="Abadi" w:hAnsi="Abadi" w:cstheme="minorBidi"/>
                <w:color w:val="000000" w:themeColor="text1"/>
                <w:shd w:val="clear" w:color="auto" w:fill="E6E6E6"/>
                <w:lang w:val="en"/>
                <w:rPrChange w:id="100" w:author="Tawatari, Masataka/田渡 将隆" w:date="2025-02-12T08:17:00Z">
                  <w:rPr>
                    <w:ins w:id="101" w:author="Tawatari, Masataka/田渡 将隆" w:date="2022-11-21T10:39:00Z"/>
                    <w:rFonts w:ascii="Abadi" w:hAnsi="Abadi" w:cstheme="minorBidi"/>
                    <w:shd w:val="clear" w:color="auto" w:fill="E6E6E6"/>
                    <w:lang w:val="en"/>
                  </w:rPr>
                </w:rPrChange>
              </w:rPr>
            </w:pPr>
            <w:ins w:id="102" w:author="Tawatari, Masataka/田渡 将隆" w:date="2022-11-21T10:39:00Z">
              <w:r w:rsidRPr="000F2E0E">
                <w:rPr>
                  <w:rFonts w:ascii="Abadi" w:hAnsi="Abadi" w:cstheme="minorBidi"/>
                  <w:color w:val="000000" w:themeColor="text1"/>
                  <w:shd w:val="clear" w:color="auto" w:fill="E6E6E6"/>
                  <w:lang w:val="en"/>
                  <w:rPrChange w:id="103" w:author="Tawatari, Masataka/田渡 将隆" w:date="2025-02-12T08:17:00Z">
                    <w:rPr>
                      <w:rFonts w:ascii="Abadi" w:hAnsi="Abadi" w:cstheme="minorBidi"/>
                      <w:shd w:val="clear" w:color="auto" w:fill="E6E6E6"/>
                      <w:lang w:val="en"/>
                    </w:rPr>
                  </w:rPrChange>
                </w:rPr>
                <w:t>Incomplete translation at v1.10</w:t>
              </w:r>
            </w:ins>
          </w:p>
          <w:p w14:paraId="42CEEAC3" w14:textId="77777777" w:rsidR="004C726A" w:rsidRPr="000F2E0E" w:rsidRDefault="004C726A" w:rsidP="2606F136">
            <w:pPr>
              <w:jc w:val="center"/>
              <w:rPr>
                <w:ins w:id="104" w:author="Tawatari, Masataka/田渡 将隆" w:date="2022-11-21T10:39:00Z"/>
                <w:rFonts w:ascii="Abadi" w:hAnsi="Abadi" w:cstheme="minorBidi"/>
                <w:color w:val="000000" w:themeColor="text1"/>
                <w:shd w:val="clear" w:color="auto" w:fill="E6E6E6"/>
                <w:lang w:val="en"/>
                <w:rPrChange w:id="105" w:author="Tawatari, Masataka/田渡 将隆" w:date="2025-02-12T08:17:00Z">
                  <w:rPr>
                    <w:ins w:id="106" w:author="Tawatari, Masataka/田渡 将隆" w:date="2022-11-21T10:39:00Z"/>
                    <w:rFonts w:ascii="Abadi" w:hAnsi="Abadi" w:cstheme="minorBidi"/>
                    <w:shd w:val="clear" w:color="auto" w:fill="E6E6E6"/>
                    <w:lang w:val="en"/>
                  </w:rPr>
                </w:rPrChange>
              </w:rPr>
            </w:pPr>
          </w:p>
          <w:p w14:paraId="3A280A4D" w14:textId="35240B36" w:rsidR="004C726A" w:rsidRPr="000F2E0E" w:rsidRDefault="004C726A" w:rsidP="2606F136">
            <w:pPr>
              <w:jc w:val="center"/>
              <w:rPr>
                <w:ins w:id="107" w:author="Tawatari, Masataka/田渡 将隆" w:date="2022-11-21T10:38:00Z"/>
                <w:rFonts w:ascii="Abadi" w:hAnsi="Abadi" w:cstheme="minorBidi"/>
                <w:color w:val="000000" w:themeColor="text1"/>
                <w:shd w:val="clear" w:color="auto" w:fill="E6E6E6"/>
                <w:lang w:val="en"/>
                <w:rPrChange w:id="108" w:author="Tawatari, Masataka/田渡 将隆" w:date="2025-02-12T08:17:00Z">
                  <w:rPr>
                    <w:ins w:id="109" w:author="Tawatari, Masataka/田渡 将隆" w:date="2022-11-21T10:38:00Z"/>
                    <w:rFonts w:ascii="Abadi" w:hAnsi="Abadi" w:cstheme="minorBidi"/>
                    <w:shd w:val="clear" w:color="auto" w:fill="E6E6E6"/>
                    <w:lang w:val="en"/>
                  </w:rPr>
                </w:rPrChange>
              </w:rPr>
            </w:pPr>
          </w:p>
        </w:tc>
        <w:tc>
          <w:tcPr>
            <w:tcW w:w="1276" w:type="dxa"/>
          </w:tcPr>
          <w:p w14:paraId="0E032118" w14:textId="2B2EB6D0" w:rsidR="004C726A" w:rsidRPr="000F2E0E" w:rsidRDefault="004C726A" w:rsidP="2606F136">
            <w:pPr>
              <w:jc w:val="center"/>
              <w:rPr>
                <w:ins w:id="110" w:author="Tawatari, Masataka/田渡 将隆" w:date="2022-11-21T10:33:00Z"/>
                <w:rFonts w:ascii="Abadi" w:hAnsi="Abadi" w:cstheme="minorBidi"/>
                <w:color w:val="000000" w:themeColor="text1"/>
                <w:shd w:val="clear" w:color="auto" w:fill="E6E6E6"/>
                <w:lang w:val="en"/>
                <w:rPrChange w:id="111" w:author="Tawatari, Masataka/田渡 将隆" w:date="2025-02-12T08:17:00Z">
                  <w:rPr>
                    <w:ins w:id="112" w:author="Tawatari, Masataka/田渡 将隆" w:date="2022-11-21T10:33:00Z"/>
                    <w:rFonts w:ascii="Abadi" w:hAnsi="Abadi" w:cstheme="minorBidi"/>
                    <w:shd w:val="clear" w:color="auto" w:fill="E6E6E6"/>
                    <w:lang w:val="en"/>
                  </w:rPr>
                </w:rPrChange>
              </w:rPr>
            </w:pPr>
            <w:ins w:id="113" w:author="Tawatari, Masataka/田渡 将隆" w:date="2022-11-21T10:33:00Z">
              <w:r w:rsidRPr="000F2E0E">
                <w:rPr>
                  <w:rFonts w:ascii="Abadi" w:hAnsi="Abadi" w:cstheme="minorBidi"/>
                  <w:color w:val="000000" w:themeColor="text1"/>
                  <w:shd w:val="clear" w:color="auto" w:fill="E6E6E6"/>
                  <w:lang w:val="en"/>
                  <w:rPrChange w:id="114" w:author="Tawatari, Masataka/田渡 将隆" w:date="2025-02-12T08:17:00Z">
                    <w:rPr>
                      <w:rFonts w:ascii="Abadi" w:hAnsi="Abadi" w:cstheme="minorBidi"/>
                      <w:shd w:val="clear" w:color="auto" w:fill="E6E6E6"/>
                      <w:lang w:val="en"/>
                    </w:rPr>
                  </w:rPrChange>
                </w:rPr>
                <w:t>LBS</w:t>
              </w:r>
            </w:ins>
          </w:p>
          <w:p w14:paraId="2B99C690" w14:textId="0116F30F" w:rsidR="004C726A" w:rsidRPr="000F2E0E" w:rsidRDefault="004C726A" w:rsidP="2606F136">
            <w:pPr>
              <w:jc w:val="center"/>
              <w:rPr>
                <w:ins w:id="115" w:author="Tawatari, Masataka/田渡 将隆" w:date="2022-11-21T10:33:00Z"/>
                <w:rFonts w:ascii="Abadi" w:hAnsi="Abadi" w:cstheme="minorBidi"/>
                <w:color w:val="000000" w:themeColor="text1"/>
                <w:shd w:val="clear" w:color="auto" w:fill="E6E6E6"/>
                <w:lang w:val="en"/>
                <w:rPrChange w:id="116" w:author="Tawatari, Masataka/田渡 将隆" w:date="2025-02-12T08:17:00Z">
                  <w:rPr>
                    <w:ins w:id="117" w:author="Tawatari, Masataka/田渡 将隆" w:date="2022-11-21T10:33:00Z"/>
                    <w:rFonts w:ascii="Abadi" w:hAnsi="Abadi" w:cstheme="minorBidi"/>
                    <w:shd w:val="clear" w:color="auto" w:fill="E6E6E6"/>
                    <w:lang w:val="en"/>
                  </w:rPr>
                </w:rPrChange>
              </w:rPr>
            </w:pPr>
            <w:ins w:id="118" w:author="Tawatari, Masataka/田渡 将隆" w:date="2022-11-21T10:33:00Z">
              <w:r w:rsidRPr="000F2E0E">
                <w:rPr>
                  <w:rFonts w:ascii="Abadi" w:hAnsi="Abadi" w:cstheme="minorBidi"/>
                  <w:color w:val="000000" w:themeColor="text1"/>
                  <w:shd w:val="clear" w:color="auto" w:fill="E6E6E6"/>
                  <w:lang w:val="en"/>
                  <w:rPrChange w:id="119" w:author="Tawatari, Masataka/田渡 将隆" w:date="2025-02-12T08:17:00Z">
                    <w:rPr>
                      <w:rFonts w:ascii="Abadi" w:hAnsi="Abadi" w:cstheme="minorBidi"/>
                      <w:shd w:val="clear" w:color="auto" w:fill="E6E6E6"/>
                      <w:lang w:val="en"/>
                    </w:rPr>
                  </w:rPrChange>
                </w:rPr>
                <w:t>Masataka Tawatari</w:t>
              </w:r>
            </w:ins>
          </w:p>
        </w:tc>
        <w:tc>
          <w:tcPr>
            <w:tcW w:w="1276" w:type="dxa"/>
          </w:tcPr>
          <w:p w14:paraId="45634141" w14:textId="3F212AF5" w:rsidR="004C726A" w:rsidRPr="000F2E0E" w:rsidRDefault="004C726A" w:rsidP="2606F136">
            <w:pPr>
              <w:jc w:val="center"/>
              <w:rPr>
                <w:ins w:id="120" w:author="Tawatari, Masataka/田渡 将隆" w:date="2022-11-21T10:33:00Z"/>
                <w:rFonts w:ascii="Abadi" w:hAnsi="Abadi" w:cstheme="minorBidi"/>
                <w:color w:val="000000" w:themeColor="text1"/>
                <w:lang w:val="en"/>
                <w:rPrChange w:id="121" w:author="Tawatari, Masataka/田渡 将隆" w:date="2025-02-12T08:17:00Z">
                  <w:rPr>
                    <w:ins w:id="122" w:author="Tawatari, Masataka/田渡 将隆" w:date="2022-11-21T10:33:00Z"/>
                    <w:rFonts w:ascii="Abadi" w:hAnsi="Abadi" w:cstheme="minorBidi"/>
                    <w:lang w:val="en"/>
                  </w:rPr>
                </w:rPrChange>
              </w:rPr>
            </w:pPr>
            <w:ins w:id="123" w:author="Tawatari, Masataka/田渡 将隆" w:date="2022-11-21T10:33:00Z">
              <w:r w:rsidRPr="000F2E0E">
                <w:rPr>
                  <w:rFonts w:ascii="Abadi" w:hAnsi="Abadi" w:cstheme="minorBidi"/>
                  <w:color w:val="000000" w:themeColor="text1"/>
                  <w:lang w:val="en"/>
                  <w:rPrChange w:id="124" w:author="Tawatari, Masataka/田渡 将隆" w:date="2025-02-12T08:17:00Z">
                    <w:rPr>
                      <w:rFonts w:ascii="Abadi" w:hAnsi="Abadi" w:cstheme="minorBidi"/>
                      <w:lang w:val="en"/>
                    </w:rPr>
                  </w:rPrChange>
                </w:rPr>
                <w:t>12/16/2022</w:t>
              </w:r>
            </w:ins>
          </w:p>
        </w:tc>
        <w:tc>
          <w:tcPr>
            <w:tcW w:w="1297" w:type="dxa"/>
          </w:tcPr>
          <w:p w14:paraId="0BCB2445" w14:textId="24D3CA6F" w:rsidR="004C726A" w:rsidRPr="000F2E0E" w:rsidRDefault="004C726A" w:rsidP="72023E22">
            <w:pPr>
              <w:jc w:val="center"/>
              <w:rPr>
                <w:ins w:id="125" w:author="Tawatari, Masataka/田渡 将隆" w:date="2022-11-21T10:33:00Z"/>
                <w:rFonts w:ascii="Abadi" w:hAnsi="Abadi" w:cstheme="minorHAnsi"/>
                <w:color w:val="000000" w:themeColor="text1"/>
                <w:szCs w:val="20"/>
                <w:lang w:val="en"/>
                <w:rPrChange w:id="126" w:author="Tawatari, Masataka/田渡 将隆" w:date="2025-02-12T08:17:00Z">
                  <w:rPr>
                    <w:ins w:id="127" w:author="Tawatari, Masataka/田渡 将隆" w:date="2022-11-21T10:33:00Z"/>
                    <w:rFonts w:ascii="Abadi" w:hAnsi="Abadi" w:cstheme="minorHAnsi"/>
                    <w:szCs w:val="20"/>
                    <w:lang w:val="en"/>
                  </w:rPr>
                </w:rPrChange>
              </w:rPr>
            </w:pPr>
            <w:ins w:id="128" w:author="Tawatari, Masataka/田渡 将隆" w:date="2022-11-21T10:33:00Z">
              <w:r w:rsidRPr="000F2E0E">
                <w:rPr>
                  <w:rFonts w:ascii="Abadi" w:hAnsi="Abadi" w:cstheme="minorHAnsi" w:hint="eastAsia"/>
                  <w:color w:val="000000" w:themeColor="text1"/>
                  <w:szCs w:val="20"/>
                  <w:lang w:val="en"/>
                  <w:rPrChange w:id="129" w:author="Tawatari, Masataka/田渡 将隆" w:date="2025-02-12T08:17:00Z">
                    <w:rPr>
                      <w:rFonts w:ascii="Abadi" w:hAnsi="Abadi" w:cstheme="minorHAnsi" w:hint="eastAsia"/>
                      <w:szCs w:val="20"/>
                      <w:lang w:val="en"/>
                    </w:rPr>
                  </w:rPrChange>
                </w:rPr>
                <w:t>〇</w:t>
              </w:r>
            </w:ins>
          </w:p>
        </w:tc>
      </w:tr>
      <w:tr w:rsidR="000F2E0E" w:rsidRPr="000F2E0E" w14:paraId="64842E3F" w14:textId="77777777" w:rsidTr="004C726A">
        <w:trPr>
          <w:trHeight w:val="85"/>
          <w:ins w:id="130" w:author="Tawatari, Masataka/田渡 将隆" w:date="2023-02-10T09:38:00Z"/>
        </w:trPr>
        <w:tc>
          <w:tcPr>
            <w:tcW w:w="1062" w:type="dxa"/>
          </w:tcPr>
          <w:p w14:paraId="680E7F66" w14:textId="65672E98" w:rsidR="00943998" w:rsidRPr="000F2E0E" w:rsidRDefault="00943998" w:rsidP="72023E22">
            <w:pPr>
              <w:jc w:val="center"/>
              <w:rPr>
                <w:ins w:id="131" w:author="Tawatari, Masataka/田渡 将隆" w:date="2023-02-10T09:38:00Z"/>
                <w:rFonts w:ascii="Abadi" w:hAnsi="Abadi" w:cstheme="minorHAnsi"/>
                <w:color w:val="000000" w:themeColor="text1"/>
                <w:szCs w:val="20"/>
                <w:lang w:val="en"/>
              </w:rPr>
            </w:pPr>
            <w:ins w:id="132" w:author="Tawatari, Masataka/田渡 将隆" w:date="2023-02-10T09:38:00Z">
              <w:r w:rsidRPr="000F2E0E">
                <w:rPr>
                  <w:rFonts w:ascii="Abadi" w:hAnsi="Abadi" w:cstheme="minorHAnsi"/>
                  <w:color w:val="000000" w:themeColor="text1"/>
                  <w:szCs w:val="20"/>
                  <w:lang w:val="en"/>
                </w:rPr>
                <w:t>1.70</w:t>
              </w:r>
            </w:ins>
          </w:p>
        </w:tc>
        <w:tc>
          <w:tcPr>
            <w:tcW w:w="3724" w:type="dxa"/>
          </w:tcPr>
          <w:p w14:paraId="61A2A0CC" w14:textId="00D0E322" w:rsidR="00943998" w:rsidRPr="000F2E0E" w:rsidRDefault="00943998" w:rsidP="2606F136">
            <w:pPr>
              <w:jc w:val="left"/>
              <w:rPr>
                <w:ins w:id="133" w:author="Tawatari, Masataka/田渡 将隆" w:date="2023-02-10T09:39:00Z"/>
                <w:rFonts w:ascii="Arial" w:hAnsi="Arial" w:cs="Arial"/>
                <w:color w:val="000000" w:themeColor="text1"/>
                <w:sz w:val="22"/>
                <w:szCs w:val="22"/>
              </w:rPr>
            </w:pPr>
            <w:ins w:id="134" w:author="Tawatari, Masataka/田渡 将隆" w:date="2023-02-10T09:38:00Z">
              <w:r w:rsidRPr="000F2E0E">
                <w:rPr>
                  <w:rFonts w:ascii="Arial" w:hAnsi="Arial" w:cs="Arial"/>
                  <w:color w:val="000000" w:themeColor="text1"/>
                  <w:sz w:val="22"/>
                  <w:szCs w:val="22"/>
                </w:rPr>
                <w:t xml:space="preserve">DCQA24-472 </w:t>
              </w:r>
            </w:ins>
            <w:ins w:id="135" w:author="Tawatari, Masataka/田渡 将隆" w:date="2023-02-10T09:39:00Z">
              <w:r w:rsidRPr="000F2E0E">
                <w:rPr>
                  <w:rFonts w:ascii="Arial" w:hAnsi="Arial" w:cs="Arial" w:hint="eastAsia"/>
                  <w:color w:val="000000" w:themeColor="text1"/>
                  <w:sz w:val="22"/>
                  <w:szCs w:val="22"/>
                </w:rPr>
                <w:t>日本語表示削除漏れ</w:t>
              </w:r>
            </w:ins>
          </w:p>
          <w:p w14:paraId="4C469EA0" w14:textId="77777777" w:rsidR="00943998" w:rsidRPr="000F2E0E" w:rsidRDefault="00943998" w:rsidP="2606F136">
            <w:pPr>
              <w:jc w:val="left"/>
              <w:rPr>
                <w:ins w:id="136" w:author="Tawatari, Masataka/田渡 将隆" w:date="2023-02-10T09:40:00Z"/>
                <w:rFonts w:ascii="Arial" w:hAnsi="Arial" w:cs="Arial"/>
                <w:color w:val="000000" w:themeColor="text1"/>
                <w:sz w:val="22"/>
                <w:szCs w:val="22"/>
                <w:rPrChange w:id="137" w:author="Tawatari, Masataka/田渡 将隆" w:date="2025-02-12T08:17:00Z">
                  <w:rPr>
                    <w:ins w:id="138" w:author="Tawatari, Masataka/田渡 将隆" w:date="2023-02-10T09:40:00Z"/>
                    <w:rFonts w:ascii="Arial" w:hAnsi="Arial" w:cs="Arial"/>
                    <w:color w:val="FF0000"/>
                    <w:sz w:val="22"/>
                    <w:szCs w:val="22"/>
                  </w:rPr>
                </w:rPrChange>
              </w:rPr>
            </w:pPr>
            <w:ins w:id="139" w:author="Tawatari, Masataka/田渡 将隆" w:date="2023-02-10T09:39:00Z">
              <w:r w:rsidRPr="000F2E0E">
                <w:rPr>
                  <w:rFonts w:ascii="Arial" w:hAnsi="Arial" w:cs="Arial"/>
                  <w:color w:val="000000" w:themeColor="text1"/>
                  <w:sz w:val="22"/>
                  <w:szCs w:val="22"/>
                </w:rPr>
                <w:t>Omission of deletion of Japanese display</w:t>
              </w:r>
            </w:ins>
          </w:p>
          <w:p w14:paraId="0F3A6CDC" w14:textId="1E3BADF1" w:rsidR="00943998" w:rsidRPr="000F2E0E" w:rsidRDefault="00943998" w:rsidP="2606F136">
            <w:pPr>
              <w:jc w:val="left"/>
              <w:rPr>
                <w:ins w:id="140" w:author="Tawatari, Masataka/田渡 将隆" w:date="2023-02-10T09:38:00Z"/>
                <w:rFonts w:ascii="Arial" w:hAnsi="Arial" w:cs="Arial"/>
                <w:color w:val="000000" w:themeColor="text1"/>
                <w:sz w:val="22"/>
                <w:szCs w:val="22"/>
              </w:rPr>
            </w:pPr>
            <w:ins w:id="141" w:author="Tawatari, Masataka/田渡 将隆" w:date="2023-02-10T09:40:00Z">
              <w:r w:rsidRPr="000F2E0E">
                <w:rPr>
                  <w:rFonts w:ascii="Arial" w:hAnsi="Arial" w:cs="Arial"/>
                  <w:color w:val="000000" w:themeColor="text1"/>
                  <w:sz w:val="22"/>
                  <w:szCs w:val="22"/>
                  <w:rPrChange w:id="142" w:author="Tawatari, Masataka/田渡 将隆" w:date="2025-02-12T08:17:00Z">
                    <w:rPr>
                      <w:rFonts w:ascii="Arial" w:hAnsi="Arial" w:cs="Arial"/>
                      <w:color w:val="FF0000"/>
                      <w:sz w:val="22"/>
                      <w:szCs w:val="22"/>
                    </w:rPr>
                  </w:rPrChange>
                </w:rPr>
                <w:t xml:space="preserve">6. QCS </w:t>
              </w:r>
              <w:r w:rsidRPr="000F2E0E">
                <w:rPr>
                  <w:rFonts w:ascii="Arial" w:hAnsi="Arial" w:cs="Arial" w:hint="eastAsia"/>
                  <w:color w:val="000000" w:themeColor="text1"/>
                  <w:sz w:val="22"/>
                  <w:szCs w:val="22"/>
                  <w:rPrChange w:id="143" w:author="Tawatari, Masataka/田渡 将隆" w:date="2025-02-12T08:17:00Z">
                    <w:rPr>
                      <w:rFonts w:ascii="Arial" w:hAnsi="Arial" w:cs="Arial" w:hint="eastAsia"/>
                      <w:color w:val="FF0000"/>
                      <w:sz w:val="22"/>
                      <w:szCs w:val="22"/>
                    </w:rPr>
                  </w:rPrChange>
                </w:rPr>
                <w:t>章</w:t>
              </w:r>
            </w:ins>
          </w:p>
        </w:tc>
        <w:tc>
          <w:tcPr>
            <w:tcW w:w="1276" w:type="dxa"/>
          </w:tcPr>
          <w:p w14:paraId="4F6EF09D" w14:textId="23767F2B" w:rsidR="00943998" w:rsidRPr="000F2E0E" w:rsidRDefault="00943998" w:rsidP="2606F136">
            <w:pPr>
              <w:jc w:val="center"/>
              <w:rPr>
                <w:ins w:id="144" w:author="Tawatari, Masataka/田渡 将隆" w:date="2023-02-10T09:38:00Z"/>
                <w:rFonts w:ascii="Abadi" w:hAnsi="Abadi" w:cstheme="minorBidi"/>
                <w:color w:val="000000" w:themeColor="text1"/>
                <w:shd w:val="clear" w:color="auto" w:fill="E6E6E6"/>
                <w:lang w:val="en"/>
              </w:rPr>
            </w:pPr>
            <w:ins w:id="145" w:author="Tawatari, Masataka/田渡 将隆" w:date="2023-02-10T09:39:00Z">
              <w:r w:rsidRPr="000F2E0E">
                <w:rPr>
                  <w:rFonts w:ascii="Abadi" w:hAnsi="Abadi" w:cstheme="minorBidi"/>
                  <w:color w:val="000000" w:themeColor="text1"/>
                  <w:shd w:val="clear" w:color="auto" w:fill="E6E6E6"/>
                  <w:lang w:val="en"/>
                </w:rPr>
                <w:t>v1.60</w:t>
              </w:r>
              <w:r w:rsidRPr="000F2E0E">
                <w:rPr>
                  <w:rFonts w:ascii="Abadi" w:hAnsi="Abadi" w:cstheme="minorBidi" w:hint="eastAsia"/>
                  <w:color w:val="000000" w:themeColor="text1"/>
                  <w:shd w:val="clear" w:color="auto" w:fill="E6E6E6"/>
                  <w:lang w:val="en"/>
                </w:rPr>
                <w:t>時の削除漏れ</w:t>
              </w:r>
              <w:r w:rsidRPr="000F2E0E">
                <w:rPr>
                  <w:color w:val="000000" w:themeColor="text1"/>
                  <w:rPrChange w:id="146" w:author="Tawatari, Masataka/田渡 将隆" w:date="2025-02-12T08:17:00Z">
                    <w:rPr/>
                  </w:rPrChange>
                </w:rPr>
                <w:t xml:space="preserve"> </w:t>
              </w:r>
              <w:r w:rsidRPr="000F2E0E">
                <w:rPr>
                  <w:rFonts w:ascii="Abadi" w:hAnsi="Abadi" w:cstheme="minorBidi"/>
                  <w:color w:val="000000" w:themeColor="text1"/>
                  <w:shd w:val="clear" w:color="auto" w:fill="E6E6E6"/>
                  <w:lang w:val="en"/>
                </w:rPr>
                <w:t>Omission of deletion at v1.60</w:t>
              </w:r>
            </w:ins>
          </w:p>
        </w:tc>
        <w:tc>
          <w:tcPr>
            <w:tcW w:w="1276" w:type="dxa"/>
          </w:tcPr>
          <w:p w14:paraId="1EBFC46C" w14:textId="77777777" w:rsidR="00943998" w:rsidRPr="000F2E0E" w:rsidRDefault="00943998" w:rsidP="00943998">
            <w:pPr>
              <w:jc w:val="center"/>
              <w:rPr>
                <w:ins w:id="147" w:author="Tawatari, Masataka/田渡 将隆" w:date="2023-02-10T09:40:00Z"/>
                <w:rFonts w:ascii="Abadi" w:hAnsi="Abadi" w:cstheme="minorBidi"/>
                <w:color w:val="000000" w:themeColor="text1"/>
                <w:shd w:val="clear" w:color="auto" w:fill="E6E6E6"/>
                <w:lang w:val="en"/>
              </w:rPr>
            </w:pPr>
            <w:ins w:id="148" w:author="Tawatari, Masataka/田渡 将隆" w:date="2023-02-10T09:40:00Z">
              <w:r w:rsidRPr="000F2E0E">
                <w:rPr>
                  <w:rFonts w:ascii="Abadi" w:hAnsi="Abadi" w:cstheme="minorBidi"/>
                  <w:color w:val="000000" w:themeColor="text1"/>
                  <w:shd w:val="clear" w:color="auto" w:fill="E6E6E6"/>
                  <w:lang w:val="en"/>
                </w:rPr>
                <w:t>LBS</w:t>
              </w:r>
            </w:ins>
          </w:p>
          <w:p w14:paraId="6E1195D1" w14:textId="3DDF2E63" w:rsidR="00943998" w:rsidRPr="000F2E0E" w:rsidRDefault="00943998" w:rsidP="00943998">
            <w:pPr>
              <w:jc w:val="center"/>
              <w:rPr>
                <w:ins w:id="149" w:author="Tawatari, Masataka/田渡 将隆" w:date="2023-02-10T09:38:00Z"/>
                <w:rFonts w:ascii="Abadi" w:hAnsi="Abadi" w:cstheme="minorBidi"/>
                <w:color w:val="000000" w:themeColor="text1"/>
                <w:shd w:val="clear" w:color="auto" w:fill="E6E6E6"/>
                <w:lang w:val="en"/>
              </w:rPr>
            </w:pPr>
            <w:ins w:id="150" w:author="Tawatari, Masataka/田渡 将隆" w:date="2023-02-10T09:40:00Z">
              <w:r w:rsidRPr="000F2E0E">
                <w:rPr>
                  <w:rFonts w:ascii="Abadi" w:hAnsi="Abadi" w:cstheme="minorBidi"/>
                  <w:color w:val="000000" w:themeColor="text1"/>
                  <w:shd w:val="clear" w:color="auto" w:fill="E6E6E6"/>
                  <w:lang w:val="en"/>
                </w:rPr>
                <w:t>Masataka Tawatari</w:t>
              </w:r>
            </w:ins>
          </w:p>
        </w:tc>
        <w:tc>
          <w:tcPr>
            <w:tcW w:w="1276" w:type="dxa"/>
          </w:tcPr>
          <w:p w14:paraId="33AD6A83" w14:textId="70600A8D" w:rsidR="00943998" w:rsidRPr="000F2E0E" w:rsidRDefault="00943998" w:rsidP="2606F136">
            <w:pPr>
              <w:jc w:val="center"/>
              <w:rPr>
                <w:ins w:id="151" w:author="Tawatari, Masataka/田渡 将隆" w:date="2023-02-10T09:38:00Z"/>
                <w:rFonts w:ascii="Abadi" w:hAnsi="Abadi" w:cstheme="minorBidi"/>
                <w:color w:val="000000" w:themeColor="text1"/>
                <w:lang w:val="en"/>
              </w:rPr>
            </w:pPr>
            <w:ins w:id="152" w:author="Tawatari, Masataka/田渡 将隆" w:date="2023-02-10T09:40:00Z">
              <w:r w:rsidRPr="000F2E0E">
                <w:rPr>
                  <w:rFonts w:ascii="Abadi" w:hAnsi="Abadi" w:cstheme="minorBidi"/>
                  <w:color w:val="000000" w:themeColor="text1"/>
                  <w:lang w:val="en"/>
                </w:rPr>
                <w:t>3/17/2023</w:t>
              </w:r>
            </w:ins>
          </w:p>
        </w:tc>
        <w:tc>
          <w:tcPr>
            <w:tcW w:w="1297" w:type="dxa"/>
          </w:tcPr>
          <w:p w14:paraId="1EDBF989" w14:textId="612A0E72" w:rsidR="00943998" w:rsidRPr="000F2E0E" w:rsidRDefault="00943998" w:rsidP="72023E22">
            <w:pPr>
              <w:jc w:val="center"/>
              <w:rPr>
                <w:ins w:id="153" w:author="Tawatari, Masataka/田渡 将隆" w:date="2023-02-10T09:38:00Z"/>
                <w:rFonts w:ascii="Abadi" w:hAnsi="Abadi" w:cstheme="minorHAnsi"/>
                <w:color w:val="000000" w:themeColor="text1"/>
                <w:szCs w:val="20"/>
                <w:lang w:val="en"/>
              </w:rPr>
            </w:pPr>
            <w:ins w:id="154" w:author="Tawatari, Masataka/田渡 将隆" w:date="2023-02-10T09:40:00Z">
              <w:r w:rsidRPr="000F2E0E">
                <w:rPr>
                  <w:rFonts w:ascii="Abadi" w:hAnsi="Abadi" w:cstheme="minorHAnsi" w:hint="eastAsia"/>
                  <w:color w:val="000000" w:themeColor="text1"/>
                  <w:szCs w:val="20"/>
                  <w:lang w:val="en"/>
                </w:rPr>
                <w:t>〇</w:t>
              </w:r>
            </w:ins>
          </w:p>
        </w:tc>
      </w:tr>
      <w:tr w:rsidR="000F2E0E" w:rsidRPr="000F2E0E" w14:paraId="5F060701" w14:textId="77777777" w:rsidTr="004C726A">
        <w:trPr>
          <w:trHeight w:val="85"/>
          <w:ins w:id="155" w:author="Anna Shelukha (TMNA)" w:date="2024-06-21T14:22:00Z"/>
        </w:trPr>
        <w:tc>
          <w:tcPr>
            <w:tcW w:w="1062" w:type="dxa"/>
          </w:tcPr>
          <w:p w14:paraId="6159F83B" w14:textId="0C6BECDC" w:rsidR="00EA57FF" w:rsidRPr="000F2E0E" w:rsidRDefault="00EA57FF" w:rsidP="72023E22">
            <w:pPr>
              <w:jc w:val="center"/>
              <w:rPr>
                <w:ins w:id="156" w:author="Anna Shelukha (TMNA)" w:date="2024-06-21T14:22:00Z"/>
                <w:rFonts w:ascii="Abadi" w:hAnsi="Abadi" w:cstheme="minorHAnsi"/>
                <w:color w:val="000000" w:themeColor="text1"/>
                <w:szCs w:val="20"/>
                <w:lang w:val="en"/>
                <w:rPrChange w:id="157" w:author="Tawatari, Masataka/田渡 将隆" w:date="2025-02-12T08:17:00Z">
                  <w:rPr>
                    <w:ins w:id="158" w:author="Anna Shelukha (TMNA)" w:date="2024-06-21T14:22:00Z"/>
                    <w:rFonts w:ascii="Abadi" w:hAnsi="Abadi" w:cstheme="minorHAnsi"/>
                    <w:color w:val="FF0000"/>
                    <w:szCs w:val="20"/>
                    <w:lang w:val="en"/>
                  </w:rPr>
                </w:rPrChange>
              </w:rPr>
            </w:pPr>
            <w:ins w:id="159" w:author="Anna Shelukha (TMNA)" w:date="2024-06-21T14:22:00Z">
              <w:r w:rsidRPr="000F2E0E">
                <w:rPr>
                  <w:rFonts w:ascii="Abadi" w:hAnsi="Abadi" w:cstheme="minorHAnsi"/>
                  <w:color w:val="000000" w:themeColor="text1"/>
                  <w:szCs w:val="20"/>
                  <w:lang w:val="en"/>
                  <w:rPrChange w:id="160" w:author="Tawatari, Masataka/田渡 将隆" w:date="2025-02-12T08:17:00Z">
                    <w:rPr>
                      <w:rFonts w:ascii="Abadi" w:hAnsi="Abadi" w:cstheme="minorHAnsi"/>
                      <w:color w:val="FF0000"/>
                      <w:szCs w:val="20"/>
                      <w:lang w:val="en"/>
                    </w:rPr>
                  </w:rPrChange>
                </w:rPr>
                <w:lastRenderedPageBreak/>
                <w:t>6.30</w:t>
              </w:r>
            </w:ins>
          </w:p>
        </w:tc>
        <w:tc>
          <w:tcPr>
            <w:tcW w:w="3724" w:type="dxa"/>
          </w:tcPr>
          <w:p w14:paraId="6B0C5126" w14:textId="35DF2E62" w:rsidR="00754C3B" w:rsidRPr="000F2E0E" w:rsidRDefault="002827D7" w:rsidP="007866E3">
            <w:pPr>
              <w:jc w:val="left"/>
              <w:rPr>
                <w:ins w:id="161" w:author="Tawatari, Masataka/田渡 将隆" w:date="2024-08-14T12:57:00Z"/>
                <w:rFonts w:ascii="Arial" w:hAnsi="Arial" w:cs="Arial"/>
                <w:color w:val="000000" w:themeColor="text1"/>
                <w:sz w:val="22"/>
                <w:szCs w:val="22"/>
                <w:rPrChange w:id="162" w:author="Tawatari, Masataka/田渡 将隆" w:date="2025-02-12T08:17:00Z">
                  <w:rPr>
                    <w:ins w:id="163" w:author="Tawatari, Masataka/田渡 将隆" w:date="2024-08-14T12:57:00Z"/>
                    <w:rFonts w:ascii="Arial" w:hAnsi="Arial" w:cs="Arial"/>
                    <w:color w:val="FF0000"/>
                    <w:sz w:val="22"/>
                    <w:szCs w:val="22"/>
                  </w:rPr>
                </w:rPrChange>
              </w:rPr>
            </w:pPr>
            <w:ins w:id="164" w:author="Tawatari, Masataka/田渡 将隆" w:date="2024-08-14T12:57:00Z">
              <w:r w:rsidRPr="000F2E0E">
                <w:rPr>
                  <w:rFonts w:ascii="Arial" w:hAnsi="Arial" w:cs="Arial"/>
                  <w:color w:val="000000" w:themeColor="text1"/>
                  <w:sz w:val="22"/>
                  <w:szCs w:val="22"/>
                  <w:rPrChange w:id="165" w:author="Tawatari, Masataka/田渡 将隆" w:date="2025-02-12T08:17:00Z">
                    <w:rPr>
                      <w:rFonts w:ascii="Arial" w:hAnsi="Arial" w:cs="Arial"/>
                      <w:color w:val="FF0000"/>
                      <w:sz w:val="22"/>
                      <w:szCs w:val="22"/>
                    </w:rPr>
                  </w:rPrChange>
                </w:rPr>
                <w:t>DC24-42027</w:t>
              </w:r>
              <w:r w:rsidRPr="000F2E0E">
                <w:rPr>
                  <w:rFonts w:ascii="Arial" w:hAnsi="Arial" w:cs="Arial" w:hint="eastAsia"/>
                  <w:color w:val="000000" w:themeColor="text1"/>
                  <w:sz w:val="22"/>
                  <w:szCs w:val="22"/>
                  <w:rPrChange w:id="166" w:author="Tawatari, Masataka/田渡 将隆" w:date="2025-02-12T08:17:00Z">
                    <w:rPr>
                      <w:rFonts w:ascii="Arial" w:hAnsi="Arial" w:cs="Arial" w:hint="eastAsia"/>
                      <w:color w:val="FF0000"/>
                      <w:sz w:val="22"/>
                      <w:szCs w:val="22"/>
                    </w:rPr>
                  </w:rPrChange>
                </w:rPr>
                <w:t>（№</w:t>
              </w:r>
              <w:r w:rsidRPr="000F2E0E">
                <w:rPr>
                  <w:color w:val="000000" w:themeColor="text1"/>
                  <w:rPrChange w:id="167" w:author="Tawatari, Masataka/田渡 将隆" w:date="2025-02-12T08:17:00Z">
                    <w:rPr/>
                  </w:rPrChange>
                </w:rPr>
                <w:t xml:space="preserve"> </w:t>
              </w:r>
              <w:r w:rsidRPr="000F2E0E">
                <w:rPr>
                  <w:rFonts w:ascii="Arial" w:hAnsi="Arial" w:cs="Arial"/>
                  <w:color w:val="000000" w:themeColor="text1"/>
                  <w:sz w:val="22"/>
                  <w:szCs w:val="22"/>
                  <w:rPrChange w:id="168" w:author="Tawatari, Masataka/田渡 将隆" w:date="2025-02-12T08:17:00Z">
                    <w:rPr>
                      <w:rFonts w:ascii="Arial" w:hAnsi="Arial" w:cs="Arial"/>
                      <w:color w:val="FF0000"/>
                      <w:sz w:val="22"/>
                      <w:szCs w:val="22"/>
                    </w:rPr>
                  </w:rPrChange>
                </w:rPr>
                <w:t>1246</w:t>
              </w:r>
              <w:r w:rsidRPr="000F2E0E">
                <w:rPr>
                  <w:rFonts w:ascii="Arial" w:hAnsi="Arial" w:cs="Arial" w:hint="eastAsia"/>
                  <w:color w:val="000000" w:themeColor="text1"/>
                  <w:sz w:val="22"/>
                  <w:szCs w:val="22"/>
                  <w:rPrChange w:id="169" w:author="Tawatari, Masataka/田渡 将隆" w:date="2025-02-12T08:17:00Z">
                    <w:rPr>
                      <w:rFonts w:ascii="Arial" w:hAnsi="Arial" w:cs="Arial" w:hint="eastAsia"/>
                      <w:color w:val="FF0000"/>
                      <w:sz w:val="22"/>
                      <w:szCs w:val="22"/>
                    </w:rPr>
                  </w:rPrChange>
                </w:rPr>
                <w:t>）</w:t>
              </w:r>
            </w:ins>
          </w:p>
          <w:p w14:paraId="4FC63882" w14:textId="4ADF13ED" w:rsidR="007866E3" w:rsidRPr="000F2E0E" w:rsidRDefault="007866E3" w:rsidP="007866E3">
            <w:pPr>
              <w:jc w:val="left"/>
              <w:rPr>
                <w:ins w:id="170" w:author="Anna Shelukha (TMNA)" w:date="2024-06-21T14:33:00Z"/>
                <w:rFonts w:ascii="Arial" w:hAnsi="Arial" w:cs="Arial"/>
                <w:color w:val="000000" w:themeColor="text1"/>
                <w:sz w:val="22"/>
                <w:szCs w:val="22"/>
                <w:rPrChange w:id="171" w:author="Tawatari, Masataka/田渡 将隆" w:date="2025-02-12T08:17:00Z">
                  <w:rPr>
                    <w:ins w:id="172" w:author="Anna Shelukha (TMNA)" w:date="2024-06-21T14:33:00Z"/>
                    <w:rFonts w:ascii="Arial" w:hAnsi="Arial" w:cs="Arial"/>
                    <w:color w:val="FF0000"/>
                    <w:sz w:val="22"/>
                    <w:szCs w:val="22"/>
                  </w:rPr>
                </w:rPrChange>
              </w:rPr>
            </w:pPr>
            <w:ins w:id="173" w:author="Anna Shelukha (TMNA)" w:date="2024-06-21T14:33:00Z">
              <w:r w:rsidRPr="000F2E0E">
                <w:rPr>
                  <w:rFonts w:ascii="Arial" w:hAnsi="Arial" w:cs="Arial"/>
                  <w:color w:val="000000" w:themeColor="text1"/>
                  <w:sz w:val="22"/>
                  <w:szCs w:val="22"/>
                  <w:rPrChange w:id="174" w:author="Tawatari, Masataka/田渡 将隆" w:date="2025-02-12T08:17:00Z">
                    <w:rPr>
                      <w:rFonts w:ascii="Arial" w:hAnsi="Arial" w:cs="Arial"/>
                      <w:color w:val="FF0000"/>
                      <w:sz w:val="22"/>
                      <w:szCs w:val="22"/>
                    </w:rPr>
                  </w:rPrChange>
                </w:rPr>
                <w:t>6. QOS (Quality of Service)</w:t>
              </w:r>
            </w:ins>
          </w:p>
          <w:p w14:paraId="2A5BC00D" w14:textId="7C65A2F5" w:rsidR="007866E3" w:rsidRPr="000F2E0E" w:rsidRDefault="007866E3" w:rsidP="007866E3">
            <w:pPr>
              <w:jc w:val="left"/>
              <w:rPr>
                <w:ins w:id="175" w:author="Anna Shelukha (TMNA)" w:date="2024-06-21T14:32:00Z"/>
                <w:rFonts w:ascii="Arial" w:hAnsi="Arial" w:cs="Arial"/>
                <w:color w:val="000000" w:themeColor="text1"/>
                <w:sz w:val="22"/>
                <w:szCs w:val="22"/>
                <w:rPrChange w:id="176" w:author="Tawatari, Masataka/田渡 将隆" w:date="2025-02-12T08:17:00Z">
                  <w:rPr>
                    <w:ins w:id="177" w:author="Anna Shelukha (TMNA)" w:date="2024-06-21T14:32:00Z"/>
                    <w:rFonts w:eastAsia="Meiryo UI"/>
                    <w:color w:val="FF0000"/>
                    <w:sz w:val="16"/>
                    <w:szCs w:val="22"/>
                  </w:rPr>
                </w:rPrChange>
              </w:rPr>
            </w:pPr>
            <w:ins w:id="178" w:author="Anna Shelukha (TMNA)" w:date="2024-06-21T14:32:00Z">
              <w:r w:rsidRPr="000F2E0E">
                <w:rPr>
                  <w:rFonts w:ascii="Arial" w:hAnsi="Arial" w:cs="Arial" w:hint="eastAsia"/>
                  <w:color w:val="000000" w:themeColor="text1"/>
                  <w:sz w:val="22"/>
                  <w:szCs w:val="22"/>
                  <w:rPrChange w:id="179" w:author="Tawatari, Masataka/田渡 将隆" w:date="2025-02-12T08:17:00Z">
                    <w:rPr>
                      <w:rFonts w:hint="eastAsia"/>
                      <w:color w:val="FF0000"/>
                      <w:sz w:val="16"/>
                      <w:szCs w:val="22"/>
                    </w:rPr>
                  </w:rPrChange>
                </w:rPr>
                <w:t>【仕様変更</w:t>
              </w:r>
              <w:r w:rsidRPr="000F2E0E">
                <w:rPr>
                  <w:rFonts w:ascii="Arial" w:hAnsi="Arial" w:cs="Arial"/>
                  <w:color w:val="000000" w:themeColor="text1"/>
                  <w:sz w:val="22"/>
                  <w:szCs w:val="22"/>
                  <w:rPrChange w:id="180" w:author="Tawatari, Masataka/田渡 将隆" w:date="2025-02-12T08:17:00Z">
                    <w:rPr>
                      <w:color w:val="FF0000"/>
                      <w:sz w:val="16"/>
                      <w:szCs w:val="22"/>
                    </w:rPr>
                  </w:rPrChange>
                </w:rPr>
                <w:t>/Spec change</w:t>
              </w:r>
              <w:r w:rsidRPr="000F2E0E">
                <w:rPr>
                  <w:rFonts w:ascii="Arial" w:hAnsi="Arial" w:cs="Arial" w:hint="eastAsia"/>
                  <w:color w:val="000000" w:themeColor="text1"/>
                  <w:sz w:val="22"/>
                  <w:szCs w:val="22"/>
                  <w:rPrChange w:id="181" w:author="Tawatari, Masataka/田渡 将隆" w:date="2025-02-12T08:17:00Z">
                    <w:rPr>
                      <w:rFonts w:hint="eastAsia"/>
                      <w:color w:val="FF0000"/>
                      <w:sz w:val="16"/>
                      <w:szCs w:val="22"/>
                    </w:rPr>
                  </w:rPrChange>
                </w:rPr>
                <w:t>】</w:t>
              </w:r>
            </w:ins>
          </w:p>
          <w:p w14:paraId="3D3AF9B3" w14:textId="2E407FFA" w:rsidR="007866E3" w:rsidRPr="000F2E0E" w:rsidRDefault="007866E3" w:rsidP="006A46D6">
            <w:pPr>
              <w:jc w:val="left"/>
              <w:rPr>
                <w:ins w:id="182" w:author="Anna Shelukha (TMNA)" w:date="2024-06-21T14:32:00Z"/>
                <w:rFonts w:ascii="Arial" w:hAnsi="Arial" w:cs="Arial"/>
                <w:color w:val="000000" w:themeColor="text1"/>
                <w:sz w:val="22"/>
                <w:szCs w:val="22"/>
                <w:lang w:val="es-ES"/>
                <w:rPrChange w:id="183" w:author="Tawatari, Masataka/田渡 将隆" w:date="2025-02-12T08:17:00Z">
                  <w:rPr>
                    <w:ins w:id="184" w:author="Anna Shelukha (TMNA)" w:date="2024-06-21T14:32:00Z"/>
                    <w:rFonts w:ascii="Arial" w:hAnsi="Arial" w:cs="Arial"/>
                    <w:color w:val="FF0000"/>
                    <w:sz w:val="22"/>
                    <w:szCs w:val="22"/>
                  </w:rPr>
                </w:rPrChange>
              </w:rPr>
            </w:pPr>
            <w:ins w:id="185" w:author="Anna Shelukha (TMNA)" w:date="2024-06-21T14:32:00Z">
              <w:r w:rsidRPr="000F2E0E">
                <w:rPr>
                  <w:rFonts w:ascii="Arial" w:hAnsi="Arial" w:cs="Arial" w:hint="eastAsia"/>
                  <w:color w:val="000000" w:themeColor="text1"/>
                  <w:sz w:val="22"/>
                  <w:szCs w:val="22"/>
                  <w:rPrChange w:id="186" w:author="Tawatari, Masataka/田渡 将隆" w:date="2025-02-12T08:17:00Z">
                    <w:rPr>
                      <w:rFonts w:hint="eastAsia"/>
                      <w:color w:val="FF0000"/>
                      <w:sz w:val="16"/>
                      <w:szCs w:val="22"/>
                    </w:rPr>
                  </w:rPrChange>
                </w:rPr>
                <w:t>【</w:t>
              </w:r>
              <w:r w:rsidRPr="000F2E0E">
                <w:rPr>
                  <w:rFonts w:ascii="Arial" w:hAnsi="Arial" w:cs="Arial"/>
                  <w:color w:val="000000" w:themeColor="text1"/>
                  <w:sz w:val="22"/>
                  <w:szCs w:val="22"/>
                  <w:lang w:val="es-ES"/>
                  <w:rPrChange w:id="187" w:author="Tawatari, Masataka/田渡 将隆" w:date="2025-02-12T08:17:00Z">
                    <w:rPr>
                      <w:color w:val="FF0000"/>
                      <w:sz w:val="16"/>
                      <w:szCs w:val="22"/>
                    </w:rPr>
                  </w:rPrChange>
                </w:rPr>
                <w:t>24MM(CV#2)/SU(PreCV)/CDC(PreCV)</w:t>
              </w:r>
              <w:r w:rsidRPr="000F2E0E">
                <w:rPr>
                  <w:rFonts w:ascii="Arial" w:hAnsi="Arial" w:cs="Arial" w:hint="eastAsia"/>
                  <w:color w:val="000000" w:themeColor="text1"/>
                  <w:sz w:val="22"/>
                  <w:szCs w:val="22"/>
                  <w:rPrChange w:id="188" w:author="Tawatari, Masataka/田渡 将隆" w:date="2025-02-12T08:17:00Z">
                    <w:rPr>
                      <w:rFonts w:hint="eastAsia"/>
                      <w:color w:val="FF0000"/>
                      <w:sz w:val="16"/>
                      <w:szCs w:val="22"/>
                    </w:rPr>
                  </w:rPrChange>
                </w:rPr>
                <w:t>】</w:t>
              </w:r>
            </w:ins>
          </w:p>
          <w:p w14:paraId="02F49166" w14:textId="17373D65" w:rsidR="00EA57FF" w:rsidRPr="000F2E0E" w:rsidRDefault="00EA57FF" w:rsidP="2606F136">
            <w:pPr>
              <w:jc w:val="left"/>
              <w:rPr>
                <w:ins w:id="189" w:author="Anna Shelukha (TMNA)" w:date="2024-06-21T14:23:00Z"/>
                <w:rFonts w:ascii="Arial" w:hAnsi="Arial" w:cs="Arial"/>
                <w:color w:val="000000" w:themeColor="text1"/>
                <w:sz w:val="22"/>
                <w:szCs w:val="22"/>
                <w:rPrChange w:id="190" w:author="Tawatari, Masataka/田渡 将隆" w:date="2025-02-12T08:17:00Z">
                  <w:rPr>
                    <w:ins w:id="191" w:author="Anna Shelukha (TMNA)" w:date="2024-06-21T14:23:00Z"/>
                    <w:rFonts w:ascii="Arial" w:hAnsi="Arial" w:cs="Arial"/>
                    <w:color w:val="FF0000"/>
                    <w:sz w:val="22"/>
                    <w:szCs w:val="22"/>
                  </w:rPr>
                </w:rPrChange>
              </w:rPr>
            </w:pPr>
            <w:ins w:id="192" w:author="Anna Shelukha (TMNA)" w:date="2024-06-21T14:23:00Z">
              <w:r w:rsidRPr="000F2E0E">
                <w:rPr>
                  <w:rFonts w:ascii="Arial" w:hAnsi="Arial" w:cs="Arial"/>
                  <w:color w:val="000000" w:themeColor="text1"/>
                  <w:sz w:val="22"/>
                  <w:szCs w:val="22"/>
                  <w:rPrChange w:id="193" w:author="Tawatari, Masataka/田渡 将隆" w:date="2025-02-12T08:17:00Z">
                    <w:rPr>
                      <w:rFonts w:ascii="Arial" w:hAnsi="Arial" w:cs="Arial"/>
                      <w:color w:val="FF0000"/>
                      <w:sz w:val="22"/>
                      <w:szCs w:val="22"/>
                    </w:rPr>
                  </w:rPrChange>
                </w:rPr>
                <w:t>Adjustment of QOS items based on feedback and testing concerns</w:t>
              </w:r>
            </w:ins>
          </w:p>
          <w:p w14:paraId="5394CFB7" w14:textId="1067E6B1" w:rsidR="00EA57FF" w:rsidRPr="000F2E0E" w:rsidRDefault="00EA57FF" w:rsidP="2606F136">
            <w:pPr>
              <w:jc w:val="left"/>
              <w:rPr>
                <w:ins w:id="194" w:author="Anna Shelukha (TMNA)" w:date="2024-06-21T14:22:00Z"/>
                <w:rFonts w:ascii="Arial" w:hAnsi="Arial" w:cs="Arial"/>
                <w:color w:val="000000" w:themeColor="text1"/>
                <w:sz w:val="22"/>
                <w:szCs w:val="22"/>
                <w:rPrChange w:id="195" w:author="Tawatari, Masataka/田渡 将隆" w:date="2025-02-12T08:17:00Z">
                  <w:rPr>
                    <w:ins w:id="196" w:author="Anna Shelukha (TMNA)" w:date="2024-06-21T14:22:00Z"/>
                    <w:rFonts w:ascii="Arial" w:hAnsi="Arial" w:cs="Arial"/>
                    <w:color w:val="FF0000"/>
                    <w:sz w:val="22"/>
                    <w:szCs w:val="22"/>
                  </w:rPr>
                </w:rPrChange>
              </w:rPr>
            </w:pPr>
            <w:ins w:id="197" w:author="Anna Shelukha (TMNA)" w:date="2024-06-21T14:23:00Z">
              <w:r w:rsidRPr="000F2E0E">
                <w:rPr>
                  <w:rFonts w:ascii="Arial" w:hAnsi="Arial" w:cs="Arial"/>
                  <w:color w:val="000000" w:themeColor="text1"/>
                  <w:sz w:val="22"/>
                  <w:szCs w:val="22"/>
                  <w:rPrChange w:id="198" w:author="Tawatari, Masataka/田渡 将隆" w:date="2025-02-12T08:17:00Z">
                    <w:rPr>
                      <w:rFonts w:ascii="Arial" w:hAnsi="Arial" w:cs="Arial"/>
                      <w:color w:val="FF0000"/>
                      <w:sz w:val="22"/>
                      <w:szCs w:val="22"/>
                    </w:rPr>
                  </w:rPrChange>
                </w:rPr>
                <w:t>(WNSDK24-3545)</w:t>
              </w:r>
            </w:ins>
          </w:p>
        </w:tc>
        <w:tc>
          <w:tcPr>
            <w:tcW w:w="1276" w:type="dxa"/>
          </w:tcPr>
          <w:p w14:paraId="0EF188FC" w14:textId="3025EE2B" w:rsidR="00EA57FF" w:rsidRPr="000F2E0E" w:rsidRDefault="00EA57FF" w:rsidP="2606F136">
            <w:pPr>
              <w:jc w:val="center"/>
              <w:rPr>
                <w:ins w:id="199" w:author="Anna Shelukha (TMNA)" w:date="2024-06-21T14:22:00Z"/>
                <w:rFonts w:ascii="Abadi" w:hAnsi="Abadi" w:cstheme="minorBidi"/>
                <w:color w:val="000000" w:themeColor="text1"/>
                <w:shd w:val="clear" w:color="auto" w:fill="E6E6E6"/>
                <w:lang w:val="en"/>
                <w:rPrChange w:id="200" w:author="Tawatari, Masataka/田渡 将隆" w:date="2025-02-12T08:17:00Z">
                  <w:rPr>
                    <w:ins w:id="201" w:author="Anna Shelukha (TMNA)" w:date="2024-06-21T14:22:00Z"/>
                    <w:rFonts w:ascii="Abadi" w:hAnsi="Abadi" w:cstheme="minorBidi"/>
                    <w:color w:val="FF0000"/>
                    <w:shd w:val="clear" w:color="auto" w:fill="E6E6E6"/>
                    <w:lang w:val="en"/>
                  </w:rPr>
                </w:rPrChange>
              </w:rPr>
            </w:pPr>
            <w:ins w:id="202" w:author="Anna Shelukha (TMNA)" w:date="2024-06-21T14:24:00Z">
              <w:r w:rsidRPr="000F2E0E">
                <w:rPr>
                  <w:rFonts w:ascii="Abadi" w:hAnsi="Abadi" w:cstheme="minorBidi"/>
                  <w:color w:val="000000" w:themeColor="text1"/>
                  <w:shd w:val="clear" w:color="auto" w:fill="E6E6E6"/>
                  <w:lang w:val="en"/>
                  <w:rPrChange w:id="203" w:author="Tawatari, Masataka/田渡 将隆" w:date="2025-02-12T08:17:00Z">
                    <w:rPr>
                      <w:rFonts w:ascii="Abadi" w:hAnsi="Abadi" w:cstheme="minorBidi"/>
                      <w:color w:val="FF0000"/>
                      <w:shd w:val="clear" w:color="auto" w:fill="E6E6E6"/>
                      <w:lang w:val="en"/>
                    </w:rPr>
                  </w:rPrChange>
                </w:rPr>
                <w:t>Requirements not feasible</w:t>
              </w:r>
            </w:ins>
          </w:p>
        </w:tc>
        <w:tc>
          <w:tcPr>
            <w:tcW w:w="1276" w:type="dxa"/>
          </w:tcPr>
          <w:p w14:paraId="6320D56E" w14:textId="16D76732" w:rsidR="00EA57FF" w:rsidRPr="000F2E0E" w:rsidRDefault="00EA57FF" w:rsidP="00943998">
            <w:pPr>
              <w:jc w:val="center"/>
              <w:rPr>
                <w:ins w:id="204" w:author="Anna Shelukha (TMNA)" w:date="2024-06-21T14:22:00Z"/>
                <w:rFonts w:ascii="Abadi" w:hAnsi="Abadi" w:cstheme="minorBidi"/>
                <w:color w:val="000000" w:themeColor="text1"/>
                <w:shd w:val="clear" w:color="auto" w:fill="E6E6E6"/>
                <w:lang w:val="en"/>
                <w:rPrChange w:id="205" w:author="Tawatari, Masataka/田渡 将隆" w:date="2025-02-12T08:17:00Z">
                  <w:rPr>
                    <w:ins w:id="206" w:author="Anna Shelukha (TMNA)" w:date="2024-06-21T14:22:00Z"/>
                    <w:rFonts w:ascii="Abadi" w:hAnsi="Abadi" w:cstheme="minorBidi"/>
                    <w:color w:val="FF0000"/>
                    <w:shd w:val="clear" w:color="auto" w:fill="E6E6E6"/>
                    <w:lang w:val="en"/>
                  </w:rPr>
                </w:rPrChange>
              </w:rPr>
            </w:pPr>
            <w:ins w:id="207" w:author="Anna Shelukha (TMNA)" w:date="2024-06-21T14:24:00Z">
              <w:r w:rsidRPr="000F2E0E">
                <w:rPr>
                  <w:rFonts w:ascii="Abadi" w:hAnsi="Abadi" w:cstheme="minorBidi"/>
                  <w:color w:val="000000" w:themeColor="text1"/>
                  <w:shd w:val="clear" w:color="auto" w:fill="E6E6E6"/>
                  <w:lang w:val="en"/>
                  <w:rPrChange w:id="208" w:author="Tawatari, Masataka/田渡 将隆" w:date="2025-02-12T08:17:00Z">
                    <w:rPr>
                      <w:rFonts w:ascii="Abadi" w:hAnsi="Abadi" w:cstheme="minorBidi"/>
                      <w:color w:val="FF0000"/>
                      <w:shd w:val="clear" w:color="auto" w:fill="E6E6E6"/>
                      <w:lang w:val="en"/>
                    </w:rPr>
                  </w:rPrChange>
                </w:rPr>
                <w:t>TMNA</w:t>
              </w:r>
            </w:ins>
          </w:p>
        </w:tc>
        <w:tc>
          <w:tcPr>
            <w:tcW w:w="1276" w:type="dxa"/>
          </w:tcPr>
          <w:p w14:paraId="7DA8CB67" w14:textId="10B08C59" w:rsidR="00EA57FF" w:rsidRPr="000F2E0E" w:rsidRDefault="00EA57FF" w:rsidP="2606F136">
            <w:pPr>
              <w:jc w:val="center"/>
              <w:rPr>
                <w:ins w:id="209" w:author="Anna Shelukha (TMNA)" w:date="2024-06-21T14:22:00Z"/>
                <w:rFonts w:ascii="Abadi" w:hAnsi="Abadi" w:cstheme="minorBidi"/>
                <w:color w:val="000000" w:themeColor="text1"/>
                <w:lang w:val="en"/>
                <w:rPrChange w:id="210" w:author="Tawatari, Masataka/田渡 将隆" w:date="2025-02-12T08:17:00Z">
                  <w:rPr>
                    <w:ins w:id="211" w:author="Anna Shelukha (TMNA)" w:date="2024-06-21T14:22:00Z"/>
                    <w:rFonts w:ascii="Abadi" w:hAnsi="Abadi" w:cstheme="minorBidi"/>
                    <w:color w:val="FF0000"/>
                    <w:lang w:val="en"/>
                  </w:rPr>
                </w:rPrChange>
              </w:rPr>
            </w:pPr>
            <w:ins w:id="212" w:author="Anna Shelukha (TMNA)" w:date="2024-06-21T14:24:00Z">
              <w:r w:rsidRPr="000F2E0E">
                <w:rPr>
                  <w:rFonts w:ascii="Abadi" w:hAnsi="Abadi" w:cstheme="minorBidi"/>
                  <w:color w:val="000000" w:themeColor="text1"/>
                  <w:lang w:val="en"/>
                  <w:rPrChange w:id="213" w:author="Tawatari, Masataka/田渡 将隆" w:date="2025-02-12T08:17:00Z">
                    <w:rPr>
                      <w:rFonts w:ascii="Abadi" w:hAnsi="Abadi" w:cstheme="minorBidi"/>
                      <w:color w:val="FF0000"/>
                      <w:lang w:val="en"/>
                    </w:rPr>
                  </w:rPrChange>
                </w:rPr>
                <w:t>0</w:t>
              </w:r>
            </w:ins>
            <w:ins w:id="214" w:author="Bryan Yamasaki (TMNA)" w:date="2024-07-11T21:17:00Z">
              <w:del w:id="215" w:author="Tawatari, Masataka/田渡 将隆" w:date="2024-08-14T12:57:00Z">
                <w:r w:rsidR="006A46D6" w:rsidRPr="000F2E0E" w:rsidDel="002827D7">
                  <w:rPr>
                    <w:rFonts w:ascii="Abadi" w:hAnsi="Abadi" w:cstheme="minorBidi"/>
                    <w:color w:val="000000" w:themeColor="text1"/>
                    <w:lang w:val="en"/>
                    <w:rPrChange w:id="216" w:author="Tawatari, Masataka/田渡 将隆" w:date="2025-02-12T08:17:00Z">
                      <w:rPr>
                        <w:rFonts w:ascii="Abadi" w:hAnsi="Abadi" w:cstheme="minorBidi"/>
                        <w:color w:val="FF0000"/>
                        <w:lang w:val="en"/>
                      </w:rPr>
                    </w:rPrChange>
                  </w:rPr>
                  <w:delText>7</w:delText>
                </w:r>
              </w:del>
            </w:ins>
            <w:ins w:id="217" w:author="Tawatari, Masataka/田渡 将隆" w:date="2024-08-14T12:57:00Z">
              <w:r w:rsidR="002827D7" w:rsidRPr="000F2E0E">
                <w:rPr>
                  <w:rFonts w:ascii="Abadi" w:hAnsi="Abadi" w:cstheme="minorBidi"/>
                  <w:color w:val="000000" w:themeColor="text1"/>
                  <w:lang w:val="en"/>
                  <w:rPrChange w:id="218" w:author="Tawatari, Masataka/田渡 将隆" w:date="2025-02-12T08:17:00Z">
                    <w:rPr>
                      <w:rFonts w:ascii="Abadi" w:hAnsi="Abadi" w:cstheme="minorBidi"/>
                      <w:color w:val="FF0000"/>
                      <w:lang w:val="en"/>
                    </w:rPr>
                  </w:rPrChange>
                </w:rPr>
                <w:t>8</w:t>
              </w:r>
            </w:ins>
            <w:ins w:id="219" w:author="Anna Shelukha (TMNA)" w:date="2024-06-21T14:24:00Z">
              <w:del w:id="220" w:author="Bryan Yamasaki (TMNA)" w:date="2024-07-11T21:17:00Z">
                <w:r w:rsidRPr="000F2E0E" w:rsidDel="006A46D6">
                  <w:rPr>
                    <w:rFonts w:ascii="Abadi" w:hAnsi="Abadi" w:cstheme="minorBidi"/>
                    <w:color w:val="000000" w:themeColor="text1"/>
                    <w:lang w:val="en"/>
                    <w:rPrChange w:id="221" w:author="Tawatari, Masataka/田渡 将隆" w:date="2025-02-12T08:17:00Z">
                      <w:rPr>
                        <w:rFonts w:ascii="Abadi" w:hAnsi="Abadi" w:cstheme="minorBidi"/>
                        <w:color w:val="FF0000"/>
                        <w:lang w:val="en"/>
                      </w:rPr>
                    </w:rPrChange>
                  </w:rPr>
                  <w:delText>6</w:delText>
                </w:r>
              </w:del>
              <w:r w:rsidRPr="000F2E0E">
                <w:rPr>
                  <w:rFonts w:ascii="Abadi" w:hAnsi="Abadi" w:cstheme="minorBidi"/>
                  <w:color w:val="000000" w:themeColor="text1"/>
                  <w:lang w:val="en"/>
                  <w:rPrChange w:id="222" w:author="Tawatari, Masataka/田渡 将隆" w:date="2025-02-12T08:17:00Z">
                    <w:rPr>
                      <w:rFonts w:ascii="Abadi" w:hAnsi="Abadi" w:cstheme="minorBidi"/>
                      <w:color w:val="FF0000"/>
                      <w:lang w:val="en"/>
                    </w:rPr>
                  </w:rPrChange>
                </w:rPr>
                <w:t>/</w:t>
              </w:r>
            </w:ins>
            <w:ins w:id="223" w:author="Bryan Yamasaki (TMNA)" w:date="2024-07-11T21:17:00Z">
              <w:del w:id="224" w:author="Tawatari, Masataka/田渡 将隆" w:date="2024-08-14T12:57:00Z">
                <w:r w:rsidR="006A46D6" w:rsidRPr="000F2E0E" w:rsidDel="002827D7">
                  <w:rPr>
                    <w:rFonts w:ascii="Abadi" w:hAnsi="Abadi" w:cstheme="minorBidi"/>
                    <w:color w:val="000000" w:themeColor="text1"/>
                    <w:lang w:val="en"/>
                    <w:rPrChange w:id="225" w:author="Tawatari, Masataka/田渡 将隆" w:date="2025-02-12T08:17:00Z">
                      <w:rPr>
                        <w:rFonts w:ascii="Abadi" w:hAnsi="Abadi" w:cstheme="minorBidi"/>
                        <w:color w:val="FF0000"/>
                        <w:lang w:val="en"/>
                      </w:rPr>
                    </w:rPrChange>
                  </w:rPr>
                  <w:delText>1</w:delText>
                </w:r>
              </w:del>
            </w:ins>
            <w:ins w:id="226" w:author="Anna Shelukha (TMNA)" w:date="2024-06-21T14:24:00Z">
              <w:del w:id="227" w:author="Tawatari, Masataka/田渡 将隆" w:date="2024-08-14T12:57:00Z">
                <w:r w:rsidRPr="000F2E0E" w:rsidDel="002827D7">
                  <w:rPr>
                    <w:rFonts w:ascii="Abadi" w:hAnsi="Abadi" w:cstheme="minorBidi"/>
                    <w:color w:val="000000" w:themeColor="text1"/>
                    <w:lang w:val="en"/>
                    <w:rPrChange w:id="228" w:author="Tawatari, Masataka/田渡 将隆" w:date="2025-02-12T08:17:00Z">
                      <w:rPr>
                        <w:rFonts w:ascii="Abadi" w:hAnsi="Abadi" w:cstheme="minorBidi"/>
                        <w:color w:val="FF0000"/>
                        <w:lang w:val="en"/>
                      </w:rPr>
                    </w:rPrChange>
                  </w:rPr>
                  <w:delText>21</w:delText>
                </w:r>
              </w:del>
            </w:ins>
            <w:ins w:id="229" w:author="Tawatari, Masataka/田渡 将隆" w:date="2024-08-14T12:57:00Z">
              <w:r w:rsidR="002827D7" w:rsidRPr="000F2E0E">
                <w:rPr>
                  <w:rFonts w:ascii="Abadi" w:hAnsi="Abadi" w:cstheme="minorBidi"/>
                  <w:color w:val="000000" w:themeColor="text1"/>
                  <w:lang w:val="en"/>
                  <w:rPrChange w:id="230" w:author="Tawatari, Masataka/田渡 将隆" w:date="2025-02-12T08:17:00Z">
                    <w:rPr>
                      <w:rFonts w:ascii="Abadi" w:hAnsi="Abadi" w:cstheme="minorBidi"/>
                      <w:color w:val="FF0000"/>
                      <w:lang w:val="en"/>
                    </w:rPr>
                  </w:rPrChange>
                </w:rPr>
                <w:t>30</w:t>
              </w:r>
            </w:ins>
            <w:ins w:id="231" w:author="Anna Shelukha (TMNA)" w:date="2024-06-21T14:24:00Z">
              <w:r w:rsidRPr="000F2E0E">
                <w:rPr>
                  <w:rFonts w:ascii="Abadi" w:hAnsi="Abadi" w:cstheme="minorBidi"/>
                  <w:color w:val="000000" w:themeColor="text1"/>
                  <w:lang w:val="en"/>
                  <w:rPrChange w:id="232" w:author="Tawatari, Masataka/田渡 将隆" w:date="2025-02-12T08:17:00Z">
                    <w:rPr>
                      <w:rFonts w:ascii="Abadi" w:hAnsi="Abadi" w:cstheme="minorBidi"/>
                      <w:color w:val="FF0000"/>
                      <w:lang w:val="en"/>
                    </w:rPr>
                  </w:rPrChange>
                </w:rPr>
                <w:t>/2024</w:t>
              </w:r>
            </w:ins>
          </w:p>
        </w:tc>
        <w:tc>
          <w:tcPr>
            <w:tcW w:w="1297" w:type="dxa"/>
          </w:tcPr>
          <w:p w14:paraId="4F902494" w14:textId="1130491F" w:rsidR="00EA57FF" w:rsidRPr="000F2E0E" w:rsidRDefault="002827D7" w:rsidP="72023E22">
            <w:pPr>
              <w:jc w:val="center"/>
              <w:rPr>
                <w:ins w:id="233" w:author="Anna Shelukha (TMNA)" w:date="2024-06-21T14:22:00Z"/>
                <w:rFonts w:ascii="Abadi" w:hAnsi="Abadi" w:cstheme="minorHAnsi"/>
                <w:color w:val="000000" w:themeColor="text1"/>
                <w:szCs w:val="20"/>
                <w:lang w:val="en"/>
                <w:rPrChange w:id="234" w:author="Tawatari, Masataka/田渡 将隆" w:date="2025-02-12T08:17:00Z">
                  <w:rPr>
                    <w:ins w:id="235" w:author="Anna Shelukha (TMNA)" w:date="2024-06-21T14:22:00Z"/>
                    <w:rFonts w:ascii="Abadi" w:hAnsi="Abadi" w:cstheme="minorHAnsi"/>
                    <w:color w:val="FF0000"/>
                    <w:szCs w:val="20"/>
                    <w:lang w:val="en"/>
                  </w:rPr>
                </w:rPrChange>
              </w:rPr>
            </w:pPr>
            <w:ins w:id="236" w:author="Tawatari, Masataka/田渡 将隆" w:date="2024-08-14T12:57:00Z">
              <w:r w:rsidRPr="000F2E0E">
                <w:rPr>
                  <w:rFonts w:ascii="Abadi" w:hAnsi="Abadi" w:cstheme="minorHAnsi" w:hint="eastAsia"/>
                  <w:color w:val="000000" w:themeColor="text1"/>
                  <w:szCs w:val="20"/>
                  <w:lang w:val="en"/>
                  <w:rPrChange w:id="237" w:author="Tawatari, Masataka/田渡 将隆" w:date="2025-02-12T08:17:00Z">
                    <w:rPr>
                      <w:rFonts w:ascii="Abadi" w:hAnsi="Abadi" w:cstheme="minorHAnsi" w:hint="eastAsia"/>
                      <w:color w:val="FF0000"/>
                      <w:szCs w:val="20"/>
                      <w:lang w:val="en"/>
                    </w:rPr>
                  </w:rPrChange>
                </w:rPr>
                <w:t>〇</w:t>
              </w:r>
            </w:ins>
          </w:p>
        </w:tc>
      </w:tr>
      <w:tr w:rsidR="000F2E0E" w:rsidRPr="000F2E0E" w14:paraId="0FBBAEE9" w14:textId="77777777" w:rsidTr="004C726A">
        <w:trPr>
          <w:trHeight w:val="85"/>
          <w:ins w:id="238" w:author="Tawatari, Masataka/田渡 将隆" w:date="2025-02-12T08:17:00Z"/>
        </w:trPr>
        <w:tc>
          <w:tcPr>
            <w:tcW w:w="1062" w:type="dxa"/>
          </w:tcPr>
          <w:p w14:paraId="77DCF054" w14:textId="65271377" w:rsidR="000F2E0E" w:rsidRPr="000F2E0E" w:rsidRDefault="000F2E0E" w:rsidP="000F2E0E">
            <w:pPr>
              <w:jc w:val="center"/>
              <w:rPr>
                <w:ins w:id="239" w:author="Tawatari, Masataka/田渡 将隆" w:date="2025-02-12T08:17:00Z"/>
                <w:rFonts w:ascii="Abadi" w:hAnsi="Abadi" w:cstheme="minorHAnsi"/>
                <w:color w:val="000000" w:themeColor="text1"/>
                <w:szCs w:val="20"/>
                <w:lang w:val="en"/>
              </w:rPr>
            </w:pPr>
            <w:ins w:id="240" w:author="Tawatari, Masataka/田渡 将隆" w:date="2025-02-12T08:17:00Z">
              <w:r w:rsidRPr="003A2FE2">
                <w:rPr>
                  <w:rFonts w:ascii="MS PGothic" w:hAnsi="MS PGothic" w:hint="eastAsia"/>
                  <w:color w:val="FF0000"/>
                  <w:szCs w:val="20"/>
                  <w:lang w:val="en"/>
                </w:rPr>
                <w:t>7.</w:t>
              </w:r>
            </w:ins>
            <w:ins w:id="241" w:author="Tawatari, Masataka/田渡 将隆" w:date="2025-03-10T16:39:00Z">
              <w:r w:rsidR="00A74BD9">
                <w:rPr>
                  <w:rFonts w:ascii="MS PGothic" w:hAnsi="MS PGothic" w:hint="eastAsia"/>
                  <w:color w:val="FF0000"/>
                  <w:szCs w:val="20"/>
                  <w:lang w:val="en"/>
                </w:rPr>
                <w:t>20</w:t>
              </w:r>
            </w:ins>
          </w:p>
        </w:tc>
        <w:tc>
          <w:tcPr>
            <w:tcW w:w="3724" w:type="dxa"/>
          </w:tcPr>
          <w:p w14:paraId="0F849758" w14:textId="77777777" w:rsidR="000F2E0E" w:rsidRPr="003A2FE2" w:rsidRDefault="000F2E0E" w:rsidP="000F2E0E">
            <w:pPr>
              <w:jc w:val="left"/>
              <w:rPr>
                <w:ins w:id="242" w:author="Tawatari, Masataka/田渡 将隆" w:date="2025-02-12T08:17:00Z"/>
                <w:rFonts w:ascii="MS PGothic" w:hAnsi="MS PGothic" w:cs="Meiryo UI"/>
                <w:color w:val="FF0000"/>
                <w:szCs w:val="20"/>
              </w:rPr>
            </w:pPr>
            <w:ins w:id="243" w:author="Tawatari, Masataka/田渡 将隆" w:date="2025-02-12T08:17:00Z">
              <w:r w:rsidRPr="003A2FE2">
                <w:rPr>
                  <w:rFonts w:ascii="MS PGothic" w:hAnsi="MS PGothic" w:cs="Meiryo UI" w:hint="eastAsia"/>
                  <w:color w:val="FF0000"/>
                  <w:szCs w:val="20"/>
                </w:rPr>
                <w:t>変連№</w:t>
              </w:r>
            </w:ins>
          </w:p>
          <w:p w14:paraId="6CAECC74" w14:textId="77777777" w:rsidR="000F2E0E" w:rsidRPr="003A2FE2" w:rsidRDefault="000F2E0E" w:rsidP="000F2E0E">
            <w:pPr>
              <w:jc w:val="left"/>
              <w:rPr>
                <w:ins w:id="244" w:author="Tawatari, Masataka/田渡 将隆" w:date="2025-02-12T08:17:00Z"/>
                <w:rFonts w:ascii="MS PGothic" w:hAnsi="MS PGothic" w:cs="Meiryo UI"/>
                <w:color w:val="FF0000"/>
                <w:szCs w:val="20"/>
              </w:rPr>
            </w:pPr>
            <w:ins w:id="245" w:author="Tawatari, Masataka/田渡 将隆" w:date="2025-02-12T08:17:00Z">
              <w:r w:rsidRPr="003A2FE2">
                <w:rPr>
                  <w:rFonts w:ascii="MS PGothic" w:hAnsi="MS PGothic" w:cs="Meiryo UI" w:hint="eastAsia"/>
                  <w:color w:val="FF0000"/>
                  <w:szCs w:val="20"/>
                </w:rPr>
                <w:t xml:space="preserve">　DC24-63294（SUCDC-109）</w:t>
              </w:r>
            </w:ins>
          </w:p>
          <w:p w14:paraId="08E674E8" w14:textId="77777777" w:rsidR="000F2E0E" w:rsidRPr="003A2FE2" w:rsidRDefault="000F2E0E" w:rsidP="000F2E0E">
            <w:pPr>
              <w:jc w:val="left"/>
              <w:rPr>
                <w:ins w:id="246" w:author="Tawatari, Masataka/田渡 将隆" w:date="2025-02-12T08:17:00Z"/>
                <w:rFonts w:ascii="MS PGothic" w:hAnsi="MS PGothic" w:cs="Meiryo UI"/>
                <w:color w:val="FF0000"/>
                <w:szCs w:val="20"/>
              </w:rPr>
            </w:pPr>
            <w:ins w:id="247" w:author="Tawatari, Masataka/田渡 将隆" w:date="2025-02-12T08:17:00Z">
              <w:r w:rsidRPr="003A2FE2">
                <w:rPr>
                  <w:rFonts w:ascii="MS PGothic" w:hAnsi="MS PGothic" w:cs="Meiryo UI" w:hint="eastAsia"/>
                  <w:color w:val="FF0000"/>
                  <w:szCs w:val="20"/>
                </w:rPr>
                <w:t>対象(Target)</w:t>
              </w:r>
            </w:ins>
          </w:p>
          <w:p w14:paraId="0C1F9804" w14:textId="6B856076" w:rsidR="000F2E0E" w:rsidRPr="003A2FE2" w:rsidRDefault="000F2E0E" w:rsidP="000F2E0E">
            <w:pPr>
              <w:jc w:val="left"/>
              <w:rPr>
                <w:ins w:id="248" w:author="Tawatari, Masataka/田渡 将隆" w:date="2025-02-12T08:17:00Z"/>
                <w:rFonts w:ascii="MS PGothic" w:hAnsi="MS PGothic" w:cs="Meiryo UI"/>
                <w:color w:val="FF0000"/>
                <w:szCs w:val="20"/>
              </w:rPr>
            </w:pPr>
            <w:ins w:id="249" w:author="Tawatari, Masataka/田渡 将隆" w:date="2025-02-12T08:17:00Z">
              <w:r w:rsidRPr="003A2FE2">
                <w:rPr>
                  <w:rFonts w:ascii="MS PGothic" w:hAnsi="MS PGothic" w:cs="Meiryo UI" w:hint="eastAsia"/>
                  <w:color w:val="FF0000"/>
                  <w:szCs w:val="20"/>
                </w:rPr>
                <w:t xml:space="preserve">　24SU/CDC：CV</w:t>
              </w:r>
            </w:ins>
          </w:p>
          <w:p w14:paraId="3317799E" w14:textId="77777777" w:rsidR="000F2E0E" w:rsidRPr="003A2FE2" w:rsidRDefault="000F2E0E" w:rsidP="000F2E0E">
            <w:pPr>
              <w:jc w:val="left"/>
              <w:rPr>
                <w:ins w:id="250" w:author="Tawatari, Masataka/田渡 将隆" w:date="2025-02-12T08:17:00Z"/>
                <w:rFonts w:ascii="MS PGothic" w:hAnsi="MS PGothic" w:cs="Meiryo UI"/>
                <w:color w:val="FF0000"/>
                <w:szCs w:val="20"/>
              </w:rPr>
            </w:pPr>
            <w:ins w:id="251" w:author="Tawatari, Masataka/田渡 将隆" w:date="2025-02-12T08:17:00Z">
              <w:r w:rsidRPr="003A2FE2">
                <w:rPr>
                  <w:rFonts w:ascii="MS PGothic" w:hAnsi="MS PGothic" w:cs="Meiryo UI" w:hint="eastAsia"/>
                  <w:color w:val="FF0000"/>
                  <w:szCs w:val="20"/>
                </w:rPr>
                <w:t>変更概要(Outline)</w:t>
              </w:r>
            </w:ins>
          </w:p>
          <w:p w14:paraId="71FCC4EB" w14:textId="26A163AA" w:rsidR="000F2E0E" w:rsidRPr="000F2E0E" w:rsidRDefault="000F2E0E" w:rsidP="000F2E0E">
            <w:pPr>
              <w:jc w:val="left"/>
              <w:rPr>
                <w:ins w:id="252" w:author="Tawatari, Masataka/田渡 将隆" w:date="2025-02-12T08:17:00Z"/>
                <w:rFonts w:ascii="Arial" w:hAnsi="Arial" w:cs="Arial"/>
                <w:color w:val="000000" w:themeColor="text1"/>
                <w:sz w:val="22"/>
                <w:szCs w:val="22"/>
              </w:rPr>
            </w:pPr>
            <w:ins w:id="253" w:author="Tawatari, Masataka/田渡 将隆" w:date="2025-02-12T08:17:00Z">
              <w:r w:rsidRPr="003A2FE2">
                <w:rPr>
                  <w:rFonts w:ascii="MS PGothic" w:hAnsi="MS PGothic" w:cs="Meiryo UI" w:hint="eastAsia"/>
                  <w:color w:val="FF0000"/>
                  <w:szCs w:val="20"/>
                </w:rPr>
                <w:t xml:space="preserve">　各種サービス要求仕様書から006_性能要求_Performance_RequirementにQOSを統合Integrate QOS from various service requirement specifications into "006_性能要求_Performance_Requirement"</w:t>
              </w:r>
            </w:ins>
          </w:p>
        </w:tc>
        <w:tc>
          <w:tcPr>
            <w:tcW w:w="1276" w:type="dxa"/>
          </w:tcPr>
          <w:p w14:paraId="091B55B3" w14:textId="6FA9C052" w:rsidR="000F2E0E" w:rsidRPr="000F2E0E" w:rsidRDefault="000F2E0E" w:rsidP="000F2E0E">
            <w:pPr>
              <w:jc w:val="center"/>
              <w:rPr>
                <w:ins w:id="254" w:author="Tawatari, Masataka/田渡 将隆" w:date="2025-02-12T08:17:00Z"/>
                <w:rFonts w:ascii="Abadi" w:hAnsi="Abadi" w:cstheme="minorBidi"/>
                <w:color w:val="000000" w:themeColor="text1"/>
                <w:shd w:val="clear" w:color="auto" w:fill="E6E6E6"/>
                <w:lang w:val="en"/>
              </w:rPr>
            </w:pPr>
            <w:ins w:id="255" w:author="Tawatari, Masataka/田渡 将隆" w:date="2025-02-12T08:17:00Z">
              <w:r w:rsidRPr="003A2FE2">
                <w:rPr>
                  <w:rFonts w:ascii="MS PGothic" w:hAnsi="MS PGothic" w:hint="eastAsia"/>
                  <w:color w:val="FF0000"/>
                  <w:szCs w:val="20"/>
                  <w:lang w:val="en"/>
                </w:rPr>
                <w:t>←</w:t>
              </w:r>
            </w:ins>
          </w:p>
        </w:tc>
        <w:tc>
          <w:tcPr>
            <w:tcW w:w="1276" w:type="dxa"/>
          </w:tcPr>
          <w:p w14:paraId="5E43FA2E" w14:textId="77777777" w:rsidR="000F2E0E" w:rsidRPr="003A2FE2" w:rsidRDefault="000F2E0E" w:rsidP="000F2E0E">
            <w:pPr>
              <w:jc w:val="center"/>
              <w:rPr>
                <w:ins w:id="256" w:author="Tawatari, Masataka/田渡 将隆" w:date="2025-02-12T08:17:00Z"/>
                <w:rFonts w:ascii="MS PGothic" w:hAnsi="MS PGothic" w:cs="Meiryo UI"/>
                <w:color w:val="FF0000"/>
                <w:szCs w:val="20"/>
              </w:rPr>
            </w:pPr>
            <w:ins w:id="257" w:author="Tawatari, Masataka/田渡 将隆" w:date="2025-02-12T08:17:00Z">
              <w:r w:rsidRPr="003A2FE2">
                <w:rPr>
                  <w:rFonts w:ascii="MS PGothic" w:hAnsi="MS PGothic" w:cs="Meiryo UI" w:hint="eastAsia"/>
                  <w:color w:val="FF0000"/>
                  <w:szCs w:val="20"/>
                </w:rPr>
                <w:t>3</w:t>
              </w:r>
              <w:r w:rsidRPr="003A2FE2">
                <w:rPr>
                  <w:rFonts w:ascii="MS PGothic" w:hAnsi="MS PGothic" w:cs="Meiryo UI"/>
                  <w:color w:val="FF0000"/>
                  <w:szCs w:val="20"/>
                </w:rPr>
                <w:t>DPS</w:t>
              </w:r>
            </w:ins>
          </w:p>
          <w:p w14:paraId="78B35DE9" w14:textId="70E1A23B" w:rsidR="000F2E0E" w:rsidRPr="000F2E0E" w:rsidRDefault="000F2E0E" w:rsidP="000F2E0E">
            <w:pPr>
              <w:jc w:val="center"/>
              <w:rPr>
                <w:ins w:id="258" w:author="Tawatari, Masataka/田渡 将隆" w:date="2025-02-12T08:17:00Z"/>
                <w:rFonts w:ascii="Abadi" w:hAnsi="Abadi" w:cstheme="minorBidi"/>
                <w:color w:val="000000" w:themeColor="text1"/>
                <w:shd w:val="clear" w:color="auto" w:fill="E6E6E6"/>
                <w:lang w:val="en"/>
              </w:rPr>
            </w:pPr>
            <w:ins w:id="259" w:author="Tawatari, Masataka/田渡 将隆" w:date="2025-02-12T08:17:00Z">
              <w:r w:rsidRPr="003A2FE2">
                <w:rPr>
                  <w:rFonts w:ascii="MS PGothic" w:hAnsi="MS PGothic" w:cs="Meiryo UI"/>
                  <w:color w:val="FF0000"/>
                  <w:szCs w:val="20"/>
                </w:rPr>
                <w:t>Tawatari</w:t>
              </w:r>
            </w:ins>
          </w:p>
        </w:tc>
        <w:tc>
          <w:tcPr>
            <w:tcW w:w="1276" w:type="dxa"/>
          </w:tcPr>
          <w:p w14:paraId="1426A218" w14:textId="1D9A4864" w:rsidR="000F2E0E" w:rsidRPr="000F2E0E" w:rsidRDefault="000F2E0E" w:rsidP="000F2E0E">
            <w:pPr>
              <w:jc w:val="center"/>
              <w:rPr>
                <w:ins w:id="260" w:author="Tawatari, Masataka/田渡 将隆" w:date="2025-02-12T08:17:00Z"/>
                <w:rFonts w:ascii="Abadi" w:hAnsi="Abadi" w:cstheme="minorBidi"/>
                <w:color w:val="000000" w:themeColor="text1"/>
                <w:lang w:val="en"/>
              </w:rPr>
            </w:pPr>
            <w:ins w:id="261" w:author="Tawatari, Masataka/田渡 将隆" w:date="2025-02-12T08:17:00Z">
              <w:r w:rsidRPr="003A2FE2">
                <w:rPr>
                  <w:rFonts w:ascii="MS PGothic" w:hAnsi="MS PGothic" w:cs="Meiryo UI" w:hint="eastAsia"/>
                  <w:color w:val="FF0000"/>
                  <w:szCs w:val="20"/>
                </w:rPr>
                <w:t>2</w:t>
              </w:r>
              <w:r w:rsidRPr="003A2FE2">
                <w:rPr>
                  <w:rFonts w:ascii="MS PGothic" w:hAnsi="MS PGothic" w:cs="Meiryo UI"/>
                  <w:color w:val="FF0000"/>
                  <w:szCs w:val="20"/>
                </w:rPr>
                <w:t>02</w:t>
              </w:r>
              <w:r w:rsidRPr="003A2FE2">
                <w:rPr>
                  <w:rFonts w:ascii="MS PGothic" w:hAnsi="MS PGothic" w:cs="Meiryo UI" w:hint="eastAsia"/>
                  <w:color w:val="FF0000"/>
                  <w:szCs w:val="20"/>
                </w:rPr>
                <w:t>5</w:t>
              </w:r>
              <w:r w:rsidRPr="003A2FE2">
                <w:rPr>
                  <w:rFonts w:ascii="MS PGothic" w:hAnsi="MS PGothic" w:cs="Meiryo UI"/>
                  <w:color w:val="FF0000"/>
                  <w:szCs w:val="20"/>
                </w:rPr>
                <w:t>/</w:t>
              </w:r>
            </w:ins>
            <w:ins w:id="262" w:author="Tawatari, Masataka/田渡 将隆" w:date="2025-03-10T16:39:00Z">
              <w:r w:rsidR="00A74BD9">
                <w:rPr>
                  <w:rFonts w:ascii="MS PGothic" w:hAnsi="MS PGothic" w:cs="Meiryo UI" w:hint="eastAsia"/>
                  <w:color w:val="FF0000"/>
                  <w:szCs w:val="20"/>
                </w:rPr>
                <w:t>3</w:t>
              </w:r>
            </w:ins>
            <w:ins w:id="263" w:author="Tawatari, Masataka/田渡 将隆" w:date="2025-02-12T08:17:00Z">
              <w:r w:rsidRPr="003A2FE2">
                <w:rPr>
                  <w:rFonts w:ascii="MS PGothic" w:hAnsi="MS PGothic" w:cs="Meiryo UI"/>
                  <w:color w:val="FF0000"/>
                  <w:szCs w:val="20"/>
                </w:rPr>
                <w:t>/</w:t>
              </w:r>
            </w:ins>
            <w:ins w:id="264" w:author="Tawatari, Masataka/田渡 将隆" w:date="2025-03-10T16:39:00Z">
              <w:r w:rsidR="00A74BD9">
                <w:rPr>
                  <w:rFonts w:ascii="MS PGothic" w:hAnsi="MS PGothic" w:cs="Meiryo UI" w:hint="eastAsia"/>
                  <w:color w:val="FF0000"/>
                  <w:szCs w:val="20"/>
                </w:rPr>
                <w:t>14</w:t>
              </w:r>
            </w:ins>
          </w:p>
        </w:tc>
        <w:tc>
          <w:tcPr>
            <w:tcW w:w="1297" w:type="dxa"/>
          </w:tcPr>
          <w:p w14:paraId="29251C4E" w14:textId="41C3C2ED" w:rsidR="000F2E0E" w:rsidRPr="000F2E0E" w:rsidRDefault="000F2E0E" w:rsidP="000F2E0E">
            <w:pPr>
              <w:jc w:val="center"/>
              <w:rPr>
                <w:ins w:id="265" w:author="Tawatari, Masataka/田渡 将隆" w:date="2025-02-12T08:17:00Z"/>
                <w:rFonts w:ascii="Abadi" w:hAnsi="Abadi" w:cstheme="minorHAnsi"/>
                <w:color w:val="000000" w:themeColor="text1"/>
                <w:szCs w:val="20"/>
                <w:lang w:val="en"/>
              </w:rPr>
            </w:pPr>
            <w:ins w:id="266" w:author="Tawatari, Masataka/田渡 将隆" w:date="2025-02-12T08:17:00Z">
              <w:r w:rsidRPr="003A2FE2">
                <w:rPr>
                  <w:rFonts w:ascii="MS PGothic" w:hAnsi="MS PGothic" w:cs="Meiryo UI" w:hint="eastAsia"/>
                  <w:color w:val="FF0000"/>
                  <w:szCs w:val="20"/>
                </w:rPr>
                <w:t>〇</w:t>
              </w:r>
            </w:ins>
          </w:p>
        </w:tc>
      </w:tr>
    </w:tbl>
    <w:p w14:paraId="6FFD9449" w14:textId="77777777" w:rsidR="00C778EC" w:rsidRPr="000F2E0E" w:rsidRDefault="00C778EC">
      <w:pPr>
        <w:rPr>
          <w:rFonts w:ascii="Abadi" w:eastAsia="Meiryo UI" w:hAnsi="Abadi" w:cs="Meiryo UI"/>
          <w:color w:val="000000" w:themeColor="text1"/>
          <w:szCs w:val="20"/>
          <w:rPrChange w:id="267" w:author="Tawatari, Masataka/田渡 将隆" w:date="2025-02-12T08:17:00Z">
            <w:rPr>
              <w:rFonts w:ascii="Abadi" w:eastAsia="Meiryo UI" w:hAnsi="Abadi" w:cs="Meiryo UI"/>
              <w:szCs w:val="20"/>
            </w:rPr>
          </w:rPrChange>
        </w:rPr>
      </w:pPr>
    </w:p>
    <w:p w14:paraId="6E2EA9EE" w14:textId="46E92847" w:rsidR="00C778EC" w:rsidRPr="000F2E0E" w:rsidRDefault="00C778EC">
      <w:pPr>
        <w:jc w:val="center"/>
        <w:rPr>
          <w:rFonts w:ascii="Abadi" w:eastAsia="Meiryo UI" w:hAnsi="Abadi" w:cs="Meiryo UI"/>
          <w:b/>
          <w:bCs/>
          <w:color w:val="000000" w:themeColor="text1"/>
          <w:szCs w:val="20"/>
          <w:rPrChange w:id="268" w:author="Tawatari, Masataka/田渡 将隆" w:date="2025-02-12T08:17:00Z">
            <w:rPr>
              <w:rFonts w:ascii="Abadi" w:eastAsia="Meiryo UI" w:hAnsi="Abadi" w:cs="Meiryo UI"/>
              <w:b/>
              <w:bCs/>
              <w:szCs w:val="20"/>
            </w:rPr>
          </w:rPrChange>
        </w:rPr>
      </w:pPr>
      <w:r w:rsidRPr="000F2E0E">
        <w:rPr>
          <w:rFonts w:ascii="Abadi" w:hAnsi="Abadi"/>
          <w:color w:val="000000" w:themeColor="text1"/>
          <w:szCs w:val="20"/>
          <w:lang w:val="en"/>
          <w:rPrChange w:id="269" w:author="Tawatari, Masataka/田渡 将隆" w:date="2025-02-12T08:17:00Z">
            <w:rPr>
              <w:rFonts w:ascii="Abadi" w:hAnsi="Abadi"/>
              <w:szCs w:val="20"/>
              <w:lang w:val="en"/>
            </w:rPr>
          </w:rPrChange>
        </w:rPr>
        <w:br w:type="page"/>
      </w:r>
    </w:p>
    <w:p w14:paraId="23F2889A" w14:textId="21DCC98A" w:rsidR="008A5957" w:rsidRPr="000F2E0E" w:rsidRDefault="00C778EC" w:rsidP="00355F45">
      <w:pPr>
        <w:pStyle w:val="TOC1"/>
        <w:tabs>
          <w:tab w:val="right" w:leader="dot" w:pos="8494"/>
        </w:tabs>
        <w:rPr>
          <w:rFonts w:ascii="Abadi" w:eastAsia="Meiryo UI" w:hAnsi="Abadi"/>
          <w:b w:val="0"/>
          <w:bCs w:val="0"/>
          <w:i w:val="0"/>
          <w:iCs w:val="0"/>
          <w:noProof/>
          <w:color w:val="000000" w:themeColor="text1"/>
          <w:szCs w:val="20"/>
          <w:rPrChange w:id="270" w:author="Tawatari, Masataka/田渡 将隆" w:date="2025-02-12T08:17:00Z">
            <w:rPr>
              <w:rFonts w:ascii="Abadi" w:eastAsia="Meiryo UI" w:hAnsi="Abadi"/>
              <w:b w:val="0"/>
              <w:bCs w:val="0"/>
              <w:i w:val="0"/>
              <w:iCs w:val="0"/>
              <w:noProof/>
              <w:szCs w:val="20"/>
            </w:rPr>
          </w:rPrChange>
        </w:rPr>
      </w:pPr>
      <w:r w:rsidRPr="000F2E0E">
        <w:rPr>
          <w:rFonts w:ascii="Abadi" w:hAnsi="Abadi"/>
          <w:b w:val="0"/>
          <w:bCs w:val="0"/>
          <w:i w:val="0"/>
          <w:iCs w:val="0"/>
          <w:color w:val="000000" w:themeColor="text1"/>
          <w:szCs w:val="20"/>
          <w:shd w:val="clear" w:color="auto" w:fill="E6E6E6"/>
          <w:lang w:val="en"/>
          <w:rPrChange w:id="271" w:author="Tawatari, Masataka/田渡 将隆" w:date="2025-02-12T08:17:00Z">
            <w:rPr>
              <w:rFonts w:ascii="Abadi" w:hAnsi="Abadi"/>
              <w:b w:val="0"/>
              <w:bCs w:val="0"/>
              <w:i w:val="0"/>
              <w:iCs w:val="0"/>
              <w:color w:val="2B579A"/>
              <w:szCs w:val="20"/>
              <w:shd w:val="clear" w:color="auto" w:fill="E6E6E6"/>
              <w:lang w:val="en"/>
            </w:rPr>
          </w:rPrChange>
        </w:rPr>
        <w:lastRenderedPageBreak/>
        <w:fldChar w:fldCharType="begin"/>
      </w:r>
      <w:r w:rsidRPr="000F2E0E">
        <w:rPr>
          <w:rFonts w:ascii="Abadi" w:hAnsi="Abadi"/>
          <w:b w:val="0"/>
          <w:bCs w:val="0"/>
          <w:i w:val="0"/>
          <w:iCs w:val="0"/>
          <w:color w:val="000000" w:themeColor="text1"/>
          <w:szCs w:val="20"/>
          <w:lang w:val="en"/>
          <w:rPrChange w:id="272" w:author="Tawatari, Masataka/田渡 将隆" w:date="2025-02-12T08:17:00Z">
            <w:rPr>
              <w:rFonts w:ascii="Abadi" w:hAnsi="Abadi"/>
              <w:b w:val="0"/>
              <w:bCs w:val="0"/>
              <w:i w:val="0"/>
              <w:iCs w:val="0"/>
              <w:szCs w:val="20"/>
              <w:lang w:val="en"/>
            </w:rPr>
          </w:rPrChange>
        </w:rPr>
        <w:instrText xml:space="preserve"> TOC \o "1-3" \h \z </w:instrText>
      </w:r>
      <w:r w:rsidRPr="000F2E0E">
        <w:rPr>
          <w:rFonts w:ascii="Abadi" w:hAnsi="Abadi"/>
          <w:b w:val="0"/>
          <w:bCs w:val="0"/>
          <w:i w:val="0"/>
          <w:iCs w:val="0"/>
          <w:color w:val="000000" w:themeColor="text1"/>
          <w:szCs w:val="20"/>
          <w:shd w:val="clear" w:color="auto" w:fill="E6E6E6"/>
          <w:lang w:val="en"/>
          <w:rPrChange w:id="273" w:author="Tawatari, Masataka/田渡 将隆" w:date="2025-02-12T08:17:00Z">
            <w:rPr>
              <w:rFonts w:ascii="Abadi" w:eastAsia="Meiryo UI" w:hAnsi="Abadi" w:cs="Meiryo UI"/>
              <w:i w:val="0"/>
              <w:color w:val="2B579A"/>
              <w:szCs w:val="20"/>
              <w:shd w:val="clear" w:color="auto" w:fill="E6E6E6"/>
            </w:rPr>
          </w:rPrChange>
        </w:rPr>
        <w:fldChar w:fldCharType="separate"/>
      </w:r>
    </w:p>
    <w:p w14:paraId="28753546" w14:textId="77777777" w:rsidR="00355F45" w:rsidRPr="000F2E0E" w:rsidRDefault="00C778EC">
      <w:pPr>
        <w:rPr>
          <w:rFonts w:ascii="Abadi" w:eastAsia="Meiryo UI" w:hAnsi="Abadi" w:cs="Meiryo UI"/>
          <w:color w:val="000000" w:themeColor="text1"/>
          <w:szCs w:val="20"/>
          <w:rPrChange w:id="274" w:author="Tawatari, Masataka/田渡 将隆" w:date="2025-02-12T08:17:00Z">
            <w:rPr>
              <w:rFonts w:ascii="Abadi" w:eastAsia="Meiryo UI" w:hAnsi="Abadi" w:cs="Meiryo UI"/>
              <w:szCs w:val="20"/>
            </w:rPr>
          </w:rPrChange>
        </w:rPr>
      </w:pPr>
      <w:r w:rsidRPr="000F2E0E">
        <w:rPr>
          <w:rFonts w:ascii="Abadi" w:eastAsia="Meiryo UI" w:hAnsi="Abadi" w:cs="Meiryo UI"/>
          <w:b/>
          <w:bCs/>
          <w:iCs/>
          <w:color w:val="000000" w:themeColor="text1"/>
          <w:szCs w:val="20"/>
          <w:shd w:val="clear" w:color="auto" w:fill="E6E6E6"/>
          <w:rPrChange w:id="275" w:author="Tawatari, Masataka/田渡 将隆" w:date="2025-02-12T08:17:00Z">
            <w:rPr>
              <w:rFonts w:ascii="Abadi" w:eastAsia="Meiryo UI" w:hAnsi="Abadi" w:cs="Meiryo UI"/>
              <w:b/>
              <w:bCs/>
              <w:iCs/>
              <w:color w:val="2B579A"/>
              <w:szCs w:val="20"/>
              <w:shd w:val="clear" w:color="auto" w:fill="E6E6E6"/>
            </w:rPr>
          </w:rPrChange>
        </w:rPr>
        <w:fldChar w:fldCharType="end"/>
      </w:r>
    </w:p>
    <w:sdt>
      <w:sdtPr>
        <w:rPr>
          <w:rFonts w:ascii="Century" w:eastAsia="MS PGothic" w:hAnsi="Century" w:cs="Times New Roman"/>
          <w:color w:val="000000" w:themeColor="text1"/>
          <w:kern w:val="2"/>
          <w:sz w:val="20"/>
          <w:szCs w:val="24"/>
          <w:lang w:eastAsia="ja-JP"/>
        </w:rPr>
        <w:id w:val="348685762"/>
        <w:docPartObj>
          <w:docPartGallery w:val="Table of Contents"/>
          <w:docPartUnique/>
        </w:docPartObj>
      </w:sdtPr>
      <w:sdtEndPr>
        <w:rPr>
          <w:b/>
          <w:bCs/>
          <w:noProof/>
        </w:rPr>
      </w:sdtEndPr>
      <w:sdtContent>
        <w:p w14:paraId="33898563" w14:textId="1425D4E0" w:rsidR="00355F45" w:rsidRPr="000F2E0E" w:rsidRDefault="00355F45">
          <w:pPr>
            <w:pStyle w:val="TOCHeading"/>
            <w:rPr>
              <w:color w:val="000000" w:themeColor="text1"/>
              <w:rPrChange w:id="276" w:author="Tawatari, Masataka/田渡 将隆" w:date="2025-02-12T08:17:00Z">
                <w:rPr/>
              </w:rPrChange>
            </w:rPr>
          </w:pPr>
          <w:r w:rsidRPr="000F2E0E">
            <w:rPr>
              <w:color w:val="000000" w:themeColor="text1"/>
              <w:rPrChange w:id="277" w:author="Tawatari, Masataka/田渡 将隆" w:date="2025-02-12T08:17:00Z">
                <w:rPr/>
              </w:rPrChange>
            </w:rPr>
            <w:t>Contents</w:t>
          </w:r>
        </w:p>
        <w:p w14:paraId="570FFFA1" w14:textId="578590CE" w:rsidR="00BE640B" w:rsidRPr="000F2E0E" w:rsidRDefault="00355F45">
          <w:pPr>
            <w:pStyle w:val="TOC1"/>
            <w:tabs>
              <w:tab w:val="right" w:leader="dot" w:pos="8494"/>
            </w:tabs>
            <w:rPr>
              <w:ins w:id="278"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279" w:author="Tawatari, Masataka/田渡 将隆" w:date="2025-02-12T08:17:00Z">
                <w:rPr>
                  <w:ins w:id="280" w:author="Tawatari, Masataka/田渡 将隆" w:date="2022-12-13T21:11:00Z"/>
                  <w:rFonts w:asciiTheme="minorHAnsi" w:eastAsiaTheme="minorEastAsia" w:hAnsiTheme="minorHAnsi" w:cstheme="minorBidi"/>
                  <w:b w:val="0"/>
                  <w:bCs w:val="0"/>
                  <w:i w:val="0"/>
                  <w:iCs w:val="0"/>
                  <w:noProof/>
                  <w:sz w:val="21"/>
                  <w:szCs w:val="22"/>
                </w:rPr>
              </w:rPrChange>
            </w:rPr>
          </w:pPr>
          <w:r w:rsidRPr="000F2E0E">
            <w:rPr>
              <w:color w:val="000000" w:themeColor="text1"/>
              <w:rPrChange w:id="281" w:author="Tawatari, Masataka/田渡 将隆" w:date="2025-02-12T08:17:00Z">
                <w:rPr/>
              </w:rPrChange>
            </w:rPr>
            <w:fldChar w:fldCharType="begin"/>
          </w:r>
          <w:r w:rsidRPr="000F2E0E">
            <w:rPr>
              <w:color w:val="000000" w:themeColor="text1"/>
              <w:rPrChange w:id="282" w:author="Tawatari, Masataka/田渡 将隆" w:date="2025-02-12T08:17:00Z">
                <w:rPr/>
              </w:rPrChange>
            </w:rPr>
            <w:instrText xml:space="preserve"> TOC \o "1-3" \h \z \u </w:instrText>
          </w:r>
          <w:r w:rsidRPr="000F2E0E">
            <w:rPr>
              <w:color w:val="000000" w:themeColor="text1"/>
              <w:rPrChange w:id="283" w:author="Tawatari, Masataka/田渡 将隆" w:date="2025-02-12T08:17:00Z">
                <w:rPr>
                  <w:i w:val="0"/>
                  <w:iCs w:val="0"/>
                  <w:noProof/>
                  <w:szCs w:val="24"/>
                </w:rPr>
              </w:rPrChange>
            </w:rPr>
            <w:fldChar w:fldCharType="separate"/>
          </w:r>
          <w:ins w:id="284" w:author="Tawatari, Masataka/田渡 将隆" w:date="2022-12-13T21:11:00Z">
            <w:r w:rsidR="00BE640B" w:rsidRPr="000F2E0E">
              <w:rPr>
                <w:rStyle w:val="Hyperlink"/>
                <w:noProof/>
                <w:color w:val="000000" w:themeColor="text1"/>
                <w:rPrChange w:id="285" w:author="Tawatari, Masataka/田渡 将隆" w:date="2025-02-12T08:17:00Z">
                  <w:rPr>
                    <w:rStyle w:val="Hyperlink"/>
                    <w:noProof/>
                  </w:rPr>
                </w:rPrChange>
              </w:rPr>
              <w:fldChar w:fldCharType="begin"/>
            </w:r>
            <w:r w:rsidR="00BE640B" w:rsidRPr="000F2E0E">
              <w:rPr>
                <w:rStyle w:val="Hyperlink"/>
                <w:noProof/>
                <w:color w:val="000000" w:themeColor="text1"/>
                <w:rPrChange w:id="286" w:author="Tawatari, Masataka/田渡 将隆" w:date="2025-02-12T08:17:00Z">
                  <w:rPr>
                    <w:rStyle w:val="Hyperlink"/>
                    <w:noProof/>
                  </w:rPr>
                </w:rPrChange>
              </w:rPr>
              <w:instrText xml:space="preserve"> </w:instrText>
            </w:r>
            <w:r w:rsidR="00BE640B" w:rsidRPr="000F2E0E">
              <w:rPr>
                <w:noProof/>
                <w:color w:val="000000" w:themeColor="text1"/>
                <w:rPrChange w:id="287" w:author="Tawatari, Masataka/田渡 将隆" w:date="2025-02-12T08:17:00Z">
                  <w:rPr>
                    <w:noProof/>
                  </w:rPr>
                </w:rPrChange>
              </w:rPr>
              <w:instrText>HYPERLINK \l "_Toc121858334"</w:instrText>
            </w:r>
            <w:r w:rsidR="00BE640B" w:rsidRPr="000F2E0E">
              <w:rPr>
                <w:rStyle w:val="Hyperlink"/>
                <w:noProof/>
                <w:color w:val="000000" w:themeColor="text1"/>
                <w:rPrChange w:id="288" w:author="Tawatari, Masataka/田渡 将隆" w:date="2025-02-12T08:17:00Z">
                  <w:rPr>
                    <w:rStyle w:val="Hyperlink"/>
                    <w:noProof/>
                  </w:rPr>
                </w:rPrChange>
              </w:rPr>
              <w:instrText xml:space="preserve"> </w:instrText>
            </w:r>
            <w:r w:rsidR="00BE640B" w:rsidRPr="000F2E0E">
              <w:rPr>
                <w:rStyle w:val="Hyperlink"/>
                <w:noProof/>
                <w:color w:val="000000" w:themeColor="text1"/>
                <w:rPrChange w:id="289" w:author="Tawatari, Masataka/田渡 将隆" w:date="2025-02-12T08:17:00Z">
                  <w:rPr>
                    <w:rStyle w:val="Hyperlink"/>
                    <w:noProof/>
                  </w:rPr>
                </w:rPrChange>
              </w:rPr>
              <w:fldChar w:fldCharType="separate"/>
            </w:r>
            <w:r w:rsidR="00BE640B" w:rsidRPr="000F2E0E">
              <w:rPr>
                <w:rStyle w:val="Hyperlink"/>
                <w:rFonts w:ascii="Abadi" w:hAnsi="Abadi"/>
                <w:noProof/>
                <w:color w:val="000000" w:themeColor="text1"/>
                <w:lang w:val="en"/>
                <w:rPrChange w:id="290" w:author="Tawatari, Masataka/田渡 将隆" w:date="2025-02-12T08:17:00Z">
                  <w:rPr>
                    <w:rStyle w:val="Hyperlink"/>
                    <w:rFonts w:ascii="Abadi" w:hAnsi="Abadi"/>
                    <w:noProof/>
                    <w:lang w:val="en"/>
                  </w:rPr>
                </w:rPrChange>
              </w:rPr>
              <w:t>0</w:t>
            </w:r>
            <w:r w:rsidR="00BE640B" w:rsidRPr="000F2E0E">
              <w:rPr>
                <w:rStyle w:val="Hyperlink"/>
                <w:rFonts w:ascii="Abadi" w:hAnsi="Abadi" w:hint="eastAsia"/>
                <w:noProof/>
                <w:color w:val="000000" w:themeColor="text1"/>
                <w:lang w:val="en"/>
                <w:rPrChange w:id="291" w:author="Tawatari, Masataka/田渡 将隆" w:date="2025-02-12T08:17:00Z">
                  <w:rPr>
                    <w:rStyle w:val="Hyperlink"/>
                    <w:rFonts w:ascii="Abadi" w:hAnsi="Abadi" w:hint="eastAsia"/>
                    <w:noProof/>
                    <w:lang w:val="en"/>
                  </w:rPr>
                </w:rPrChange>
              </w:rPr>
              <w:t>－</w:t>
            </w:r>
            <w:r w:rsidR="00BE640B" w:rsidRPr="000F2E0E">
              <w:rPr>
                <w:rStyle w:val="Hyperlink"/>
                <w:rFonts w:ascii="Abadi" w:hAnsi="Abadi"/>
                <w:noProof/>
                <w:color w:val="000000" w:themeColor="text1"/>
                <w:lang w:val="en"/>
                <w:rPrChange w:id="292" w:author="Tawatari, Masataka/田渡 将隆" w:date="2025-02-12T08:17:00Z">
                  <w:rPr>
                    <w:rStyle w:val="Hyperlink"/>
                    <w:rFonts w:ascii="Abadi" w:hAnsi="Abadi"/>
                    <w:noProof/>
                    <w:lang w:val="en"/>
                  </w:rPr>
                </w:rPrChange>
              </w:rPr>
              <w:t>1</w:t>
            </w:r>
            <w:r w:rsidR="00BE640B" w:rsidRPr="000F2E0E">
              <w:rPr>
                <w:rStyle w:val="Hyperlink"/>
                <w:rFonts w:ascii="Abadi" w:hAnsi="Abadi" w:hint="eastAsia"/>
                <w:noProof/>
                <w:color w:val="000000" w:themeColor="text1"/>
                <w:lang w:val="en"/>
                <w:rPrChange w:id="293" w:author="Tawatari, Masataka/田渡 将隆" w:date="2025-02-12T08:17:00Z">
                  <w:rPr>
                    <w:rStyle w:val="Hyperlink"/>
                    <w:rFonts w:ascii="Abadi" w:hAnsi="Abadi" w:hint="eastAsia"/>
                    <w:noProof/>
                    <w:lang w:val="en"/>
                  </w:rPr>
                </w:rPrChange>
              </w:rPr>
              <w:t>．</w:t>
            </w:r>
            <w:r w:rsidR="00BE640B" w:rsidRPr="000F2E0E">
              <w:rPr>
                <w:rStyle w:val="Hyperlink"/>
                <w:rFonts w:ascii="Abadi" w:hAnsi="Abadi"/>
                <w:noProof/>
                <w:color w:val="000000" w:themeColor="text1"/>
                <w:lang w:val="en"/>
                <w:rPrChange w:id="294" w:author="Tawatari, Masataka/田渡 将隆" w:date="2025-02-12T08:17:00Z">
                  <w:rPr>
                    <w:rStyle w:val="Hyperlink"/>
                    <w:rFonts w:ascii="Abadi" w:hAnsi="Abadi"/>
                    <w:noProof/>
                    <w:lang w:val="en"/>
                  </w:rPr>
                </w:rPrChange>
              </w:rPr>
              <w:t xml:space="preserve"> Tracked changes</w:t>
            </w:r>
            <w:r w:rsidR="00BE640B" w:rsidRPr="000F2E0E">
              <w:rPr>
                <w:noProof/>
                <w:webHidden/>
                <w:color w:val="000000" w:themeColor="text1"/>
                <w:rPrChange w:id="295" w:author="Tawatari, Masataka/田渡 将隆" w:date="2025-02-12T08:17:00Z">
                  <w:rPr>
                    <w:noProof/>
                    <w:webHidden/>
                  </w:rPr>
                </w:rPrChange>
              </w:rPr>
              <w:tab/>
            </w:r>
            <w:r w:rsidR="00BE640B" w:rsidRPr="000F2E0E">
              <w:rPr>
                <w:noProof/>
                <w:webHidden/>
                <w:color w:val="000000" w:themeColor="text1"/>
                <w:rPrChange w:id="296" w:author="Tawatari, Masataka/田渡 将隆" w:date="2025-02-12T08:17:00Z">
                  <w:rPr>
                    <w:noProof/>
                    <w:webHidden/>
                  </w:rPr>
                </w:rPrChange>
              </w:rPr>
              <w:fldChar w:fldCharType="begin"/>
            </w:r>
            <w:r w:rsidR="00BE640B" w:rsidRPr="000F2E0E">
              <w:rPr>
                <w:noProof/>
                <w:webHidden/>
                <w:color w:val="000000" w:themeColor="text1"/>
                <w:rPrChange w:id="297" w:author="Tawatari, Masataka/田渡 将隆" w:date="2025-02-12T08:17:00Z">
                  <w:rPr>
                    <w:noProof/>
                    <w:webHidden/>
                  </w:rPr>
                </w:rPrChange>
              </w:rPr>
              <w:instrText xml:space="preserve"> PAGEREF _Toc121858334 \h </w:instrText>
            </w:r>
          </w:ins>
          <w:r w:rsidR="00BE640B" w:rsidRPr="000F2E0E">
            <w:rPr>
              <w:noProof/>
              <w:webHidden/>
              <w:color w:val="000000" w:themeColor="text1"/>
              <w:rPrChange w:id="298" w:author="Tawatari, Masataka/田渡 将隆" w:date="2025-02-12T08:17:00Z">
                <w:rPr>
                  <w:noProof/>
                  <w:webHidden/>
                  <w:color w:val="000000" w:themeColor="text1"/>
                </w:rPr>
              </w:rPrChange>
            </w:rPr>
          </w:r>
          <w:r w:rsidR="00BE640B" w:rsidRPr="000F2E0E">
            <w:rPr>
              <w:noProof/>
              <w:webHidden/>
              <w:color w:val="000000" w:themeColor="text1"/>
              <w:rPrChange w:id="299" w:author="Tawatari, Masataka/田渡 将隆" w:date="2025-02-12T08:17:00Z">
                <w:rPr>
                  <w:noProof/>
                  <w:webHidden/>
                </w:rPr>
              </w:rPrChange>
            </w:rPr>
            <w:fldChar w:fldCharType="separate"/>
          </w:r>
          <w:ins w:id="300" w:author="Tawatari, Masataka/田渡 将隆" w:date="2022-12-13T21:11:00Z">
            <w:r w:rsidR="00BE640B" w:rsidRPr="000F2E0E">
              <w:rPr>
                <w:noProof/>
                <w:webHidden/>
                <w:color w:val="000000" w:themeColor="text1"/>
                <w:rPrChange w:id="301" w:author="Tawatari, Masataka/田渡 将隆" w:date="2025-02-12T08:17:00Z">
                  <w:rPr>
                    <w:noProof/>
                    <w:webHidden/>
                  </w:rPr>
                </w:rPrChange>
              </w:rPr>
              <w:t>1</w:t>
            </w:r>
            <w:r w:rsidR="00BE640B" w:rsidRPr="000F2E0E">
              <w:rPr>
                <w:noProof/>
                <w:webHidden/>
                <w:color w:val="000000" w:themeColor="text1"/>
                <w:rPrChange w:id="302" w:author="Tawatari, Masataka/田渡 将隆" w:date="2025-02-12T08:17:00Z">
                  <w:rPr>
                    <w:noProof/>
                    <w:webHidden/>
                  </w:rPr>
                </w:rPrChange>
              </w:rPr>
              <w:fldChar w:fldCharType="end"/>
            </w:r>
            <w:r w:rsidR="00BE640B" w:rsidRPr="000F2E0E">
              <w:rPr>
                <w:rStyle w:val="Hyperlink"/>
                <w:noProof/>
                <w:color w:val="000000" w:themeColor="text1"/>
                <w:rPrChange w:id="303" w:author="Tawatari, Masataka/田渡 将隆" w:date="2025-02-12T08:17:00Z">
                  <w:rPr>
                    <w:rStyle w:val="Hyperlink"/>
                    <w:noProof/>
                  </w:rPr>
                </w:rPrChange>
              </w:rPr>
              <w:fldChar w:fldCharType="end"/>
            </w:r>
          </w:ins>
        </w:p>
        <w:p w14:paraId="1BCE9C22" w14:textId="6C56A175" w:rsidR="00BE640B" w:rsidRPr="000F2E0E" w:rsidRDefault="00BE640B">
          <w:pPr>
            <w:pStyle w:val="TOC1"/>
            <w:tabs>
              <w:tab w:val="right" w:leader="dot" w:pos="8494"/>
            </w:tabs>
            <w:rPr>
              <w:ins w:id="304"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305" w:author="Tawatari, Masataka/田渡 将隆" w:date="2025-02-12T08:17:00Z">
                <w:rPr>
                  <w:ins w:id="306" w:author="Tawatari, Masataka/田渡 将隆" w:date="2022-12-13T21:11:00Z"/>
                  <w:rFonts w:asciiTheme="minorHAnsi" w:eastAsiaTheme="minorEastAsia" w:hAnsiTheme="minorHAnsi" w:cstheme="minorBidi"/>
                  <w:b w:val="0"/>
                  <w:bCs w:val="0"/>
                  <w:i w:val="0"/>
                  <w:iCs w:val="0"/>
                  <w:noProof/>
                  <w:sz w:val="21"/>
                  <w:szCs w:val="22"/>
                </w:rPr>
              </w:rPrChange>
            </w:rPr>
          </w:pPr>
          <w:ins w:id="307" w:author="Tawatari, Masataka/田渡 将隆" w:date="2022-12-13T21:11:00Z">
            <w:r w:rsidRPr="000F2E0E">
              <w:rPr>
                <w:rStyle w:val="Hyperlink"/>
                <w:noProof/>
                <w:color w:val="000000" w:themeColor="text1"/>
                <w:rPrChange w:id="308" w:author="Tawatari, Masataka/田渡 将隆" w:date="2025-02-12T08:17:00Z">
                  <w:rPr>
                    <w:rStyle w:val="Hyperlink"/>
                    <w:noProof/>
                  </w:rPr>
                </w:rPrChange>
              </w:rPr>
              <w:fldChar w:fldCharType="begin"/>
            </w:r>
            <w:r w:rsidRPr="000F2E0E">
              <w:rPr>
                <w:rStyle w:val="Hyperlink"/>
                <w:noProof/>
                <w:color w:val="000000" w:themeColor="text1"/>
                <w:rPrChange w:id="309" w:author="Tawatari, Masataka/田渡 将隆" w:date="2025-02-12T08:17:00Z">
                  <w:rPr>
                    <w:rStyle w:val="Hyperlink"/>
                    <w:noProof/>
                  </w:rPr>
                </w:rPrChange>
              </w:rPr>
              <w:instrText xml:space="preserve"> </w:instrText>
            </w:r>
            <w:r w:rsidRPr="000F2E0E">
              <w:rPr>
                <w:noProof/>
                <w:color w:val="000000" w:themeColor="text1"/>
                <w:rPrChange w:id="310" w:author="Tawatari, Masataka/田渡 将隆" w:date="2025-02-12T08:17:00Z">
                  <w:rPr>
                    <w:noProof/>
                  </w:rPr>
                </w:rPrChange>
              </w:rPr>
              <w:instrText>HYPERLINK \l "_Toc121858335"</w:instrText>
            </w:r>
            <w:r w:rsidRPr="000F2E0E">
              <w:rPr>
                <w:rStyle w:val="Hyperlink"/>
                <w:noProof/>
                <w:color w:val="000000" w:themeColor="text1"/>
                <w:rPrChange w:id="311" w:author="Tawatari, Masataka/田渡 将隆" w:date="2025-02-12T08:17:00Z">
                  <w:rPr>
                    <w:rStyle w:val="Hyperlink"/>
                    <w:noProof/>
                  </w:rPr>
                </w:rPrChange>
              </w:rPr>
              <w:instrText xml:space="preserve"> </w:instrText>
            </w:r>
            <w:r w:rsidRPr="000F2E0E">
              <w:rPr>
                <w:rStyle w:val="Hyperlink"/>
                <w:noProof/>
                <w:color w:val="000000" w:themeColor="text1"/>
                <w:rPrChange w:id="312"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313" w:author="Tawatari, Masataka/田渡 将隆" w:date="2025-02-12T08:17:00Z">
                  <w:rPr>
                    <w:rStyle w:val="Hyperlink"/>
                    <w:rFonts w:ascii="Abadi" w:hAnsi="Abadi"/>
                    <w:noProof/>
                    <w:lang w:val="en"/>
                  </w:rPr>
                </w:rPrChange>
              </w:rPr>
              <w:t>0</w:t>
            </w:r>
            <w:r w:rsidRPr="000F2E0E">
              <w:rPr>
                <w:rStyle w:val="Hyperlink"/>
                <w:rFonts w:ascii="Abadi" w:hAnsi="Abadi" w:hint="eastAsia"/>
                <w:noProof/>
                <w:color w:val="000000" w:themeColor="text1"/>
                <w:lang w:val="en"/>
                <w:rPrChange w:id="314"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315" w:author="Tawatari, Masataka/田渡 将隆" w:date="2025-02-12T08:17:00Z">
                  <w:rPr>
                    <w:rStyle w:val="Hyperlink"/>
                    <w:rFonts w:ascii="Abadi" w:hAnsi="Abadi"/>
                    <w:noProof/>
                    <w:lang w:val="en"/>
                  </w:rPr>
                </w:rPrChange>
              </w:rPr>
              <w:t>2</w:t>
            </w:r>
            <w:r w:rsidRPr="000F2E0E">
              <w:rPr>
                <w:rStyle w:val="Hyperlink"/>
                <w:rFonts w:ascii="Abadi" w:hAnsi="Abadi" w:hint="eastAsia"/>
                <w:noProof/>
                <w:color w:val="000000" w:themeColor="text1"/>
                <w:lang w:val="en"/>
                <w:rPrChange w:id="316"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317" w:author="Tawatari, Masataka/田渡 将隆" w:date="2025-02-12T08:17:00Z">
                  <w:rPr>
                    <w:rStyle w:val="Hyperlink"/>
                    <w:rFonts w:ascii="Abadi" w:hAnsi="Abadi"/>
                    <w:noProof/>
                    <w:lang w:val="en"/>
                  </w:rPr>
                </w:rPrChange>
              </w:rPr>
              <w:t xml:space="preserve"> Term definition </w:t>
            </w:r>
            <w:r w:rsidRPr="000F2E0E">
              <w:rPr>
                <w:rStyle w:val="Hyperlink"/>
                <w:rFonts w:hint="eastAsia"/>
                <w:noProof/>
                <w:color w:val="000000" w:themeColor="text1"/>
                <w:lang w:val="en"/>
                <w:rPrChange w:id="318" w:author="Tawatari, Masataka/田渡 将隆" w:date="2025-02-12T08:17:00Z">
                  <w:rPr>
                    <w:rStyle w:val="Hyperlink"/>
                    <w:rFonts w:hint="eastAsia"/>
                    <w:noProof/>
                    <w:lang w:val="en"/>
                  </w:rPr>
                </w:rPrChange>
              </w:rPr>
              <w:t>用語定義</w:t>
            </w:r>
            <w:r w:rsidRPr="000F2E0E">
              <w:rPr>
                <w:noProof/>
                <w:webHidden/>
                <w:color w:val="000000" w:themeColor="text1"/>
                <w:rPrChange w:id="319" w:author="Tawatari, Masataka/田渡 将隆" w:date="2025-02-12T08:17:00Z">
                  <w:rPr>
                    <w:noProof/>
                    <w:webHidden/>
                  </w:rPr>
                </w:rPrChange>
              </w:rPr>
              <w:tab/>
            </w:r>
            <w:r w:rsidRPr="000F2E0E">
              <w:rPr>
                <w:noProof/>
                <w:webHidden/>
                <w:color w:val="000000" w:themeColor="text1"/>
                <w:rPrChange w:id="320" w:author="Tawatari, Masataka/田渡 将隆" w:date="2025-02-12T08:17:00Z">
                  <w:rPr>
                    <w:noProof/>
                    <w:webHidden/>
                  </w:rPr>
                </w:rPrChange>
              </w:rPr>
              <w:fldChar w:fldCharType="begin"/>
            </w:r>
            <w:r w:rsidRPr="000F2E0E">
              <w:rPr>
                <w:noProof/>
                <w:webHidden/>
                <w:color w:val="000000" w:themeColor="text1"/>
                <w:rPrChange w:id="321" w:author="Tawatari, Masataka/田渡 将隆" w:date="2025-02-12T08:17:00Z">
                  <w:rPr>
                    <w:noProof/>
                    <w:webHidden/>
                  </w:rPr>
                </w:rPrChange>
              </w:rPr>
              <w:instrText xml:space="preserve"> PAGEREF _Toc121858335 \h </w:instrText>
            </w:r>
          </w:ins>
          <w:r w:rsidRPr="000F2E0E">
            <w:rPr>
              <w:noProof/>
              <w:webHidden/>
              <w:color w:val="000000" w:themeColor="text1"/>
              <w:rPrChange w:id="322" w:author="Tawatari, Masataka/田渡 将隆" w:date="2025-02-12T08:17:00Z">
                <w:rPr>
                  <w:noProof/>
                  <w:webHidden/>
                  <w:color w:val="000000" w:themeColor="text1"/>
                </w:rPr>
              </w:rPrChange>
            </w:rPr>
          </w:r>
          <w:r w:rsidRPr="000F2E0E">
            <w:rPr>
              <w:noProof/>
              <w:webHidden/>
              <w:color w:val="000000" w:themeColor="text1"/>
              <w:rPrChange w:id="323" w:author="Tawatari, Masataka/田渡 将隆" w:date="2025-02-12T08:17:00Z">
                <w:rPr>
                  <w:noProof/>
                  <w:webHidden/>
                </w:rPr>
              </w:rPrChange>
            </w:rPr>
            <w:fldChar w:fldCharType="separate"/>
          </w:r>
          <w:ins w:id="324" w:author="Tawatari, Masataka/田渡 将隆" w:date="2022-12-13T21:11:00Z">
            <w:r w:rsidRPr="000F2E0E">
              <w:rPr>
                <w:noProof/>
                <w:webHidden/>
                <w:color w:val="000000" w:themeColor="text1"/>
                <w:rPrChange w:id="325" w:author="Tawatari, Masataka/田渡 将隆" w:date="2025-02-12T08:17:00Z">
                  <w:rPr>
                    <w:noProof/>
                    <w:webHidden/>
                  </w:rPr>
                </w:rPrChange>
              </w:rPr>
              <w:t>3</w:t>
            </w:r>
            <w:r w:rsidRPr="000F2E0E">
              <w:rPr>
                <w:noProof/>
                <w:webHidden/>
                <w:color w:val="000000" w:themeColor="text1"/>
                <w:rPrChange w:id="326" w:author="Tawatari, Masataka/田渡 将隆" w:date="2025-02-12T08:17:00Z">
                  <w:rPr>
                    <w:noProof/>
                    <w:webHidden/>
                  </w:rPr>
                </w:rPrChange>
              </w:rPr>
              <w:fldChar w:fldCharType="end"/>
            </w:r>
            <w:r w:rsidRPr="000F2E0E">
              <w:rPr>
                <w:rStyle w:val="Hyperlink"/>
                <w:noProof/>
                <w:color w:val="000000" w:themeColor="text1"/>
                <w:rPrChange w:id="327" w:author="Tawatari, Masataka/田渡 将隆" w:date="2025-02-12T08:17:00Z">
                  <w:rPr>
                    <w:rStyle w:val="Hyperlink"/>
                    <w:noProof/>
                  </w:rPr>
                </w:rPrChange>
              </w:rPr>
              <w:fldChar w:fldCharType="end"/>
            </w:r>
          </w:ins>
        </w:p>
        <w:p w14:paraId="60487341" w14:textId="06433ED3" w:rsidR="00BE640B" w:rsidRPr="000F2E0E" w:rsidRDefault="00BE640B">
          <w:pPr>
            <w:pStyle w:val="TOC1"/>
            <w:tabs>
              <w:tab w:val="right" w:leader="dot" w:pos="8494"/>
            </w:tabs>
            <w:rPr>
              <w:ins w:id="328"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329" w:author="Tawatari, Masataka/田渡 将隆" w:date="2025-02-12T08:17:00Z">
                <w:rPr>
                  <w:ins w:id="330" w:author="Tawatari, Masataka/田渡 将隆" w:date="2022-12-13T21:11:00Z"/>
                  <w:rFonts w:asciiTheme="minorHAnsi" w:eastAsiaTheme="minorEastAsia" w:hAnsiTheme="minorHAnsi" w:cstheme="minorBidi"/>
                  <w:b w:val="0"/>
                  <w:bCs w:val="0"/>
                  <w:i w:val="0"/>
                  <w:iCs w:val="0"/>
                  <w:noProof/>
                  <w:sz w:val="21"/>
                  <w:szCs w:val="22"/>
                </w:rPr>
              </w:rPrChange>
            </w:rPr>
          </w:pPr>
          <w:ins w:id="331" w:author="Tawatari, Masataka/田渡 将隆" w:date="2022-12-13T21:11:00Z">
            <w:r w:rsidRPr="000F2E0E">
              <w:rPr>
                <w:rStyle w:val="Hyperlink"/>
                <w:noProof/>
                <w:color w:val="000000" w:themeColor="text1"/>
                <w:rPrChange w:id="332" w:author="Tawatari, Masataka/田渡 将隆" w:date="2025-02-12T08:17:00Z">
                  <w:rPr>
                    <w:rStyle w:val="Hyperlink"/>
                    <w:noProof/>
                  </w:rPr>
                </w:rPrChange>
              </w:rPr>
              <w:fldChar w:fldCharType="begin"/>
            </w:r>
            <w:r w:rsidRPr="000F2E0E">
              <w:rPr>
                <w:rStyle w:val="Hyperlink"/>
                <w:noProof/>
                <w:color w:val="000000" w:themeColor="text1"/>
                <w:rPrChange w:id="333" w:author="Tawatari, Masataka/田渡 将隆" w:date="2025-02-12T08:17:00Z">
                  <w:rPr>
                    <w:rStyle w:val="Hyperlink"/>
                    <w:noProof/>
                  </w:rPr>
                </w:rPrChange>
              </w:rPr>
              <w:instrText xml:space="preserve"> </w:instrText>
            </w:r>
            <w:r w:rsidRPr="000F2E0E">
              <w:rPr>
                <w:noProof/>
                <w:color w:val="000000" w:themeColor="text1"/>
                <w:rPrChange w:id="334" w:author="Tawatari, Masataka/田渡 将隆" w:date="2025-02-12T08:17:00Z">
                  <w:rPr>
                    <w:noProof/>
                  </w:rPr>
                </w:rPrChange>
              </w:rPr>
              <w:instrText>HYPERLINK \l "_Toc121858336"</w:instrText>
            </w:r>
            <w:r w:rsidRPr="000F2E0E">
              <w:rPr>
                <w:rStyle w:val="Hyperlink"/>
                <w:noProof/>
                <w:color w:val="000000" w:themeColor="text1"/>
                <w:rPrChange w:id="335" w:author="Tawatari, Masataka/田渡 将隆" w:date="2025-02-12T08:17:00Z">
                  <w:rPr>
                    <w:rStyle w:val="Hyperlink"/>
                    <w:noProof/>
                  </w:rPr>
                </w:rPrChange>
              </w:rPr>
              <w:instrText xml:space="preserve"> </w:instrText>
            </w:r>
            <w:r w:rsidRPr="000F2E0E">
              <w:rPr>
                <w:rStyle w:val="Hyperlink"/>
                <w:noProof/>
                <w:color w:val="000000" w:themeColor="text1"/>
                <w:rPrChange w:id="336"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337"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338"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339" w:author="Tawatari, Masataka/田渡 将隆" w:date="2025-02-12T08:17:00Z">
                  <w:rPr>
                    <w:rStyle w:val="Hyperlink"/>
                    <w:rFonts w:ascii="Abadi" w:hAnsi="Abadi"/>
                    <w:noProof/>
                    <w:lang w:val="en"/>
                  </w:rPr>
                </w:rPrChange>
              </w:rPr>
              <w:t xml:space="preserve"> Aim of service </w:t>
            </w:r>
            <w:r w:rsidRPr="000F2E0E">
              <w:rPr>
                <w:rStyle w:val="Hyperlink"/>
                <w:rFonts w:ascii="Abadi" w:hAnsi="Abadi" w:hint="eastAsia"/>
                <w:noProof/>
                <w:color w:val="000000" w:themeColor="text1"/>
                <w:lang w:val="en"/>
                <w:rPrChange w:id="340" w:author="Tawatari, Masataka/田渡 将隆" w:date="2025-02-12T08:17:00Z">
                  <w:rPr>
                    <w:rStyle w:val="Hyperlink"/>
                    <w:rFonts w:ascii="Abadi" w:hAnsi="Abadi" w:hint="eastAsia"/>
                    <w:noProof/>
                    <w:lang w:val="en"/>
                  </w:rPr>
                </w:rPrChange>
              </w:rPr>
              <w:t>サービスの狙い</w:t>
            </w:r>
            <w:r w:rsidRPr="000F2E0E">
              <w:rPr>
                <w:noProof/>
                <w:webHidden/>
                <w:color w:val="000000" w:themeColor="text1"/>
                <w:rPrChange w:id="341" w:author="Tawatari, Masataka/田渡 将隆" w:date="2025-02-12T08:17:00Z">
                  <w:rPr>
                    <w:noProof/>
                    <w:webHidden/>
                  </w:rPr>
                </w:rPrChange>
              </w:rPr>
              <w:tab/>
            </w:r>
            <w:r w:rsidRPr="000F2E0E">
              <w:rPr>
                <w:noProof/>
                <w:webHidden/>
                <w:color w:val="000000" w:themeColor="text1"/>
                <w:rPrChange w:id="342" w:author="Tawatari, Masataka/田渡 将隆" w:date="2025-02-12T08:17:00Z">
                  <w:rPr>
                    <w:noProof/>
                    <w:webHidden/>
                  </w:rPr>
                </w:rPrChange>
              </w:rPr>
              <w:fldChar w:fldCharType="begin"/>
            </w:r>
            <w:r w:rsidRPr="000F2E0E">
              <w:rPr>
                <w:noProof/>
                <w:webHidden/>
                <w:color w:val="000000" w:themeColor="text1"/>
                <w:rPrChange w:id="343" w:author="Tawatari, Masataka/田渡 将隆" w:date="2025-02-12T08:17:00Z">
                  <w:rPr>
                    <w:noProof/>
                    <w:webHidden/>
                  </w:rPr>
                </w:rPrChange>
              </w:rPr>
              <w:instrText xml:space="preserve"> PAGEREF _Toc121858336 \h </w:instrText>
            </w:r>
          </w:ins>
          <w:r w:rsidRPr="000F2E0E">
            <w:rPr>
              <w:noProof/>
              <w:webHidden/>
              <w:color w:val="000000" w:themeColor="text1"/>
              <w:rPrChange w:id="344" w:author="Tawatari, Masataka/田渡 将隆" w:date="2025-02-12T08:17:00Z">
                <w:rPr>
                  <w:noProof/>
                  <w:webHidden/>
                  <w:color w:val="000000" w:themeColor="text1"/>
                </w:rPr>
              </w:rPrChange>
            </w:rPr>
          </w:r>
          <w:r w:rsidRPr="000F2E0E">
            <w:rPr>
              <w:noProof/>
              <w:webHidden/>
              <w:color w:val="000000" w:themeColor="text1"/>
              <w:rPrChange w:id="345" w:author="Tawatari, Masataka/田渡 将隆" w:date="2025-02-12T08:17:00Z">
                <w:rPr>
                  <w:noProof/>
                  <w:webHidden/>
                </w:rPr>
              </w:rPrChange>
            </w:rPr>
            <w:fldChar w:fldCharType="separate"/>
          </w:r>
          <w:ins w:id="346" w:author="Tawatari, Masataka/田渡 将隆" w:date="2022-12-13T21:11:00Z">
            <w:r w:rsidRPr="000F2E0E">
              <w:rPr>
                <w:noProof/>
                <w:webHidden/>
                <w:color w:val="000000" w:themeColor="text1"/>
                <w:rPrChange w:id="347" w:author="Tawatari, Masataka/田渡 将隆" w:date="2025-02-12T08:17:00Z">
                  <w:rPr>
                    <w:noProof/>
                    <w:webHidden/>
                  </w:rPr>
                </w:rPrChange>
              </w:rPr>
              <w:t>4</w:t>
            </w:r>
            <w:r w:rsidRPr="000F2E0E">
              <w:rPr>
                <w:noProof/>
                <w:webHidden/>
                <w:color w:val="000000" w:themeColor="text1"/>
                <w:rPrChange w:id="348" w:author="Tawatari, Masataka/田渡 将隆" w:date="2025-02-12T08:17:00Z">
                  <w:rPr>
                    <w:noProof/>
                    <w:webHidden/>
                  </w:rPr>
                </w:rPrChange>
              </w:rPr>
              <w:fldChar w:fldCharType="end"/>
            </w:r>
            <w:r w:rsidRPr="000F2E0E">
              <w:rPr>
                <w:rStyle w:val="Hyperlink"/>
                <w:noProof/>
                <w:color w:val="000000" w:themeColor="text1"/>
                <w:rPrChange w:id="349" w:author="Tawatari, Masataka/田渡 将隆" w:date="2025-02-12T08:17:00Z">
                  <w:rPr>
                    <w:rStyle w:val="Hyperlink"/>
                    <w:noProof/>
                  </w:rPr>
                </w:rPrChange>
              </w:rPr>
              <w:fldChar w:fldCharType="end"/>
            </w:r>
          </w:ins>
        </w:p>
        <w:p w14:paraId="567A7993" w14:textId="7BB73881" w:rsidR="00BE640B" w:rsidRPr="000F2E0E" w:rsidRDefault="00BE640B">
          <w:pPr>
            <w:pStyle w:val="TOC2"/>
            <w:tabs>
              <w:tab w:val="right" w:leader="dot" w:pos="8494"/>
            </w:tabs>
            <w:rPr>
              <w:ins w:id="350" w:author="Tawatari, Masataka/田渡 将隆" w:date="2022-12-13T21:11:00Z"/>
              <w:rFonts w:asciiTheme="minorHAnsi" w:eastAsiaTheme="minorEastAsia" w:hAnsiTheme="minorHAnsi" w:cstheme="minorBidi"/>
              <w:b w:val="0"/>
              <w:bCs w:val="0"/>
              <w:noProof/>
              <w:color w:val="000000" w:themeColor="text1"/>
              <w:sz w:val="21"/>
              <w:szCs w:val="22"/>
              <w:rPrChange w:id="351" w:author="Tawatari, Masataka/田渡 将隆" w:date="2025-02-12T08:17:00Z">
                <w:rPr>
                  <w:ins w:id="352" w:author="Tawatari, Masataka/田渡 将隆" w:date="2022-12-13T21:11:00Z"/>
                  <w:rFonts w:asciiTheme="minorHAnsi" w:eastAsiaTheme="minorEastAsia" w:hAnsiTheme="minorHAnsi" w:cstheme="minorBidi"/>
                  <w:b w:val="0"/>
                  <w:bCs w:val="0"/>
                  <w:noProof/>
                  <w:sz w:val="21"/>
                  <w:szCs w:val="22"/>
                </w:rPr>
              </w:rPrChange>
            </w:rPr>
          </w:pPr>
          <w:ins w:id="353" w:author="Tawatari, Masataka/田渡 将隆" w:date="2022-12-13T21:11:00Z">
            <w:r w:rsidRPr="000F2E0E">
              <w:rPr>
                <w:rStyle w:val="Hyperlink"/>
                <w:noProof/>
                <w:color w:val="000000" w:themeColor="text1"/>
                <w:rPrChange w:id="354" w:author="Tawatari, Masataka/田渡 将隆" w:date="2025-02-12T08:17:00Z">
                  <w:rPr>
                    <w:rStyle w:val="Hyperlink"/>
                    <w:noProof/>
                  </w:rPr>
                </w:rPrChange>
              </w:rPr>
              <w:fldChar w:fldCharType="begin"/>
            </w:r>
            <w:r w:rsidRPr="000F2E0E">
              <w:rPr>
                <w:rStyle w:val="Hyperlink"/>
                <w:noProof/>
                <w:color w:val="000000" w:themeColor="text1"/>
                <w:rPrChange w:id="355" w:author="Tawatari, Masataka/田渡 将隆" w:date="2025-02-12T08:17:00Z">
                  <w:rPr>
                    <w:rStyle w:val="Hyperlink"/>
                    <w:noProof/>
                  </w:rPr>
                </w:rPrChange>
              </w:rPr>
              <w:instrText xml:space="preserve"> </w:instrText>
            </w:r>
            <w:r w:rsidRPr="000F2E0E">
              <w:rPr>
                <w:noProof/>
                <w:color w:val="000000" w:themeColor="text1"/>
                <w:rPrChange w:id="356" w:author="Tawatari, Masataka/田渡 将隆" w:date="2025-02-12T08:17:00Z">
                  <w:rPr>
                    <w:noProof/>
                  </w:rPr>
                </w:rPrChange>
              </w:rPr>
              <w:instrText>HYPERLINK \l "_Toc121858337"</w:instrText>
            </w:r>
            <w:r w:rsidRPr="000F2E0E">
              <w:rPr>
                <w:rStyle w:val="Hyperlink"/>
                <w:noProof/>
                <w:color w:val="000000" w:themeColor="text1"/>
                <w:rPrChange w:id="357" w:author="Tawatari, Masataka/田渡 将隆" w:date="2025-02-12T08:17:00Z">
                  <w:rPr>
                    <w:rStyle w:val="Hyperlink"/>
                    <w:noProof/>
                  </w:rPr>
                </w:rPrChange>
              </w:rPr>
              <w:instrText xml:space="preserve"> </w:instrText>
            </w:r>
            <w:r w:rsidRPr="000F2E0E">
              <w:rPr>
                <w:rStyle w:val="Hyperlink"/>
                <w:noProof/>
                <w:color w:val="000000" w:themeColor="text1"/>
                <w:rPrChange w:id="358"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359" w:author="Tawatari, Masataka/田渡 将隆" w:date="2025-02-12T08:17:00Z">
                  <w:rPr>
                    <w:rStyle w:val="Hyperlink"/>
                    <w:rFonts w:ascii="Abadi" w:hAnsi="Abadi"/>
                    <w:noProof/>
                    <w:lang w:val="en"/>
                  </w:rPr>
                </w:rPrChange>
              </w:rPr>
              <w:t xml:space="preserve">What is location service? </w:t>
            </w:r>
            <w:r w:rsidRPr="000F2E0E">
              <w:rPr>
                <w:rStyle w:val="Hyperlink"/>
                <w:rFonts w:ascii="Abadi" w:hAnsi="Abadi" w:hint="eastAsia"/>
                <w:noProof/>
                <w:color w:val="000000" w:themeColor="text1"/>
                <w:lang w:val="en"/>
                <w:rPrChange w:id="360" w:author="Tawatari, Masataka/田渡 将隆" w:date="2025-02-12T08:17:00Z">
                  <w:rPr>
                    <w:rStyle w:val="Hyperlink"/>
                    <w:rFonts w:ascii="Abadi" w:hAnsi="Abadi" w:hint="eastAsia"/>
                    <w:noProof/>
                    <w:lang w:val="en"/>
                  </w:rPr>
                </w:rPrChange>
              </w:rPr>
              <w:t>ロケーションサービスとは</w:t>
            </w:r>
            <w:r w:rsidRPr="000F2E0E">
              <w:rPr>
                <w:noProof/>
                <w:webHidden/>
                <w:color w:val="000000" w:themeColor="text1"/>
                <w:rPrChange w:id="361" w:author="Tawatari, Masataka/田渡 将隆" w:date="2025-02-12T08:17:00Z">
                  <w:rPr>
                    <w:noProof/>
                    <w:webHidden/>
                  </w:rPr>
                </w:rPrChange>
              </w:rPr>
              <w:tab/>
            </w:r>
            <w:r w:rsidRPr="000F2E0E">
              <w:rPr>
                <w:noProof/>
                <w:webHidden/>
                <w:color w:val="000000" w:themeColor="text1"/>
                <w:rPrChange w:id="362" w:author="Tawatari, Masataka/田渡 将隆" w:date="2025-02-12T08:17:00Z">
                  <w:rPr>
                    <w:noProof/>
                    <w:webHidden/>
                  </w:rPr>
                </w:rPrChange>
              </w:rPr>
              <w:fldChar w:fldCharType="begin"/>
            </w:r>
            <w:r w:rsidRPr="000F2E0E">
              <w:rPr>
                <w:noProof/>
                <w:webHidden/>
                <w:color w:val="000000" w:themeColor="text1"/>
                <w:rPrChange w:id="363" w:author="Tawatari, Masataka/田渡 将隆" w:date="2025-02-12T08:17:00Z">
                  <w:rPr>
                    <w:noProof/>
                    <w:webHidden/>
                  </w:rPr>
                </w:rPrChange>
              </w:rPr>
              <w:instrText xml:space="preserve"> PAGEREF _Toc121858337 \h </w:instrText>
            </w:r>
          </w:ins>
          <w:r w:rsidRPr="000F2E0E">
            <w:rPr>
              <w:noProof/>
              <w:webHidden/>
              <w:color w:val="000000" w:themeColor="text1"/>
              <w:rPrChange w:id="364" w:author="Tawatari, Masataka/田渡 将隆" w:date="2025-02-12T08:17:00Z">
                <w:rPr>
                  <w:noProof/>
                  <w:webHidden/>
                  <w:color w:val="000000" w:themeColor="text1"/>
                </w:rPr>
              </w:rPrChange>
            </w:rPr>
          </w:r>
          <w:r w:rsidRPr="000F2E0E">
            <w:rPr>
              <w:noProof/>
              <w:webHidden/>
              <w:color w:val="000000" w:themeColor="text1"/>
              <w:rPrChange w:id="365" w:author="Tawatari, Masataka/田渡 将隆" w:date="2025-02-12T08:17:00Z">
                <w:rPr>
                  <w:noProof/>
                  <w:webHidden/>
                </w:rPr>
              </w:rPrChange>
            </w:rPr>
            <w:fldChar w:fldCharType="separate"/>
          </w:r>
          <w:ins w:id="366" w:author="Tawatari, Masataka/田渡 将隆" w:date="2022-12-13T21:11:00Z">
            <w:r w:rsidRPr="000F2E0E">
              <w:rPr>
                <w:noProof/>
                <w:webHidden/>
                <w:color w:val="000000" w:themeColor="text1"/>
                <w:rPrChange w:id="367" w:author="Tawatari, Masataka/田渡 将隆" w:date="2025-02-12T08:17:00Z">
                  <w:rPr>
                    <w:noProof/>
                    <w:webHidden/>
                  </w:rPr>
                </w:rPrChange>
              </w:rPr>
              <w:t>4</w:t>
            </w:r>
            <w:r w:rsidRPr="000F2E0E">
              <w:rPr>
                <w:noProof/>
                <w:webHidden/>
                <w:color w:val="000000" w:themeColor="text1"/>
                <w:rPrChange w:id="368" w:author="Tawatari, Masataka/田渡 将隆" w:date="2025-02-12T08:17:00Z">
                  <w:rPr>
                    <w:noProof/>
                    <w:webHidden/>
                  </w:rPr>
                </w:rPrChange>
              </w:rPr>
              <w:fldChar w:fldCharType="end"/>
            </w:r>
            <w:r w:rsidRPr="000F2E0E">
              <w:rPr>
                <w:rStyle w:val="Hyperlink"/>
                <w:noProof/>
                <w:color w:val="000000" w:themeColor="text1"/>
                <w:rPrChange w:id="369" w:author="Tawatari, Masataka/田渡 将隆" w:date="2025-02-12T08:17:00Z">
                  <w:rPr>
                    <w:rStyle w:val="Hyperlink"/>
                    <w:noProof/>
                  </w:rPr>
                </w:rPrChange>
              </w:rPr>
              <w:fldChar w:fldCharType="end"/>
            </w:r>
          </w:ins>
        </w:p>
        <w:p w14:paraId="3396EAFF" w14:textId="08FBB89F" w:rsidR="00BE640B" w:rsidRPr="000F2E0E" w:rsidRDefault="00BE640B">
          <w:pPr>
            <w:pStyle w:val="TOC1"/>
            <w:tabs>
              <w:tab w:val="right" w:leader="dot" w:pos="8494"/>
            </w:tabs>
            <w:rPr>
              <w:ins w:id="370"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371" w:author="Tawatari, Masataka/田渡 将隆" w:date="2025-02-12T08:17:00Z">
                <w:rPr>
                  <w:ins w:id="372" w:author="Tawatari, Masataka/田渡 将隆" w:date="2022-12-13T21:11:00Z"/>
                  <w:rFonts w:asciiTheme="minorHAnsi" w:eastAsiaTheme="minorEastAsia" w:hAnsiTheme="minorHAnsi" w:cstheme="minorBidi"/>
                  <w:b w:val="0"/>
                  <w:bCs w:val="0"/>
                  <w:i w:val="0"/>
                  <w:iCs w:val="0"/>
                  <w:noProof/>
                  <w:sz w:val="21"/>
                  <w:szCs w:val="22"/>
                </w:rPr>
              </w:rPrChange>
            </w:rPr>
          </w:pPr>
          <w:ins w:id="373" w:author="Tawatari, Masataka/田渡 将隆" w:date="2022-12-13T21:11:00Z">
            <w:r w:rsidRPr="000F2E0E">
              <w:rPr>
                <w:rStyle w:val="Hyperlink"/>
                <w:noProof/>
                <w:color w:val="000000" w:themeColor="text1"/>
                <w:rPrChange w:id="374" w:author="Tawatari, Masataka/田渡 将隆" w:date="2025-02-12T08:17:00Z">
                  <w:rPr>
                    <w:rStyle w:val="Hyperlink"/>
                    <w:noProof/>
                  </w:rPr>
                </w:rPrChange>
              </w:rPr>
              <w:fldChar w:fldCharType="begin"/>
            </w:r>
            <w:r w:rsidRPr="000F2E0E">
              <w:rPr>
                <w:rStyle w:val="Hyperlink"/>
                <w:noProof/>
                <w:color w:val="000000" w:themeColor="text1"/>
                <w:rPrChange w:id="375" w:author="Tawatari, Masataka/田渡 将隆" w:date="2025-02-12T08:17:00Z">
                  <w:rPr>
                    <w:rStyle w:val="Hyperlink"/>
                    <w:noProof/>
                  </w:rPr>
                </w:rPrChange>
              </w:rPr>
              <w:instrText xml:space="preserve"> </w:instrText>
            </w:r>
            <w:r w:rsidRPr="000F2E0E">
              <w:rPr>
                <w:noProof/>
                <w:color w:val="000000" w:themeColor="text1"/>
                <w:rPrChange w:id="376" w:author="Tawatari, Masataka/田渡 将隆" w:date="2025-02-12T08:17:00Z">
                  <w:rPr>
                    <w:noProof/>
                  </w:rPr>
                </w:rPrChange>
              </w:rPr>
              <w:instrText>HYPERLINK \l "_Toc121858338"</w:instrText>
            </w:r>
            <w:r w:rsidRPr="000F2E0E">
              <w:rPr>
                <w:rStyle w:val="Hyperlink"/>
                <w:noProof/>
                <w:color w:val="000000" w:themeColor="text1"/>
                <w:rPrChange w:id="377" w:author="Tawatari, Masataka/田渡 将隆" w:date="2025-02-12T08:17:00Z">
                  <w:rPr>
                    <w:rStyle w:val="Hyperlink"/>
                    <w:noProof/>
                  </w:rPr>
                </w:rPrChange>
              </w:rPr>
              <w:instrText xml:space="preserve"> </w:instrText>
            </w:r>
            <w:r w:rsidRPr="000F2E0E">
              <w:rPr>
                <w:rStyle w:val="Hyperlink"/>
                <w:noProof/>
                <w:color w:val="000000" w:themeColor="text1"/>
                <w:rPrChange w:id="378"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379" w:author="Tawatari, Masataka/田渡 将隆" w:date="2025-02-12T08:17:00Z">
                  <w:rPr>
                    <w:rStyle w:val="Hyperlink"/>
                    <w:rFonts w:ascii="Abadi" w:hAnsi="Abadi"/>
                    <w:noProof/>
                    <w:lang w:val="en"/>
                  </w:rPr>
                </w:rPrChange>
              </w:rPr>
              <w:t>2</w:t>
            </w:r>
            <w:r w:rsidRPr="000F2E0E">
              <w:rPr>
                <w:rStyle w:val="Hyperlink"/>
                <w:rFonts w:ascii="Abadi" w:hAnsi="Abadi" w:hint="eastAsia"/>
                <w:noProof/>
                <w:color w:val="000000" w:themeColor="text1"/>
                <w:lang w:val="en"/>
                <w:rPrChange w:id="380"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381" w:author="Tawatari, Masataka/田渡 将隆" w:date="2025-02-12T08:17:00Z">
                  <w:rPr>
                    <w:rStyle w:val="Hyperlink"/>
                    <w:rFonts w:ascii="Abadi" w:hAnsi="Abadi"/>
                    <w:noProof/>
                    <w:lang w:val="en"/>
                  </w:rPr>
                </w:rPrChange>
              </w:rPr>
              <w:t xml:space="preserve"> Main usage scenes </w:t>
            </w:r>
            <w:r w:rsidRPr="000F2E0E">
              <w:rPr>
                <w:rStyle w:val="Hyperlink"/>
                <w:rFonts w:ascii="Abadi" w:hAnsi="Abadi" w:hint="eastAsia"/>
                <w:noProof/>
                <w:color w:val="000000" w:themeColor="text1"/>
                <w:lang w:val="en"/>
                <w:rPrChange w:id="382" w:author="Tawatari, Masataka/田渡 将隆" w:date="2025-02-12T08:17:00Z">
                  <w:rPr>
                    <w:rStyle w:val="Hyperlink"/>
                    <w:rFonts w:ascii="Abadi" w:hAnsi="Abadi" w:hint="eastAsia"/>
                    <w:noProof/>
                    <w:lang w:val="en"/>
                  </w:rPr>
                </w:rPrChange>
              </w:rPr>
              <w:t>主な利用シーン</w:t>
            </w:r>
            <w:r w:rsidRPr="000F2E0E">
              <w:rPr>
                <w:noProof/>
                <w:webHidden/>
                <w:color w:val="000000" w:themeColor="text1"/>
                <w:rPrChange w:id="383" w:author="Tawatari, Masataka/田渡 将隆" w:date="2025-02-12T08:17:00Z">
                  <w:rPr>
                    <w:noProof/>
                    <w:webHidden/>
                  </w:rPr>
                </w:rPrChange>
              </w:rPr>
              <w:tab/>
            </w:r>
            <w:r w:rsidRPr="000F2E0E">
              <w:rPr>
                <w:noProof/>
                <w:webHidden/>
                <w:color w:val="000000" w:themeColor="text1"/>
                <w:rPrChange w:id="384" w:author="Tawatari, Masataka/田渡 将隆" w:date="2025-02-12T08:17:00Z">
                  <w:rPr>
                    <w:noProof/>
                    <w:webHidden/>
                  </w:rPr>
                </w:rPrChange>
              </w:rPr>
              <w:fldChar w:fldCharType="begin"/>
            </w:r>
            <w:r w:rsidRPr="000F2E0E">
              <w:rPr>
                <w:noProof/>
                <w:webHidden/>
                <w:color w:val="000000" w:themeColor="text1"/>
                <w:rPrChange w:id="385" w:author="Tawatari, Masataka/田渡 将隆" w:date="2025-02-12T08:17:00Z">
                  <w:rPr>
                    <w:noProof/>
                    <w:webHidden/>
                  </w:rPr>
                </w:rPrChange>
              </w:rPr>
              <w:instrText xml:space="preserve"> PAGEREF _Toc121858338 \h </w:instrText>
            </w:r>
          </w:ins>
          <w:r w:rsidRPr="000F2E0E">
            <w:rPr>
              <w:noProof/>
              <w:webHidden/>
              <w:color w:val="000000" w:themeColor="text1"/>
              <w:rPrChange w:id="386" w:author="Tawatari, Masataka/田渡 将隆" w:date="2025-02-12T08:17:00Z">
                <w:rPr>
                  <w:noProof/>
                  <w:webHidden/>
                  <w:color w:val="000000" w:themeColor="text1"/>
                </w:rPr>
              </w:rPrChange>
            </w:rPr>
          </w:r>
          <w:r w:rsidRPr="000F2E0E">
            <w:rPr>
              <w:noProof/>
              <w:webHidden/>
              <w:color w:val="000000" w:themeColor="text1"/>
              <w:rPrChange w:id="387" w:author="Tawatari, Masataka/田渡 将隆" w:date="2025-02-12T08:17:00Z">
                <w:rPr>
                  <w:noProof/>
                  <w:webHidden/>
                </w:rPr>
              </w:rPrChange>
            </w:rPr>
            <w:fldChar w:fldCharType="separate"/>
          </w:r>
          <w:ins w:id="388" w:author="Tawatari, Masataka/田渡 将隆" w:date="2022-12-13T21:11:00Z">
            <w:r w:rsidRPr="000F2E0E">
              <w:rPr>
                <w:noProof/>
                <w:webHidden/>
                <w:color w:val="000000" w:themeColor="text1"/>
                <w:rPrChange w:id="389" w:author="Tawatari, Masataka/田渡 将隆" w:date="2025-02-12T08:17:00Z">
                  <w:rPr>
                    <w:noProof/>
                    <w:webHidden/>
                  </w:rPr>
                </w:rPrChange>
              </w:rPr>
              <w:t>4</w:t>
            </w:r>
            <w:r w:rsidRPr="000F2E0E">
              <w:rPr>
                <w:noProof/>
                <w:webHidden/>
                <w:color w:val="000000" w:themeColor="text1"/>
                <w:rPrChange w:id="390" w:author="Tawatari, Masataka/田渡 将隆" w:date="2025-02-12T08:17:00Z">
                  <w:rPr>
                    <w:noProof/>
                    <w:webHidden/>
                  </w:rPr>
                </w:rPrChange>
              </w:rPr>
              <w:fldChar w:fldCharType="end"/>
            </w:r>
            <w:r w:rsidRPr="000F2E0E">
              <w:rPr>
                <w:rStyle w:val="Hyperlink"/>
                <w:noProof/>
                <w:color w:val="000000" w:themeColor="text1"/>
                <w:rPrChange w:id="391" w:author="Tawatari, Masataka/田渡 将隆" w:date="2025-02-12T08:17:00Z">
                  <w:rPr>
                    <w:rStyle w:val="Hyperlink"/>
                    <w:noProof/>
                  </w:rPr>
                </w:rPrChange>
              </w:rPr>
              <w:fldChar w:fldCharType="end"/>
            </w:r>
          </w:ins>
        </w:p>
        <w:p w14:paraId="3FC2165F" w14:textId="59463908" w:rsidR="00BE640B" w:rsidRPr="000F2E0E" w:rsidRDefault="00BE640B">
          <w:pPr>
            <w:pStyle w:val="TOC1"/>
            <w:tabs>
              <w:tab w:val="right" w:leader="dot" w:pos="8494"/>
            </w:tabs>
            <w:rPr>
              <w:ins w:id="392"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393" w:author="Tawatari, Masataka/田渡 将隆" w:date="2025-02-12T08:17:00Z">
                <w:rPr>
                  <w:ins w:id="394" w:author="Tawatari, Masataka/田渡 将隆" w:date="2022-12-13T21:11:00Z"/>
                  <w:rFonts w:asciiTheme="minorHAnsi" w:eastAsiaTheme="minorEastAsia" w:hAnsiTheme="minorHAnsi" w:cstheme="minorBidi"/>
                  <w:b w:val="0"/>
                  <w:bCs w:val="0"/>
                  <w:i w:val="0"/>
                  <w:iCs w:val="0"/>
                  <w:noProof/>
                  <w:sz w:val="21"/>
                  <w:szCs w:val="22"/>
                </w:rPr>
              </w:rPrChange>
            </w:rPr>
          </w:pPr>
          <w:ins w:id="395" w:author="Tawatari, Masataka/田渡 将隆" w:date="2022-12-13T21:11:00Z">
            <w:r w:rsidRPr="000F2E0E">
              <w:rPr>
                <w:rStyle w:val="Hyperlink"/>
                <w:noProof/>
                <w:color w:val="000000" w:themeColor="text1"/>
                <w:rPrChange w:id="396" w:author="Tawatari, Masataka/田渡 将隆" w:date="2025-02-12T08:17:00Z">
                  <w:rPr>
                    <w:rStyle w:val="Hyperlink"/>
                    <w:noProof/>
                  </w:rPr>
                </w:rPrChange>
              </w:rPr>
              <w:fldChar w:fldCharType="begin"/>
            </w:r>
            <w:r w:rsidRPr="000F2E0E">
              <w:rPr>
                <w:rStyle w:val="Hyperlink"/>
                <w:noProof/>
                <w:color w:val="000000" w:themeColor="text1"/>
                <w:rPrChange w:id="397" w:author="Tawatari, Masataka/田渡 将隆" w:date="2025-02-12T08:17:00Z">
                  <w:rPr>
                    <w:rStyle w:val="Hyperlink"/>
                    <w:noProof/>
                  </w:rPr>
                </w:rPrChange>
              </w:rPr>
              <w:instrText xml:space="preserve"> </w:instrText>
            </w:r>
            <w:r w:rsidRPr="000F2E0E">
              <w:rPr>
                <w:noProof/>
                <w:color w:val="000000" w:themeColor="text1"/>
                <w:rPrChange w:id="398" w:author="Tawatari, Masataka/田渡 将隆" w:date="2025-02-12T08:17:00Z">
                  <w:rPr>
                    <w:noProof/>
                  </w:rPr>
                </w:rPrChange>
              </w:rPr>
              <w:instrText>HYPERLINK \l "_Toc121858339"</w:instrText>
            </w:r>
            <w:r w:rsidRPr="000F2E0E">
              <w:rPr>
                <w:rStyle w:val="Hyperlink"/>
                <w:noProof/>
                <w:color w:val="000000" w:themeColor="text1"/>
                <w:rPrChange w:id="399" w:author="Tawatari, Masataka/田渡 将隆" w:date="2025-02-12T08:17:00Z">
                  <w:rPr>
                    <w:rStyle w:val="Hyperlink"/>
                    <w:noProof/>
                  </w:rPr>
                </w:rPrChange>
              </w:rPr>
              <w:instrText xml:space="preserve"> </w:instrText>
            </w:r>
            <w:r w:rsidRPr="000F2E0E">
              <w:rPr>
                <w:rStyle w:val="Hyperlink"/>
                <w:noProof/>
                <w:color w:val="000000" w:themeColor="text1"/>
                <w:rPrChange w:id="400"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401" w:author="Tawatari, Masataka/田渡 将隆" w:date="2025-02-12T08:17:00Z">
                  <w:rPr>
                    <w:rStyle w:val="Hyperlink"/>
                    <w:rFonts w:ascii="Abadi" w:hAnsi="Abadi"/>
                    <w:noProof/>
                    <w:lang w:val="en"/>
                  </w:rPr>
                </w:rPrChange>
              </w:rPr>
              <w:t>3</w:t>
            </w:r>
            <w:r w:rsidRPr="000F2E0E">
              <w:rPr>
                <w:rStyle w:val="Hyperlink"/>
                <w:rFonts w:ascii="Abadi" w:hAnsi="Abadi" w:hint="eastAsia"/>
                <w:noProof/>
                <w:color w:val="000000" w:themeColor="text1"/>
                <w:lang w:val="en"/>
                <w:rPrChange w:id="402"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403" w:author="Tawatari, Masataka/田渡 将隆" w:date="2025-02-12T08:17:00Z">
                  <w:rPr>
                    <w:rStyle w:val="Hyperlink"/>
                    <w:rFonts w:ascii="Abadi" w:hAnsi="Abadi"/>
                    <w:noProof/>
                    <w:lang w:val="en"/>
                  </w:rPr>
                </w:rPrChange>
              </w:rPr>
              <w:t xml:space="preserve"> Service Content </w:t>
            </w:r>
            <w:r w:rsidRPr="000F2E0E">
              <w:rPr>
                <w:rStyle w:val="Hyperlink"/>
                <w:rFonts w:ascii="Abadi" w:hAnsi="Abadi" w:hint="eastAsia"/>
                <w:noProof/>
                <w:color w:val="000000" w:themeColor="text1"/>
                <w:lang w:val="en"/>
                <w:rPrChange w:id="404" w:author="Tawatari, Masataka/田渡 将隆" w:date="2025-02-12T08:17:00Z">
                  <w:rPr>
                    <w:rStyle w:val="Hyperlink"/>
                    <w:rFonts w:ascii="Abadi" w:hAnsi="Abadi" w:hint="eastAsia"/>
                    <w:noProof/>
                    <w:lang w:val="en"/>
                  </w:rPr>
                </w:rPrChange>
              </w:rPr>
              <w:t>サービス内容</w:t>
            </w:r>
            <w:r w:rsidRPr="000F2E0E">
              <w:rPr>
                <w:noProof/>
                <w:webHidden/>
                <w:color w:val="000000" w:themeColor="text1"/>
                <w:rPrChange w:id="405" w:author="Tawatari, Masataka/田渡 将隆" w:date="2025-02-12T08:17:00Z">
                  <w:rPr>
                    <w:noProof/>
                    <w:webHidden/>
                  </w:rPr>
                </w:rPrChange>
              </w:rPr>
              <w:tab/>
            </w:r>
            <w:r w:rsidRPr="000F2E0E">
              <w:rPr>
                <w:noProof/>
                <w:webHidden/>
                <w:color w:val="000000" w:themeColor="text1"/>
                <w:rPrChange w:id="406" w:author="Tawatari, Masataka/田渡 将隆" w:date="2025-02-12T08:17:00Z">
                  <w:rPr>
                    <w:noProof/>
                    <w:webHidden/>
                  </w:rPr>
                </w:rPrChange>
              </w:rPr>
              <w:fldChar w:fldCharType="begin"/>
            </w:r>
            <w:r w:rsidRPr="000F2E0E">
              <w:rPr>
                <w:noProof/>
                <w:webHidden/>
                <w:color w:val="000000" w:themeColor="text1"/>
                <w:rPrChange w:id="407" w:author="Tawatari, Masataka/田渡 将隆" w:date="2025-02-12T08:17:00Z">
                  <w:rPr>
                    <w:noProof/>
                    <w:webHidden/>
                  </w:rPr>
                </w:rPrChange>
              </w:rPr>
              <w:instrText xml:space="preserve"> PAGEREF _Toc121858339 \h </w:instrText>
            </w:r>
          </w:ins>
          <w:r w:rsidRPr="000F2E0E">
            <w:rPr>
              <w:noProof/>
              <w:webHidden/>
              <w:color w:val="000000" w:themeColor="text1"/>
              <w:rPrChange w:id="408" w:author="Tawatari, Masataka/田渡 将隆" w:date="2025-02-12T08:17:00Z">
                <w:rPr>
                  <w:noProof/>
                  <w:webHidden/>
                  <w:color w:val="000000" w:themeColor="text1"/>
                </w:rPr>
              </w:rPrChange>
            </w:rPr>
          </w:r>
          <w:r w:rsidRPr="000F2E0E">
            <w:rPr>
              <w:noProof/>
              <w:webHidden/>
              <w:color w:val="000000" w:themeColor="text1"/>
              <w:rPrChange w:id="409" w:author="Tawatari, Masataka/田渡 将隆" w:date="2025-02-12T08:17:00Z">
                <w:rPr>
                  <w:noProof/>
                  <w:webHidden/>
                </w:rPr>
              </w:rPrChange>
            </w:rPr>
            <w:fldChar w:fldCharType="separate"/>
          </w:r>
          <w:ins w:id="410" w:author="Tawatari, Masataka/田渡 将隆" w:date="2022-12-13T21:11:00Z">
            <w:r w:rsidRPr="000F2E0E">
              <w:rPr>
                <w:noProof/>
                <w:webHidden/>
                <w:color w:val="000000" w:themeColor="text1"/>
                <w:rPrChange w:id="411" w:author="Tawatari, Masataka/田渡 将隆" w:date="2025-02-12T08:17:00Z">
                  <w:rPr>
                    <w:noProof/>
                    <w:webHidden/>
                  </w:rPr>
                </w:rPrChange>
              </w:rPr>
              <w:t>4</w:t>
            </w:r>
            <w:r w:rsidRPr="000F2E0E">
              <w:rPr>
                <w:noProof/>
                <w:webHidden/>
                <w:color w:val="000000" w:themeColor="text1"/>
                <w:rPrChange w:id="412" w:author="Tawatari, Masataka/田渡 将隆" w:date="2025-02-12T08:17:00Z">
                  <w:rPr>
                    <w:noProof/>
                    <w:webHidden/>
                  </w:rPr>
                </w:rPrChange>
              </w:rPr>
              <w:fldChar w:fldCharType="end"/>
            </w:r>
            <w:r w:rsidRPr="000F2E0E">
              <w:rPr>
                <w:rStyle w:val="Hyperlink"/>
                <w:noProof/>
                <w:color w:val="000000" w:themeColor="text1"/>
                <w:rPrChange w:id="413" w:author="Tawatari, Masataka/田渡 将隆" w:date="2025-02-12T08:17:00Z">
                  <w:rPr>
                    <w:rStyle w:val="Hyperlink"/>
                    <w:noProof/>
                  </w:rPr>
                </w:rPrChange>
              </w:rPr>
              <w:fldChar w:fldCharType="end"/>
            </w:r>
          </w:ins>
        </w:p>
        <w:p w14:paraId="13E11D45" w14:textId="6A69E876" w:rsidR="00BE640B" w:rsidRPr="000F2E0E" w:rsidRDefault="00BE640B">
          <w:pPr>
            <w:pStyle w:val="TOC1"/>
            <w:tabs>
              <w:tab w:val="right" w:leader="dot" w:pos="8494"/>
            </w:tabs>
            <w:rPr>
              <w:ins w:id="414"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415" w:author="Tawatari, Masataka/田渡 将隆" w:date="2025-02-12T08:17:00Z">
                <w:rPr>
                  <w:ins w:id="416" w:author="Tawatari, Masataka/田渡 将隆" w:date="2022-12-13T21:11:00Z"/>
                  <w:rFonts w:asciiTheme="minorHAnsi" w:eastAsiaTheme="minorEastAsia" w:hAnsiTheme="minorHAnsi" w:cstheme="minorBidi"/>
                  <w:b w:val="0"/>
                  <w:bCs w:val="0"/>
                  <w:i w:val="0"/>
                  <w:iCs w:val="0"/>
                  <w:noProof/>
                  <w:sz w:val="21"/>
                  <w:szCs w:val="22"/>
                </w:rPr>
              </w:rPrChange>
            </w:rPr>
          </w:pPr>
          <w:ins w:id="417" w:author="Tawatari, Masataka/田渡 将隆" w:date="2022-12-13T21:11:00Z">
            <w:r w:rsidRPr="000F2E0E">
              <w:rPr>
                <w:rStyle w:val="Hyperlink"/>
                <w:noProof/>
                <w:color w:val="000000" w:themeColor="text1"/>
                <w:rPrChange w:id="418" w:author="Tawatari, Masataka/田渡 将隆" w:date="2025-02-12T08:17:00Z">
                  <w:rPr>
                    <w:rStyle w:val="Hyperlink"/>
                    <w:noProof/>
                  </w:rPr>
                </w:rPrChange>
              </w:rPr>
              <w:fldChar w:fldCharType="begin"/>
            </w:r>
            <w:r w:rsidRPr="000F2E0E">
              <w:rPr>
                <w:rStyle w:val="Hyperlink"/>
                <w:noProof/>
                <w:color w:val="000000" w:themeColor="text1"/>
                <w:rPrChange w:id="419" w:author="Tawatari, Masataka/田渡 将隆" w:date="2025-02-12T08:17:00Z">
                  <w:rPr>
                    <w:rStyle w:val="Hyperlink"/>
                    <w:noProof/>
                  </w:rPr>
                </w:rPrChange>
              </w:rPr>
              <w:instrText xml:space="preserve"> </w:instrText>
            </w:r>
            <w:r w:rsidRPr="000F2E0E">
              <w:rPr>
                <w:noProof/>
                <w:color w:val="000000" w:themeColor="text1"/>
                <w:rPrChange w:id="420" w:author="Tawatari, Masataka/田渡 将隆" w:date="2025-02-12T08:17:00Z">
                  <w:rPr>
                    <w:noProof/>
                  </w:rPr>
                </w:rPrChange>
              </w:rPr>
              <w:instrText>HYPERLINK \l "_Toc121858340"</w:instrText>
            </w:r>
            <w:r w:rsidRPr="000F2E0E">
              <w:rPr>
                <w:rStyle w:val="Hyperlink"/>
                <w:noProof/>
                <w:color w:val="000000" w:themeColor="text1"/>
                <w:rPrChange w:id="421" w:author="Tawatari, Masataka/田渡 将隆" w:date="2025-02-12T08:17:00Z">
                  <w:rPr>
                    <w:rStyle w:val="Hyperlink"/>
                    <w:noProof/>
                  </w:rPr>
                </w:rPrChange>
              </w:rPr>
              <w:instrText xml:space="preserve"> </w:instrText>
            </w:r>
            <w:r w:rsidRPr="000F2E0E">
              <w:rPr>
                <w:rStyle w:val="Hyperlink"/>
                <w:noProof/>
                <w:color w:val="000000" w:themeColor="text1"/>
                <w:rPrChange w:id="422"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423" w:author="Tawatari, Masataka/田渡 将隆" w:date="2025-02-12T08:17:00Z">
                  <w:rPr>
                    <w:rStyle w:val="Hyperlink"/>
                    <w:rFonts w:ascii="Abadi" w:hAnsi="Abadi"/>
                    <w:noProof/>
                    <w:lang w:val="en"/>
                  </w:rPr>
                </w:rPrChange>
              </w:rPr>
              <w:t>4</w:t>
            </w:r>
            <w:r w:rsidRPr="000F2E0E">
              <w:rPr>
                <w:rStyle w:val="Hyperlink"/>
                <w:rFonts w:ascii="Abadi" w:hAnsi="Abadi" w:hint="eastAsia"/>
                <w:noProof/>
                <w:color w:val="000000" w:themeColor="text1"/>
                <w:lang w:val="en"/>
                <w:rPrChange w:id="424"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425" w:author="Tawatari, Masataka/田渡 将隆" w:date="2025-02-12T08:17:00Z">
                  <w:rPr>
                    <w:rStyle w:val="Hyperlink"/>
                    <w:rFonts w:ascii="Abadi" w:hAnsi="Abadi"/>
                    <w:noProof/>
                    <w:lang w:val="en"/>
                  </w:rPr>
                </w:rPrChange>
              </w:rPr>
              <w:t xml:space="preserve"> System configuration diagram</w:t>
            </w:r>
            <w:r w:rsidRPr="000F2E0E">
              <w:rPr>
                <w:rStyle w:val="Hyperlink"/>
                <w:noProof/>
                <w:color w:val="000000" w:themeColor="text1"/>
                <w:lang w:val="en"/>
                <w:rPrChange w:id="426" w:author="Tawatari, Masataka/田渡 将隆" w:date="2025-02-12T08:17:00Z">
                  <w:rPr>
                    <w:rStyle w:val="Hyperlink"/>
                    <w:noProof/>
                    <w:lang w:val="en"/>
                  </w:rPr>
                </w:rPrChange>
              </w:rPr>
              <w:t xml:space="preserve"> </w:t>
            </w:r>
            <w:r w:rsidRPr="000F2E0E">
              <w:rPr>
                <w:rStyle w:val="Hyperlink"/>
                <w:rFonts w:hint="eastAsia"/>
                <w:noProof/>
                <w:color w:val="000000" w:themeColor="text1"/>
                <w:lang w:val="en"/>
                <w:rPrChange w:id="427" w:author="Tawatari, Masataka/田渡 将隆" w:date="2025-02-12T08:17:00Z">
                  <w:rPr>
                    <w:rStyle w:val="Hyperlink"/>
                    <w:rFonts w:hint="eastAsia"/>
                    <w:noProof/>
                    <w:lang w:val="en"/>
                  </w:rPr>
                </w:rPrChange>
              </w:rPr>
              <w:t>システム構成図</w:t>
            </w:r>
            <w:r w:rsidRPr="000F2E0E">
              <w:rPr>
                <w:noProof/>
                <w:webHidden/>
                <w:color w:val="000000" w:themeColor="text1"/>
                <w:rPrChange w:id="428" w:author="Tawatari, Masataka/田渡 将隆" w:date="2025-02-12T08:17:00Z">
                  <w:rPr>
                    <w:noProof/>
                    <w:webHidden/>
                  </w:rPr>
                </w:rPrChange>
              </w:rPr>
              <w:tab/>
            </w:r>
            <w:r w:rsidRPr="000F2E0E">
              <w:rPr>
                <w:noProof/>
                <w:webHidden/>
                <w:color w:val="000000" w:themeColor="text1"/>
                <w:rPrChange w:id="429" w:author="Tawatari, Masataka/田渡 将隆" w:date="2025-02-12T08:17:00Z">
                  <w:rPr>
                    <w:noProof/>
                    <w:webHidden/>
                  </w:rPr>
                </w:rPrChange>
              </w:rPr>
              <w:fldChar w:fldCharType="begin"/>
            </w:r>
            <w:r w:rsidRPr="000F2E0E">
              <w:rPr>
                <w:noProof/>
                <w:webHidden/>
                <w:color w:val="000000" w:themeColor="text1"/>
                <w:rPrChange w:id="430" w:author="Tawatari, Masataka/田渡 将隆" w:date="2025-02-12T08:17:00Z">
                  <w:rPr>
                    <w:noProof/>
                    <w:webHidden/>
                  </w:rPr>
                </w:rPrChange>
              </w:rPr>
              <w:instrText xml:space="preserve"> PAGEREF _Toc121858340 \h </w:instrText>
            </w:r>
          </w:ins>
          <w:r w:rsidRPr="000F2E0E">
            <w:rPr>
              <w:noProof/>
              <w:webHidden/>
              <w:color w:val="000000" w:themeColor="text1"/>
              <w:rPrChange w:id="431" w:author="Tawatari, Masataka/田渡 将隆" w:date="2025-02-12T08:17:00Z">
                <w:rPr>
                  <w:noProof/>
                  <w:webHidden/>
                  <w:color w:val="000000" w:themeColor="text1"/>
                </w:rPr>
              </w:rPrChange>
            </w:rPr>
          </w:r>
          <w:r w:rsidRPr="000F2E0E">
            <w:rPr>
              <w:noProof/>
              <w:webHidden/>
              <w:color w:val="000000" w:themeColor="text1"/>
              <w:rPrChange w:id="432" w:author="Tawatari, Masataka/田渡 将隆" w:date="2025-02-12T08:17:00Z">
                <w:rPr>
                  <w:noProof/>
                  <w:webHidden/>
                </w:rPr>
              </w:rPrChange>
            </w:rPr>
            <w:fldChar w:fldCharType="separate"/>
          </w:r>
          <w:ins w:id="433" w:author="Tawatari, Masataka/田渡 将隆" w:date="2022-12-13T21:11:00Z">
            <w:r w:rsidRPr="000F2E0E">
              <w:rPr>
                <w:noProof/>
                <w:webHidden/>
                <w:color w:val="000000" w:themeColor="text1"/>
                <w:rPrChange w:id="434" w:author="Tawatari, Masataka/田渡 将隆" w:date="2025-02-12T08:17:00Z">
                  <w:rPr>
                    <w:noProof/>
                    <w:webHidden/>
                  </w:rPr>
                </w:rPrChange>
              </w:rPr>
              <w:t>5</w:t>
            </w:r>
            <w:r w:rsidRPr="000F2E0E">
              <w:rPr>
                <w:noProof/>
                <w:webHidden/>
                <w:color w:val="000000" w:themeColor="text1"/>
                <w:rPrChange w:id="435" w:author="Tawatari, Masataka/田渡 将隆" w:date="2025-02-12T08:17:00Z">
                  <w:rPr>
                    <w:noProof/>
                    <w:webHidden/>
                  </w:rPr>
                </w:rPrChange>
              </w:rPr>
              <w:fldChar w:fldCharType="end"/>
            </w:r>
            <w:r w:rsidRPr="000F2E0E">
              <w:rPr>
                <w:rStyle w:val="Hyperlink"/>
                <w:noProof/>
                <w:color w:val="000000" w:themeColor="text1"/>
                <w:rPrChange w:id="436" w:author="Tawatari, Masataka/田渡 将隆" w:date="2025-02-12T08:17:00Z">
                  <w:rPr>
                    <w:rStyle w:val="Hyperlink"/>
                    <w:noProof/>
                  </w:rPr>
                </w:rPrChange>
              </w:rPr>
              <w:fldChar w:fldCharType="end"/>
            </w:r>
          </w:ins>
        </w:p>
        <w:p w14:paraId="3E2CA2FA" w14:textId="34DA1CEA" w:rsidR="00BE640B" w:rsidRPr="000F2E0E" w:rsidRDefault="00BE640B">
          <w:pPr>
            <w:pStyle w:val="TOC1"/>
            <w:tabs>
              <w:tab w:val="right" w:leader="dot" w:pos="8494"/>
            </w:tabs>
            <w:rPr>
              <w:ins w:id="437"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438" w:author="Tawatari, Masataka/田渡 将隆" w:date="2025-02-12T08:17:00Z">
                <w:rPr>
                  <w:ins w:id="439" w:author="Tawatari, Masataka/田渡 将隆" w:date="2022-12-13T21:11:00Z"/>
                  <w:rFonts w:asciiTheme="minorHAnsi" w:eastAsiaTheme="minorEastAsia" w:hAnsiTheme="minorHAnsi" w:cstheme="minorBidi"/>
                  <w:b w:val="0"/>
                  <w:bCs w:val="0"/>
                  <w:i w:val="0"/>
                  <w:iCs w:val="0"/>
                  <w:noProof/>
                  <w:sz w:val="21"/>
                  <w:szCs w:val="22"/>
                </w:rPr>
              </w:rPrChange>
            </w:rPr>
          </w:pPr>
          <w:ins w:id="440" w:author="Tawatari, Masataka/田渡 将隆" w:date="2022-12-13T21:11:00Z">
            <w:r w:rsidRPr="000F2E0E">
              <w:rPr>
                <w:rStyle w:val="Hyperlink"/>
                <w:noProof/>
                <w:color w:val="000000" w:themeColor="text1"/>
                <w:rPrChange w:id="441" w:author="Tawatari, Masataka/田渡 将隆" w:date="2025-02-12T08:17:00Z">
                  <w:rPr>
                    <w:rStyle w:val="Hyperlink"/>
                    <w:noProof/>
                  </w:rPr>
                </w:rPrChange>
              </w:rPr>
              <w:fldChar w:fldCharType="begin"/>
            </w:r>
            <w:r w:rsidRPr="000F2E0E">
              <w:rPr>
                <w:rStyle w:val="Hyperlink"/>
                <w:noProof/>
                <w:color w:val="000000" w:themeColor="text1"/>
                <w:rPrChange w:id="442" w:author="Tawatari, Masataka/田渡 将隆" w:date="2025-02-12T08:17:00Z">
                  <w:rPr>
                    <w:rStyle w:val="Hyperlink"/>
                    <w:noProof/>
                  </w:rPr>
                </w:rPrChange>
              </w:rPr>
              <w:instrText xml:space="preserve"> </w:instrText>
            </w:r>
            <w:r w:rsidRPr="000F2E0E">
              <w:rPr>
                <w:noProof/>
                <w:color w:val="000000" w:themeColor="text1"/>
                <w:rPrChange w:id="443" w:author="Tawatari, Masataka/田渡 将隆" w:date="2025-02-12T08:17:00Z">
                  <w:rPr>
                    <w:noProof/>
                  </w:rPr>
                </w:rPrChange>
              </w:rPr>
              <w:instrText>HYPERLINK \l "_Toc121858341"</w:instrText>
            </w:r>
            <w:r w:rsidRPr="000F2E0E">
              <w:rPr>
                <w:rStyle w:val="Hyperlink"/>
                <w:noProof/>
                <w:color w:val="000000" w:themeColor="text1"/>
                <w:rPrChange w:id="444" w:author="Tawatari, Masataka/田渡 将隆" w:date="2025-02-12T08:17:00Z">
                  <w:rPr>
                    <w:rStyle w:val="Hyperlink"/>
                    <w:noProof/>
                  </w:rPr>
                </w:rPrChange>
              </w:rPr>
              <w:instrText xml:space="preserve"> </w:instrText>
            </w:r>
            <w:r w:rsidRPr="000F2E0E">
              <w:rPr>
                <w:rStyle w:val="Hyperlink"/>
                <w:noProof/>
                <w:color w:val="000000" w:themeColor="text1"/>
                <w:rPrChange w:id="445"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446"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447"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448" w:author="Tawatari, Masataka/田渡 将隆" w:date="2025-02-12T08:17:00Z">
                  <w:rPr>
                    <w:rStyle w:val="Hyperlink"/>
                    <w:rFonts w:ascii="Abadi" w:hAnsi="Abadi"/>
                    <w:noProof/>
                    <w:lang w:val="en"/>
                  </w:rPr>
                </w:rPrChange>
              </w:rPr>
              <w:t xml:space="preserve"> Operation overview and HMI image </w:t>
            </w:r>
            <w:r w:rsidRPr="000F2E0E">
              <w:rPr>
                <w:rStyle w:val="Hyperlink"/>
                <w:rFonts w:hint="eastAsia"/>
                <w:noProof/>
                <w:color w:val="000000" w:themeColor="text1"/>
                <w:lang w:val="en"/>
                <w:rPrChange w:id="449" w:author="Tawatari, Masataka/田渡 将隆" w:date="2025-02-12T08:17:00Z">
                  <w:rPr>
                    <w:rStyle w:val="Hyperlink"/>
                    <w:rFonts w:hint="eastAsia"/>
                    <w:noProof/>
                    <w:lang w:val="en"/>
                  </w:rPr>
                </w:rPrChange>
              </w:rPr>
              <w:t>動作概要・</w:t>
            </w:r>
            <w:r w:rsidRPr="000F2E0E">
              <w:rPr>
                <w:rStyle w:val="Hyperlink"/>
                <w:noProof/>
                <w:color w:val="000000" w:themeColor="text1"/>
                <w:lang w:val="en"/>
                <w:rPrChange w:id="450" w:author="Tawatari, Masataka/田渡 将隆" w:date="2025-02-12T08:17:00Z">
                  <w:rPr>
                    <w:rStyle w:val="Hyperlink"/>
                    <w:noProof/>
                    <w:lang w:val="en"/>
                  </w:rPr>
                </w:rPrChange>
              </w:rPr>
              <w:t>HMI</w:t>
            </w:r>
            <w:r w:rsidRPr="000F2E0E">
              <w:rPr>
                <w:rStyle w:val="Hyperlink"/>
                <w:rFonts w:hint="eastAsia"/>
                <w:noProof/>
                <w:color w:val="000000" w:themeColor="text1"/>
                <w:lang w:val="en"/>
                <w:rPrChange w:id="451" w:author="Tawatari, Masataka/田渡 将隆" w:date="2025-02-12T08:17:00Z">
                  <w:rPr>
                    <w:rStyle w:val="Hyperlink"/>
                    <w:rFonts w:hint="eastAsia"/>
                    <w:noProof/>
                    <w:lang w:val="en"/>
                  </w:rPr>
                </w:rPrChange>
              </w:rPr>
              <w:t>イメージ</w:t>
            </w:r>
            <w:r w:rsidRPr="000F2E0E">
              <w:rPr>
                <w:noProof/>
                <w:webHidden/>
                <w:color w:val="000000" w:themeColor="text1"/>
                <w:rPrChange w:id="452" w:author="Tawatari, Masataka/田渡 将隆" w:date="2025-02-12T08:17:00Z">
                  <w:rPr>
                    <w:noProof/>
                    <w:webHidden/>
                  </w:rPr>
                </w:rPrChange>
              </w:rPr>
              <w:tab/>
            </w:r>
            <w:r w:rsidRPr="000F2E0E">
              <w:rPr>
                <w:noProof/>
                <w:webHidden/>
                <w:color w:val="000000" w:themeColor="text1"/>
                <w:rPrChange w:id="453" w:author="Tawatari, Masataka/田渡 将隆" w:date="2025-02-12T08:17:00Z">
                  <w:rPr>
                    <w:noProof/>
                    <w:webHidden/>
                  </w:rPr>
                </w:rPrChange>
              </w:rPr>
              <w:fldChar w:fldCharType="begin"/>
            </w:r>
            <w:r w:rsidRPr="000F2E0E">
              <w:rPr>
                <w:noProof/>
                <w:webHidden/>
                <w:color w:val="000000" w:themeColor="text1"/>
                <w:rPrChange w:id="454" w:author="Tawatari, Masataka/田渡 将隆" w:date="2025-02-12T08:17:00Z">
                  <w:rPr>
                    <w:noProof/>
                    <w:webHidden/>
                  </w:rPr>
                </w:rPrChange>
              </w:rPr>
              <w:instrText xml:space="preserve"> PAGEREF _Toc121858341 \h </w:instrText>
            </w:r>
          </w:ins>
          <w:r w:rsidRPr="000F2E0E">
            <w:rPr>
              <w:noProof/>
              <w:webHidden/>
              <w:color w:val="000000" w:themeColor="text1"/>
              <w:rPrChange w:id="455" w:author="Tawatari, Masataka/田渡 将隆" w:date="2025-02-12T08:17:00Z">
                <w:rPr>
                  <w:noProof/>
                  <w:webHidden/>
                  <w:color w:val="000000" w:themeColor="text1"/>
                </w:rPr>
              </w:rPrChange>
            </w:rPr>
          </w:r>
          <w:r w:rsidRPr="000F2E0E">
            <w:rPr>
              <w:noProof/>
              <w:webHidden/>
              <w:color w:val="000000" w:themeColor="text1"/>
              <w:rPrChange w:id="456" w:author="Tawatari, Masataka/田渡 将隆" w:date="2025-02-12T08:17:00Z">
                <w:rPr>
                  <w:noProof/>
                  <w:webHidden/>
                </w:rPr>
              </w:rPrChange>
            </w:rPr>
            <w:fldChar w:fldCharType="separate"/>
          </w:r>
          <w:ins w:id="457" w:author="Tawatari, Masataka/田渡 将隆" w:date="2022-12-13T21:11:00Z">
            <w:r w:rsidRPr="000F2E0E">
              <w:rPr>
                <w:noProof/>
                <w:webHidden/>
                <w:color w:val="000000" w:themeColor="text1"/>
                <w:rPrChange w:id="458" w:author="Tawatari, Masataka/田渡 将隆" w:date="2025-02-12T08:17:00Z">
                  <w:rPr>
                    <w:noProof/>
                    <w:webHidden/>
                  </w:rPr>
                </w:rPrChange>
              </w:rPr>
              <w:t>6</w:t>
            </w:r>
            <w:r w:rsidRPr="000F2E0E">
              <w:rPr>
                <w:noProof/>
                <w:webHidden/>
                <w:color w:val="000000" w:themeColor="text1"/>
                <w:rPrChange w:id="459" w:author="Tawatari, Masataka/田渡 将隆" w:date="2025-02-12T08:17:00Z">
                  <w:rPr>
                    <w:noProof/>
                    <w:webHidden/>
                  </w:rPr>
                </w:rPrChange>
              </w:rPr>
              <w:fldChar w:fldCharType="end"/>
            </w:r>
            <w:r w:rsidRPr="000F2E0E">
              <w:rPr>
                <w:rStyle w:val="Hyperlink"/>
                <w:noProof/>
                <w:color w:val="000000" w:themeColor="text1"/>
                <w:rPrChange w:id="460" w:author="Tawatari, Masataka/田渡 将隆" w:date="2025-02-12T08:17:00Z">
                  <w:rPr>
                    <w:rStyle w:val="Hyperlink"/>
                    <w:noProof/>
                  </w:rPr>
                </w:rPrChange>
              </w:rPr>
              <w:fldChar w:fldCharType="end"/>
            </w:r>
          </w:ins>
        </w:p>
        <w:p w14:paraId="51753287" w14:textId="2B96744A" w:rsidR="00BE640B" w:rsidRPr="000F2E0E" w:rsidRDefault="00BE640B">
          <w:pPr>
            <w:pStyle w:val="TOC2"/>
            <w:tabs>
              <w:tab w:val="right" w:leader="dot" w:pos="8494"/>
            </w:tabs>
            <w:rPr>
              <w:ins w:id="461" w:author="Tawatari, Masataka/田渡 将隆" w:date="2022-12-13T21:11:00Z"/>
              <w:rFonts w:asciiTheme="minorHAnsi" w:eastAsiaTheme="minorEastAsia" w:hAnsiTheme="minorHAnsi" w:cstheme="minorBidi"/>
              <w:b w:val="0"/>
              <w:bCs w:val="0"/>
              <w:noProof/>
              <w:color w:val="000000" w:themeColor="text1"/>
              <w:sz w:val="21"/>
              <w:szCs w:val="22"/>
              <w:rPrChange w:id="462" w:author="Tawatari, Masataka/田渡 将隆" w:date="2025-02-12T08:17:00Z">
                <w:rPr>
                  <w:ins w:id="463" w:author="Tawatari, Masataka/田渡 将隆" w:date="2022-12-13T21:11:00Z"/>
                  <w:rFonts w:asciiTheme="minorHAnsi" w:eastAsiaTheme="minorEastAsia" w:hAnsiTheme="minorHAnsi" w:cstheme="minorBidi"/>
                  <w:b w:val="0"/>
                  <w:bCs w:val="0"/>
                  <w:noProof/>
                  <w:sz w:val="21"/>
                  <w:szCs w:val="22"/>
                </w:rPr>
              </w:rPrChange>
            </w:rPr>
          </w:pPr>
          <w:ins w:id="464" w:author="Tawatari, Masataka/田渡 将隆" w:date="2022-12-13T21:11:00Z">
            <w:r w:rsidRPr="000F2E0E">
              <w:rPr>
                <w:rStyle w:val="Hyperlink"/>
                <w:noProof/>
                <w:color w:val="000000" w:themeColor="text1"/>
                <w:rPrChange w:id="465" w:author="Tawatari, Masataka/田渡 将隆" w:date="2025-02-12T08:17:00Z">
                  <w:rPr>
                    <w:rStyle w:val="Hyperlink"/>
                    <w:noProof/>
                  </w:rPr>
                </w:rPrChange>
              </w:rPr>
              <w:fldChar w:fldCharType="begin"/>
            </w:r>
            <w:r w:rsidRPr="000F2E0E">
              <w:rPr>
                <w:rStyle w:val="Hyperlink"/>
                <w:noProof/>
                <w:color w:val="000000" w:themeColor="text1"/>
                <w:rPrChange w:id="466" w:author="Tawatari, Masataka/田渡 将隆" w:date="2025-02-12T08:17:00Z">
                  <w:rPr>
                    <w:rStyle w:val="Hyperlink"/>
                    <w:noProof/>
                  </w:rPr>
                </w:rPrChange>
              </w:rPr>
              <w:instrText xml:space="preserve"> </w:instrText>
            </w:r>
            <w:r w:rsidRPr="000F2E0E">
              <w:rPr>
                <w:noProof/>
                <w:color w:val="000000" w:themeColor="text1"/>
                <w:rPrChange w:id="467" w:author="Tawatari, Masataka/田渡 将隆" w:date="2025-02-12T08:17:00Z">
                  <w:rPr>
                    <w:noProof/>
                  </w:rPr>
                </w:rPrChange>
              </w:rPr>
              <w:instrText>HYPERLINK \l "_Toc121858342"</w:instrText>
            </w:r>
            <w:r w:rsidRPr="000F2E0E">
              <w:rPr>
                <w:rStyle w:val="Hyperlink"/>
                <w:noProof/>
                <w:color w:val="000000" w:themeColor="text1"/>
                <w:rPrChange w:id="468" w:author="Tawatari, Masataka/田渡 将隆" w:date="2025-02-12T08:17:00Z">
                  <w:rPr>
                    <w:rStyle w:val="Hyperlink"/>
                    <w:noProof/>
                  </w:rPr>
                </w:rPrChange>
              </w:rPr>
              <w:instrText xml:space="preserve"> </w:instrText>
            </w:r>
            <w:r w:rsidRPr="000F2E0E">
              <w:rPr>
                <w:rStyle w:val="Hyperlink"/>
                <w:noProof/>
                <w:color w:val="000000" w:themeColor="text1"/>
                <w:rPrChange w:id="469"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470"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471"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472"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473"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474" w:author="Tawatari, Masataka/田渡 将隆" w:date="2025-02-12T08:17:00Z">
                  <w:rPr>
                    <w:rStyle w:val="Hyperlink"/>
                    <w:rFonts w:ascii="Abadi" w:hAnsi="Abadi"/>
                    <w:noProof/>
                    <w:lang w:val="en"/>
                  </w:rPr>
                </w:rPrChange>
              </w:rPr>
              <w:t xml:space="preserve"> </w:t>
            </w:r>
            <w:r w:rsidRPr="000F2E0E">
              <w:rPr>
                <w:rStyle w:val="Hyperlink"/>
                <w:noProof/>
                <w:color w:val="000000" w:themeColor="text1"/>
                <w:lang w:val="en"/>
                <w:rPrChange w:id="475" w:author="Tawatari, Masataka/田渡 将隆" w:date="2025-02-12T08:17:00Z">
                  <w:rPr>
                    <w:rStyle w:val="Hyperlink"/>
                    <w:noProof/>
                    <w:lang w:val="en"/>
                  </w:rPr>
                </w:rPrChange>
              </w:rPr>
              <w:t xml:space="preserve"> </w:t>
            </w:r>
            <w:r w:rsidRPr="000F2E0E">
              <w:rPr>
                <w:rStyle w:val="Hyperlink"/>
                <w:rFonts w:ascii="Abadi" w:hAnsi="Abadi"/>
                <w:noProof/>
                <w:color w:val="000000" w:themeColor="text1"/>
                <w:lang w:val="en"/>
                <w:rPrChange w:id="476" w:author="Tawatari, Masataka/田渡 将隆" w:date="2025-02-12T08:17:00Z">
                  <w:rPr>
                    <w:rStyle w:val="Hyperlink"/>
                    <w:rFonts w:ascii="Abadi" w:hAnsi="Abadi"/>
                    <w:noProof/>
                    <w:lang w:val="en"/>
                  </w:rPr>
                </w:rPrChange>
              </w:rPr>
              <w:t xml:space="preserve">Location Services </w:t>
            </w:r>
            <w:r w:rsidRPr="000F2E0E">
              <w:rPr>
                <w:rStyle w:val="Hyperlink"/>
                <w:rFonts w:hint="eastAsia"/>
                <w:noProof/>
                <w:color w:val="000000" w:themeColor="text1"/>
                <w:lang w:val="en"/>
                <w:rPrChange w:id="477" w:author="Tawatari, Masataka/田渡 将隆" w:date="2025-02-12T08:17:00Z">
                  <w:rPr>
                    <w:rStyle w:val="Hyperlink"/>
                    <w:rFonts w:hint="eastAsia"/>
                    <w:noProof/>
                    <w:lang w:val="en"/>
                  </w:rPr>
                </w:rPrChange>
              </w:rPr>
              <w:t>ロケーションサービス</w:t>
            </w:r>
            <w:r w:rsidRPr="000F2E0E">
              <w:rPr>
                <w:noProof/>
                <w:webHidden/>
                <w:color w:val="000000" w:themeColor="text1"/>
                <w:rPrChange w:id="478" w:author="Tawatari, Masataka/田渡 将隆" w:date="2025-02-12T08:17:00Z">
                  <w:rPr>
                    <w:noProof/>
                    <w:webHidden/>
                  </w:rPr>
                </w:rPrChange>
              </w:rPr>
              <w:tab/>
            </w:r>
            <w:r w:rsidRPr="000F2E0E">
              <w:rPr>
                <w:noProof/>
                <w:webHidden/>
                <w:color w:val="000000" w:themeColor="text1"/>
                <w:rPrChange w:id="479" w:author="Tawatari, Masataka/田渡 将隆" w:date="2025-02-12T08:17:00Z">
                  <w:rPr>
                    <w:noProof/>
                    <w:webHidden/>
                  </w:rPr>
                </w:rPrChange>
              </w:rPr>
              <w:fldChar w:fldCharType="begin"/>
            </w:r>
            <w:r w:rsidRPr="000F2E0E">
              <w:rPr>
                <w:noProof/>
                <w:webHidden/>
                <w:color w:val="000000" w:themeColor="text1"/>
                <w:rPrChange w:id="480" w:author="Tawatari, Masataka/田渡 将隆" w:date="2025-02-12T08:17:00Z">
                  <w:rPr>
                    <w:noProof/>
                    <w:webHidden/>
                  </w:rPr>
                </w:rPrChange>
              </w:rPr>
              <w:instrText xml:space="preserve"> PAGEREF _Toc121858342 \h </w:instrText>
            </w:r>
          </w:ins>
          <w:r w:rsidRPr="000F2E0E">
            <w:rPr>
              <w:noProof/>
              <w:webHidden/>
              <w:color w:val="000000" w:themeColor="text1"/>
              <w:rPrChange w:id="481" w:author="Tawatari, Masataka/田渡 将隆" w:date="2025-02-12T08:17:00Z">
                <w:rPr>
                  <w:noProof/>
                  <w:webHidden/>
                  <w:color w:val="000000" w:themeColor="text1"/>
                </w:rPr>
              </w:rPrChange>
            </w:rPr>
          </w:r>
          <w:r w:rsidRPr="000F2E0E">
            <w:rPr>
              <w:noProof/>
              <w:webHidden/>
              <w:color w:val="000000" w:themeColor="text1"/>
              <w:rPrChange w:id="482" w:author="Tawatari, Masataka/田渡 将隆" w:date="2025-02-12T08:17:00Z">
                <w:rPr>
                  <w:noProof/>
                  <w:webHidden/>
                </w:rPr>
              </w:rPrChange>
            </w:rPr>
            <w:fldChar w:fldCharType="separate"/>
          </w:r>
          <w:ins w:id="483" w:author="Tawatari, Masataka/田渡 将隆" w:date="2022-12-13T21:11:00Z">
            <w:r w:rsidRPr="000F2E0E">
              <w:rPr>
                <w:noProof/>
                <w:webHidden/>
                <w:color w:val="000000" w:themeColor="text1"/>
                <w:rPrChange w:id="484" w:author="Tawatari, Masataka/田渡 将隆" w:date="2025-02-12T08:17:00Z">
                  <w:rPr>
                    <w:noProof/>
                    <w:webHidden/>
                  </w:rPr>
                </w:rPrChange>
              </w:rPr>
              <w:t>6</w:t>
            </w:r>
            <w:r w:rsidRPr="000F2E0E">
              <w:rPr>
                <w:noProof/>
                <w:webHidden/>
                <w:color w:val="000000" w:themeColor="text1"/>
                <w:rPrChange w:id="485" w:author="Tawatari, Masataka/田渡 将隆" w:date="2025-02-12T08:17:00Z">
                  <w:rPr>
                    <w:noProof/>
                    <w:webHidden/>
                  </w:rPr>
                </w:rPrChange>
              </w:rPr>
              <w:fldChar w:fldCharType="end"/>
            </w:r>
            <w:r w:rsidRPr="000F2E0E">
              <w:rPr>
                <w:rStyle w:val="Hyperlink"/>
                <w:noProof/>
                <w:color w:val="000000" w:themeColor="text1"/>
                <w:rPrChange w:id="486" w:author="Tawatari, Masataka/田渡 将隆" w:date="2025-02-12T08:17:00Z">
                  <w:rPr>
                    <w:rStyle w:val="Hyperlink"/>
                    <w:noProof/>
                  </w:rPr>
                </w:rPrChange>
              </w:rPr>
              <w:fldChar w:fldCharType="end"/>
            </w:r>
          </w:ins>
        </w:p>
        <w:p w14:paraId="1820397D" w14:textId="4A01269D" w:rsidR="00BE640B" w:rsidRPr="000F2E0E" w:rsidRDefault="00BE640B">
          <w:pPr>
            <w:pStyle w:val="TOC3"/>
            <w:tabs>
              <w:tab w:val="right" w:leader="dot" w:pos="8494"/>
            </w:tabs>
            <w:ind w:left="400"/>
            <w:rPr>
              <w:ins w:id="487" w:author="Tawatari, Masataka/田渡 将隆" w:date="2022-12-13T21:11:00Z"/>
              <w:rFonts w:asciiTheme="minorHAnsi" w:eastAsiaTheme="minorEastAsia" w:hAnsiTheme="minorHAnsi" w:cstheme="minorBidi"/>
              <w:noProof/>
              <w:color w:val="000000" w:themeColor="text1"/>
              <w:sz w:val="21"/>
              <w:szCs w:val="22"/>
              <w:rPrChange w:id="488" w:author="Tawatari, Masataka/田渡 将隆" w:date="2025-02-12T08:17:00Z">
                <w:rPr>
                  <w:ins w:id="489" w:author="Tawatari, Masataka/田渡 将隆" w:date="2022-12-13T21:11:00Z"/>
                  <w:rFonts w:asciiTheme="minorHAnsi" w:eastAsiaTheme="minorEastAsia" w:hAnsiTheme="minorHAnsi" w:cstheme="minorBidi"/>
                  <w:noProof/>
                  <w:sz w:val="21"/>
                  <w:szCs w:val="22"/>
                </w:rPr>
              </w:rPrChange>
            </w:rPr>
          </w:pPr>
          <w:ins w:id="490" w:author="Tawatari, Masataka/田渡 将隆" w:date="2022-12-13T21:11:00Z">
            <w:r w:rsidRPr="000F2E0E">
              <w:rPr>
                <w:rStyle w:val="Hyperlink"/>
                <w:noProof/>
                <w:color w:val="000000" w:themeColor="text1"/>
                <w:rPrChange w:id="491" w:author="Tawatari, Masataka/田渡 将隆" w:date="2025-02-12T08:17:00Z">
                  <w:rPr>
                    <w:rStyle w:val="Hyperlink"/>
                    <w:noProof/>
                  </w:rPr>
                </w:rPrChange>
              </w:rPr>
              <w:fldChar w:fldCharType="begin"/>
            </w:r>
            <w:r w:rsidRPr="000F2E0E">
              <w:rPr>
                <w:rStyle w:val="Hyperlink"/>
                <w:noProof/>
                <w:color w:val="000000" w:themeColor="text1"/>
                <w:rPrChange w:id="492" w:author="Tawatari, Masataka/田渡 将隆" w:date="2025-02-12T08:17:00Z">
                  <w:rPr>
                    <w:rStyle w:val="Hyperlink"/>
                    <w:noProof/>
                  </w:rPr>
                </w:rPrChange>
              </w:rPr>
              <w:instrText xml:space="preserve"> </w:instrText>
            </w:r>
            <w:r w:rsidRPr="000F2E0E">
              <w:rPr>
                <w:noProof/>
                <w:color w:val="000000" w:themeColor="text1"/>
                <w:rPrChange w:id="493" w:author="Tawatari, Masataka/田渡 将隆" w:date="2025-02-12T08:17:00Z">
                  <w:rPr>
                    <w:noProof/>
                  </w:rPr>
                </w:rPrChange>
              </w:rPr>
              <w:instrText>HYPERLINK \l "_Toc121858343"</w:instrText>
            </w:r>
            <w:r w:rsidRPr="000F2E0E">
              <w:rPr>
                <w:rStyle w:val="Hyperlink"/>
                <w:noProof/>
                <w:color w:val="000000" w:themeColor="text1"/>
                <w:rPrChange w:id="494" w:author="Tawatari, Masataka/田渡 将隆" w:date="2025-02-12T08:17:00Z">
                  <w:rPr>
                    <w:rStyle w:val="Hyperlink"/>
                    <w:noProof/>
                  </w:rPr>
                </w:rPrChange>
              </w:rPr>
              <w:instrText xml:space="preserve"> </w:instrText>
            </w:r>
            <w:r w:rsidRPr="000F2E0E">
              <w:rPr>
                <w:rStyle w:val="Hyperlink"/>
                <w:noProof/>
                <w:color w:val="000000" w:themeColor="text1"/>
                <w:rPrChange w:id="495"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496"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497"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498"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499"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00"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501"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02" w:author="Tawatari, Masataka/田渡 将隆" w:date="2025-02-12T08:17:00Z">
                  <w:rPr>
                    <w:rStyle w:val="Hyperlink"/>
                    <w:rFonts w:ascii="Abadi" w:hAnsi="Abadi"/>
                    <w:noProof/>
                    <w:lang w:val="en"/>
                  </w:rPr>
                </w:rPrChange>
              </w:rPr>
              <w:t xml:space="preserve"> Basic movements (normal system) </w:t>
            </w:r>
            <w:r w:rsidRPr="000F2E0E">
              <w:rPr>
                <w:rStyle w:val="Hyperlink"/>
                <w:rFonts w:hint="eastAsia"/>
                <w:noProof/>
                <w:color w:val="000000" w:themeColor="text1"/>
                <w:lang w:val="en"/>
                <w:rPrChange w:id="503" w:author="Tawatari, Masataka/田渡 将隆" w:date="2025-02-12T08:17:00Z">
                  <w:rPr>
                    <w:rStyle w:val="Hyperlink"/>
                    <w:rFonts w:hint="eastAsia"/>
                    <w:noProof/>
                    <w:lang w:val="en"/>
                  </w:rPr>
                </w:rPrChange>
              </w:rPr>
              <w:t>基本動作（正常系）</w:t>
            </w:r>
            <w:r w:rsidRPr="000F2E0E">
              <w:rPr>
                <w:noProof/>
                <w:webHidden/>
                <w:color w:val="000000" w:themeColor="text1"/>
                <w:rPrChange w:id="504" w:author="Tawatari, Masataka/田渡 将隆" w:date="2025-02-12T08:17:00Z">
                  <w:rPr>
                    <w:noProof/>
                    <w:webHidden/>
                  </w:rPr>
                </w:rPrChange>
              </w:rPr>
              <w:tab/>
            </w:r>
            <w:r w:rsidRPr="000F2E0E">
              <w:rPr>
                <w:noProof/>
                <w:webHidden/>
                <w:color w:val="000000" w:themeColor="text1"/>
                <w:rPrChange w:id="505" w:author="Tawatari, Masataka/田渡 将隆" w:date="2025-02-12T08:17:00Z">
                  <w:rPr>
                    <w:noProof/>
                    <w:webHidden/>
                  </w:rPr>
                </w:rPrChange>
              </w:rPr>
              <w:fldChar w:fldCharType="begin"/>
            </w:r>
            <w:r w:rsidRPr="000F2E0E">
              <w:rPr>
                <w:noProof/>
                <w:webHidden/>
                <w:color w:val="000000" w:themeColor="text1"/>
                <w:rPrChange w:id="506" w:author="Tawatari, Masataka/田渡 将隆" w:date="2025-02-12T08:17:00Z">
                  <w:rPr>
                    <w:noProof/>
                    <w:webHidden/>
                  </w:rPr>
                </w:rPrChange>
              </w:rPr>
              <w:instrText xml:space="preserve"> PAGEREF _Toc121858343 \h </w:instrText>
            </w:r>
          </w:ins>
          <w:r w:rsidRPr="000F2E0E">
            <w:rPr>
              <w:noProof/>
              <w:webHidden/>
              <w:color w:val="000000" w:themeColor="text1"/>
              <w:rPrChange w:id="507" w:author="Tawatari, Masataka/田渡 将隆" w:date="2025-02-12T08:17:00Z">
                <w:rPr>
                  <w:noProof/>
                  <w:webHidden/>
                  <w:color w:val="000000" w:themeColor="text1"/>
                </w:rPr>
              </w:rPrChange>
            </w:rPr>
          </w:r>
          <w:r w:rsidRPr="000F2E0E">
            <w:rPr>
              <w:noProof/>
              <w:webHidden/>
              <w:color w:val="000000" w:themeColor="text1"/>
              <w:rPrChange w:id="508" w:author="Tawatari, Masataka/田渡 将隆" w:date="2025-02-12T08:17:00Z">
                <w:rPr>
                  <w:noProof/>
                  <w:webHidden/>
                </w:rPr>
              </w:rPrChange>
            </w:rPr>
            <w:fldChar w:fldCharType="separate"/>
          </w:r>
          <w:ins w:id="509" w:author="Tawatari, Masataka/田渡 将隆" w:date="2022-12-13T21:11:00Z">
            <w:r w:rsidRPr="000F2E0E">
              <w:rPr>
                <w:noProof/>
                <w:webHidden/>
                <w:color w:val="000000" w:themeColor="text1"/>
                <w:rPrChange w:id="510" w:author="Tawatari, Masataka/田渡 将隆" w:date="2025-02-12T08:17:00Z">
                  <w:rPr>
                    <w:noProof/>
                    <w:webHidden/>
                  </w:rPr>
                </w:rPrChange>
              </w:rPr>
              <w:t>6</w:t>
            </w:r>
            <w:r w:rsidRPr="000F2E0E">
              <w:rPr>
                <w:noProof/>
                <w:webHidden/>
                <w:color w:val="000000" w:themeColor="text1"/>
                <w:rPrChange w:id="511" w:author="Tawatari, Masataka/田渡 将隆" w:date="2025-02-12T08:17:00Z">
                  <w:rPr>
                    <w:noProof/>
                    <w:webHidden/>
                  </w:rPr>
                </w:rPrChange>
              </w:rPr>
              <w:fldChar w:fldCharType="end"/>
            </w:r>
            <w:r w:rsidRPr="000F2E0E">
              <w:rPr>
                <w:rStyle w:val="Hyperlink"/>
                <w:noProof/>
                <w:color w:val="000000" w:themeColor="text1"/>
                <w:rPrChange w:id="512" w:author="Tawatari, Masataka/田渡 将隆" w:date="2025-02-12T08:17:00Z">
                  <w:rPr>
                    <w:rStyle w:val="Hyperlink"/>
                    <w:noProof/>
                  </w:rPr>
                </w:rPrChange>
              </w:rPr>
              <w:fldChar w:fldCharType="end"/>
            </w:r>
          </w:ins>
        </w:p>
        <w:p w14:paraId="274A3F16" w14:textId="35FE8FEB" w:rsidR="00BE640B" w:rsidRPr="000F2E0E" w:rsidRDefault="00BE640B">
          <w:pPr>
            <w:pStyle w:val="TOC3"/>
            <w:tabs>
              <w:tab w:val="right" w:leader="dot" w:pos="8494"/>
            </w:tabs>
            <w:ind w:left="400"/>
            <w:rPr>
              <w:ins w:id="513" w:author="Tawatari, Masataka/田渡 将隆" w:date="2022-12-13T21:11:00Z"/>
              <w:rFonts w:asciiTheme="minorHAnsi" w:eastAsiaTheme="minorEastAsia" w:hAnsiTheme="minorHAnsi" w:cstheme="minorBidi"/>
              <w:noProof/>
              <w:color w:val="000000" w:themeColor="text1"/>
              <w:sz w:val="21"/>
              <w:szCs w:val="22"/>
              <w:rPrChange w:id="514" w:author="Tawatari, Masataka/田渡 将隆" w:date="2025-02-12T08:17:00Z">
                <w:rPr>
                  <w:ins w:id="515" w:author="Tawatari, Masataka/田渡 将隆" w:date="2022-12-13T21:11:00Z"/>
                  <w:rFonts w:asciiTheme="minorHAnsi" w:eastAsiaTheme="minorEastAsia" w:hAnsiTheme="minorHAnsi" w:cstheme="minorBidi"/>
                  <w:noProof/>
                  <w:sz w:val="21"/>
                  <w:szCs w:val="22"/>
                </w:rPr>
              </w:rPrChange>
            </w:rPr>
          </w:pPr>
          <w:ins w:id="516" w:author="Tawatari, Masataka/田渡 将隆" w:date="2022-12-13T21:11:00Z">
            <w:r w:rsidRPr="000F2E0E">
              <w:rPr>
                <w:rStyle w:val="Hyperlink"/>
                <w:noProof/>
                <w:color w:val="000000" w:themeColor="text1"/>
                <w:rPrChange w:id="517" w:author="Tawatari, Masataka/田渡 将隆" w:date="2025-02-12T08:17:00Z">
                  <w:rPr>
                    <w:rStyle w:val="Hyperlink"/>
                    <w:noProof/>
                  </w:rPr>
                </w:rPrChange>
              </w:rPr>
              <w:fldChar w:fldCharType="begin"/>
            </w:r>
            <w:r w:rsidRPr="000F2E0E">
              <w:rPr>
                <w:rStyle w:val="Hyperlink"/>
                <w:noProof/>
                <w:color w:val="000000" w:themeColor="text1"/>
                <w:rPrChange w:id="518" w:author="Tawatari, Masataka/田渡 将隆" w:date="2025-02-12T08:17:00Z">
                  <w:rPr>
                    <w:rStyle w:val="Hyperlink"/>
                    <w:noProof/>
                  </w:rPr>
                </w:rPrChange>
              </w:rPr>
              <w:instrText xml:space="preserve"> </w:instrText>
            </w:r>
            <w:r w:rsidRPr="000F2E0E">
              <w:rPr>
                <w:noProof/>
                <w:color w:val="000000" w:themeColor="text1"/>
                <w:rPrChange w:id="519" w:author="Tawatari, Masataka/田渡 将隆" w:date="2025-02-12T08:17:00Z">
                  <w:rPr>
                    <w:noProof/>
                  </w:rPr>
                </w:rPrChange>
              </w:rPr>
              <w:instrText>HYPERLINK \l "_Toc121858344"</w:instrText>
            </w:r>
            <w:r w:rsidRPr="000F2E0E">
              <w:rPr>
                <w:rStyle w:val="Hyperlink"/>
                <w:noProof/>
                <w:color w:val="000000" w:themeColor="text1"/>
                <w:rPrChange w:id="520" w:author="Tawatari, Masataka/田渡 将隆" w:date="2025-02-12T08:17:00Z">
                  <w:rPr>
                    <w:rStyle w:val="Hyperlink"/>
                    <w:noProof/>
                  </w:rPr>
                </w:rPrChange>
              </w:rPr>
              <w:instrText xml:space="preserve"> </w:instrText>
            </w:r>
            <w:r w:rsidRPr="000F2E0E">
              <w:rPr>
                <w:rStyle w:val="Hyperlink"/>
                <w:noProof/>
                <w:color w:val="000000" w:themeColor="text1"/>
                <w:rPrChange w:id="521"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522"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523"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24"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525"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26" w:author="Tawatari, Masataka/田渡 将隆" w:date="2025-02-12T08:17:00Z">
                  <w:rPr>
                    <w:rStyle w:val="Hyperlink"/>
                    <w:rFonts w:ascii="Abadi" w:hAnsi="Abadi"/>
                    <w:noProof/>
                    <w:lang w:val="en"/>
                  </w:rPr>
                </w:rPrChange>
              </w:rPr>
              <w:t>2</w:t>
            </w:r>
            <w:r w:rsidRPr="000F2E0E">
              <w:rPr>
                <w:rStyle w:val="Hyperlink"/>
                <w:rFonts w:ascii="Abadi" w:hAnsi="Abadi" w:hint="eastAsia"/>
                <w:noProof/>
                <w:color w:val="000000" w:themeColor="text1"/>
                <w:lang w:val="en"/>
                <w:rPrChange w:id="527"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28" w:author="Tawatari, Masataka/田渡 将隆" w:date="2025-02-12T08:17:00Z">
                  <w:rPr>
                    <w:rStyle w:val="Hyperlink"/>
                    <w:rFonts w:ascii="Abadi" w:hAnsi="Abadi"/>
                    <w:noProof/>
                    <w:lang w:val="en"/>
                  </w:rPr>
                </w:rPrChange>
              </w:rPr>
              <w:t xml:space="preserve"> Requirements for HMI specifications </w:t>
            </w:r>
            <w:r w:rsidRPr="000F2E0E">
              <w:rPr>
                <w:rStyle w:val="Hyperlink"/>
                <w:noProof/>
                <w:color w:val="000000" w:themeColor="text1"/>
                <w:lang w:val="en"/>
                <w:rPrChange w:id="529" w:author="Tawatari, Masataka/田渡 将隆" w:date="2025-02-12T08:17:00Z">
                  <w:rPr>
                    <w:rStyle w:val="Hyperlink"/>
                    <w:noProof/>
                    <w:lang w:val="en"/>
                  </w:rPr>
                </w:rPrChange>
              </w:rPr>
              <w:t>HMI</w:t>
            </w:r>
            <w:r w:rsidRPr="000F2E0E">
              <w:rPr>
                <w:rStyle w:val="Hyperlink"/>
                <w:rFonts w:hint="eastAsia"/>
                <w:noProof/>
                <w:color w:val="000000" w:themeColor="text1"/>
                <w:lang w:val="en"/>
                <w:rPrChange w:id="530" w:author="Tawatari, Masataka/田渡 将隆" w:date="2025-02-12T08:17:00Z">
                  <w:rPr>
                    <w:rStyle w:val="Hyperlink"/>
                    <w:rFonts w:hint="eastAsia"/>
                    <w:noProof/>
                    <w:lang w:val="en"/>
                  </w:rPr>
                </w:rPrChange>
              </w:rPr>
              <w:t>仕様に対する要求</w:t>
            </w:r>
            <w:r w:rsidRPr="000F2E0E">
              <w:rPr>
                <w:noProof/>
                <w:webHidden/>
                <w:color w:val="000000" w:themeColor="text1"/>
                <w:rPrChange w:id="531" w:author="Tawatari, Masataka/田渡 将隆" w:date="2025-02-12T08:17:00Z">
                  <w:rPr>
                    <w:noProof/>
                    <w:webHidden/>
                  </w:rPr>
                </w:rPrChange>
              </w:rPr>
              <w:tab/>
            </w:r>
            <w:r w:rsidRPr="000F2E0E">
              <w:rPr>
                <w:noProof/>
                <w:webHidden/>
                <w:color w:val="000000" w:themeColor="text1"/>
                <w:rPrChange w:id="532" w:author="Tawatari, Masataka/田渡 将隆" w:date="2025-02-12T08:17:00Z">
                  <w:rPr>
                    <w:noProof/>
                    <w:webHidden/>
                  </w:rPr>
                </w:rPrChange>
              </w:rPr>
              <w:fldChar w:fldCharType="begin"/>
            </w:r>
            <w:r w:rsidRPr="000F2E0E">
              <w:rPr>
                <w:noProof/>
                <w:webHidden/>
                <w:color w:val="000000" w:themeColor="text1"/>
                <w:rPrChange w:id="533" w:author="Tawatari, Masataka/田渡 将隆" w:date="2025-02-12T08:17:00Z">
                  <w:rPr>
                    <w:noProof/>
                    <w:webHidden/>
                  </w:rPr>
                </w:rPrChange>
              </w:rPr>
              <w:instrText xml:space="preserve"> PAGEREF _Toc121858344 \h </w:instrText>
            </w:r>
          </w:ins>
          <w:r w:rsidRPr="000F2E0E">
            <w:rPr>
              <w:noProof/>
              <w:webHidden/>
              <w:color w:val="000000" w:themeColor="text1"/>
              <w:rPrChange w:id="534" w:author="Tawatari, Masataka/田渡 将隆" w:date="2025-02-12T08:17:00Z">
                <w:rPr>
                  <w:noProof/>
                  <w:webHidden/>
                  <w:color w:val="000000" w:themeColor="text1"/>
                </w:rPr>
              </w:rPrChange>
            </w:rPr>
          </w:r>
          <w:r w:rsidRPr="000F2E0E">
            <w:rPr>
              <w:noProof/>
              <w:webHidden/>
              <w:color w:val="000000" w:themeColor="text1"/>
              <w:rPrChange w:id="535" w:author="Tawatari, Masataka/田渡 将隆" w:date="2025-02-12T08:17:00Z">
                <w:rPr>
                  <w:noProof/>
                  <w:webHidden/>
                </w:rPr>
              </w:rPrChange>
            </w:rPr>
            <w:fldChar w:fldCharType="separate"/>
          </w:r>
          <w:ins w:id="536" w:author="Tawatari, Masataka/田渡 将隆" w:date="2022-12-13T21:11:00Z">
            <w:r w:rsidRPr="000F2E0E">
              <w:rPr>
                <w:noProof/>
                <w:webHidden/>
                <w:color w:val="000000" w:themeColor="text1"/>
                <w:rPrChange w:id="537" w:author="Tawatari, Masataka/田渡 将隆" w:date="2025-02-12T08:17:00Z">
                  <w:rPr>
                    <w:noProof/>
                    <w:webHidden/>
                  </w:rPr>
                </w:rPrChange>
              </w:rPr>
              <w:t>7</w:t>
            </w:r>
            <w:r w:rsidRPr="000F2E0E">
              <w:rPr>
                <w:noProof/>
                <w:webHidden/>
                <w:color w:val="000000" w:themeColor="text1"/>
                <w:rPrChange w:id="538" w:author="Tawatari, Masataka/田渡 将隆" w:date="2025-02-12T08:17:00Z">
                  <w:rPr>
                    <w:noProof/>
                    <w:webHidden/>
                  </w:rPr>
                </w:rPrChange>
              </w:rPr>
              <w:fldChar w:fldCharType="end"/>
            </w:r>
            <w:r w:rsidRPr="000F2E0E">
              <w:rPr>
                <w:rStyle w:val="Hyperlink"/>
                <w:noProof/>
                <w:color w:val="000000" w:themeColor="text1"/>
                <w:rPrChange w:id="539" w:author="Tawatari, Masataka/田渡 将隆" w:date="2025-02-12T08:17:00Z">
                  <w:rPr>
                    <w:rStyle w:val="Hyperlink"/>
                    <w:noProof/>
                  </w:rPr>
                </w:rPrChange>
              </w:rPr>
              <w:fldChar w:fldCharType="end"/>
            </w:r>
          </w:ins>
        </w:p>
        <w:p w14:paraId="6662FE30" w14:textId="05EC9799" w:rsidR="00BE640B" w:rsidRPr="000F2E0E" w:rsidRDefault="00BE640B">
          <w:pPr>
            <w:pStyle w:val="TOC3"/>
            <w:tabs>
              <w:tab w:val="right" w:leader="dot" w:pos="8494"/>
            </w:tabs>
            <w:ind w:left="400"/>
            <w:rPr>
              <w:ins w:id="540" w:author="Tawatari, Masataka/田渡 将隆" w:date="2022-12-13T21:11:00Z"/>
              <w:rFonts w:asciiTheme="minorHAnsi" w:eastAsiaTheme="minorEastAsia" w:hAnsiTheme="minorHAnsi" w:cstheme="minorBidi"/>
              <w:noProof/>
              <w:color w:val="000000" w:themeColor="text1"/>
              <w:sz w:val="21"/>
              <w:szCs w:val="22"/>
              <w:rPrChange w:id="541" w:author="Tawatari, Masataka/田渡 将隆" w:date="2025-02-12T08:17:00Z">
                <w:rPr>
                  <w:ins w:id="542" w:author="Tawatari, Masataka/田渡 将隆" w:date="2022-12-13T21:11:00Z"/>
                  <w:rFonts w:asciiTheme="minorHAnsi" w:eastAsiaTheme="minorEastAsia" w:hAnsiTheme="minorHAnsi" w:cstheme="minorBidi"/>
                  <w:noProof/>
                  <w:sz w:val="21"/>
                  <w:szCs w:val="22"/>
                </w:rPr>
              </w:rPrChange>
            </w:rPr>
          </w:pPr>
          <w:ins w:id="543" w:author="Tawatari, Masataka/田渡 将隆" w:date="2022-12-13T21:11:00Z">
            <w:r w:rsidRPr="000F2E0E">
              <w:rPr>
                <w:rStyle w:val="Hyperlink"/>
                <w:noProof/>
                <w:color w:val="000000" w:themeColor="text1"/>
                <w:rPrChange w:id="544" w:author="Tawatari, Masataka/田渡 将隆" w:date="2025-02-12T08:17:00Z">
                  <w:rPr>
                    <w:rStyle w:val="Hyperlink"/>
                    <w:noProof/>
                  </w:rPr>
                </w:rPrChange>
              </w:rPr>
              <w:fldChar w:fldCharType="begin"/>
            </w:r>
            <w:r w:rsidRPr="000F2E0E">
              <w:rPr>
                <w:rStyle w:val="Hyperlink"/>
                <w:noProof/>
                <w:color w:val="000000" w:themeColor="text1"/>
                <w:rPrChange w:id="545" w:author="Tawatari, Masataka/田渡 将隆" w:date="2025-02-12T08:17:00Z">
                  <w:rPr>
                    <w:rStyle w:val="Hyperlink"/>
                    <w:noProof/>
                  </w:rPr>
                </w:rPrChange>
              </w:rPr>
              <w:instrText xml:space="preserve"> </w:instrText>
            </w:r>
            <w:r w:rsidRPr="000F2E0E">
              <w:rPr>
                <w:noProof/>
                <w:color w:val="000000" w:themeColor="text1"/>
                <w:rPrChange w:id="546" w:author="Tawatari, Masataka/田渡 将隆" w:date="2025-02-12T08:17:00Z">
                  <w:rPr>
                    <w:noProof/>
                  </w:rPr>
                </w:rPrChange>
              </w:rPr>
              <w:instrText>HYPERLINK \l "_Toc121858345"</w:instrText>
            </w:r>
            <w:r w:rsidRPr="000F2E0E">
              <w:rPr>
                <w:rStyle w:val="Hyperlink"/>
                <w:noProof/>
                <w:color w:val="000000" w:themeColor="text1"/>
                <w:rPrChange w:id="547" w:author="Tawatari, Masataka/田渡 将隆" w:date="2025-02-12T08:17:00Z">
                  <w:rPr>
                    <w:rStyle w:val="Hyperlink"/>
                    <w:noProof/>
                  </w:rPr>
                </w:rPrChange>
              </w:rPr>
              <w:instrText xml:space="preserve"> </w:instrText>
            </w:r>
            <w:r w:rsidRPr="000F2E0E">
              <w:rPr>
                <w:rStyle w:val="Hyperlink"/>
                <w:noProof/>
                <w:color w:val="000000" w:themeColor="text1"/>
                <w:rPrChange w:id="548"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549"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550"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51"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552"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53" w:author="Tawatari, Masataka/田渡 将隆" w:date="2025-02-12T08:17:00Z">
                  <w:rPr>
                    <w:rStyle w:val="Hyperlink"/>
                    <w:rFonts w:ascii="Abadi" w:hAnsi="Abadi"/>
                    <w:noProof/>
                    <w:lang w:val="en"/>
                  </w:rPr>
                </w:rPrChange>
              </w:rPr>
              <w:t>3</w:t>
            </w:r>
            <w:r w:rsidRPr="000F2E0E">
              <w:rPr>
                <w:rStyle w:val="Hyperlink"/>
                <w:rFonts w:ascii="Abadi" w:hAnsi="Abadi" w:hint="eastAsia"/>
                <w:noProof/>
                <w:color w:val="000000" w:themeColor="text1"/>
                <w:lang w:val="en"/>
                <w:rPrChange w:id="554"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55" w:author="Tawatari, Masataka/田渡 将隆" w:date="2025-02-12T08:17:00Z">
                  <w:rPr>
                    <w:rStyle w:val="Hyperlink"/>
                    <w:rFonts w:ascii="Abadi" w:hAnsi="Abadi"/>
                    <w:noProof/>
                    <w:lang w:val="en"/>
                  </w:rPr>
                </w:rPrChange>
              </w:rPr>
              <w:t xml:space="preserve"> User settings items </w:t>
            </w:r>
            <w:r w:rsidRPr="000F2E0E">
              <w:rPr>
                <w:rStyle w:val="Hyperlink"/>
                <w:rFonts w:hint="eastAsia"/>
                <w:noProof/>
                <w:color w:val="000000" w:themeColor="text1"/>
                <w:lang w:val="en"/>
                <w:rPrChange w:id="556" w:author="Tawatari, Masataka/田渡 将隆" w:date="2025-02-12T08:17:00Z">
                  <w:rPr>
                    <w:rStyle w:val="Hyperlink"/>
                    <w:rFonts w:hint="eastAsia"/>
                    <w:noProof/>
                    <w:lang w:val="en"/>
                  </w:rPr>
                </w:rPrChange>
              </w:rPr>
              <w:t>ユーザ設定項目</w:t>
            </w:r>
            <w:r w:rsidRPr="000F2E0E">
              <w:rPr>
                <w:noProof/>
                <w:webHidden/>
                <w:color w:val="000000" w:themeColor="text1"/>
                <w:rPrChange w:id="557" w:author="Tawatari, Masataka/田渡 将隆" w:date="2025-02-12T08:17:00Z">
                  <w:rPr>
                    <w:noProof/>
                    <w:webHidden/>
                  </w:rPr>
                </w:rPrChange>
              </w:rPr>
              <w:tab/>
            </w:r>
            <w:r w:rsidRPr="000F2E0E">
              <w:rPr>
                <w:noProof/>
                <w:webHidden/>
                <w:color w:val="000000" w:themeColor="text1"/>
                <w:rPrChange w:id="558" w:author="Tawatari, Masataka/田渡 将隆" w:date="2025-02-12T08:17:00Z">
                  <w:rPr>
                    <w:noProof/>
                    <w:webHidden/>
                  </w:rPr>
                </w:rPrChange>
              </w:rPr>
              <w:fldChar w:fldCharType="begin"/>
            </w:r>
            <w:r w:rsidRPr="000F2E0E">
              <w:rPr>
                <w:noProof/>
                <w:webHidden/>
                <w:color w:val="000000" w:themeColor="text1"/>
                <w:rPrChange w:id="559" w:author="Tawatari, Masataka/田渡 将隆" w:date="2025-02-12T08:17:00Z">
                  <w:rPr>
                    <w:noProof/>
                    <w:webHidden/>
                  </w:rPr>
                </w:rPrChange>
              </w:rPr>
              <w:instrText xml:space="preserve"> PAGEREF _Toc121858345 \h </w:instrText>
            </w:r>
          </w:ins>
          <w:r w:rsidRPr="000F2E0E">
            <w:rPr>
              <w:noProof/>
              <w:webHidden/>
              <w:color w:val="000000" w:themeColor="text1"/>
              <w:rPrChange w:id="560" w:author="Tawatari, Masataka/田渡 将隆" w:date="2025-02-12T08:17:00Z">
                <w:rPr>
                  <w:noProof/>
                  <w:webHidden/>
                  <w:color w:val="000000" w:themeColor="text1"/>
                </w:rPr>
              </w:rPrChange>
            </w:rPr>
          </w:r>
          <w:r w:rsidRPr="000F2E0E">
            <w:rPr>
              <w:noProof/>
              <w:webHidden/>
              <w:color w:val="000000" w:themeColor="text1"/>
              <w:rPrChange w:id="561" w:author="Tawatari, Masataka/田渡 将隆" w:date="2025-02-12T08:17:00Z">
                <w:rPr>
                  <w:noProof/>
                  <w:webHidden/>
                </w:rPr>
              </w:rPrChange>
            </w:rPr>
            <w:fldChar w:fldCharType="separate"/>
          </w:r>
          <w:ins w:id="562" w:author="Tawatari, Masataka/田渡 将隆" w:date="2022-12-13T21:11:00Z">
            <w:r w:rsidRPr="000F2E0E">
              <w:rPr>
                <w:noProof/>
                <w:webHidden/>
                <w:color w:val="000000" w:themeColor="text1"/>
                <w:rPrChange w:id="563" w:author="Tawatari, Masataka/田渡 将隆" w:date="2025-02-12T08:17:00Z">
                  <w:rPr>
                    <w:noProof/>
                    <w:webHidden/>
                  </w:rPr>
                </w:rPrChange>
              </w:rPr>
              <w:t>7</w:t>
            </w:r>
            <w:r w:rsidRPr="000F2E0E">
              <w:rPr>
                <w:noProof/>
                <w:webHidden/>
                <w:color w:val="000000" w:themeColor="text1"/>
                <w:rPrChange w:id="564" w:author="Tawatari, Masataka/田渡 将隆" w:date="2025-02-12T08:17:00Z">
                  <w:rPr>
                    <w:noProof/>
                    <w:webHidden/>
                  </w:rPr>
                </w:rPrChange>
              </w:rPr>
              <w:fldChar w:fldCharType="end"/>
            </w:r>
            <w:r w:rsidRPr="000F2E0E">
              <w:rPr>
                <w:rStyle w:val="Hyperlink"/>
                <w:noProof/>
                <w:color w:val="000000" w:themeColor="text1"/>
                <w:rPrChange w:id="565" w:author="Tawatari, Masataka/田渡 将隆" w:date="2025-02-12T08:17:00Z">
                  <w:rPr>
                    <w:rStyle w:val="Hyperlink"/>
                    <w:noProof/>
                  </w:rPr>
                </w:rPrChange>
              </w:rPr>
              <w:fldChar w:fldCharType="end"/>
            </w:r>
          </w:ins>
        </w:p>
        <w:p w14:paraId="7EBE7769" w14:textId="3AE98387" w:rsidR="00BE640B" w:rsidRPr="000F2E0E" w:rsidRDefault="00BE640B">
          <w:pPr>
            <w:pStyle w:val="TOC3"/>
            <w:tabs>
              <w:tab w:val="right" w:leader="dot" w:pos="8494"/>
            </w:tabs>
            <w:ind w:left="400"/>
            <w:rPr>
              <w:ins w:id="566" w:author="Tawatari, Masataka/田渡 将隆" w:date="2022-12-13T21:11:00Z"/>
              <w:rFonts w:asciiTheme="minorHAnsi" w:eastAsiaTheme="minorEastAsia" w:hAnsiTheme="minorHAnsi" w:cstheme="minorBidi"/>
              <w:noProof/>
              <w:color w:val="000000" w:themeColor="text1"/>
              <w:sz w:val="21"/>
              <w:szCs w:val="22"/>
              <w:rPrChange w:id="567" w:author="Tawatari, Masataka/田渡 将隆" w:date="2025-02-12T08:17:00Z">
                <w:rPr>
                  <w:ins w:id="568" w:author="Tawatari, Masataka/田渡 将隆" w:date="2022-12-13T21:11:00Z"/>
                  <w:rFonts w:asciiTheme="minorHAnsi" w:eastAsiaTheme="minorEastAsia" w:hAnsiTheme="minorHAnsi" w:cstheme="minorBidi"/>
                  <w:noProof/>
                  <w:sz w:val="21"/>
                  <w:szCs w:val="22"/>
                </w:rPr>
              </w:rPrChange>
            </w:rPr>
          </w:pPr>
          <w:ins w:id="569" w:author="Tawatari, Masataka/田渡 将隆" w:date="2022-12-13T21:11:00Z">
            <w:r w:rsidRPr="000F2E0E">
              <w:rPr>
                <w:rStyle w:val="Hyperlink"/>
                <w:noProof/>
                <w:color w:val="000000" w:themeColor="text1"/>
                <w:rPrChange w:id="570" w:author="Tawatari, Masataka/田渡 将隆" w:date="2025-02-12T08:17:00Z">
                  <w:rPr>
                    <w:rStyle w:val="Hyperlink"/>
                    <w:noProof/>
                  </w:rPr>
                </w:rPrChange>
              </w:rPr>
              <w:fldChar w:fldCharType="begin"/>
            </w:r>
            <w:r w:rsidRPr="000F2E0E">
              <w:rPr>
                <w:rStyle w:val="Hyperlink"/>
                <w:noProof/>
                <w:color w:val="000000" w:themeColor="text1"/>
                <w:rPrChange w:id="571" w:author="Tawatari, Masataka/田渡 将隆" w:date="2025-02-12T08:17:00Z">
                  <w:rPr>
                    <w:rStyle w:val="Hyperlink"/>
                    <w:noProof/>
                  </w:rPr>
                </w:rPrChange>
              </w:rPr>
              <w:instrText xml:space="preserve"> </w:instrText>
            </w:r>
            <w:r w:rsidRPr="000F2E0E">
              <w:rPr>
                <w:noProof/>
                <w:color w:val="000000" w:themeColor="text1"/>
                <w:rPrChange w:id="572" w:author="Tawatari, Masataka/田渡 将隆" w:date="2025-02-12T08:17:00Z">
                  <w:rPr>
                    <w:noProof/>
                  </w:rPr>
                </w:rPrChange>
              </w:rPr>
              <w:instrText>HYPERLINK \l "_Toc121858346"</w:instrText>
            </w:r>
            <w:r w:rsidRPr="000F2E0E">
              <w:rPr>
                <w:rStyle w:val="Hyperlink"/>
                <w:noProof/>
                <w:color w:val="000000" w:themeColor="text1"/>
                <w:rPrChange w:id="573" w:author="Tawatari, Masataka/田渡 将隆" w:date="2025-02-12T08:17:00Z">
                  <w:rPr>
                    <w:rStyle w:val="Hyperlink"/>
                    <w:noProof/>
                  </w:rPr>
                </w:rPrChange>
              </w:rPr>
              <w:instrText xml:space="preserve"> </w:instrText>
            </w:r>
            <w:r w:rsidRPr="000F2E0E">
              <w:rPr>
                <w:rStyle w:val="Hyperlink"/>
                <w:noProof/>
                <w:color w:val="000000" w:themeColor="text1"/>
                <w:rPrChange w:id="574"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575"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576"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77"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578"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79" w:author="Tawatari, Masataka/田渡 将隆" w:date="2025-02-12T08:17:00Z">
                  <w:rPr>
                    <w:rStyle w:val="Hyperlink"/>
                    <w:rFonts w:ascii="Abadi" w:hAnsi="Abadi"/>
                    <w:noProof/>
                    <w:lang w:val="en"/>
                  </w:rPr>
                </w:rPrChange>
              </w:rPr>
              <w:t>4</w:t>
            </w:r>
            <w:r w:rsidRPr="000F2E0E">
              <w:rPr>
                <w:rStyle w:val="Hyperlink"/>
                <w:rFonts w:ascii="Abadi" w:hAnsi="Abadi" w:hint="eastAsia"/>
                <w:noProof/>
                <w:color w:val="000000" w:themeColor="text1"/>
                <w:lang w:val="en"/>
                <w:rPrChange w:id="580"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581" w:author="Tawatari, Masataka/田渡 将隆" w:date="2025-02-12T08:17:00Z">
                  <w:rPr>
                    <w:rStyle w:val="Hyperlink"/>
                    <w:rFonts w:ascii="Abadi" w:hAnsi="Abadi"/>
                    <w:noProof/>
                    <w:lang w:val="en"/>
                  </w:rPr>
                </w:rPrChange>
              </w:rPr>
              <w:t xml:space="preserve"> Exception operation (abnormal system) </w:t>
            </w:r>
            <w:r w:rsidRPr="000F2E0E">
              <w:rPr>
                <w:rStyle w:val="Hyperlink"/>
                <w:rFonts w:hint="eastAsia"/>
                <w:noProof/>
                <w:color w:val="000000" w:themeColor="text1"/>
                <w:lang w:val="en"/>
                <w:rPrChange w:id="582" w:author="Tawatari, Masataka/田渡 将隆" w:date="2025-02-12T08:17:00Z">
                  <w:rPr>
                    <w:rStyle w:val="Hyperlink"/>
                    <w:rFonts w:hint="eastAsia"/>
                    <w:noProof/>
                    <w:lang w:val="en"/>
                  </w:rPr>
                </w:rPrChange>
              </w:rPr>
              <w:t>例外動作</w:t>
            </w:r>
            <w:r w:rsidRPr="000F2E0E">
              <w:rPr>
                <w:rStyle w:val="Hyperlink"/>
                <w:noProof/>
                <w:color w:val="000000" w:themeColor="text1"/>
                <w:lang w:val="en"/>
                <w:rPrChange w:id="583" w:author="Tawatari, Masataka/田渡 将隆" w:date="2025-02-12T08:17:00Z">
                  <w:rPr>
                    <w:rStyle w:val="Hyperlink"/>
                    <w:noProof/>
                    <w:lang w:val="en"/>
                  </w:rPr>
                </w:rPrChange>
              </w:rPr>
              <w:t>(</w:t>
            </w:r>
            <w:r w:rsidRPr="000F2E0E">
              <w:rPr>
                <w:rStyle w:val="Hyperlink"/>
                <w:rFonts w:hint="eastAsia"/>
                <w:noProof/>
                <w:color w:val="000000" w:themeColor="text1"/>
                <w:lang w:val="en"/>
                <w:rPrChange w:id="584" w:author="Tawatari, Masataka/田渡 将隆" w:date="2025-02-12T08:17:00Z">
                  <w:rPr>
                    <w:rStyle w:val="Hyperlink"/>
                    <w:rFonts w:hint="eastAsia"/>
                    <w:noProof/>
                    <w:lang w:val="en"/>
                  </w:rPr>
                </w:rPrChange>
              </w:rPr>
              <w:t>異常系</w:t>
            </w:r>
            <w:r w:rsidRPr="000F2E0E">
              <w:rPr>
                <w:rStyle w:val="Hyperlink"/>
                <w:noProof/>
                <w:color w:val="000000" w:themeColor="text1"/>
                <w:lang w:val="en"/>
                <w:rPrChange w:id="585" w:author="Tawatari, Masataka/田渡 将隆" w:date="2025-02-12T08:17:00Z">
                  <w:rPr>
                    <w:rStyle w:val="Hyperlink"/>
                    <w:noProof/>
                    <w:lang w:val="en"/>
                  </w:rPr>
                </w:rPrChange>
              </w:rPr>
              <w:t>)</w:t>
            </w:r>
            <w:r w:rsidRPr="000F2E0E">
              <w:rPr>
                <w:noProof/>
                <w:webHidden/>
                <w:color w:val="000000" w:themeColor="text1"/>
                <w:rPrChange w:id="586" w:author="Tawatari, Masataka/田渡 将隆" w:date="2025-02-12T08:17:00Z">
                  <w:rPr>
                    <w:noProof/>
                    <w:webHidden/>
                  </w:rPr>
                </w:rPrChange>
              </w:rPr>
              <w:tab/>
            </w:r>
            <w:r w:rsidRPr="000F2E0E">
              <w:rPr>
                <w:noProof/>
                <w:webHidden/>
                <w:color w:val="000000" w:themeColor="text1"/>
                <w:rPrChange w:id="587" w:author="Tawatari, Masataka/田渡 将隆" w:date="2025-02-12T08:17:00Z">
                  <w:rPr>
                    <w:noProof/>
                    <w:webHidden/>
                  </w:rPr>
                </w:rPrChange>
              </w:rPr>
              <w:fldChar w:fldCharType="begin"/>
            </w:r>
            <w:r w:rsidRPr="000F2E0E">
              <w:rPr>
                <w:noProof/>
                <w:webHidden/>
                <w:color w:val="000000" w:themeColor="text1"/>
                <w:rPrChange w:id="588" w:author="Tawatari, Masataka/田渡 将隆" w:date="2025-02-12T08:17:00Z">
                  <w:rPr>
                    <w:noProof/>
                    <w:webHidden/>
                  </w:rPr>
                </w:rPrChange>
              </w:rPr>
              <w:instrText xml:space="preserve"> PAGEREF _Toc121858346 \h </w:instrText>
            </w:r>
          </w:ins>
          <w:r w:rsidRPr="000F2E0E">
            <w:rPr>
              <w:noProof/>
              <w:webHidden/>
              <w:color w:val="000000" w:themeColor="text1"/>
              <w:rPrChange w:id="589" w:author="Tawatari, Masataka/田渡 将隆" w:date="2025-02-12T08:17:00Z">
                <w:rPr>
                  <w:noProof/>
                  <w:webHidden/>
                  <w:color w:val="000000" w:themeColor="text1"/>
                </w:rPr>
              </w:rPrChange>
            </w:rPr>
          </w:r>
          <w:r w:rsidRPr="000F2E0E">
            <w:rPr>
              <w:noProof/>
              <w:webHidden/>
              <w:color w:val="000000" w:themeColor="text1"/>
              <w:rPrChange w:id="590" w:author="Tawatari, Masataka/田渡 将隆" w:date="2025-02-12T08:17:00Z">
                <w:rPr>
                  <w:noProof/>
                  <w:webHidden/>
                </w:rPr>
              </w:rPrChange>
            </w:rPr>
            <w:fldChar w:fldCharType="separate"/>
          </w:r>
          <w:ins w:id="591" w:author="Tawatari, Masataka/田渡 将隆" w:date="2022-12-13T21:11:00Z">
            <w:r w:rsidRPr="000F2E0E">
              <w:rPr>
                <w:noProof/>
                <w:webHidden/>
                <w:color w:val="000000" w:themeColor="text1"/>
                <w:rPrChange w:id="592" w:author="Tawatari, Masataka/田渡 将隆" w:date="2025-02-12T08:17:00Z">
                  <w:rPr>
                    <w:noProof/>
                    <w:webHidden/>
                  </w:rPr>
                </w:rPrChange>
              </w:rPr>
              <w:t>7</w:t>
            </w:r>
            <w:r w:rsidRPr="000F2E0E">
              <w:rPr>
                <w:noProof/>
                <w:webHidden/>
                <w:color w:val="000000" w:themeColor="text1"/>
                <w:rPrChange w:id="593" w:author="Tawatari, Masataka/田渡 将隆" w:date="2025-02-12T08:17:00Z">
                  <w:rPr>
                    <w:noProof/>
                    <w:webHidden/>
                  </w:rPr>
                </w:rPrChange>
              </w:rPr>
              <w:fldChar w:fldCharType="end"/>
            </w:r>
            <w:r w:rsidRPr="000F2E0E">
              <w:rPr>
                <w:rStyle w:val="Hyperlink"/>
                <w:noProof/>
                <w:color w:val="000000" w:themeColor="text1"/>
                <w:rPrChange w:id="594" w:author="Tawatari, Masataka/田渡 将隆" w:date="2025-02-12T08:17:00Z">
                  <w:rPr>
                    <w:rStyle w:val="Hyperlink"/>
                    <w:noProof/>
                  </w:rPr>
                </w:rPrChange>
              </w:rPr>
              <w:fldChar w:fldCharType="end"/>
            </w:r>
          </w:ins>
        </w:p>
        <w:p w14:paraId="6BF800A3" w14:textId="486B6754" w:rsidR="00BE640B" w:rsidRPr="000F2E0E" w:rsidRDefault="00BE640B">
          <w:pPr>
            <w:pStyle w:val="TOC3"/>
            <w:tabs>
              <w:tab w:val="right" w:leader="dot" w:pos="8494"/>
            </w:tabs>
            <w:ind w:left="400"/>
            <w:rPr>
              <w:ins w:id="595" w:author="Tawatari, Masataka/田渡 将隆" w:date="2022-12-13T21:11:00Z"/>
              <w:rFonts w:asciiTheme="minorHAnsi" w:eastAsiaTheme="minorEastAsia" w:hAnsiTheme="minorHAnsi" w:cstheme="minorBidi"/>
              <w:noProof/>
              <w:color w:val="000000" w:themeColor="text1"/>
              <w:sz w:val="21"/>
              <w:szCs w:val="22"/>
              <w:rPrChange w:id="596" w:author="Tawatari, Masataka/田渡 将隆" w:date="2025-02-12T08:17:00Z">
                <w:rPr>
                  <w:ins w:id="597" w:author="Tawatari, Masataka/田渡 将隆" w:date="2022-12-13T21:11:00Z"/>
                  <w:rFonts w:asciiTheme="minorHAnsi" w:eastAsiaTheme="minorEastAsia" w:hAnsiTheme="minorHAnsi" w:cstheme="minorBidi"/>
                  <w:noProof/>
                  <w:sz w:val="21"/>
                  <w:szCs w:val="22"/>
                </w:rPr>
              </w:rPrChange>
            </w:rPr>
          </w:pPr>
          <w:ins w:id="598" w:author="Tawatari, Masataka/田渡 将隆" w:date="2022-12-13T21:11:00Z">
            <w:r w:rsidRPr="000F2E0E">
              <w:rPr>
                <w:rStyle w:val="Hyperlink"/>
                <w:noProof/>
                <w:color w:val="000000" w:themeColor="text1"/>
                <w:rPrChange w:id="599" w:author="Tawatari, Masataka/田渡 将隆" w:date="2025-02-12T08:17:00Z">
                  <w:rPr>
                    <w:rStyle w:val="Hyperlink"/>
                    <w:noProof/>
                  </w:rPr>
                </w:rPrChange>
              </w:rPr>
              <w:fldChar w:fldCharType="begin"/>
            </w:r>
            <w:r w:rsidRPr="000F2E0E">
              <w:rPr>
                <w:rStyle w:val="Hyperlink"/>
                <w:noProof/>
                <w:color w:val="000000" w:themeColor="text1"/>
                <w:rPrChange w:id="600" w:author="Tawatari, Masataka/田渡 将隆" w:date="2025-02-12T08:17:00Z">
                  <w:rPr>
                    <w:rStyle w:val="Hyperlink"/>
                    <w:noProof/>
                  </w:rPr>
                </w:rPrChange>
              </w:rPr>
              <w:instrText xml:space="preserve"> </w:instrText>
            </w:r>
            <w:r w:rsidRPr="000F2E0E">
              <w:rPr>
                <w:noProof/>
                <w:color w:val="000000" w:themeColor="text1"/>
                <w:rPrChange w:id="601" w:author="Tawatari, Masataka/田渡 将隆" w:date="2025-02-12T08:17:00Z">
                  <w:rPr>
                    <w:noProof/>
                  </w:rPr>
                </w:rPrChange>
              </w:rPr>
              <w:instrText>HYPERLINK \l "_Toc121858347"</w:instrText>
            </w:r>
            <w:r w:rsidRPr="000F2E0E">
              <w:rPr>
                <w:rStyle w:val="Hyperlink"/>
                <w:noProof/>
                <w:color w:val="000000" w:themeColor="text1"/>
                <w:rPrChange w:id="602" w:author="Tawatari, Masataka/田渡 将隆" w:date="2025-02-12T08:17:00Z">
                  <w:rPr>
                    <w:rStyle w:val="Hyperlink"/>
                    <w:noProof/>
                  </w:rPr>
                </w:rPrChange>
              </w:rPr>
              <w:instrText xml:space="preserve"> </w:instrText>
            </w:r>
            <w:r w:rsidRPr="000F2E0E">
              <w:rPr>
                <w:rStyle w:val="Hyperlink"/>
                <w:noProof/>
                <w:color w:val="000000" w:themeColor="text1"/>
                <w:rPrChange w:id="603"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604"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605"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606" w:author="Tawatari, Masataka/田渡 将隆" w:date="2025-02-12T08:17:00Z">
                  <w:rPr>
                    <w:rStyle w:val="Hyperlink"/>
                    <w:rFonts w:ascii="Abadi" w:hAnsi="Abadi"/>
                    <w:noProof/>
                    <w:lang w:val="en"/>
                  </w:rPr>
                </w:rPrChange>
              </w:rPr>
              <w:t>1</w:t>
            </w:r>
            <w:r w:rsidRPr="000F2E0E">
              <w:rPr>
                <w:rStyle w:val="Hyperlink"/>
                <w:rFonts w:ascii="Abadi" w:hAnsi="Abadi" w:hint="eastAsia"/>
                <w:noProof/>
                <w:color w:val="000000" w:themeColor="text1"/>
                <w:lang w:val="en"/>
                <w:rPrChange w:id="607"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608" w:author="Tawatari, Masataka/田渡 将隆" w:date="2025-02-12T08:17:00Z">
                  <w:rPr>
                    <w:rStyle w:val="Hyperlink"/>
                    <w:rFonts w:ascii="Abadi" w:hAnsi="Abadi"/>
                    <w:noProof/>
                    <w:lang w:val="en"/>
                  </w:rPr>
                </w:rPrChange>
              </w:rPr>
              <w:t>5</w:t>
            </w:r>
            <w:r w:rsidRPr="000F2E0E">
              <w:rPr>
                <w:rStyle w:val="Hyperlink"/>
                <w:rFonts w:ascii="Abadi" w:hAnsi="Abadi" w:hint="eastAsia"/>
                <w:noProof/>
                <w:color w:val="000000" w:themeColor="text1"/>
                <w:lang w:val="en"/>
                <w:rPrChange w:id="609"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610" w:author="Tawatari, Masataka/田渡 将隆" w:date="2025-02-12T08:17:00Z">
                  <w:rPr>
                    <w:rStyle w:val="Hyperlink"/>
                    <w:rFonts w:ascii="Abadi" w:hAnsi="Abadi"/>
                    <w:noProof/>
                    <w:lang w:val="en"/>
                  </w:rPr>
                </w:rPrChange>
              </w:rPr>
              <w:t xml:space="preserve"> Other </w:t>
            </w:r>
            <w:r w:rsidRPr="000F2E0E">
              <w:rPr>
                <w:rStyle w:val="Hyperlink"/>
                <w:rFonts w:hint="eastAsia"/>
                <w:noProof/>
                <w:color w:val="000000" w:themeColor="text1"/>
                <w:lang w:val="en"/>
                <w:rPrChange w:id="611" w:author="Tawatari, Masataka/田渡 将隆" w:date="2025-02-12T08:17:00Z">
                  <w:rPr>
                    <w:rStyle w:val="Hyperlink"/>
                    <w:rFonts w:hint="eastAsia"/>
                    <w:noProof/>
                    <w:lang w:val="en"/>
                  </w:rPr>
                </w:rPrChange>
              </w:rPr>
              <w:t>その他</w:t>
            </w:r>
            <w:r w:rsidRPr="000F2E0E">
              <w:rPr>
                <w:noProof/>
                <w:webHidden/>
                <w:color w:val="000000" w:themeColor="text1"/>
                <w:rPrChange w:id="612" w:author="Tawatari, Masataka/田渡 将隆" w:date="2025-02-12T08:17:00Z">
                  <w:rPr>
                    <w:noProof/>
                    <w:webHidden/>
                  </w:rPr>
                </w:rPrChange>
              </w:rPr>
              <w:tab/>
            </w:r>
            <w:r w:rsidRPr="000F2E0E">
              <w:rPr>
                <w:noProof/>
                <w:webHidden/>
                <w:color w:val="000000" w:themeColor="text1"/>
                <w:rPrChange w:id="613" w:author="Tawatari, Masataka/田渡 将隆" w:date="2025-02-12T08:17:00Z">
                  <w:rPr>
                    <w:noProof/>
                    <w:webHidden/>
                  </w:rPr>
                </w:rPrChange>
              </w:rPr>
              <w:fldChar w:fldCharType="begin"/>
            </w:r>
            <w:r w:rsidRPr="000F2E0E">
              <w:rPr>
                <w:noProof/>
                <w:webHidden/>
                <w:color w:val="000000" w:themeColor="text1"/>
                <w:rPrChange w:id="614" w:author="Tawatari, Masataka/田渡 将隆" w:date="2025-02-12T08:17:00Z">
                  <w:rPr>
                    <w:noProof/>
                    <w:webHidden/>
                  </w:rPr>
                </w:rPrChange>
              </w:rPr>
              <w:instrText xml:space="preserve"> PAGEREF _Toc121858347 \h </w:instrText>
            </w:r>
          </w:ins>
          <w:r w:rsidRPr="000F2E0E">
            <w:rPr>
              <w:noProof/>
              <w:webHidden/>
              <w:color w:val="000000" w:themeColor="text1"/>
              <w:rPrChange w:id="615" w:author="Tawatari, Masataka/田渡 将隆" w:date="2025-02-12T08:17:00Z">
                <w:rPr>
                  <w:noProof/>
                  <w:webHidden/>
                  <w:color w:val="000000" w:themeColor="text1"/>
                </w:rPr>
              </w:rPrChange>
            </w:rPr>
          </w:r>
          <w:r w:rsidRPr="000F2E0E">
            <w:rPr>
              <w:noProof/>
              <w:webHidden/>
              <w:color w:val="000000" w:themeColor="text1"/>
              <w:rPrChange w:id="616" w:author="Tawatari, Masataka/田渡 将隆" w:date="2025-02-12T08:17:00Z">
                <w:rPr>
                  <w:noProof/>
                  <w:webHidden/>
                </w:rPr>
              </w:rPrChange>
            </w:rPr>
            <w:fldChar w:fldCharType="separate"/>
          </w:r>
          <w:ins w:id="617" w:author="Tawatari, Masataka/田渡 将隆" w:date="2022-12-13T21:11:00Z">
            <w:r w:rsidRPr="000F2E0E">
              <w:rPr>
                <w:noProof/>
                <w:webHidden/>
                <w:color w:val="000000" w:themeColor="text1"/>
                <w:rPrChange w:id="618" w:author="Tawatari, Masataka/田渡 将隆" w:date="2025-02-12T08:17:00Z">
                  <w:rPr>
                    <w:noProof/>
                    <w:webHidden/>
                  </w:rPr>
                </w:rPrChange>
              </w:rPr>
              <w:t>7</w:t>
            </w:r>
            <w:r w:rsidRPr="000F2E0E">
              <w:rPr>
                <w:noProof/>
                <w:webHidden/>
                <w:color w:val="000000" w:themeColor="text1"/>
                <w:rPrChange w:id="619" w:author="Tawatari, Masataka/田渡 将隆" w:date="2025-02-12T08:17:00Z">
                  <w:rPr>
                    <w:noProof/>
                    <w:webHidden/>
                  </w:rPr>
                </w:rPrChange>
              </w:rPr>
              <w:fldChar w:fldCharType="end"/>
            </w:r>
            <w:r w:rsidRPr="000F2E0E">
              <w:rPr>
                <w:rStyle w:val="Hyperlink"/>
                <w:noProof/>
                <w:color w:val="000000" w:themeColor="text1"/>
                <w:rPrChange w:id="620" w:author="Tawatari, Masataka/田渡 将隆" w:date="2025-02-12T08:17:00Z">
                  <w:rPr>
                    <w:rStyle w:val="Hyperlink"/>
                    <w:noProof/>
                  </w:rPr>
                </w:rPrChange>
              </w:rPr>
              <w:fldChar w:fldCharType="end"/>
            </w:r>
          </w:ins>
        </w:p>
        <w:p w14:paraId="243D530B" w14:textId="5CC5EC8D" w:rsidR="00BE640B" w:rsidRPr="000F2E0E" w:rsidRDefault="00BE640B">
          <w:pPr>
            <w:pStyle w:val="TOC1"/>
            <w:tabs>
              <w:tab w:val="right" w:leader="dot" w:pos="8494"/>
            </w:tabs>
            <w:rPr>
              <w:ins w:id="621"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622" w:author="Tawatari, Masataka/田渡 将隆" w:date="2025-02-12T08:17:00Z">
                <w:rPr>
                  <w:ins w:id="623" w:author="Tawatari, Masataka/田渡 将隆" w:date="2022-12-13T21:11:00Z"/>
                  <w:rFonts w:asciiTheme="minorHAnsi" w:eastAsiaTheme="minorEastAsia" w:hAnsiTheme="minorHAnsi" w:cstheme="minorBidi"/>
                  <w:b w:val="0"/>
                  <w:bCs w:val="0"/>
                  <w:i w:val="0"/>
                  <w:iCs w:val="0"/>
                  <w:noProof/>
                  <w:sz w:val="21"/>
                  <w:szCs w:val="22"/>
                </w:rPr>
              </w:rPrChange>
            </w:rPr>
          </w:pPr>
          <w:ins w:id="624" w:author="Tawatari, Masataka/田渡 将隆" w:date="2022-12-13T21:11:00Z">
            <w:r w:rsidRPr="000F2E0E">
              <w:rPr>
                <w:rStyle w:val="Hyperlink"/>
                <w:noProof/>
                <w:color w:val="000000" w:themeColor="text1"/>
                <w:rPrChange w:id="625" w:author="Tawatari, Masataka/田渡 将隆" w:date="2025-02-12T08:17:00Z">
                  <w:rPr>
                    <w:rStyle w:val="Hyperlink"/>
                    <w:noProof/>
                  </w:rPr>
                </w:rPrChange>
              </w:rPr>
              <w:fldChar w:fldCharType="begin"/>
            </w:r>
            <w:r w:rsidRPr="000F2E0E">
              <w:rPr>
                <w:rStyle w:val="Hyperlink"/>
                <w:noProof/>
                <w:color w:val="000000" w:themeColor="text1"/>
                <w:rPrChange w:id="626" w:author="Tawatari, Masataka/田渡 将隆" w:date="2025-02-12T08:17:00Z">
                  <w:rPr>
                    <w:rStyle w:val="Hyperlink"/>
                    <w:noProof/>
                  </w:rPr>
                </w:rPrChange>
              </w:rPr>
              <w:instrText xml:space="preserve"> </w:instrText>
            </w:r>
            <w:r w:rsidRPr="000F2E0E">
              <w:rPr>
                <w:noProof/>
                <w:color w:val="000000" w:themeColor="text1"/>
                <w:rPrChange w:id="627" w:author="Tawatari, Masataka/田渡 将隆" w:date="2025-02-12T08:17:00Z">
                  <w:rPr>
                    <w:noProof/>
                  </w:rPr>
                </w:rPrChange>
              </w:rPr>
              <w:instrText>HYPERLINK \l "_Toc121858348"</w:instrText>
            </w:r>
            <w:r w:rsidRPr="000F2E0E">
              <w:rPr>
                <w:rStyle w:val="Hyperlink"/>
                <w:noProof/>
                <w:color w:val="000000" w:themeColor="text1"/>
                <w:rPrChange w:id="628" w:author="Tawatari, Masataka/田渡 将隆" w:date="2025-02-12T08:17:00Z">
                  <w:rPr>
                    <w:rStyle w:val="Hyperlink"/>
                    <w:noProof/>
                  </w:rPr>
                </w:rPrChange>
              </w:rPr>
              <w:instrText xml:space="preserve"> </w:instrText>
            </w:r>
            <w:r w:rsidRPr="000F2E0E">
              <w:rPr>
                <w:rStyle w:val="Hyperlink"/>
                <w:noProof/>
                <w:color w:val="000000" w:themeColor="text1"/>
                <w:rPrChange w:id="629"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630" w:author="Tawatari, Masataka/田渡 将隆" w:date="2025-02-12T08:17:00Z">
                  <w:rPr>
                    <w:rStyle w:val="Hyperlink"/>
                    <w:rFonts w:ascii="Abadi" w:hAnsi="Abadi"/>
                    <w:noProof/>
                    <w:lang w:val="en"/>
                  </w:rPr>
                </w:rPrChange>
              </w:rPr>
              <w:t>6</w:t>
            </w:r>
            <w:r w:rsidRPr="000F2E0E">
              <w:rPr>
                <w:rStyle w:val="Hyperlink"/>
                <w:rFonts w:ascii="Abadi" w:hAnsi="Abadi" w:hint="eastAsia"/>
                <w:noProof/>
                <w:color w:val="000000" w:themeColor="text1"/>
                <w:lang w:val="en"/>
                <w:rPrChange w:id="631"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632" w:author="Tawatari, Masataka/田渡 将隆" w:date="2025-02-12T08:17:00Z">
                  <w:rPr>
                    <w:rStyle w:val="Hyperlink"/>
                    <w:rFonts w:ascii="Abadi" w:hAnsi="Abadi"/>
                    <w:noProof/>
                    <w:lang w:val="en"/>
                  </w:rPr>
                </w:rPrChange>
              </w:rPr>
              <w:t xml:space="preserve"> QOS (Quality of Service) </w:t>
            </w:r>
            <w:r w:rsidRPr="000F2E0E">
              <w:rPr>
                <w:rStyle w:val="Hyperlink"/>
                <w:noProof/>
                <w:color w:val="000000" w:themeColor="text1"/>
                <w:lang w:val="en"/>
                <w:rPrChange w:id="633" w:author="Tawatari, Masataka/田渡 将隆" w:date="2025-02-12T08:17:00Z">
                  <w:rPr>
                    <w:rStyle w:val="Hyperlink"/>
                    <w:noProof/>
                    <w:lang w:val="en"/>
                  </w:rPr>
                </w:rPrChange>
              </w:rPr>
              <w:t>QOS</w:t>
            </w:r>
            <w:r w:rsidRPr="000F2E0E">
              <w:rPr>
                <w:rStyle w:val="Hyperlink"/>
                <w:rFonts w:hint="eastAsia"/>
                <w:noProof/>
                <w:color w:val="000000" w:themeColor="text1"/>
                <w:lang w:val="en"/>
                <w:rPrChange w:id="634" w:author="Tawatari, Masataka/田渡 将隆" w:date="2025-02-12T08:17:00Z">
                  <w:rPr>
                    <w:rStyle w:val="Hyperlink"/>
                    <w:rFonts w:hint="eastAsia"/>
                    <w:noProof/>
                    <w:lang w:val="en"/>
                  </w:rPr>
                </w:rPrChange>
              </w:rPr>
              <w:t>（サービス品質）</w:t>
            </w:r>
            <w:r w:rsidRPr="000F2E0E">
              <w:rPr>
                <w:noProof/>
                <w:webHidden/>
                <w:color w:val="000000" w:themeColor="text1"/>
                <w:rPrChange w:id="635" w:author="Tawatari, Masataka/田渡 将隆" w:date="2025-02-12T08:17:00Z">
                  <w:rPr>
                    <w:noProof/>
                    <w:webHidden/>
                  </w:rPr>
                </w:rPrChange>
              </w:rPr>
              <w:tab/>
            </w:r>
            <w:r w:rsidRPr="000F2E0E">
              <w:rPr>
                <w:noProof/>
                <w:webHidden/>
                <w:color w:val="000000" w:themeColor="text1"/>
                <w:rPrChange w:id="636" w:author="Tawatari, Masataka/田渡 将隆" w:date="2025-02-12T08:17:00Z">
                  <w:rPr>
                    <w:noProof/>
                    <w:webHidden/>
                  </w:rPr>
                </w:rPrChange>
              </w:rPr>
              <w:fldChar w:fldCharType="begin"/>
            </w:r>
            <w:r w:rsidRPr="000F2E0E">
              <w:rPr>
                <w:noProof/>
                <w:webHidden/>
                <w:color w:val="000000" w:themeColor="text1"/>
                <w:rPrChange w:id="637" w:author="Tawatari, Masataka/田渡 将隆" w:date="2025-02-12T08:17:00Z">
                  <w:rPr>
                    <w:noProof/>
                    <w:webHidden/>
                  </w:rPr>
                </w:rPrChange>
              </w:rPr>
              <w:instrText xml:space="preserve"> PAGEREF _Toc121858348 \h </w:instrText>
            </w:r>
          </w:ins>
          <w:r w:rsidRPr="000F2E0E">
            <w:rPr>
              <w:noProof/>
              <w:webHidden/>
              <w:color w:val="000000" w:themeColor="text1"/>
              <w:rPrChange w:id="638" w:author="Tawatari, Masataka/田渡 将隆" w:date="2025-02-12T08:17:00Z">
                <w:rPr>
                  <w:noProof/>
                  <w:webHidden/>
                  <w:color w:val="000000" w:themeColor="text1"/>
                </w:rPr>
              </w:rPrChange>
            </w:rPr>
          </w:r>
          <w:r w:rsidRPr="000F2E0E">
            <w:rPr>
              <w:noProof/>
              <w:webHidden/>
              <w:color w:val="000000" w:themeColor="text1"/>
              <w:rPrChange w:id="639" w:author="Tawatari, Masataka/田渡 将隆" w:date="2025-02-12T08:17:00Z">
                <w:rPr>
                  <w:noProof/>
                  <w:webHidden/>
                </w:rPr>
              </w:rPrChange>
            </w:rPr>
            <w:fldChar w:fldCharType="separate"/>
          </w:r>
          <w:ins w:id="640" w:author="Tawatari, Masataka/田渡 将隆" w:date="2022-12-13T21:11:00Z">
            <w:r w:rsidRPr="000F2E0E">
              <w:rPr>
                <w:noProof/>
                <w:webHidden/>
                <w:color w:val="000000" w:themeColor="text1"/>
                <w:rPrChange w:id="641" w:author="Tawatari, Masataka/田渡 将隆" w:date="2025-02-12T08:17:00Z">
                  <w:rPr>
                    <w:noProof/>
                    <w:webHidden/>
                  </w:rPr>
                </w:rPrChange>
              </w:rPr>
              <w:t>8</w:t>
            </w:r>
            <w:r w:rsidRPr="000F2E0E">
              <w:rPr>
                <w:noProof/>
                <w:webHidden/>
                <w:color w:val="000000" w:themeColor="text1"/>
                <w:rPrChange w:id="642" w:author="Tawatari, Masataka/田渡 将隆" w:date="2025-02-12T08:17:00Z">
                  <w:rPr>
                    <w:noProof/>
                    <w:webHidden/>
                  </w:rPr>
                </w:rPrChange>
              </w:rPr>
              <w:fldChar w:fldCharType="end"/>
            </w:r>
            <w:r w:rsidRPr="000F2E0E">
              <w:rPr>
                <w:rStyle w:val="Hyperlink"/>
                <w:noProof/>
                <w:color w:val="000000" w:themeColor="text1"/>
                <w:rPrChange w:id="643" w:author="Tawatari, Masataka/田渡 将隆" w:date="2025-02-12T08:17:00Z">
                  <w:rPr>
                    <w:rStyle w:val="Hyperlink"/>
                    <w:noProof/>
                  </w:rPr>
                </w:rPrChange>
              </w:rPr>
              <w:fldChar w:fldCharType="end"/>
            </w:r>
          </w:ins>
        </w:p>
        <w:p w14:paraId="5FA7A124" w14:textId="569DB55F" w:rsidR="00BE640B" w:rsidRPr="000F2E0E" w:rsidRDefault="00BE640B">
          <w:pPr>
            <w:pStyle w:val="TOC1"/>
            <w:tabs>
              <w:tab w:val="right" w:leader="dot" w:pos="8494"/>
            </w:tabs>
            <w:rPr>
              <w:ins w:id="644"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645" w:author="Tawatari, Masataka/田渡 将隆" w:date="2025-02-12T08:17:00Z">
                <w:rPr>
                  <w:ins w:id="646" w:author="Tawatari, Masataka/田渡 将隆" w:date="2022-12-13T21:11:00Z"/>
                  <w:rFonts w:asciiTheme="minorHAnsi" w:eastAsiaTheme="minorEastAsia" w:hAnsiTheme="minorHAnsi" w:cstheme="minorBidi"/>
                  <w:b w:val="0"/>
                  <w:bCs w:val="0"/>
                  <w:i w:val="0"/>
                  <w:iCs w:val="0"/>
                  <w:noProof/>
                  <w:sz w:val="21"/>
                  <w:szCs w:val="22"/>
                </w:rPr>
              </w:rPrChange>
            </w:rPr>
          </w:pPr>
          <w:ins w:id="647" w:author="Tawatari, Masataka/田渡 将隆" w:date="2022-12-13T21:11:00Z">
            <w:r w:rsidRPr="000F2E0E">
              <w:rPr>
                <w:rStyle w:val="Hyperlink"/>
                <w:noProof/>
                <w:color w:val="000000" w:themeColor="text1"/>
                <w:rPrChange w:id="648" w:author="Tawatari, Masataka/田渡 将隆" w:date="2025-02-12T08:17:00Z">
                  <w:rPr>
                    <w:rStyle w:val="Hyperlink"/>
                    <w:noProof/>
                  </w:rPr>
                </w:rPrChange>
              </w:rPr>
              <w:fldChar w:fldCharType="begin"/>
            </w:r>
            <w:r w:rsidRPr="000F2E0E">
              <w:rPr>
                <w:rStyle w:val="Hyperlink"/>
                <w:noProof/>
                <w:color w:val="000000" w:themeColor="text1"/>
                <w:rPrChange w:id="649" w:author="Tawatari, Masataka/田渡 将隆" w:date="2025-02-12T08:17:00Z">
                  <w:rPr>
                    <w:rStyle w:val="Hyperlink"/>
                    <w:noProof/>
                  </w:rPr>
                </w:rPrChange>
              </w:rPr>
              <w:instrText xml:space="preserve"> </w:instrText>
            </w:r>
            <w:r w:rsidRPr="000F2E0E">
              <w:rPr>
                <w:noProof/>
                <w:color w:val="000000" w:themeColor="text1"/>
                <w:rPrChange w:id="650" w:author="Tawatari, Masataka/田渡 将隆" w:date="2025-02-12T08:17:00Z">
                  <w:rPr>
                    <w:noProof/>
                  </w:rPr>
                </w:rPrChange>
              </w:rPr>
              <w:instrText>HYPERLINK \l "_Toc121858349"</w:instrText>
            </w:r>
            <w:r w:rsidRPr="000F2E0E">
              <w:rPr>
                <w:rStyle w:val="Hyperlink"/>
                <w:noProof/>
                <w:color w:val="000000" w:themeColor="text1"/>
                <w:rPrChange w:id="651" w:author="Tawatari, Masataka/田渡 将隆" w:date="2025-02-12T08:17:00Z">
                  <w:rPr>
                    <w:rStyle w:val="Hyperlink"/>
                    <w:noProof/>
                  </w:rPr>
                </w:rPrChange>
              </w:rPr>
              <w:instrText xml:space="preserve"> </w:instrText>
            </w:r>
            <w:r w:rsidRPr="000F2E0E">
              <w:rPr>
                <w:rStyle w:val="Hyperlink"/>
                <w:noProof/>
                <w:color w:val="000000" w:themeColor="text1"/>
                <w:rPrChange w:id="652"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653" w:author="Tawatari, Masataka/田渡 将隆" w:date="2025-02-12T08:17:00Z">
                  <w:rPr>
                    <w:rStyle w:val="Hyperlink"/>
                    <w:rFonts w:ascii="Abadi" w:hAnsi="Abadi"/>
                    <w:noProof/>
                    <w:lang w:val="en"/>
                  </w:rPr>
                </w:rPrChange>
              </w:rPr>
              <w:t>7</w:t>
            </w:r>
            <w:r w:rsidRPr="000F2E0E">
              <w:rPr>
                <w:rStyle w:val="Hyperlink"/>
                <w:rFonts w:ascii="Abadi" w:hAnsi="Abadi" w:hint="eastAsia"/>
                <w:noProof/>
                <w:color w:val="000000" w:themeColor="text1"/>
                <w:lang w:val="en"/>
                <w:rPrChange w:id="654"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655" w:author="Tawatari, Masataka/田渡 将隆" w:date="2025-02-12T08:17:00Z">
                  <w:rPr>
                    <w:rStyle w:val="Hyperlink"/>
                    <w:rFonts w:ascii="Abadi" w:hAnsi="Abadi"/>
                    <w:noProof/>
                    <w:lang w:val="en"/>
                  </w:rPr>
                </w:rPrChange>
              </w:rPr>
              <w:t xml:space="preserve"> Trends and Comparisons of Other Companies </w:t>
            </w:r>
            <w:r w:rsidRPr="000F2E0E">
              <w:rPr>
                <w:rStyle w:val="Hyperlink"/>
                <w:rFonts w:hint="eastAsia"/>
                <w:noProof/>
                <w:color w:val="000000" w:themeColor="text1"/>
                <w:lang w:val="en"/>
                <w:rPrChange w:id="656" w:author="Tawatari, Masataka/田渡 将隆" w:date="2025-02-12T08:17:00Z">
                  <w:rPr>
                    <w:rStyle w:val="Hyperlink"/>
                    <w:rFonts w:hint="eastAsia"/>
                    <w:noProof/>
                    <w:lang w:val="en"/>
                  </w:rPr>
                </w:rPrChange>
              </w:rPr>
              <w:t>他社動向・比較</w:t>
            </w:r>
            <w:r w:rsidRPr="000F2E0E">
              <w:rPr>
                <w:noProof/>
                <w:webHidden/>
                <w:color w:val="000000" w:themeColor="text1"/>
                <w:rPrChange w:id="657" w:author="Tawatari, Masataka/田渡 将隆" w:date="2025-02-12T08:17:00Z">
                  <w:rPr>
                    <w:noProof/>
                    <w:webHidden/>
                  </w:rPr>
                </w:rPrChange>
              </w:rPr>
              <w:tab/>
            </w:r>
            <w:r w:rsidRPr="000F2E0E">
              <w:rPr>
                <w:noProof/>
                <w:webHidden/>
                <w:color w:val="000000" w:themeColor="text1"/>
                <w:rPrChange w:id="658" w:author="Tawatari, Masataka/田渡 将隆" w:date="2025-02-12T08:17:00Z">
                  <w:rPr>
                    <w:noProof/>
                    <w:webHidden/>
                  </w:rPr>
                </w:rPrChange>
              </w:rPr>
              <w:fldChar w:fldCharType="begin"/>
            </w:r>
            <w:r w:rsidRPr="000F2E0E">
              <w:rPr>
                <w:noProof/>
                <w:webHidden/>
                <w:color w:val="000000" w:themeColor="text1"/>
                <w:rPrChange w:id="659" w:author="Tawatari, Masataka/田渡 将隆" w:date="2025-02-12T08:17:00Z">
                  <w:rPr>
                    <w:noProof/>
                    <w:webHidden/>
                  </w:rPr>
                </w:rPrChange>
              </w:rPr>
              <w:instrText xml:space="preserve"> PAGEREF _Toc121858349 \h </w:instrText>
            </w:r>
          </w:ins>
          <w:r w:rsidRPr="000F2E0E">
            <w:rPr>
              <w:noProof/>
              <w:webHidden/>
              <w:color w:val="000000" w:themeColor="text1"/>
              <w:rPrChange w:id="660" w:author="Tawatari, Masataka/田渡 将隆" w:date="2025-02-12T08:17:00Z">
                <w:rPr>
                  <w:noProof/>
                  <w:webHidden/>
                  <w:color w:val="000000" w:themeColor="text1"/>
                </w:rPr>
              </w:rPrChange>
            </w:rPr>
          </w:r>
          <w:r w:rsidRPr="000F2E0E">
            <w:rPr>
              <w:noProof/>
              <w:webHidden/>
              <w:color w:val="000000" w:themeColor="text1"/>
              <w:rPrChange w:id="661" w:author="Tawatari, Masataka/田渡 将隆" w:date="2025-02-12T08:17:00Z">
                <w:rPr>
                  <w:noProof/>
                  <w:webHidden/>
                </w:rPr>
              </w:rPrChange>
            </w:rPr>
            <w:fldChar w:fldCharType="separate"/>
          </w:r>
          <w:ins w:id="662" w:author="Tawatari, Masataka/田渡 将隆" w:date="2022-12-13T21:11:00Z">
            <w:r w:rsidRPr="000F2E0E">
              <w:rPr>
                <w:noProof/>
                <w:webHidden/>
                <w:color w:val="000000" w:themeColor="text1"/>
                <w:rPrChange w:id="663" w:author="Tawatari, Masataka/田渡 将隆" w:date="2025-02-12T08:17:00Z">
                  <w:rPr>
                    <w:noProof/>
                    <w:webHidden/>
                  </w:rPr>
                </w:rPrChange>
              </w:rPr>
              <w:t>10</w:t>
            </w:r>
            <w:r w:rsidRPr="000F2E0E">
              <w:rPr>
                <w:noProof/>
                <w:webHidden/>
                <w:color w:val="000000" w:themeColor="text1"/>
                <w:rPrChange w:id="664" w:author="Tawatari, Masataka/田渡 将隆" w:date="2025-02-12T08:17:00Z">
                  <w:rPr>
                    <w:noProof/>
                    <w:webHidden/>
                  </w:rPr>
                </w:rPrChange>
              </w:rPr>
              <w:fldChar w:fldCharType="end"/>
            </w:r>
            <w:r w:rsidRPr="000F2E0E">
              <w:rPr>
                <w:rStyle w:val="Hyperlink"/>
                <w:noProof/>
                <w:color w:val="000000" w:themeColor="text1"/>
                <w:rPrChange w:id="665" w:author="Tawatari, Masataka/田渡 将隆" w:date="2025-02-12T08:17:00Z">
                  <w:rPr>
                    <w:rStyle w:val="Hyperlink"/>
                    <w:noProof/>
                  </w:rPr>
                </w:rPrChange>
              </w:rPr>
              <w:fldChar w:fldCharType="end"/>
            </w:r>
          </w:ins>
        </w:p>
        <w:p w14:paraId="3CDDBB3E" w14:textId="7604B7AF" w:rsidR="00BE640B" w:rsidRPr="000F2E0E" w:rsidRDefault="00BE640B">
          <w:pPr>
            <w:pStyle w:val="TOC1"/>
            <w:tabs>
              <w:tab w:val="right" w:leader="dot" w:pos="8494"/>
            </w:tabs>
            <w:rPr>
              <w:ins w:id="666" w:author="Tawatari, Masataka/田渡 将隆" w:date="2022-12-13T21:11:00Z"/>
              <w:rFonts w:asciiTheme="minorHAnsi" w:eastAsiaTheme="minorEastAsia" w:hAnsiTheme="minorHAnsi" w:cstheme="minorBidi"/>
              <w:b w:val="0"/>
              <w:bCs w:val="0"/>
              <w:i w:val="0"/>
              <w:iCs w:val="0"/>
              <w:noProof/>
              <w:color w:val="000000" w:themeColor="text1"/>
              <w:sz w:val="21"/>
              <w:szCs w:val="22"/>
              <w:rPrChange w:id="667" w:author="Tawatari, Masataka/田渡 将隆" w:date="2025-02-12T08:17:00Z">
                <w:rPr>
                  <w:ins w:id="668" w:author="Tawatari, Masataka/田渡 将隆" w:date="2022-12-13T21:11:00Z"/>
                  <w:rFonts w:asciiTheme="minorHAnsi" w:eastAsiaTheme="minorEastAsia" w:hAnsiTheme="minorHAnsi" w:cstheme="minorBidi"/>
                  <w:b w:val="0"/>
                  <w:bCs w:val="0"/>
                  <w:i w:val="0"/>
                  <w:iCs w:val="0"/>
                  <w:noProof/>
                  <w:sz w:val="21"/>
                  <w:szCs w:val="22"/>
                </w:rPr>
              </w:rPrChange>
            </w:rPr>
          </w:pPr>
          <w:ins w:id="669" w:author="Tawatari, Masataka/田渡 将隆" w:date="2022-12-13T21:11:00Z">
            <w:r w:rsidRPr="000F2E0E">
              <w:rPr>
                <w:rStyle w:val="Hyperlink"/>
                <w:noProof/>
                <w:color w:val="000000" w:themeColor="text1"/>
                <w:rPrChange w:id="670" w:author="Tawatari, Masataka/田渡 将隆" w:date="2025-02-12T08:17:00Z">
                  <w:rPr>
                    <w:rStyle w:val="Hyperlink"/>
                    <w:noProof/>
                  </w:rPr>
                </w:rPrChange>
              </w:rPr>
              <w:fldChar w:fldCharType="begin"/>
            </w:r>
            <w:r w:rsidRPr="000F2E0E">
              <w:rPr>
                <w:rStyle w:val="Hyperlink"/>
                <w:noProof/>
                <w:color w:val="000000" w:themeColor="text1"/>
                <w:rPrChange w:id="671" w:author="Tawatari, Masataka/田渡 将隆" w:date="2025-02-12T08:17:00Z">
                  <w:rPr>
                    <w:rStyle w:val="Hyperlink"/>
                    <w:noProof/>
                  </w:rPr>
                </w:rPrChange>
              </w:rPr>
              <w:instrText xml:space="preserve"> </w:instrText>
            </w:r>
            <w:r w:rsidRPr="000F2E0E">
              <w:rPr>
                <w:noProof/>
                <w:color w:val="000000" w:themeColor="text1"/>
                <w:rPrChange w:id="672" w:author="Tawatari, Masataka/田渡 将隆" w:date="2025-02-12T08:17:00Z">
                  <w:rPr>
                    <w:noProof/>
                  </w:rPr>
                </w:rPrChange>
              </w:rPr>
              <w:instrText>HYPERLINK \l "_Toc121858350"</w:instrText>
            </w:r>
            <w:r w:rsidRPr="000F2E0E">
              <w:rPr>
                <w:rStyle w:val="Hyperlink"/>
                <w:noProof/>
                <w:color w:val="000000" w:themeColor="text1"/>
                <w:rPrChange w:id="673" w:author="Tawatari, Masataka/田渡 将隆" w:date="2025-02-12T08:17:00Z">
                  <w:rPr>
                    <w:rStyle w:val="Hyperlink"/>
                    <w:noProof/>
                  </w:rPr>
                </w:rPrChange>
              </w:rPr>
              <w:instrText xml:space="preserve"> </w:instrText>
            </w:r>
            <w:r w:rsidRPr="000F2E0E">
              <w:rPr>
                <w:rStyle w:val="Hyperlink"/>
                <w:noProof/>
                <w:color w:val="000000" w:themeColor="text1"/>
                <w:rPrChange w:id="674" w:author="Tawatari, Masataka/田渡 将隆" w:date="2025-02-12T08:17:00Z">
                  <w:rPr>
                    <w:rStyle w:val="Hyperlink"/>
                    <w:noProof/>
                  </w:rPr>
                </w:rPrChange>
              </w:rPr>
              <w:fldChar w:fldCharType="separate"/>
            </w:r>
            <w:r w:rsidRPr="000F2E0E">
              <w:rPr>
                <w:rStyle w:val="Hyperlink"/>
                <w:rFonts w:ascii="Abadi" w:hAnsi="Abadi"/>
                <w:noProof/>
                <w:color w:val="000000" w:themeColor="text1"/>
                <w:lang w:val="en"/>
                <w:rPrChange w:id="675" w:author="Tawatari, Masataka/田渡 将隆" w:date="2025-02-12T08:17:00Z">
                  <w:rPr>
                    <w:rStyle w:val="Hyperlink"/>
                    <w:rFonts w:ascii="Abadi" w:hAnsi="Abadi"/>
                    <w:noProof/>
                    <w:lang w:val="en"/>
                  </w:rPr>
                </w:rPrChange>
              </w:rPr>
              <w:t>8</w:t>
            </w:r>
            <w:r w:rsidRPr="000F2E0E">
              <w:rPr>
                <w:rStyle w:val="Hyperlink"/>
                <w:rFonts w:ascii="Abadi" w:hAnsi="Abadi" w:hint="eastAsia"/>
                <w:noProof/>
                <w:color w:val="000000" w:themeColor="text1"/>
                <w:lang w:val="en"/>
                <w:rPrChange w:id="676" w:author="Tawatari, Masataka/田渡 将隆" w:date="2025-02-12T08:17:00Z">
                  <w:rPr>
                    <w:rStyle w:val="Hyperlink"/>
                    <w:rFonts w:ascii="Abadi" w:hAnsi="Abadi" w:hint="eastAsia"/>
                    <w:noProof/>
                    <w:lang w:val="en"/>
                  </w:rPr>
                </w:rPrChange>
              </w:rPr>
              <w:t>．</w:t>
            </w:r>
            <w:r w:rsidRPr="000F2E0E">
              <w:rPr>
                <w:rStyle w:val="Hyperlink"/>
                <w:rFonts w:ascii="Abadi" w:hAnsi="Abadi"/>
                <w:noProof/>
                <w:color w:val="000000" w:themeColor="text1"/>
                <w:lang w:val="en"/>
                <w:rPrChange w:id="677" w:author="Tawatari, Masataka/田渡 将隆" w:date="2025-02-12T08:17:00Z">
                  <w:rPr>
                    <w:rStyle w:val="Hyperlink"/>
                    <w:rFonts w:ascii="Abadi" w:hAnsi="Abadi"/>
                    <w:noProof/>
                    <w:lang w:val="en"/>
                  </w:rPr>
                </w:rPrChange>
              </w:rPr>
              <w:t>Operation Method - TMNA Architecture Option Addendum</w:t>
            </w:r>
            <w:r w:rsidRPr="000F2E0E">
              <w:rPr>
                <w:noProof/>
                <w:webHidden/>
                <w:color w:val="000000" w:themeColor="text1"/>
                <w:rPrChange w:id="678" w:author="Tawatari, Masataka/田渡 将隆" w:date="2025-02-12T08:17:00Z">
                  <w:rPr>
                    <w:noProof/>
                    <w:webHidden/>
                  </w:rPr>
                </w:rPrChange>
              </w:rPr>
              <w:tab/>
            </w:r>
            <w:r w:rsidRPr="000F2E0E">
              <w:rPr>
                <w:noProof/>
                <w:webHidden/>
                <w:color w:val="000000" w:themeColor="text1"/>
                <w:rPrChange w:id="679" w:author="Tawatari, Masataka/田渡 将隆" w:date="2025-02-12T08:17:00Z">
                  <w:rPr>
                    <w:noProof/>
                    <w:webHidden/>
                  </w:rPr>
                </w:rPrChange>
              </w:rPr>
              <w:fldChar w:fldCharType="begin"/>
            </w:r>
            <w:r w:rsidRPr="000F2E0E">
              <w:rPr>
                <w:noProof/>
                <w:webHidden/>
                <w:color w:val="000000" w:themeColor="text1"/>
                <w:rPrChange w:id="680" w:author="Tawatari, Masataka/田渡 将隆" w:date="2025-02-12T08:17:00Z">
                  <w:rPr>
                    <w:noProof/>
                    <w:webHidden/>
                  </w:rPr>
                </w:rPrChange>
              </w:rPr>
              <w:instrText xml:space="preserve"> PAGEREF _Toc121858350 \h </w:instrText>
            </w:r>
          </w:ins>
          <w:r w:rsidRPr="000F2E0E">
            <w:rPr>
              <w:noProof/>
              <w:webHidden/>
              <w:color w:val="000000" w:themeColor="text1"/>
              <w:rPrChange w:id="681" w:author="Tawatari, Masataka/田渡 将隆" w:date="2025-02-12T08:17:00Z">
                <w:rPr>
                  <w:noProof/>
                  <w:webHidden/>
                  <w:color w:val="000000" w:themeColor="text1"/>
                </w:rPr>
              </w:rPrChange>
            </w:rPr>
          </w:r>
          <w:r w:rsidRPr="000F2E0E">
            <w:rPr>
              <w:noProof/>
              <w:webHidden/>
              <w:color w:val="000000" w:themeColor="text1"/>
              <w:rPrChange w:id="682" w:author="Tawatari, Masataka/田渡 将隆" w:date="2025-02-12T08:17:00Z">
                <w:rPr>
                  <w:noProof/>
                  <w:webHidden/>
                </w:rPr>
              </w:rPrChange>
            </w:rPr>
            <w:fldChar w:fldCharType="separate"/>
          </w:r>
          <w:ins w:id="683" w:author="Tawatari, Masataka/田渡 将隆" w:date="2022-12-13T21:11:00Z">
            <w:r w:rsidRPr="000F2E0E">
              <w:rPr>
                <w:noProof/>
                <w:webHidden/>
                <w:color w:val="000000" w:themeColor="text1"/>
                <w:rPrChange w:id="684" w:author="Tawatari, Masataka/田渡 将隆" w:date="2025-02-12T08:17:00Z">
                  <w:rPr>
                    <w:noProof/>
                    <w:webHidden/>
                  </w:rPr>
                </w:rPrChange>
              </w:rPr>
              <w:t>10</w:t>
            </w:r>
            <w:r w:rsidRPr="000F2E0E">
              <w:rPr>
                <w:noProof/>
                <w:webHidden/>
                <w:color w:val="000000" w:themeColor="text1"/>
                <w:rPrChange w:id="685" w:author="Tawatari, Masataka/田渡 将隆" w:date="2025-02-12T08:17:00Z">
                  <w:rPr>
                    <w:noProof/>
                    <w:webHidden/>
                  </w:rPr>
                </w:rPrChange>
              </w:rPr>
              <w:fldChar w:fldCharType="end"/>
            </w:r>
            <w:r w:rsidRPr="000F2E0E">
              <w:rPr>
                <w:rStyle w:val="Hyperlink"/>
                <w:noProof/>
                <w:color w:val="000000" w:themeColor="text1"/>
                <w:rPrChange w:id="686" w:author="Tawatari, Masataka/田渡 将隆" w:date="2025-02-12T08:17:00Z">
                  <w:rPr>
                    <w:rStyle w:val="Hyperlink"/>
                    <w:noProof/>
                  </w:rPr>
                </w:rPrChange>
              </w:rPr>
              <w:fldChar w:fldCharType="end"/>
            </w:r>
          </w:ins>
        </w:p>
        <w:p w14:paraId="7A1830AF" w14:textId="21651936" w:rsidR="00355F45" w:rsidRPr="000F2E0E" w:rsidDel="007D6048" w:rsidRDefault="00355F45">
          <w:pPr>
            <w:pStyle w:val="TOC1"/>
            <w:tabs>
              <w:tab w:val="right" w:leader="dot" w:pos="8494"/>
            </w:tabs>
            <w:rPr>
              <w:del w:id="687"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688" w:author="Tawatari, Masataka/田渡 将隆" w:date="2025-02-12T08:17:00Z">
                <w:rPr>
                  <w:del w:id="689" w:author="Tawatari, Masataka/田渡 将隆" w:date="2022-11-21T10:41:00Z"/>
                  <w:rFonts w:asciiTheme="minorHAnsi" w:eastAsiaTheme="minorEastAsia" w:hAnsiTheme="minorHAnsi" w:cstheme="minorBidi"/>
                  <w:b w:val="0"/>
                  <w:bCs w:val="0"/>
                  <w:i w:val="0"/>
                  <w:iCs w:val="0"/>
                  <w:noProof/>
                  <w:kern w:val="0"/>
                  <w:sz w:val="22"/>
                  <w:szCs w:val="22"/>
                </w:rPr>
              </w:rPrChange>
            </w:rPr>
          </w:pPr>
          <w:del w:id="690" w:author="Tawatari, Masataka/田渡 将隆" w:date="2022-11-21T10:41:00Z">
            <w:r w:rsidRPr="000F2E0E" w:rsidDel="007D6048">
              <w:rPr>
                <w:color w:val="000000" w:themeColor="text1"/>
                <w:rPrChange w:id="691" w:author="Tawatari, Masataka/田渡 将隆" w:date="2025-02-12T08:17:00Z">
                  <w:rPr>
                    <w:rStyle w:val="Hyperlink"/>
                    <w:rFonts w:ascii="Abadi" w:hAnsi="Abadi"/>
                    <w:noProof/>
                    <w:lang w:val="en"/>
                  </w:rPr>
                </w:rPrChange>
              </w:rPr>
              <w:delText>0</w:delText>
            </w:r>
            <w:r w:rsidRPr="000F2E0E" w:rsidDel="007D6048">
              <w:rPr>
                <w:rFonts w:hint="eastAsia"/>
                <w:color w:val="000000" w:themeColor="text1"/>
                <w:rPrChange w:id="692"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693"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694"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695"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696" w:author="Tawatari, Masataka/田渡 将隆" w:date="2025-02-12T08:17:00Z">
                  <w:rPr>
                    <w:rStyle w:val="Hyperlink"/>
                    <w:rFonts w:ascii="Abadi" w:hAnsi="Abadi" w:hint="eastAsia"/>
                    <w:noProof/>
                    <w:lang w:val="en"/>
                  </w:rPr>
                </w:rPrChange>
              </w:rPr>
              <w:delText>変更履歴</w:delText>
            </w:r>
            <w:r w:rsidR="003C3FF1" w:rsidRPr="000F2E0E" w:rsidDel="007D6048">
              <w:rPr>
                <w:color w:val="000000" w:themeColor="text1"/>
                <w:rPrChange w:id="697"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698" w:author="Tawatari, Masataka/田渡 将隆" w:date="2025-02-12T08:17:00Z">
                  <w:rPr>
                    <w:rStyle w:val="Hyperlink"/>
                    <w:rFonts w:ascii="Abadi" w:hAnsi="Abadi"/>
                    <w:noProof/>
                    <w:lang w:val="en"/>
                  </w:rPr>
                </w:rPrChange>
              </w:rPr>
              <w:delText>Tracked changes</w:delText>
            </w:r>
            <w:r w:rsidRPr="000F2E0E" w:rsidDel="007D6048">
              <w:rPr>
                <w:b w:val="0"/>
                <w:bCs w:val="0"/>
                <w:i w:val="0"/>
                <w:iCs w:val="0"/>
                <w:noProof/>
                <w:webHidden/>
                <w:color w:val="000000" w:themeColor="text1"/>
                <w:rPrChange w:id="699"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00" w:author="Tawatari, Masataka/田渡 将隆" w:date="2025-02-12T08:17:00Z">
                  <w:rPr>
                    <w:b w:val="0"/>
                    <w:bCs w:val="0"/>
                    <w:i w:val="0"/>
                    <w:iCs w:val="0"/>
                    <w:noProof/>
                    <w:webHidden/>
                  </w:rPr>
                </w:rPrChange>
              </w:rPr>
              <w:delText>1</w:delText>
            </w:r>
          </w:del>
        </w:p>
        <w:p w14:paraId="0D109D58" w14:textId="7FE26D74" w:rsidR="00355F45" w:rsidRPr="000F2E0E" w:rsidDel="007D6048" w:rsidRDefault="00355F45">
          <w:pPr>
            <w:pStyle w:val="TOC1"/>
            <w:tabs>
              <w:tab w:val="right" w:leader="dot" w:pos="8494"/>
            </w:tabs>
            <w:rPr>
              <w:del w:id="701"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702" w:author="Tawatari, Masataka/田渡 将隆" w:date="2025-02-12T08:17:00Z">
                <w:rPr>
                  <w:del w:id="703" w:author="Tawatari, Masataka/田渡 将隆" w:date="2022-11-21T10:41:00Z"/>
                  <w:rFonts w:asciiTheme="minorHAnsi" w:eastAsiaTheme="minorEastAsia" w:hAnsiTheme="minorHAnsi" w:cstheme="minorBidi"/>
                  <w:b w:val="0"/>
                  <w:bCs w:val="0"/>
                  <w:i w:val="0"/>
                  <w:iCs w:val="0"/>
                  <w:noProof/>
                  <w:kern w:val="0"/>
                  <w:sz w:val="22"/>
                  <w:szCs w:val="22"/>
                </w:rPr>
              </w:rPrChange>
            </w:rPr>
          </w:pPr>
          <w:del w:id="704" w:author="Tawatari, Masataka/田渡 将隆" w:date="2022-11-21T10:41:00Z">
            <w:r w:rsidRPr="000F2E0E" w:rsidDel="007D6048">
              <w:rPr>
                <w:color w:val="000000" w:themeColor="text1"/>
                <w:rPrChange w:id="705" w:author="Tawatari, Masataka/田渡 将隆" w:date="2025-02-12T08:17:00Z">
                  <w:rPr>
                    <w:rStyle w:val="Hyperlink"/>
                    <w:rFonts w:ascii="Abadi" w:hAnsi="Abadi"/>
                    <w:noProof/>
                    <w:lang w:val="en"/>
                  </w:rPr>
                </w:rPrChange>
              </w:rPr>
              <w:delText>0</w:delText>
            </w:r>
            <w:r w:rsidRPr="000F2E0E" w:rsidDel="007D6048">
              <w:rPr>
                <w:rFonts w:hint="eastAsia"/>
                <w:color w:val="000000" w:themeColor="text1"/>
                <w:rPrChange w:id="706"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07" w:author="Tawatari, Masataka/田渡 将隆" w:date="2025-02-12T08:17:00Z">
                  <w:rPr>
                    <w:rStyle w:val="Hyperlink"/>
                    <w:rFonts w:ascii="Abadi" w:hAnsi="Abadi"/>
                    <w:noProof/>
                    <w:lang w:val="en"/>
                  </w:rPr>
                </w:rPrChange>
              </w:rPr>
              <w:delText>2</w:delText>
            </w:r>
            <w:r w:rsidRPr="000F2E0E" w:rsidDel="007D6048">
              <w:rPr>
                <w:rFonts w:hint="eastAsia"/>
                <w:color w:val="000000" w:themeColor="text1"/>
                <w:rPrChange w:id="708"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09"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10" w:author="Tawatari, Masataka/田渡 将隆" w:date="2025-02-12T08:17:00Z">
                  <w:rPr>
                    <w:rStyle w:val="Hyperlink"/>
                    <w:rFonts w:ascii="Abadi" w:hAnsi="Abadi" w:hint="eastAsia"/>
                    <w:noProof/>
                    <w:lang w:val="en"/>
                  </w:rPr>
                </w:rPrChange>
              </w:rPr>
              <w:delText>用語定義</w:delText>
            </w:r>
            <w:r w:rsidR="003C3FF1" w:rsidRPr="000F2E0E" w:rsidDel="007D6048">
              <w:rPr>
                <w:color w:val="000000" w:themeColor="text1"/>
                <w:rPrChange w:id="711"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12" w:author="Tawatari, Masataka/田渡 将隆" w:date="2025-02-12T08:17:00Z">
                  <w:rPr>
                    <w:rStyle w:val="Hyperlink"/>
                    <w:rFonts w:ascii="Abadi" w:hAnsi="Abadi"/>
                    <w:noProof/>
                    <w:lang w:val="en"/>
                  </w:rPr>
                </w:rPrChange>
              </w:rPr>
              <w:delText>Term definition</w:delText>
            </w:r>
            <w:r w:rsidRPr="000F2E0E" w:rsidDel="007D6048">
              <w:rPr>
                <w:b w:val="0"/>
                <w:bCs w:val="0"/>
                <w:i w:val="0"/>
                <w:iCs w:val="0"/>
                <w:noProof/>
                <w:webHidden/>
                <w:color w:val="000000" w:themeColor="text1"/>
                <w:rPrChange w:id="713"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14" w:author="Tawatari, Masataka/田渡 将隆" w:date="2025-02-12T08:17:00Z">
                  <w:rPr>
                    <w:b w:val="0"/>
                    <w:bCs w:val="0"/>
                    <w:i w:val="0"/>
                    <w:iCs w:val="0"/>
                    <w:noProof/>
                    <w:webHidden/>
                  </w:rPr>
                </w:rPrChange>
              </w:rPr>
              <w:delText>3</w:delText>
            </w:r>
          </w:del>
        </w:p>
        <w:p w14:paraId="5170DE82" w14:textId="148A5BC7" w:rsidR="00355F45" w:rsidRPr="000F2E0E" w:rsidDel="007D6048" w:rsidRDefault="00355F45">
          <w:pPr>
            <w:pStyle w:val="TOC1"/>
            <w:tabs>
              <w:tab w:val="right" w:leader="dot" w:pos="8494"/>
            </w:tabs>
            <w:rPr>
              <w:del w:id="715"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716" w:author="Tawatari, Masataka/田渡 将隆" w:date="2025-02-12T08:17:00Z">
                <w:rPr>
                  <w:del w:id="717" w:author="Tawatari, Masataka/田渡 将隆" w:date="2022-11-21T10:41:00Z"/>
                  <w:rFonts w:asciiTheme="minorHAnsi" w:eastAsiaTheme="minorEastAsia" w:hAnsiTheme="minorHAnsi" w:cstheme="minorBidi"/>
                  <w:b w:val="0"/>
                  <w:bCs w:val="0"/>
                  <w:i w:val="0"/>
                  <w:iCs w:val="0"/>
                  <w:noProof/>
                  <w:kern w:val="0"/>
                  <w:sz w:val="22"/>
                  <w:szCs w:val="22"/>
                </w:rPr>
              </w:rPrChange>
            </w:rPr>
          </w:pPr>
          <w:del w:id="718" w:author="Tawatari, Masataka/田渡 将隆" w:date="2022-11-21T10:41:00Z">
            <w:r w:rsidRPr="000F2E0E" w:rsidDel="007D6048">
              <w:rPr>
                <w:color w:val="000000" w:themeColor="text1"/>
                <w:rPrChange w:id="719"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720"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21"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22" w:author="Tawatari, Masataka/田渡 将隆" w:date="2025-02-12T08:17:00Z">
                  <w:rPr>
                    <w:rStyle w:val="Hyperlink"/>
                    <w:rFonts w:ascii="Abadi" w:hAnsi="Abadi" w:hint="eastAsia"/>
                    <w:noProof/>
                    <w:lang w:val="en"/>
                  </w:rPr>
                </w:rPrChange>
              </w:rPr>
              <w:delText>サービスの狙い</w:delText>
            </w:r>
            <w:r w:rsidR="003C3FF1" w:rsidRPr="000F2E0E" w:rsidDel="007D6048">
              <w:rPr>
                <w:color w:val="000000" w:themeColor="text1"/>
                <w:rPrChange w:id="723"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24" w:author="Tawatari, Masataka/田渡 将隆" w:date="2025-02-12T08:17:00Z">
                  <w:rPr>
                    <w:rStyle w:val="Hyperlink"/>
                    <w:rFonts w:ascii="Abadi" w:hAnsi="Abadi"/>
                    <w:noProof/>
                    <w:lang w:val="en"/>
                  </w:rPr>
                </w:rPrChange>
              </w:rPr>
              <w:delText>Aim of service</w:delText>
            </w:r>
            <w:r w:rsidRPr="000F2E0E" w:rsidDel="007D6048">
              <w:rPr>
                <w:b w:val="0"/>
                <w:bCs w:val="0"/>
                <w:i w:val="0"/>
                <w:iCs w:val="0"/>
                <w:noProof/>
                <w:webHidden/>
                <w:color w:val="000000" w:themeColor="text1"/>
                <w:rPrChange w:id="725"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26" w:author="Tawatari, Masataka/田渡 将隆" w:date="2025-02-12T08:17:00Z">
                  <w:rPr>
                    <w:b w:val="0"/>
                    <w:bCs w:val="0"/>
                    <w:i w:val="0"/>
                    <w:iCs w:val="0"/>
                    <w:noProof/>
                    <w:webHidden/>
                  </w:rPr>
                </w:rPrChange>
              </w:rPr>
              <w:delText>4</w:delText>
            </w:r>
          </w:del>
        </w:p>
        <w:p w14:paraId="7214FB23" w14:textId="01B05D7A" w:rsidR="00355F45" w:rsidRPr="000F2E0E" w:rsidDel="007D6048" w:rsidRDefault="003C3FF1">
          <w:pPr>
            <w:pStyle w:val="TOC2"/>
            <w:tabs>
              <w:tab w:val="right" w:leader="dot" w:pos="8494"/>
            </w:tabs>
            <w:rPr>
              <w:del w:id="727" w:author="Tawatari, Masataka/田渡 将隆" w:date="2022-11-21T10:41:00Z"/>
              <w:rFonts w:asciiTheme="minorHAnsi" w:eastAsiaTheme="minorEastAsia" w:hAnsiTheme="minorHAnsi" w:cstheme="minorBidi"/>
              <w:b w:val="0"/>
              <w:bCs w:val="0"/>
              <w:noProof/>
              <w:color w:val="000000" w:themeColor="text1"/>
              <w:kern w:val="0"/>
              <w:sz w:val="22"/>
              <w:szCs w:val="22"/>
              <w:rPrChange w:id="728" w:author="Tawatari, Masataka/田渡 将隆" w:date="2025-02-12T08:17:00Z">
                <w:rPr>
                  <w:del w:id="729" w:author="Tawatari, Masataka/田渡 将隆" w:date="2022-11-21T10:41:00Z"/>
                  <w:rFonts w:asciiTheme="minorHAnsi" w:eastAsiaTheme="minorEastAsia" w:hAnsiTheme="minorHAnsi" w:cstheme="minorBidi"/>
                  <w:b w:val="0"/>
                  <w:bCs w:val="0"/>
                  <w:noProof/>
                  <w:kern w:val="0"/>
                  <w:sz w:val="22"/>
                  <w:szCs w:val="22"/>
                </w:rPr>
              </w:rPrChange>
            </w:rPr>
          </w:pPr>
          <w:del w:id="730" w:author="Tawatari, Masataka/田渡 将隆" w:date="2022-11-21T10:41:00Z">
            <w:r w:rsidRPr="000F2E0E" w:rsidDel="007D6048">
              <w:rPr>
                <w:rFonts w:hint="eastAsia"/>
                <w:b w:val="0"/>
                <w:bCs w:val="0"/>
                <w:noProof/>
                <w:color w:val="000000" w:themeColor="text1"/>
                <w:rPrChange w:id="731" w:author="Tawatari, Masataka/田渡 将隆" w:date="2025-02-12T08:17:00Z">
                  <w:rPr>
                    <w:rFonts w:hint="eastAsia"/>
                    <w:b w:val="0"/>
                    <w:bCs w:val="0"/>
                    <w:noProof/>
                  </w:rPr>
                </w:rPrChange>
              </w:rPr>
              <w:delText>ロケーションサービスとは</w:delText>
            </w:r>
            <w:r w:rsidRPr="000F2E0E" w:rsidDel="007D6048">
              <w:rPr>
                <w:b w:val="0"/>
                <w:bCs w:val="0"/>
                <w:noProof/>
                <w:color w:val="000000" w:themeColor="text1"/>
                <w:rPrChange w:id="732" w:author="Tawatari, Masataka/田渡 将隆" w:date="2025-02-12T08:17:00Z">
                  <w:rPr>
                    <w:b w:val="0"/>
                    <w:bCs w:val="0"/>
                    <w:noProof/>
                  </w:rPr>
                </w:rPrChange>
              </w:rPr>
              <w:delText xml:space="preserve"> </w:delText>
            </w:r>
            <w:r w:rsidR="00355F45" w:rsidRPr="000F2E0E" w:rsidDel="007D6048">
              <w:rPr>
                <w:color w:val="000000" w:themeColor="text1"/>
                <w:rPrChange w:id="733" w:author="Tawatari, Masataka/田渡 将隆" w:date="2025-02-12T08:17:00Z">
                  <w:rPr>
                    <w:rStyle w:val="Hyperlink"/>
                    <w:rFonts w:ascii="Abadi" w:hAnsi="Abadi"/>
                    <w:noProof/>
                    <w:lang w:val="en"/>
                  </w:rPr>
                </w:rPrChange>
              </w:rPr>
              <w:delText>What is location service?</w:delText>
            </w:r>
            <w:r w:rsidR="00355F45" w:rsidRPr="000F2E0E" w:rsidDel="007D6048">
              <w:rPr>
                <w:b w:val="0"/>
                <w:bCs w:val="0"/>
                <w:noProof/>
                <w:webHidden/>
                <w:color w:val="000000" w:themeColor="text1"/>
                <w:rPrChange w:id="734" w:author="Tawatari, Masataka/田渡 将隆" w:date="2025-02-12T08:17:00Z">
                  <w:rPr>
                    <w:b w:val="0"/>
                    <w:bCs w:val="0"/>
                    <w:noProof/>
                    <w:webHidden/>
                  </w:rPr>
                </w:rPrChange>
              </w:rPr>
              <w:tab/>
            </w:r>
            <w:r w:rsidR="008523C5" w:rsidRPr="000F2E0E" w:rsidDel="007D6048">
              <w:rPr>
                <w:b w:val="0"/>
                <w:bCs w:val="0"/>
                <w:noProof/>
                <w:webHidden/>
                <w:color w:val="000000" w:themeColor="text1"/>
                <w:rPrChange w:id="735" w:author="Tawatari, Masataka/田渡 将隆" w:date="2025-02-12T08:17:00Z">
                  <w:rPr>
                    <w:b w:val="0"/>
                    <w:bCs w:val="0"/>
                    <w:noProof/>
                    <w:webHidden/>
                  </w:rPr>
                </w:rPrChange>
              </w:rPr>
              <w:delText>4</w:delText>
            </w:r>
          </w:del>
        </w:p>
        <w:p w14:paraId="29F36CB8" w14:textId="3F02A1FE" w:rsidR="00355F45" w:rsidRPr="000F2E0E" w:rsidDel="007D6048" w:rsidRDefault="00355F45">
          <w:pPr>
            <w:pStyle w:val="TOC1"/>
            <w:tabs>
              <w:tab w:val="right" w:leader="dot" w:pos="8494"/>
            </w:tabs>
            <w:rPr>
              <w:del w:id="736"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737" w:author="Tawatari, Masataka/田渡 将隆" w:date="2025-02-12T08:17:00Z">
                <w:rPr>
                  <w:del w:id="738" w:author="Tawatari, Masataka/田渡 将隆" w:date="2022-11-21T10:41:00Z"/>
                  <w:rFonts w:asciiTheme="minorHAnsi" w:eastAsiaTheme="minorEastAsia" w:hAnsiTheme="minorHAnsi" w:cstheme="minorBidi"/>
                  <w:b w:val="0"/>
                  <w:bCs w:val="0"/>
                  <w:i w:val="0"/>
                  <w:iCs w:val="0"/>
                  <w:noProof/>
                  <w:kern w:val="0"/>
                  <w:sz w:val="22"/>
                  <w:szCs w:val="22"/>
                </w:rPr>
              </w:rPrChange>
            </w:rPr>
          </w:pPr>
          <w:del w:id="739" w:author="Tawatari, Masataka/田渡 将隆" w:date="2022-11-21T10:41:00Z">
            <w:r w:rsidRPr="000F2E0E" w:rsidDel="007D6048">
              <w:rPr>
                <w:color w:val="000000" w:themeColor="text1"/>
                <w:rPrChange w:id="740" w:author="Tawatari, Masataka/田渡 将隆" w:date="2025-02-12T08:17:00Z">
                  <w:rPr>
                    <w:rStyle w:val="Hyperlink"/>
                    <w:rFonts w:ascii="Abadi" w:hAnsi="Abadi"/>
                    <w:noProof/>
                    <w:lang w:val="en"/>
                  </w:rPr>
                </w:rPrChange>
              </w:rPr>
              <w:delText>2</w:delText>
            </w:r>
            <w:r w:rsidRPr="000F2E0E" w:rsidDel="007D6048">
              <w:rPr>
                <w:rFonts w:hint="eastAsia"/>
                <w:color w:val="000000" w:themeColor="text1"/>
                <w:rPrChange w:id="741"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42"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43" w:author="Tawatari, Masataka/田渡 将隆" w:date="2025-02-12T08:17:00Z">
                  <w:rPr>
                    <w:rStyle w:val="Hyperlink"/>
                    <w:rFonts w:ascii="Abadi" w:hAnsi="Abadi" w:hint="eastAsia"/>
                    <w:noProof/>
                    <w:lang w:val="en"/>
                  </w:rPr>
                </w:rPrChange>
              </w:rPr>
              <w:delText>主な利用シーン</w:delText>
            </w:r>
            <w:r w:rsidR="003C3FF1" w:rsidRPr="000F2E0E" w:rsidDel="007D6048">
              <w:rPr>
                <w:color w:val="000000" w:themeColor="text1"/>
                <w:rPrChange w:id="744"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45" w:author="Tawatari, Masataka/田渡 将隆" w:date="2025-02-12T08:17:00Z">
                  <w:rPr>
                    <w:rStyle w:val="Hyperlink"/>
                    <w:rFonts w:ascii="Abadi" w:hAnsi="Abadi"/>
                    <w:noProof/>
                    <w:lang w:val="en"/>
                  </w:rPr>
                </w:rPrChange>
              </w:rPr>
              <w:delText>Main usage scenes</w:delText>
            </w:r>
            <w:r w:rsidRPr="000F2E0E" w:rsidDel="007D6048">
              <w:rPr>
                <w:b w:val="0"/>
                <w:bCs w:val="0"/>
                <w:i w:val="0"/>
                <w:iCs w:val="0"/>
                <w:noProof/>
                <w:webHidden/>
                <w:color w:val="000000" w:themeColor="text1"/>
                <w:rPrChange w:id="746"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47" w:author="Tawatari, Masataka/田渡 将隆" w:date="2025-02-12T08:17:00Z">
                  <w:rPr>
                    <w:b w:val="0"/>
                    <w:bCs w:val="0"/>
                    <w:i w:val="0"/>
                    <w:iCs w:val="0"/>
                    <w:noProof/>
                    <w:webHidden/>
                  </w:rPr>
                </w:rPrChange>
              </w:rPr>
              <w:delText>4</w:delText>
            </w:r>
          </w:del>
        </w:p>
        <w:p w14:paraId="7A9EA42F" w14:textId="54AF15A2" w:rsidR="00355F45" w:rsidRPr="000F2E0E" w:rsidDel="007D6048" w:rsidRDefault="00355F45">
          <w:pPr>
            <w:pStyle w:val="TOC1"/>
            <w:tabs>
              <w:tab w:val="right" w:leader="dot" w:pos="8494"/>
            </w:tabs>
            <w:rPr>
              <w:del w:id="748"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749" w:author="Tawatari, Masataka/田渡 将隆" w:date="2025-02-12T08:17:00Z">
                <w:rPr>
                  <w:del w:id="750" w:author="Tawatari, Masataka/田渡 将隆" w:date="2022-11-21T10:41:00Z"/>
                  <w:rFonts w:asciiTheme="minorHAnsi" w:eastAsiaTheme="minorEastAsia" w:hAnsiTheme="minorHAnsi" w:cstheme="minorBidi"/>
                  <w:b w:val="0"/>
                  <w:bCs w:val="0"/>
                  <w:i w:val="0"/>
                  <w:iCs w:val="0"/>
                  <w:noProof/>
                  <w:kern w:val="0"/>
                  <w:sz w:val="22"/>
                  <w:szCs w:val="22"/>
                </w:rPr>
              </w:rPrChange>
            </w:rPr>
          </w:pPr>
          <w:del w:id="751" w:author="Tawatari, Masataka/田渡 将隆" w:date="2022-11-21T10:41:00Z">
            <w:r w:rsidRPr="000F2E0E" w:rsidDel="007D6048">
              <w:rPr>
                <w:color w:val="000000" w:themeColor="text1"/>
                <w:rPrChange w:id="752" w:author="Tawatari, Masataka/田渡 将隆" w:date="2025-02-12T08:17:00Z">
                  <w:rPr>
                    <w:rStyle w:val="Hyperlink"/>
                    <w:rFonts w:ascii="Abadi" w:hAnsi="Abadi"/>
                    <w:noProof/>
                    <w:lang w:val="en"/>
                  </w:rPr>
                </w:rPrChange>
              </w:rPr>
              <w:delText>3</w:delText>
            </w:r>
            <w:r w:rsidRPr="000F2E0E" w:rsidDel="007D6048">
              <w:rPr>
                <w:rFonts w:hint="eastAsia"/>
                <w:color w:val="000000" w:themeColor="text1"/>
                <w:rPrChange w:id="753"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54"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55" w:author="Tawatari, Masataka/田渡 将隆" w:date="2025-02-12T08:17:00Z">
                  <w:rPr>
                    <w:rStyle w:val="Hyperlink"/>
                    <w:rFonts w:ascii="Abadi" w:hAnsi="Abadi" w:hint="eastAsia"/>
                    <w:noProof/>
                    <w:lang w:val="en"/>
                  </w:rPr>
                </w:rPrChange>
              </w:rPr>
              <w:delText>サービス内容</w:delText>
            </w:r>
            <w:r w:rsidR="003C3FF1" w:rsidRPr="000F2E0E" w:rsidDel="007D6048">
              <w:rPr>
                <w:color w:val="000000" w:themeColor="text1"/>
                <w:rPrChange w:id="756"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57" w:author="Tawatari, Masataka/田渡 将隆" w:date="2025-02-12T08:17:00Z">
                  <w:rPr>
                    <w:rStyle w:val="Hyperlink"/>
                    <w:rFonts w:ascii="Abadi" w:hAnsi="Abadi"/>
                    <w:noProof/>
                    <w:lang w:val="en"/>
                  </w:rPr>
                </w:rPrChange>
              </w:rPr>
              <w:delText>Service Content</w:delText>
            </w:r>
            <w:r w:rsidRPr="000F2E0E" w:rsidDel="007D6048">
              <w:rPr>
                <w:b w:val="0"/>
                <w:bCs w:val="0"/>
                <w:i w:val="0"/>
                <w:iCs w:val="0"/>
                <w:noProof/>
                <w:webHidden/>
                <w:color w:val="000000" w:themeColor="text1"/>
                <w:rPrChange w:id="758"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59" w:author="Tawatari, Masataka/田渡 将隆" w:date="2025-02-12T08:17:00Z">
                  <w:rPr>
                    <w:b w:val="0"/>
                    <w:bCs w:val="0"/>
                    <w:i w:val="0"/>
                    <w:iCs w:val="0"/>
                    <w:noProof/>
                    <w:webHidden/>
                  </w:rPr>
                </w:rPrChange>
              </w:rPr>
              <w:delText>4</w:delText>
            </w:r>
          </w:del>
        </w:p>
        <w:p w14:paraId="330D9B02" w14:textId="3C029D1B" w:rsidR="00355F45" w:rsidRPr="000F2E0E" w:rsidDel="007D6048" w:rsidRDefault="00355F45">
          <w:pPr>
            <w:pStyle w:val="TOC1"/>
            <w:tabs>
              <w:tab w:val="right" w:leader="dot" w:pos="8494"/>
            </w:tabs>
            <w:rPr>
              <w:del w:id="760"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761" w:author="Tawatari, Masataka/田渡 将隆" w:date="2025-02-12T08:17:00Z">
                <w:rPr>
                  <w:del w:id="762" w:author="Tawatari, Masataka/田渡 将隆" w:date="2022-11-21T10:41:00Z"/>
                  <w:rFonts w:asciiTheme="minorHAnsi" w:eastAsiaTheme="minorEastAsia" w:hAnsiTheme="minorHAnsi" w:cstheme="minorBidi"/>
                  <w:b w:val="0"/>
                  <w:bCs w:val="0"/>
                  <w:i w:val="0"/>
                  <w:iCs w:val="0"/>
                  <w:noProof/>
                  <w:kern w:val="0"/>
                  <w:sz w:val="22"/>
                  <w:szCs w:val="22"/>
                </w:rPr>
              </w:rPrChange>
            </w:rPr>
          </w:pPr>
          <w:del w:id="763" w:author="Tawatari, Masataka/田渡 将隆" w:date="2022-11-21T10:41:00Z">
            <w:r w:rsidRPr="000F2E0E" w:rsidDel="007D6048">
              <w:rPr>
                <w:color w:val="000000" w:themeColor="text1"/>
                <w:rPrChange w:id="764" w:author="Tawatari, Masataka/田渡 将隆" w:date="2025-02-12T08:17:00Z">
                  <w:rPr>
                    <w:rStyle w:val="Hyperlink"/>
                    <w:rFonts w:ascii="Abadi" w:hAnsi="Abadi"/>
                    <w:noProof/>
                    <w:lang w:val="en"/>
                  </w:rPr>
                </w:rPrChange>
              </w:rPr>
              <w:delText>4</w:delText>
            </w:r>
            <w:r w:rsidRPr="000F2E0E" w:rsidDel="007D6048">
              <w:rPr>
                <w:rFonts w:hint="eastAsia"/>
                <w:color w:val="000000" w:themeColor="text1"/>
                <w:rPrChange w:id="765"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66"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67" w:author="Tawatari, Masataka/田渡 将隆" w:date="2025-02-12T08:17:00Z">
                  <w:rPr>
                    <w:rStyle w:val="Hyperlink"/>
                    <w:rFonts w:ascii="Abadi" w:hAnsi="Abadi" w:hint="eastAsia"/>
                    <w:noProof/>
                    <w:lang w:val="en"/>
                  </w:rPr>
                </w:rPrChange>
              </w:rPr>
              <w:delText>システム構成図</w:delText>
            </w:r>
            <w:r w:rsidR="003C3FF1" w:rsidRPr="000F2E0E" w:rsidDel="007D6048">
              <w:rPr>
                <w:color w:val="000000" w:themeColor="text1"/>
                <w:rPrChange w:id="768"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69" w:author="Tawatari, Masataka/田渡 将隆" w:date="2025-02-12T08:17:00Z">
                  <w:rPr>
                    <w:rStyle w:val="Hyperlink"/>
                    <w:rFonts w:ascii="Abadi" w:hAnsi="Abadi"/>
                    <w:noProof/>
                    <w:lang w:val="en"/>
                  </w:rPr>
                </w:rPrChange>
              </w:rPr>
              <w:delText>System configuration diagram</w:delText>
            </w:r>
            <w:r w:rsidRPr="000F2E0E" w:rsidDel="007D6048">
              <w:rPr>
                <w:b w:val="0"/>
                <w:bCs w:val="0"/>
                <w:i w:val="0"/>
                <w:iCs w:val="0"/>
                <w:noProof/>
                <w:webHidden/>
                <w:color w:val="000000" w:themeColor="text1"/>
                <w:rPrChange w:id="770"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71" w:author="Tawatari, Masataka/田渡 将隆" w:date="2025-02-12T08:17:00Z">
                  <w:rPr>
                    <w:b w:val="0"/>
                    <w:bCs w:val="0"/>
                    <w:i w:val="0"/>
                    <w:iCs w:val="0"/>
                    <w:noProof/>
                    <w:webHidden/>
                  </w:rPr>
                </w:rPrChange>
              </w:rPr>
              <w:delText>5</w:delText>
            </w:r>
          </w:del>
        </w:p>
        <w:p w14:paraId="2C005FFD" w14:textId="659BA059" w:rsidR="00355F45" w:rsidRPr="000F2E0E" w:rsidDel="007D6048" w:rsidRDefault="00355F45">
          <w:pPr>
            <w:pStyle w:val="TOC1"/>
            <w:tabs>
              <w:tab w:val="right" w:leader="dot" w:pos="8494"/>
            </w:tabs>
            <w:rPr>
              <w:del w:id="772"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773" w:author="Tawatari, Masataka/田渡 将隆" w:date="2025-02-12T08:17:00Z">
                <w:rPr>
                  <w:del w:id="774" w:author="Tawatari, Masataka/田渡 将隆" w:date="2022-11-21T10:41:00Z"/>
                  <w:rFonts w:asciiTheme="minorHAnsi" w:eastAsiaTheme="minorEastAsia" w:hAnsiTheme="minorHAnsi" w:cstheme="minorBidi"/>
                  <w:b w:val="0"/>
                  <w:bCs w:val="0"/>
                  <w:i w:val="0"/>
                  <w:iCs w:val="0"/>
                  <w:noProof/>
                  <w:kern w:val="0"/>
                  <w:sz w:val="22"/>
                  <w:szCs w:val="22"/>
                </w:rPr>
              </w:rPrChange>
            </w:rPr>
          </w:pPr>
          <w:del w:id="775" w:author="Tawatari, Masataka/田渡 将隆" w:date="2022-11-21T10:41:00Z">
            <w:r w:rsidRPr="000F2E0E" w:rsidDel="007D6048">
              <w:rPr>
                <w:color w:val="000000" w:themeColor="text1"/>
                <w:rPrChange w:id="776"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777"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78"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79" w:author="Tawatari, Masataka/田渡 将隆" w:date="2025-02-12T08:17:00Z">
                  <w:rPr>
                    <w:rStyle w:val="Hyperlink"/>
                    <w:rFonts w:ascii="Abadi" w:hAnsi="Abadi" w:hint="eastAsia"/>
                    <w:noProof/>
                    <w:lang w:val="en"/>
                  </w:rPr>
                </w:rPrChange>
              </w:rPr>
              <w:delText>動作概要・</w:delText>
            </w:r>
            <w:r w:rsidR="003C3FF1" w:rsidRPr="000F2E0E" w:rsidDel="007D6048">
              <w:rPr>
                <w:color w:val="000000" w:themeColor="text1"/>
                <w:rPrChange w:id="780" w:author="Tawatari, Masataka/田渡 将隆" w:date="2025-02-12T08:17:00Z">
                  <w:rPr>
                    <w:rStyle w:val="Hyperlink"/>
                    <w:rFonts w:ascii="Abadi" w:hAnsi="Abadi"/>
                    <w:noProof/>
                    <w:lang w:val="en"/>
                  </w:rPr>
                </w:rPrChange>
              </w:rPr>
              <w:delText>HMI</w:delText>
            </w:r>
            <w:r w:rsidR="003C3FF1" w:rsidRPr="000F2E0E" w:rsidDel="007D6048">
              <w:rPr>
                <w:rFonts w:hint="eastAsia"/>
                <w:color w:val="000000" w:themeColor="text1"/>
                <w:rPrChange w:id="781" w:author="Tawatari, Masataka/田渡 将隆" w:date="2025-02-12T08:17:00Z">
                  <w:rPr>
                    <w:rStyle w:val="Hyperlink"/>
                    <w:rFonts w:ascii="Abadi" w:hAnsi="Abadi" w:hint="eastAsia"/>
                    <w:noProof/>
                    <w:lang w:val="en"/>
                  </w:rPr>
                </w:rPrChange>
              </w:rPr>
              <w:delText>イメージ</w:delText>
            </w:r>
            <w:r w:rsidR="003C3FF1" w:rsidRPr="000F2E0E" w:rsidDel="007D6048">
              <w:rPr>
                <w:color w:val="000000" w:themeColor="text1"/>
                <w:rPrChange w:id="782"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83" w:author="Tawatari, Masataka/田渡 将隆" w:date="2025-02-12T08:17:00Z">
                  <w:rPr>
                    <w:rStyle w:val="Hyperlink"/>
                    <w:rFonts w:ascii="Abadi" w:hAnsi="Abadi"/>
                    <w:noProof/>
                    <w:lang w:val="en"/>
                  </w:rPr>
                </w:rPrChange>
              </w:rPr>
              <w:delText>Operation overview and HMI image</w:delText>
            </w:r>
            <w:r w:rsidRPr="000F2E0E" w:rsidDel="007D6048">
              <w:rPr>
                <w:b w:val="0"/>
                <w:bCs w:val="0"/>
                <w:i w:val="0"/>
                <w:iCs w:val="0"/>
                <w:noProof/>
                <w:webHidden/>
                <w:color w:val="000000" w:themeColor="text1"/>
                <w:rPrChange w:id="784"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785" w:author="Tawatari, Masataka/田渡 将隆" w:date="2025-02-12T08:17:00Z">
                  <w:rPr>
                    <w:b w:val="0"/>
                    <w:bCs w:val="0"/>
                    <w:i w:val="0"/>
                    <w:iCs w:val="0"/>
                    <w:noProof/>
                    <w:webHidden/>
                  </w:rPr>
                </w:rPrChange>
              </w:rPr>
              <w:delText>6</w:delText>
            </w:r>
          </w:del>
        </w:p>
        <w:p w14:paraId="256F3298" w14:textId="162F43C2" w:rsidR="00355F45" w:rsidRPr="000F2E0E" w:rsidDel="007D6048" w:rsidRDefault="00355F45">
          <w:pPr>
            <w:pStyle w:val="TOC2"/>
            <w:tabs>
              <w:tab w:val="right" w:leader="dot" w:pos="8494"/>
            </w:tabs>
            <w:rPr>
              <w:del w:id="786" w:author="Tawatari, Masataka/田渡 将隆" w:date="2022-11-21T10:41:00Z"/>
              <w:rFonts w:asciiTheme="minorHAnsi" w:eastAsiaTheme="minorEastAsia" w:hAnsiTheme="minorHAnsi" w:cstheme="minorBidi"/>
              <w:b w:val="0"/>
              <w:bCs w:val="0"/>
              <w:noProof/>
              <w:color w:val="000000" w:themeColor="text1"/>
              <w:kern w:val="0"/>
              <w:sz w:val="22"/>
              <w:szCs w:val="22"/>
              <w:rPrChange w:id="787" w:author="Tawatari, Masataka/田渡 将隆" w:date="2025-02-12T08:17:00Z">
                <w:rPr>
                  <w:del w:id="788" w:author="Tawatari, Masataka/田渡 将隆" w:date="2022-11-21T10:41:00Z"/>
                  <w:rFonts w:asciiTheme="minorHAnsi" w:eastAsiaTheme="minorEastAsia" w:hAnsiTheme="minorHAnsi" w:cstheme="minorBidi"/>
                  <w:b w:val="0"/>
                  <w:bCs w:val="0"/>
                  <w:noProof/>
                  <w:kern w:val="0"/>
                  <w:sz w:val="22"/>
                  <w:szCs w:val="22"/>
                </w:rPr>
              </w:rPrChange>
            </w:rPr>
          </w:pPr>
          <w:del w:id="789" w:author="Tawatari, Masataka/田渡 将隆" w:date="2022-11-21T10:41:00Z">
            <w:r w:rsidRPr="000F2E0E" w:rsidDel="007D6048">
              <w:rPr>
                <w:color w:val="000000" w:themeColor="text1"/>
                <w:rPrChange w:id="790"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791"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92"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793"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794"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795" w:author="Tawatari, Masataka/田渡 将隆" w:date="2025-02-12T08:17:00Z">
                  <w:rPr>
                    <w:rStyle w:val="Hyperlink"/>
                    <w:rFonts w:ascii="Abadi" w:hAnsi="Abadi" w:hint="eastAsia"/>
                    <w:noProof/>
                    <w:lang w:val="en"/>
                  </w:rPr>
                </w:rPrChange>
              </w:rPr>
              <w:delText>ロケーションサービス</w:delText>
            </w:r>
            <w:r w:rsidR="003C3FF1" w:rsidRPr="000F2E0E" w:rsidDel="007D6048">
              <w:rPr>
                <w:color w:val="000000" w:themeColor="text1"/>
                <w:rPrChange w:id="796"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797" w:author="Tawatari, Masataka/田渡 将隆" w:date="2025-02-12T08:17:00Z">
                  <w:rPr>
                    <w:rStyle w:val="Hyperlink"/>
                    <w:rFonts w:ascii="Abadi" w:hAnsi="Abadi"/>
                    <w:noProof/>
                    <w:lang w:val="en"/>
                  </w:rPr>
                </w:rPrChange>
              </w:rPr>
              <w:delText>Location Services</w:delText>
            </w:r>
            <w:r w:rsidRPr="000F2E0E" w:rsidDel="007D6048">
              <w:rPr>
                <w:b w:val="0"/>
                <w:bCs w:val="0"/>
                <w:noProof/>
                <w:webHidden/>
                <w:color w:val="000000" w:themeColor="text1"/>
                <w:rPrChange w:id="798" w:author="Tawatari, Masataka/田渡 将隆" w:date="2025-02-12T08:17:00Z">
                  <w:rPr>
                    <w:b w:val="0"/>
                    <w:bCs w:val="0"/>
                    <w:noProof/>
                    <w:webHidden/>
                  </w:rPr>
                </w:rPrChange>
              </w:rPr>
              <w:tab/>
            </w:r>
            <w:r w:rsidR="008523C5" w:rsidRPr="000F2E0E" w:rsidDel="007D6048">
              <w:rPr>
                <w:b w:val="0"/>
                <w:bCs w:val="0"/>
                <w:noProof/>
                <w:webHidden/>
                <w:color w:val="000000" w:themeColor="text1"/>
                <w:rPrChange w:id="799" w:author="Tawatari, Masataka/田渡 将隆" w:date="2025-02-12T08:17:00Z">
                  <w:rPr>
                    <w:b w:val="0"/>
                    <w:bCs w:val="0"/>
                    <w:noProof/>
                    <w:webHidden/>
                  </w:rPr>
                </w:rPrChange>
              </w:rPr>
              <w:delText>6</w:delText>
            </w:r>
          </w:del>
        </w:p>
        <w:p w14:paraId="0AB1950A" w14:textId="67ADB1B0" w:rsidR="00355F45" w:rsidRPr="000F2E0E" w:rsidDel="007D6048" w:rsidRDefault="00355F45">
          <w:pPr>
            <w:pStyle w:val="TOC3"/>
            <w:tabs>
              <w:tab w:val="right" w:leader="dot" w:pos="8494"/>
            </w:tabs>
            <w:ind w:left="400"/>
            <w:rPr>
              <w:del w:id="800" w:author="Tawatari, Masataka/田渡 将隆" w:date="2022-11-21T10:41:00Z"/>
              <w:rFonts w:asciiTheme="minorHAnsi" w:eastAsiaTheme="minorEastAsia" w:hAnsiTheme="minorHAnsi" w:cstheme="minorBidi"/>
              <w:noProof/>
              <w:color w:val="000000" w:themeColor="text1"/>
              <w:kern w:val="0"/>
              <w:sz w:val="22"/>
              <w:szCs w:val="22"/>
              <w:rPrChange w:id="801" w:author="Tawatari, Masataka/田渡 将隆" w:date="2025-02-12T08:17:00Z">
                <w:rPr>
                  <w:del w:id="802" w:author="Tawatari, Masataka/田渡 将隆" w:date="2022-11-21T10:41:00Z"/>
                  <w:rFonts w:asciiTheme="minorHAnsi" w:eastAsiaTheme="minorEastAsia" w:hAnsiTheme="minorHAnsi" w:cstheme="minorBidi"/>
                  <w:noProof/>
                  <w:kern w:val="0"/>
                  <w:sz w:val="22"/>
                  <w:szCs w:val="22"/>
                </w:rPr>
              </w:rPrChange>
            </w:rPr>
          </w:pPr>
          <w:del w:id="803" w:author="Tawatari, Masataka/田渡 将隆" w:date="2022-11-21T10:41:00Z">
            <w:r w:rsidRPr="000F2E0E" w:rsidDel="007D6048">
              <w:rPr>
                <w:rFonts w:hint="eastAsia"/>
                <w:color w:val="000000" w:themeColor="text1"/>
                <w:rPrChange w:id="804" w:author="Tawatari, Masataka/田渡 将隆" w:date="2025-02-12T08:17:00Z">
                  <w:rPr>
                    <w:rStyle w:val="Hyperlink"/>
                    <w:rFonts w:ascii="Abadi" w:hAnsi="Abadi" w:hint="eastAsia"/>
                    <w:noProof/>
                    <w:lang w:val="en"/>
                  </w:rPr>
                </w:rPrChange>
              </w:rPr>
              <w:delText>５－１－</w:delText>
            </w:r>
            <w:r w:rsidR="00A94DDE" w:rsidRPr="000F2E0E" w:rsidDel="007D6048">
              <w:rPr>
                <w:color w:val="000000" w:themeColor="text1"/>
                <w:rPrChange w:id="805"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806"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07"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808" w:author="Tawatari, Masataka/田渡 将隆" w:date="2025-02-12T08:17:00Z">
                  <w:rPr>
                    <w:rStyle w:val="Hyperlink"/>
                    <w:rFonts w:ascii="Abadi" w:hAnsi="Abadi" w:hint="eastAsia"/>
                    <w:noProof/>
                    <w:lang w:val="en"/>
                  </w:rPr>
                </w:rPrChange>
              </w:rPr>
              <w:delText>基本動作（正常系）</w:delText>
            </w:r>
            <w:r w:rsidR="003C3FF1" w:rsidRPr="000F2E0E" w:rsidDel="007D6048">
              <w:rPr>
                <w:color w:val="000000" w:themeColor="text1"/>
                <w:rPrChange w:id="809"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810" w:author="Tawatari, Masataka/田渡 将隆" w:date="2025-02-12T08:17:00Z">
                  <w:rPr>
                    <w:rStyle w:val="Hyperlink"/>
                    <w:rFonts w:ascii="Abadi" w:hAnsi="Abadi"/>
                    <w:noProof/>
                    <w:lang w:val="en"/>
                  </w:rPr>
                </w:rPrChange>
              </w:rPr>
              <w:delText>Basic movements (normal system)</w:delText>
            </w:r>
            <w:r w:rsidRPr="000F2E0E" w:rsidDel="007D6048">
              <w:rPr>
                <w:noProof/>
                <w:webHidden/>
                <w:color w:val="000000" w:themeColor="text1"/>
                <w:rPrChange w:id="811" w:author="Tawatari, Masataka/田渡 将隆" w:date="2025-02-12T08:17:00Z">
                  <w:rPr>
                    <w:noProof/>
                    <w:webHidden/>
                  </w:rPr>
                </w:rPrChange>
              </w:rPr>
              <w:tab/>
            </w:r>
            <w:r w:rsidR="008523C5" w:rsidRPr="000F2E0E" w:rsidDel="007D6048">
              <w:rPr>
                <w:noProof/>
                <w:webHidden/>
                <w:color w:val="000000" w:themeColor="text1"/>
                <w:rPrChange w:id="812" w:author="Tawatari, Masataka/田渡 将隆" w:date="2025-02-12T08:17:00Z">
                  <w:rPr>
                    <w:noProof/>
                    <w:webHidden/>
                  </w:rPr>
                </w:rPrChange>
              </w:rPr>
              <w:delText>6</w:delText>
            </w:r>
          </w:del>
        </w:p>
        <w:p w14:paraId="59AF56CE" w14:textId="1906327A" w:rsidR="00355F45" w:rsidRPr="000F2E0E" w:rsidDel="007D6048" w:rsidRDefault="00355F45">
          <w:pPr>
            <w:pStyle w:val="TOC3"/>
            <w:tabs>
              <w:tab w:val="right" w:leader="dot" w:pos="8494"/>
            </w:tabs>
            <w:ind w:left="400"/>
            <w:rPr>
              <w:del w:id="813" w:author="Tawatari, Masataka/田渡 将隆" w:date="2022-11-21T10:41:00Z"/>
              <w:rFonts w:asciiTheme="minorHAnsi" w:eastAsiaTheme="minorEastAsia" w:hAnsiTheme="minorHAnsi" w:cstheme="minorBidi"/>
              <w:noProof/>
              <w:color w:val="000000" w:themeColor="text1"/>
              <w:kern w:val="0"/>
              <w:sz w:val="22"/>
              <w:szCs w:val="22"/>
              <w:rPrChange w:id="814" w:author="Tawatari, Masataka/田渡 将隆" w:date="2025-02-12T08:17:00Z">
                <w:rPr>
                  <w:del w:id="815" w:author="Tawatari, Masataka/田渡 将隆" w:date="2022-11-21T10:41:00Z"/>
                  <w:rFonts w:asciiTheme="minorHAnsi" w:eastAsiaTheme="minorEastAsia" w:hAnsiTheme="minorHAnsi" w:cstheme="minorBidi"/>
                  <w:noProof/>
                  <w:kern w:val="0"/>
                  <w:sz w:val="22"/>
                  <w:szCs w:val="22"/>
                </w:rPr>
              </w:rPrChange>
            </w:rPr>
          </w:pPr>
          <w:del w:id="816" w:author="Tawatari, Masataka/田渡 将隆" w:date="2022-11-21T10:41:00Z">
            <w:r w:rsidRPr="000F2E0E" w:rsidDel="007D6048">
              <w:rPr>
                <w:color w:val="000000" w:themeColor="text1"/>
                <w:rPrChange w:id="817"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818"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19"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820" w:author="Tawatari, Masataka/田渡 将隆" w:date="2025-02-12T08:17:00Z">
                  <w:rPr>
                    <w:rStyle w:val="Hyperlink"/>
                    <w:rFonts w:ascii="Abadi" w:hAnsi="Abadi" w:hint="eastAsia"/>
                    <w:noProof/>
                    <w:lang w:val="en"/>
                  </w:rPr>
                </w:rPrChange>
              </w:rPr>
              <w:delText>－</w:delText>
            </w:r>
            <w:r w:rsidR="00A94DDE" w:rsidRPr="000F2E0E" w:rsidDel="007D6048">
              <w:rPr>
                <w:color w:val="000000" w:themeColor="text1"/>
                <w:rPrChange w:id="821" w:author="Tawatari, Masataka/田渡 将隆" w:date="2025-02-12T08:17:00Z">
                  <w:rPr>
                    <w:rStyle w:val="Hyperlink"/>
                    <w:rFonts w:ascii="Abadi" w:hAnsi="Abadi"/>
                    <w:noProof/>
                    <w:lang w:val="en"/>
                  </w:rPr>
                </w:rPrChange>
              </w:rPr>
              <w:delText>2</w:delText>
            </w:r>
            <w:r w:rsidRPr="000F2E0E" w:rsidDel="007D6048">
              <w:rPr>
                <w:rFonts w:hint="eastAsia"/>
                <w:color w:val="000000" w:themeColor="text1"/>
                <w:rPrChange w:id="822"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23" w:author="Tawatari, Masataka/田渡 将隆" w:date="2025-02-12T08:17:00Z">
                  <w:rPr>
                    <w:rStyle w:val="Hyperlink"/>
                    <w:rFonts w:ascii="Abadi" w:hAnsi="Abadi"/>
                    <w:noProof/>
                    <w:lang w:val="en"/>
                  </w:rPr>
                </w:rPrChange>
              </w:rPr>
              <w:delText xml:space="preserve"> </w:delText>
            </w:r>
            <w:r w:rsidR="003C3FF1" w:rsidRPr="000F2E0E" w:rsidDel="007D6048">
              <w:rPr>
                <w:color w:val="000000" w:themeColor="text1"/>
                <w:rPrChange w:id="824" w:author="Tawatari, Masataka/田渡 将隆" w:date="2025-02-12T08:17:00Z">
                  <w:rPr>
                    <w:rStyle w:val="Hyperlink"/>
                    <w:rFonts w:ascii="Abadi" w:hAnsi="Abadi"/>
                    <w:noProof/>
                    <w:lang w:val="en"/>
                  </w:rPr>
                </w:rPrChange>
              </w:rPr>
              <w:delText>HMI</w:delText>
            </w:r>
            <w:r w:rsidR="003C3FF1" w:rsidRPr="000F2E0E" w:rsidDel="007D6048">
              <w:rPr>
                <w:rFonts w:hint="eastAsia"/>
                <w:color w:val="000000" w:themeColor="text1"/>
                <w:rPrChange w:id="825" w:author="Tawatari, Masataka/田渡 将隆" w:date="2025-02-12T08:17:00Z">
                  <w:rPr>
                    <w:rStyle w:val="Hyperlink"/>
                    <w:rFonts w:ascii="Abadi" w:hAnsi="Abadi" w:hint="eastAsia"/>
                    <w:noProof/>
                    <w:lang w:val="en"/>
                  </w:rPr>
                </w:rPrChange>
              </w:rPr>
              <w:delText>仕様に対する要求</w:delText>
            </w:r>
            <w:r w:rsidR="003C3FF1" w:rsidRPr="000F2E0E" w:rsidDel="007D6048">
              <w:rPr>
                <w:color w:val="000000" w:themeColor="text1"/>
                <w:rPrChange w:id="826"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827" w:author="Tawatari, Masataka/田渡 将隆" w:date="2025-02-12T08:17:00Z">
                  <w:rPr>
                    <w:rStyle w:val="Hyperlink"/>
                    <w:rFonts w:ascii="Abadi" w:hAnsi="Abadi"/>
                    <w:noProof/>
                    <w:lang w:val="en"/>
                  </w:rPr>
                </w:rPrChange>
              </w:rPr>
              <w:delText>Requirements for HMI specifications</w:delText>
            </w:r>
            <w:r w:rsidRPr="000F2E0E" w:rsidDel="007D6048">
              <w:rPr>
                <w:noProof/>
                <w:webHidden/>
                <w:color w:val="000000" w:themeColor="text1"/>
                <w:rPrChange w:id="828" w:author="Tawatari, Masataka/田渡 将隆" w:date="2025-02-12T08:17:00Z">
                  <w:rPr>
                    <w:noProof/>
                    <w:webHidden/>
                  </w:rPr>
                </w:rPrChange>
              </w:rPr>
              <w:tab/>
            </w:r>
            <w:r w:rsidR="008523C5" w:rsidRPr="000F2E0E" w:rsidDel="007D6048">
              <w:rPr>
                <w:noProof/>
                <w:webHidden/>
                <w:color w:val="000000" w:themeColor="text1"/>
                <w:rPrChange w:id="829" w:author="Tawatari, Masataka/田渡 将隆" w:date="2025-02-12T08:17:00Z">
                  <w:rPr>
                    <w:noProof/>
                    <w:webHidden/>
                  </w:rPr>
                </w:rPrChange>
              </w:rPr>
              <w:delText>7</w:delText>
            </w:r>
          </w:del>
        </w:p>
        <w:p w14:paraId="36A20330" w14:textId="543CB958" w:rsidR="00355F45" w:rsidRPr="000F2E0E" w:rsidDel="007D6048" w:rsidRDefault="00355F45">
          <w:pPr>
            <w:pStyle w:val="TOC3"/>
            <w:tabs>
              <w:tab w:val="right" w:leader="dot" w:pos="8494"/>
            </w:tabs>
            <w:ind w:left="400"/>
            <w:rPr>
              <w:del w:id="830" w:author="Tawatari, Masataka/田渡 将隆" w:date="2022-11-21T10:41:00Z"/>
              <w:rFonts w:asciiTheme="minorHAnsi" w:eastAsiaTheme="minorEastAsia" w:hAnsiTheme="minorHAnsi" w:cstheme="minorBidi"/>
              <w:noProof/>
              <w:color w:val="000000" w:themeColor="text1"/>
              <w:kern w:val="0"/>
              <w:sz w:val="22"/>
              <w:szCs w:val="22"/>
              <w:rPrChange w:id="831" w:author="Tawatari, Masataka/田渡 将隆" w:date="2025-02-12T08:17:00Z">
                <w:rPr>
                  <w:del w:id="832" w:author="Tawatari, Masataka/田渡 将隆" w:date="2022-11-21T10:41:00Z"/>
                  <w:rFonts w:asciiTheme="minorHAnsi" w:eastAsiaTheme="minorEastAsia" w:hAnsiTheme="minorHAnsi" w:cstheme="minorBidi"/>
                  <w:noProof/>
                  <w:kern w:val="0"/>
                  <w:sz w:val="22"/>
                  <w:szCs w:val="22"/>
                </w:rPr>
              </w:rPrChange>
            </w:rPr>
          </w:pPr>
          <w:del w:id="833" w:author="Tawatari, Masataka/田渡 将隆" w:date="2022-11-21T10:41:00Z">
            <w:r w:rsidRPr="000F2E0E" w:rsidDel="007D6048">
              <w:rPr>
                <w:color w:val="000000" w:themeColor="text1"/>
                <w:rPrChange w:id="834"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835"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36"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837" w:author="Tawatari, Masataka/田渡 将隆" w:date="2025-02-12T08:17:00Z">
                  <w:rPr>
                    <w:rStyle w:val="Hyperlink"/>
                    <w:rFonts w:ascii="Abadi" w:hAnsi="Abadi" w:hint="eastAsia"/>
                    <w:noProof/>
                    <w:lang w:val="en"/>
                  </w:rPr>
                </w:rPrChange>
              </w:rPr>
              <w:delText>－</w:delText>
            </w:r>
            <w:r w:rsidR="00A94DDE" w:rsidRPr="000F2E0E" w:rsidDel="007D6048">
              <w:rPr>
                <w:color w:val="000000" w:themeColor="text1"/>
                <w:rPrChange w:id="838" w:author="Tawatari, Masataka/田渡 将隆" w:date="2025-02-12T08:17:00Z">
                  <w:rPr>
                    <w:rStyle w:val="Hyperlink"/>
                    <w:rFonts w:ascii="Abadi" w:hAnsi="Abadi"/>
                    <w:noProof/>
                    <w:lang w:val="en"/>
                  </w:rPr>
                </w:rPrChange>
              </w:rPr>
              <w:delText>3</w:delText>
            </w:r>
            <w:r w:rsidRPr="000F2E0E" w:rsidDel="007D6048">
              <w:rPr>
                <w:rFonts w:hint="eastAsia"/>
                <w:color w:val="000000" w:themeColor="text1"/>
                <w:rPrChange w:id="839"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40"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841" w:author="Tawatari, Masataka/田渡 将隆" w:date="2025-02-12T08:17:00Z">
                  <w:rPr>
                    <w:rStyle w:val="Hyperlink"/>
                    <w:rFonts w:ascii="Abadi" w:hAnsi="Abadi" w:hint="eastAsia"/>
                    <w:noProof/>
                    <w:lang w:val="en"/>
                  </w:rPr>
                </w:rPrChange>
              </w:rPr>
              <w:delText>ユーザ設定項目</w:delText>
            </w:r>
            <w:r w:rsidR="003C3FF1" w:rsidRPr="000F2E0E" w:rsidDel="007D6048">
              <w:rPr>
                <w:color w:val="000000" w:themeColor="text1"/>
                <w:rPrChange w:id="842"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843" w:author="Tawatari, Masataka/田渡 将隆" w:date="2025-02-12T08:17:00Z">
                  <w:rPr>
                    <w:rStyle w:val="Hyperlink"/>
                    <w:rFonts w:ascii="Abadi" w:hAnsi="Abadi"/>
                    <w:noProof/>
                    <w:lang w:val="en"/>
                  </w:rPr>
                </w:rPrChange>
              </w:rPr>
              <w:delText>User settings items</w:delText>
            </w:r>
            <w:r w:rsidRPr="000F2E0E" w:rsidDel="007D6048">
              <w:rPr>
                <w:noProof/>
                <w:webHidden/>
                <w:color w:val="000000" w:themeColor="text1"/>
                <w:rPrChange w:id="844" w:author="Tawatari, Masataka/田渡 将隆" w:date="2025-02-12T08:17:00Z">
                  <w:rPr>
                    <w:noProof/>
                    <w:webHidden/>
                  </w:rPr>
                </w:rPrChange>
              </w:rPr>
              <w:tab/>
            </w:r>
            <w:r w:rsidR="008523C5" w:rsidRPr="000F2E0E" w:rsidDel="007D6048">
              <w:rPr>
                <w:noProof/>
                <w:webHidden/>
                <w:color w:val="000000" w:themeColor="text1"/>
                <w:rPrChange w:id="845" w:author="Tawatari, Masataka/田渡 将隆" w:date="2025-02-12T08:17:00Z">
                  <w:rPr>
                    <w:noProof/>
                    <w:webHidden/>
                  </w:rPr>
                </w:rPrChange>
              </w:rPr>
              <w:delText>7</w:delText>
            </w:r>
          </w:del>
        </w:p>
        <w:p w14:paraId="006126ED" w14:textId="22F5F569" w:rsidR="00355F45" w:rsidRPr="000F2E0E" w:rsidDel="007D6048" w:rsidRDefault="00355F45">
          <w:pPr>
            <w:pStyle w:val="TOC3"/>
            <w:tabs>
              <w:tab w:val="right" w:leader="dot" w:pos="8494"/>
            </w:tabs>
            <w:ind w:left="400"/>
            <w:rPr>
              <w:del w:id="846" w:author="Tawatari, Masataka/田渡 将隆" w:date="2022-11-21T10:41:00Z"/>
              <w:rFonts w:asciiTheme="minorHAnsi" w:eastAsiaTheme="minorEastAsia" w:hAnsiTheme="minorHAnsi" w:cstheme="minorBidi"/>
              <w:noProof/>
              <w:color w:val="000000" w:themeColor="text1"/>
              <w:kern w:val="0"/>
              <w:sz w:val="22"/>
              <w:szCs w:val="22"/>
              <w:rPrChange w:id="847" w:author="Tawatari, Masataka/田渡 将隆" w:date="2025-02-12T08:17:00Z">
                <w:rPr>
                  <w:del w:id="848" w:author="Tawatari, Masataka/田渡 将隆" w:date="2022-11-21T10:41:00Z"/>
                  <w:rFonts w:asciiTheme="minorHAnsi" w:eastAsiaTheme="minorEastAsia" w:hAnsiTheme="minorHAnsi" w:cstheme="minorBidi"/>
                  <w:noProof/>
                  <w:kern w:val="0"/>
                  <w:sz w:val="22"/>
                  <w:szCs w:val="22"/>
                </w:rPr>
              </w:rPrChange>
            </w:rPr>
          </w:pPr>
          <w:del w:id="849" w:author="Tawatari, Masataka/田渡 将隆" w:date="2022-11-21T10:41:00Z">
            <w:r w:rsidRPr="000F2E0E" w:rsidDel="007D6048">
              <w:rPr>
                <w:color w:val="000000" w:themeColor="text1"/>
                <w:rPrChange w:id="850"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851"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52"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853" w:author="Tawatari, Masataka/田渡 将隆" w:date="2025-02-12T08:17:00Z">
                  <w:rPr>
                    <w:rStyle w:val="Hyperlink"/>
                    <w:rFonts w:ascii="Abadi" w:hAnsi="Abadi" w:hint="eastAsia"/>
                    <w:noProof/>
                    <w:lang w:val="en"/>
                  </w:rPr>
                </w:rPrChange>
              </w:rPr>
              <w:delText>－</w:delText>
            </w:r>
            <w:r w:rsidR="00A94DDE" w:rsidRPr="000F2E0E" w:rsidDel="007D6048">
              <w:rPr>
                <w:color w:val="000000" w:themeColor="text1"/>
                <w:rPrChange w:id="854" w:author="Tawatari, Masataka/田渡 将隆" w:date="2025-02-12T08:17:00Z">
                  <w:rPr>
                    <w:rStyle w:val="Hyperlink"/>
                    <w:rFonts w:ascii="Abadi" w:hAnsi="Abadi"/>
                    <w:noProof/>
                    <w:lang w:val="en"/>
                  </w:rPr>
                </w:rPrChange>
              </w:rPr>
              <w:delText>4</w:delText>
            </w:r>
            <w:r w:rsidRPr="000F2E0E" w:rsidDel="007D6048">
              <w:rPr>
                <w:rFonts w:hint="eastAsia"/>
                <w:color w:val="000000" w:themeColor="text1"/>
                <w:rPrChange w:id="855"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56"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857" w:author="Tawatari, Masataka/田渡 将隆" w:date="2025-02-12T08:17:00Z">
                  <w:rPr>
                    <w:rStyle w:val="Hyperlink"/>
                    <w:rFonts w:ascii="Abadi" w:hAnsi="Abadi" w:hint="eastAsia"/>
                    <w:noProof/>
                    <w:lang w:val="en"/>
                  </w:rPr>
                </w:rPrChange>
              </w:rPr>
              <w:delText>例外動作</w:delText>
            </w:r>
            <w:r w:rsidR="003C3FF1" w:rsidRPr="000F2E0E" w:rsidDel="007D6048">
              <w:rPr>
                <w:color w:val="000000" w:themeColor="text1"/>
                <w:rPrChange w:id="858" w:author="Tawatari, Masataka/田渡 将隆" w:date="2025-02-12T08:17:00Z">
                  <w:rPr>
                    <w:rStyle w:val="Hyperlink"/>
                    <w:rFonts w:ascii="Abadi" w:hAnsi="Abadi"/>
                    <w:noProof/>
                    <w:lang w:val="en"/>
                  </w:rPr>
                </w:rPrChange>
              </w:rPr>
              <w:delText>(</w:delText>
            </w:r>
            <w:r w:rsidR="003C3FF1" w:rsidRPr="000F2E0E" w:rsidDel="007D6048">
              <w:rPr>
                <w:rFonts w:hint="eastAsia"/>
                <w:color w:val="000000" w:themeColor="text1"/>
                <w:rPrChange w:id="859" w:author="Tawatari, Masataka/田渡 将隆" w:date="2025-02-12T08:17:00Z">
                  <w:rPr>
                    <w:rStyle w:val="Hyperlink"/>
                    <w:rFonts w:ascii="Abadi" w:hAnsi="Abadi" w:hint="eastAsia"/>
                    <w:noProof/>
                    <w:lang w:val="en"/>
                  </w:rPr>
                </w:rPrChange>
              </w:rPr>
              <w:delText>異常系</w:delText>
            </w:r>
            <w:r w:rsidR="003C3FF1" w:rsidRPr="000F2E0E" w:rsidDel="007D6048">
              <w:rPr>
                <w:color w:val="000000" w:themeColor="text1"/>
                <w:rPrChange w:id="860"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861" w:author="Tawatari, Masataka/田渡 将隆" w:date="2025-02-12T08:17:00Z">
                  <w:rPr>
                    <w:rStyle w:val="Hyperlink"/>
                    <w:rFonts w:ascii="Abadi" w:hAnsi="Abadi"/>
                    <w:noProof/>
                    <w:lang w:val="en"/>
                  </w:rPr>
                </w:rPrChange>
              </w:rPr>
              <w:delText>Exception operation (abnormal system)</w:delText>
            </w:r>
            <w:r w:rsidRPr="000F2E0E" w:rsidDel="007D6048">
              <w:rPr>
                <w:noProof/>
                <w:webHidden/>
                <w:color w:val="000000" w:themeColor="text1"/>
                <w:rPrChange w:id="862" w:author="Tawatari, Masataka/田渡 将隆" w:date="2025-02-12T08:17:00Z">
                  <w:rPr>
                    <w:noProof/>
                    <w:webHidden/>
                  </w:rPr>
                </w:rPrChange>
              </w:rPr>
              <w:tab/>
            </w:r>
            <w:r w:rsidR="008523C5" w:rsidRPr="000F2E0E" w:rsidDel="007D6048">
              <w:rPr>
                <w:noProof/>
                <w:webHidden/>
                <w:color w:val="000000" w:themeColor="text1"/>
                <w:rPrChange w:id="863" w:author="Tawatari, Masataka/田渡 将隆" w:date="2025-02-12T08:17:00Z">
                  <w:rPr>
                    <w:noProof/>
                    <w:webHidden/>
                  </w:rPr>
                </w:rPrChange>
              </w:rPr>
              <w:delText>7</w:delText>
            </w:r>
          </w:del>
        </w:p>
        <w:p w14:paraId="2A1F0773" w14:textId="3D455528" w:rsidR="00355F45" w:rsidRPr="000F2E0E" w:rsidDel="007D6048" w:rsidRDefault="00355F45">
          <w:pPr>
            <w:pStyle w:val="TOC3"/>
            <w:tabs>
              <w:tab w:val="right" w:leader="dot" w:pos="8494"/>
            </w:tabs>
            <w:ind w:left="400"/>
            <w:rPr>
              <w:del w:id="864" w:author="Tawatari, Masataka/田渡 将隆" w:date="2022-11-21T10:41:00Z"/>
              <w:rFonts w:asciiTheme="minorHAnsi" w:eastAsiaTheme="minorEastAsia" w:hAnsiTheme="minorHAnsi" w:cstheme="minorBidi"/>
              <w:noProof/>
              <w:color w:val="000000" w:themeColor="text1"/>
              <w:kern w:val="0"/>
              <w:sz w:val="22"/>
              <w:szCs w:val="22"/>
              <w:rPrChange w:id="865" w:author="Tawatari, Masataka/田渡 将隆" w:date="2025-02-12T08:17:00Z">
                <w:rPr>
                  <w:del w:id="866" w:author="Tawatari, Masataka/田渡 将隆" w:date="2022-11-21T10:41:00Z"/>
                  <w:rFonts w:asciiTheme="minorHAnsi" w:eastAsiaTheme="minorEastAsia" w:hAnsiTheme="minorHAnsi" w:cstheme="minorBidi"/>
                  <w:noProof/>
                  <w:kern w:val="0"/>
                  <w:sz w:val="22"/>
                  <w:szCs w:val="22"/>
                </w:rPr>
              </w:rPrChange>
            </w:rPr>
          </w:pPr>
          <w:del w:id="867" w:author="Tawatari, Masataka/田渡 将隆" w:date="2022-11-21T10:41:00Z">
            <w:r w:rsidRPr="000F2E0E" w:rsidDel="007D6048">
              <w:rPr>
                <w:color w:val="000000" w:themeColor="text1"/>
                <w:rPrChange w:id="868"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869"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70" w:author="Tawatari, Masataka/田渡 将隆" w:date="2025-02-12T08:17:00Z">
                  <w:rPr>
                    <w:rStyle w:val="Hyperlink"/>
                    <w:rFonts w:ascii="Abadi" w:hAnsi="Abadi"/>
                    <w:noProof/>
                    <w:lang w:val="en"/>
                  </w:rPr>
                </w:rPrChange>
              </w:rPr>
              <w:delText>1</w:delText>
            </w:r>
            <w:r w:rsidRPr="000F2E0E" w:rsidDel="007D6048">
              <w:rPr>
                <w:rFonts w:hint="eastAsia"/>
                <w:color w:val="000000" w:themeColor="text1"/>
                <w:rPrChange w:id="871" w:author="Tawatari, Masataka/田渡 将隆" w:date="2025-02-12T08:17:00Z">
                  <w:rPr>
                    <w:rStyle w:val="Hyperlink"/>
                    <w:rFonts w:ascii="Abadi" w:hAnsi="Abadi" w:hint="eastAsia"/>
                    <w:noProof/>
                    <w:lang w:val="en"/>
                  </w:rPr>
                </w:rPrChange>
              </w:rPr>
              <w:delText>－</w:delText>
            </w:r>
            <w:r w:rsidR="00A94DDE" w:rsidRPr="000F2E0E" w:rsidDel="007D6048">
              <w:rPr>
                <w:color w:val="000000" w:themeColor="text1"/>
                <w:rPrChange w:id="872" w:author="Tawatari, Masataka/田渡 将隆" w:date="2025-02-12T08:17:00Z">
                  <w:rPr>
                    <w:rStyle w:val="Hyperlink"/>
                    <w:rFonts w:ascii="Abadi" w:hAnsi="Abadi"/>
                    <w:noProof/>
                    <w:lang w:val="en"/>
                  </w:rPr>
                </w:rPrChange>
              </w:rPr>
              <w:delText>5</w:delText>
            </w:r>
            <w:r w:rsidRPr="000F2E0E" w:rsidDel="007D6048">
              <w:rPr>
                <w:rFonts w:hint="eastAsia"/>
                <w:color w:val="000000" w:themeColor="text1"/>
                <w:rPrChange w:id="873"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74"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875" w:author="Tawatari, Masataka/田渡 将隆" w:date="2025-02-12T08:17:00Z">
                  <w:rPr>
                    <w:rStyle w:val="Hyperlink"/>
                    <w:rFonts w:ascii="Abadi" w:hAnsi="Abadi" w:hint="eastAsia"/>
                    <w:noProof/>
                    <w:lang w:val="en"/>
                  </w:rPr>
                </w:rPrChange>
              </w:rPr>
              <w:delText>その他</w:delText>
            </w:r>
            <w:r w:rsidR="003C3FF1" w:rsidRPr="000F2E0E" w:rsidDel="007D6048">
              <w:rPr>
                <w:color w:val="000000" w:themeColor="text1"/>
                <w:rPrChange w:id="876"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877" w:author="Tawatari, Masataka/田渡 将隆" w:date="2025-02-12T08:17:00Z">
                  <w:rPr>
                    <w:rStyle w:val="Hyperlink"/>
                    <w:rFonts w:ascii="Abadi" w:hAnsi="Abadi"/>
                    <w:noProof/>
                    <w:lang w:val="en"/>
                  </w:rPr>
                </w:rPrChange>
              </w:rPr>
              <w:delText>other</w:delText>
            </w:r>
            <w:r w:rsidRPr="000F2E0E" w:rsidDel="007D6048">
              <w:rPr>
                <w:noProof/>
                <w:webHidden/>
                <w:color w:val="000000" w:themeColor="text1"/>
                <w:rPrChange w:id="878" w:author="Tawatari, Masataka/田渡 将隆" w:date="2025-02-12T08:17:00Z">
                  <w:rPr>
                    <w:noProof/>
                    <w:webHidden/>
                  </w:rPr>
                </w:rPrChange>
              </w:rPr>
              <w:tab/>
            </w:r>
            <w:r w:rsidR="008523C5" w:rsidRPr="000F2E0E" w:rsidDel="007D6048">
              <w:rPr>
                <w:noProof/>
                <w:webHidden/>
                <w:color w:val="000000" w:themeColor="text1"/>
                <w:rPrChange w:id="879" w:author="Tawatari, Masataka/田渡 将隆" w:date="2025-02-12T08:17:00Z">
                  <w:rPr>
                    <w:noProof/>
                    <w:webHidden/>
                  </w:rPr>
                </w:rPrChange>
              </w:rPr>
              <w:delText>7</w:delText>
            </w:r>
          </w:del>
        </w:p>
        <w:p w14:paraId="036D86D9" w14:textId="4BC00E30" w:rsidR="00355F45" w:rsidRPr="000F2E0E" w:rsidDel="007D6048" w:rsidRDefault="00355F45">
          <w:pPr>
            <w:pStyle w:val="TOC1"/>
            <w:tabs>
              <w:tab w:val="right" w:leader="dot" w:pos="8494"/>
            </w:tabs>
            <w:rPr>
              <w:del w:id="880"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881" w:author="Tawatari, Masataka/田渡 将隆" w:date="2025-02-12T08:17:00Z">
                <w:rPr>
                  <w:del w:id="882" w:author="Tawatari, Masataka/田渡 将隆" w:date="2022-11-21T10:41:00Z"/>
                  <w:rFonts w:asciiTheme="minorHAnsi" w:eastAsiaTheme="minorEastAsia" w:hAnsiTheme="minorHAnsi" w:cstheme="minorBidi"/>
                  <w:b w:val="0"/>
                  <w:bCs w:val="0"/>
                  <w:i w:val="0"/>
                  <w:iCs w:val="0"/>
                  <w:noProof/>
                  <w:kern w:val="0"/>
                  <w:sz w:val="22"/>
                  <w:szCs w:val="22"/>
                </w:rPr>
              </w:rPrChange>
            </w:rPr>
          </w:pPr>
          <w:del w:id="883" w:author="Tawatari, Masataka/田渡 将隆" w:date="2022-11-21T10:41:00Z">
            <w:r w:rsidRPr="000F2E0E" w:rsidDel="007D6048">
              <w:rPr>
                <w:color w:val="000000" w:themeColor="text1"/>
                <w:rPrChange w:id="884" w:author="Tawatari, Masataka/田渡 将隆" w:date="2025-02-12T08:17:00Z">
                  <w:rPr>
                    <w:rStyle w:val="Hyperlink"/>
                    <w:rFonts w:ascii="Abadi" w:hAnsi="Abadi"/>
                    <w:noProof/>
                    <w:lang w:val="en"/>
                  </w:rPr>
                </w:rPrChange>
              </w:rPr>
              <w:delText>6</w:delText>
            </w:r>
            <w:r w:rsidRPr="000F2E0E" w:rsidDel="007D6048">
              <w:rPr>
                <w:rFonts w:hint="eastAsia"/>
                <w:color w:val="000000" w:themeColor="text1"/>
                <w:rPrChange w:id="885"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86" w:author="Tawatari, Masataka/田渡 将隆" w:date="2025-02-12T08:17:00Z">
                  <w:rPr>
                    <w:rStyle w:val="Hyperlink"/>
                    <w:rFonts w:ascii="Abadi" w:hAnsi="Abadi"/>
                    <w:noProof/>
                    <w:lang w:val="en"/>
                  </w:rPr>
                </w:rPrChange>
              </w:rPr>
              <w:delText xml:space="preserve"> </w:delText>
            </w:r>
            <w:r w:rsidR="003C3FF1" w:rsidRPr="000F2E0E" w:rsidDel="007D6048">
              <w:rPr>
                <w:color w:val="000000" w:themeColor="text1"/>
                <w:rPrChange w:id="887" w:author="Tawatari, Masataka/田渡 将隆" w:date="2025-02-12T08:17:00Z">
                  <w:rPr>
                    <w:rStyle w:val="Hyperlink"/>
                    <w:rFonts w:ascii="Abadi" w:hAnsi="Abadi"/>
                    <w:noProof/>
                    <w:lang w:val="en"/>
                  </w:rPr>
                </w:rPrChange>
              </w:rPr>
              <w:delText>QOS</w:delText>
            </w:r>
            <w:r w:rsidR="003C3FF1" w:rsidRPr="000F2E0E" w:rsidDel="007D6048">
              <w:rPr>
                <w:rFonts w:hint="eastAsia"/>
                <w:color w:val="000000" w:themeColor="text1"/>
                <w:rPrChange w:id="888" w:author="Tawatari, Masataka/田渡 将隆" w:date="2025-02-12T08:17:00Z">
                  <w:rPr>
                    <w:rStyle w:val="Hyperlink"/>
                    <w:rFonts w:ascii="Abadi" w:hAnsi="Abadi" w:hint="eastAsia"/>
                    <w:noProof/>
                    <w:lang w:val="en"/>
                  </w:rPr>
                </w:rPrChange>
              </w:rPr>
              <w:delText>（サービス品質）</w:delText>
            </w:r>
            <w:r w:rsidR="003C3FF1" w:rsidRPr="000F2E0E" w:rsidDel="007D6048">
              <w:rPr>
                <w:color w:val="000000" w:themeColor="text1"/>
                <w:rPrChange w:id="889"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890" w:author="Tawatari, Masataka/田渡 将隆" w:date="2025-02-12T08:17:00Z">
                  <w:rPr>
                    <w:rStyle w:val="Hyperlink"/>
                    <w:rFonts w:ascii="Abadi" w:hAnsi="Abadi"/>
                    <w:noProof/>
                    <w:lang w:val="en"/>
                  </w:rPr>
                </w:rPrChange>
              </w:rPr>
              <w:delText>QOS (Quality of Service)</w:delText>
            </w:r>
            <w:r w:rsidRPr="000F2E0E" w:rsidDel="007D6048">
              <w:rPr>
                <w:b w:val="0"/>
                <w:bCs w:val="0"/>
                <w:i w:val="0"/>
                <w:iCs w:val="0"/>
                <w:noProof/>
                <w:webHidden/>
                <w:color w:val="000000" w:themeColor="text1"/>
                <w:rPrChange w:id="891"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892" w:author="Tawatari, Masataka/田渡 将隆" w:date="2025-02-12T08:17:00Z">
                  <w:rPr>
                    <w:b w:val="0"/>
                    <w:bCs w:val="0"/>
                    <w:i w:val="0"/>
                    <w:iCs w:val="0"/>
                    <w:noProof/>
                    <w:webHidden/>
                  </w:rPr>
                </w:rPrChange>
              </w:rPr>
              <w:delText>8</w:delText>
            </w:r>
          </w:del>
        </w:p>
        <w:p w14:paraId="1BDAD9F2" w14:textId="56CEC503" w:rsidR="00355F45" w:rsidRPr="000F2E0E" w:rsidDel="007D6048" w:rsidRDefault="00355F45">
          <w:pPr>
            <w:pStyle w:val="TOC1"/>
            <w:tabs>
              <w:tab w:val="right" w:leader="dot" w:pos="8494"/>
            </w:tabs>
            <w:rPr>
              <w:del w:id="893" w:author="Tawatari, Masataka/田渡 将隆" w:date="2022-11-21T10:41:00Z"/>
              <w:rFonts w:asciiTheme="minorHAnsi" w:eastAsiaTheme="minorEastAsia" w:hAnsiTheme="minorHAnsi" w:cstheme="minorBidi"/>
              <w:b w:val="0"/>
              <w:bCs w:val="0"/>
              <w:i w:val="0"/>
              <w:iCs w:val="0"/>
              <w:noProof/>
              <w:color w:val="000000" w:themeColor="text1"/>
              <w:kern w:val="0"/>
              <w:sz w:val="22"/>
              <w:szCs w:val="22"/>
              <w:rPrChange w:id="894" w:author="Tawatari, Masataka/田渡 将隆" w:date="2025-02-12T08:17:00Z">
                <w:rPr>
                  <w:del w:id="895" w:author="Tawatari, Masataka/田渡 将隆" w:date="2022-11-21T10:41:00Z"/>
                  <w:rFonts w:asciiTheme="minorHAnsi" w:eastAsiaTheme="minorEastAsia" w:hAnsiTheme="minorHAnsi" w:cstheme="minorBidi"/>
                  <w:b w:val="0"/>
                  <w:bCs w:val="0"/>
                  <w:i w:val="0"/>
                  <w:iCs w:val="0"/>
                  <w:noProof/>
                  <w:kern w:val="0"/>
                  <w:sz w:val="22"/>
                  <w:szCs w:val="22"/>
                </w:rPr>
              </w:rPrChange>
            </w:rPr>
          </w:pPr>
          <w:del w:id="896" w:author="Tawatari, Masataka/田渡 将隆" w:date="2022-11-21T10:41:00Z">
            <w:r w:rsidRPr="000F2E0E" w:rsidDel="007D6048">
              <w:rPr>
                <w:color w:val="000000" w:themeColor="text1"/>
                <w:rPrChange w:id="897" w:author="Tawatari, Masataka/田渡 将隆" w:date="2025-02-12T08:17:00Z">
                  <w:rPr>
                    <w:rStyle w:val="Hyperlink"/>
                    <w:rFonts w:ascii="Abadi" w:hAnsi="Abadi"/>
                    <w:noProof/>
                    <w:lang w:val="en"/>
                  </w:rPr>
                </w:rPrChange>
              </w:rPr>
              <w:delText>7</w:delText>
            </w:r>
            <w:r w:rsidRPr="000F2E0E" w:rsidDel="007D6048">
              <w:rPr>
                <w:rFonts w:hint="eastAsia"/>
                <w:color w:val="000000" w:themeColor="text1"/>
                <w:rPrChange w:id="898"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899" w:author="Tawatari, Masataka/田渡 将隆" w:date="2025-02-12T08:17:00Z">
                  <w:rPr>
                    <w:rStyle w:val="Hyperlink"/>
                    <w:rFonts w:ascii="Abadi" w:hAnsi="Abadi"/>
                    <w:noProof/>
                    <w:lang w:val="en"/>
                  </w:rPr>
                </w:rPrChange>
              </w:rPr>
              <w:delText xml:space="preserve"> </w:delText>
            </w:r>
            <w:r w:rsidR="003C3FF1" w:rsidRPr="000F2E0E" w:rsidDel="007D6048">
              <w:rPr>
                <w:rFonts w:hint="eastAsia"/>
                <w:color w:val="000000" w:themeColor="text1"/>
                <w:rPrChange w:id="900" w:author="Tawatari, Masataka/田渡 将隆" w:date="2025-02-12T08:17:00Z">
                  <w:rPr>
                    <w:rStyle w:val="Hyperlink"/>
                    <w:rFonts w:ascii="Abadi" w:hAnsi="Abadi" w:hint="eastAsia"/>
                    <w:noProof/>
                    <w:lang w:val="en"/>
                  </w:rPr>
                </w:rPrChange>
              </w:rPr>
              <w:delText>他社動向・比較</w:delText>
            </w:r>
            <w:r w:rsidR="003C3FF1" w:rsidRPr="000F2E0E" w:rsidDel="007D6048">
              <w:rPr>
                <w:color w:val="000000" w:themeColor="text1"/>
                <w:rPrChange w:id="901" w:author="Tawatari, Masataka/田渡 将隆" w:date="2025-02-12T08:17:00Z">
                  <w:rPr>
                    <w:rStyle w:val="Hyperlink"/>
                    <w:rFonts w:ascii="Abadi" w:hAnsi="Abadi"/>
                    <w:noProof/>
                    <w:lang w:val="en"/>
                  </w:rPr>
                </w:rPrChange>
              </w:rPr>
              <w:delText xml:space="preserve"> </w:delText>
            </w:r>
            <w:r w:rsidRPr="000F2E0E" w:rsidDel="007D6048">
              <w:rPr>
                <w:color w:val="000000" w:themeColor="text1"/>
                <w:rPrChange w:id="902" w:author="Tawatari, Masataka/田渡 将隆" w:date="2025-02-12T08:17:00Z">
                  <w:rPr>
                    <w:rStyle w:val="Hyperlink"/>
                    <w:rFonts w:ascii="Abadi" w:hAnsi="Abadi"/>
                    <w:noProof/>
                    <w:lang w:val="en"/>
                  </w:rPr>
                </w:rPrChange>
              </w:rPr>
              <w:delText>Trends and Comparisons of Other Companies</w:delText>
            </w:r>
            <w:r w:rsidRPr="000F2E0E" w:rsidDel="007D6048">
              <w:rPr>
                <w:b w:val="0"/>
                <w:bCs w:val="0"/>
                <w:i w:val="0"/>
                <w:iCs w:val="0"/>
                <w:noProof/>
                <w:webHidden/>
                <w:color w:val="000000" w:themeColor="text1"/>
                <w:rPrChange w:id="903"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904" w:author="Tawatari, Masataka/田渡 将隆" w:date="2025-02-12T08:17:00Z">
                  <w:rPr>
                    <w:b w:val="0"/>
                    <w:bCs w:val="0"/>
                    <w:i w:val="0"/>
                    <w:iCs w:val="0"/>
                    <w:noProof/>
                    <w:webHidden/>
                  </w:rPr>
                </w:rPrChange>
              </w:rPr>
              <w:delText>10</w:delText>
            </w:r>
          </w:del>
        </w:p>
        <w:p w14:paraId="35E7EBB6" w14:textId="04FD8A96" w:rsidR="00355F45" w:rsidRPr="000F2E0E" w:rsidDel="007D6048" w:rsidRDefault="00355F45">
          <w:pPr>
            <w:pStyle w:val="TOC1"/>
            <w:tabs>
              <w:tab w:val="right" w:leader="dot" w:pos="8494"/>
            </w:tabs>
            <w:rPr>
              <w:del w:id="905" w:author="Tawatari, Masataka/田渡 将隆" w:date="2022-11-21T10:41:00Z"/>
              <w:noProof/>
              <w:color w:val="000000" w:themeColor="text1"/>
              <w:rPrChange w:id="906" w:author="Tawatari, Masataka/田渡 将隆" w:date="2025-02-12T08:17:00Z">
                <w:rPr>
                  <w:del w:id="907" w:author="Tawatari, Masataka/田渡 将隆" w:date="2022-11-21T10:41:00Z"/>
                  <w:noProof/>
                </w:rPr>
              </w:rPrChange>
            </w:rPr>
          </w:pPr>
          <w:del w:id="908" w:author="Tawatari, Masataka/田渡 将隆" w:date="2022-11-21T10:41:00Z">
            <w:r w:rsidRPr="000F2E0E" w:rsidDel="007D6048">
              <w:rPr>
                <w:color w:val="000000" w:themeColor="text1"/>
                <w:rPrChange w:id="909" w:author="Tawatari, Masataka/田渡 将隆" w:date="2025-02-12T08:17:00Z">
                  <w:rPr>
                    <w:rStyle w:val="Hyperlink"/>
                    <w:rFonts w:ascii="Abadi" w:hAnsi="Abadi"/>
                    <w:noProof/>
                    <w:lang w:val="en"/>
                  </w:rPr>
                </w:rPrChange>
              </w:rPr>
              <w:delText>8</w:delText>
            </w:r>
            <w:r w:rsidRPr="000F2E0E" w:rsidDel="007D6048">
              <w:rPr>
                <w:rFonts w:hint="eastAsia"/>
                <w:color w:val="000000" w:themeColor="text1"/>
                <w:rPrChange w:id="910"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911" w:author="Tawatari, Masataka/田渡 将隆" w:date="2025-02-12T08:17:00Z">
                  <w:rPr>
                    <w:rStyle w:val="Hyperlink"/>
                    <w:rFonts w:ascii="Abadi" w:hAnsi="Abadi"/>
                    <w:noProof/>
                    <w:lang w:val="en"/>
                  </w:rPr>
                </w:rPrChange>
              </w:rPr>
              <w:delText>Operation Method - TMNA Architecture Option Addendum</w:delText>
            </w:r>
            <w:r w:rsidRPr="000F2E0E" w:rsidDel="007D6048">
              <w:rPr>
                <w:b w:val="0"/>
                <w:bCs w:val="0"/>
                <w:i w:val="0"/>
                <w:iCs w:val="0"/>
                <w:noProof/>
                <w:webHidden/>
                <w:color w:val="000000" w:themeColor="text1"/>
                <w:rPrChange w:id="912"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913" w:author="Tawatari, Masataka/田渡 将隆" w:date="2025-02-12T08:17:00Z">
                  <w:rPr>
                    <w:b w:val="0"/>
                    <w:bCs w:val="0"/>
                    <w:i w:val="0"/>
                    <w:iCs w:val="0"/>
                    <w:noProof/>
                    <w:webHidden/>
                  </w:rPr>
                </w:rPrChange>
              </w:rPr>
              <w:delText>11</w:delText>
            </w:r>
          </w:del>
        </w:p>
        <w:p w14:paraId="4E9514B8" w14:textId="31C27F1A" w:rsidR="003C3FF1" w:rsidRPr="000F2E0E" w:rsidDel="007D6048" w:rsidRDefault="003C3FF1" w:rsidP="003C3FF1">
          <w:pPr>
            <w:pStyle w:val="TOC1"/>
            <w:tabs>
              <w:tab w:val="right" w:leader="dot" w:pos="8494"/>
            </w:tabs>
            <w:rPr>
              <w:del w:id="914" w:author="Tawatari, Masataka/田渡 将隆" w:date="2022-11-21T10:41:00Z"/>
              <w:noProof/>
              <w:color w:val="000000" w:themeColor="text1"/>
              <w:rPrChange w:id="915" w:author="Tawatari, Masataka/田渡 将隆" w:date="2025-02-12T08:17:00Z">
                <w:rPr>
                  <w:del w:id="916" w:author="Tawatari, Masataka/田渡 将隆" w:date="2022-11-21T10:41:00Z"/>
                  <w:noProof/>
                </w:rPr>
              </w:rPrChange>
            </w:rPr>
          </w:pPr>
          <w:del w:id="917" w:author="Tawatari, Masataka/田渡 将隆" w:date="2022-11-21T10:41:00Z">
            <w:r w:rsidRPr="000F2E0E" w:rsidDel="007D6048">
              <w:rPr>
                <w:color w:val="000000" w:themeColor="text1"/>
                <w:rPrChange w:id="918" w:author="Tawatari, Masataka/田渡 将隆" w:date="2025-02-12T08:17:00Z">
                  <w:rPr>
                    <w:rStyle w:val="Hyperlink"/>
                    <w:rFonts w:ascii="Abadi" w:hAnsi="Abadi"/>
                    <w:noProof/>
                    <w:lang w:val="en"/>
                  </w:rPr>
                </w:rPrChange>
              </w:rPr>
              <w:delText>8</w:delText>
            </w:r>
            <w:r w:rsidRPr="000F2E0E" w:rsidDel="007D6048">
              <w:rPr>
                <w:rFonts w:hint="eastAsia"/>
                <w:color w:val="000000" w:themeColor="text1"/>
                <w:rPrChange w:id="919" w:author="Tawatari, Masataka/田渡 将隆" w:date="2025-02-12T08:17:00Z">
                  <w:rPr>
                    <w:rStyle w:val="Hyperlink"/>
                    <w:rFonts w:ascii="Abadi" w:hAnsi="Abadi" w:hint="eastAsia"/>
                    <w:noProof/>
                    <w:lang w:val="en"/>
                  </w:rPr>
                </w:rPrChange>
              </w:rPr>
              <w:delText>．</w:delText>
            </w:r>
            <w:r w:rsidRPr="000F2E0E" w:rsidDel="007D6048">
              <w:rPr>
                <w:color w:val="000000" w:themeColor="text1"/>
                <w:rPrChange w:id="920" w:author="Tawatari, Masataka/田渡 将隆" w:date="2025-02-12T08:17:00Z">
                  <w:rPr>
                    <w:rStyle w:val="Hyperlink"/>
                    <w:rFonts w:ascii="Abadi" w:hAnsi="Abadi"/>
                    <w:noProof/>
                    <w:lang w:val="en"/>
                  </w:rPr>
                </w:rPrChange>
              </w:rPr>
              <w:delText xml:space="preserve">Operation Method </w:delText>
            </w:r>
            <w:r w:rsidRPr="000F2E0E" w:rsidDel="007D6048">
              <w:rPr>
                <w:rFonts w:ascii="MS Mincho" w:eastAsia="MS Mincho" w:hAnsi="MS Mincho" w:cs="MS Mincho"/>
                <w:color w:val="000000" w:themeColor="text1"/>
                <w:rPrChange w:id="921" w:author="Tawatari, Masataka/田渡 将隆" w:date="2025-02-12T08:17:00Z">
                  <w:rPr>
                    <w:rStyle w:val="Hyperlink"/>
                    <w:rFonts w:ascii="Abadi" w:hAnsi="Abadi"/>
                    <w:noProof/>
                    <w:lang w:val="en"/>
                  </w:rPr>
                </w:rPrChange>
              </w:rPr>
              <w:delText>–</w:delText>
            </w:r>
            <w:r w:rsidRPr="000F2E0E" w:rsidDel="007D6048">
              <w:rPr>
                <w:color w:val="000000" w:themeColor="text1"/>
                <w:rPrChange w:id="922" w:author="Tawatari, Masataka/田渡 将隆" w:date="2025-02-12T08:17:00Z">
                  <w:rPr>
                    <w:rStyle w:val="Hyperlink"/>
                    <w:rFonts w:ascii="Abadi" w:hAnsi="Abadi"/>
                    <w:noProof/>
                    <w:lang w:val="en"/>
                  </w:rPr>
                </w:rPrChange>
              </w:rPr>
              <w:delText xml:space="preserve"> JP, ROW</w:delText>
            </w:r>
            <w:r w:rsidRPr="000F2E0E" w:rsidDel="007D6048">
              <w:rPr>
                <w:b w:val="0"/>
                <w:bCs w:val="0"/>
                <w:i w:val="0"/>
                <w:iCs w:val="0"/>
                <w:noProof/>
                <w:webHidden/>
                <w:color w:val="000000" w:themeColor="text1"/>
                <w:rPrChange w:id="923" w:author="Tawatari, Masataka/田渡 将隆" w:date="2025-02-12T08:17:00Z">
                  <w:rPr>
                    <w:b w:val="0"/>
                    <w:bCs w:val="0"/>
                    <w:i w:val="0"/>
                    <w:iCs w:val="0"/>
                    <w:noProof/>
                    <w:webHidden/>
                  </w:rPr>
                </w:rPrChange>
              </w:rPr>
              <w:tab/>
            </w:r>
            <w:r w:rsidR="008523C5" w:rsidRPr="000F2E0E" w:rsidDel="007D6048">
              <w:rPr>
                <w:b w:val="0"/>
                <w:bCs w:val="0"/>
                <w:i w:val="0"/>
                <w:iCs w:val="0"/>
                <w:noProof/>
                <w:webHidden/>
                <w:color w:val="000000" w:themeColor="text1"/>
                <w:rPrChange w:id="924" w:author="Tawatari, Masataka/田渡 将隆" w:date="2025-02-12T08:17:00Z">
                  <w:rPr>
                    <w:b w:val="0"/>
                    <w:bCs w:val="0"/>
                    <w:i w:val="0"/>
                    <w:iCs w:val="0"/>
                    <w:noProof/>
                    <w:webHidden/>
                  </w:rPr>
                </w:rPrChange>
              </w:rPr>
              <w:delText>11</w:delText>
            </w:r>
          </w:del>
        </w:p>
        <w:p w14:paraId="48FDE05C" w14:textId="77777777" w:rsidR="003C3FF1" w:rsidRPr="000F2E0E" w:rsidDel="007D6048" w:rsidRDefault="003C3FF1" w:rsidP="007E1056">
          <w:pPr>
            <w:rPr>
              <w:del w:id="925" w:author="Tawatari, Masataka/田渡 将隆" w:date="2022-11-21T10:41:00Z"/>
              <w:noProof/>
              <w:color w:val="000000" w:themeColor="text1"/>
              <w:rPrChange w:id="926" w:author="Tawatari, Masataka/田渡 将隆" w:date="2025-02-12T08:17:00Z">
                <w:rPr>
                  <w:del w:id="927" w:author="Tawatari, Masataka/田渡 将隆" w:date="2022-11-21T10:41:00Z"/>
                  <w:noProof/>
                </w:rPr>
              </w:rPrChange>
            </w:rPr>
          </w:pPr>
        </w:p>
        <w:p w14:paraId="775A0FA1" w14:textId="77777777" w:rsidR="003C3FF1" w:rsidRPr="000F2E0E" w:rsidDel="007D6048" w:rsidRDefault="003C3FF1" w:rsidP="007E1056">
          <w:pPr>
            <w:rPr>
              <w:del w:id="928" w:author="Tawatari, Masataka/田渡 将隆" w:date="2022-11-21T10:41:00Z"/>
              <w:noProof/>
              <w:color w:val="000000" w:themeColor="text1"/>
              <w:rPrChange w:id="929" w:author="Tawatari, Masataka/田渡 将隆" w:date="2025-02-12T08:17:00Z">
                <w:rPr>
                  <w:del w:id="930" w:author="Tawatari, Masataka/田渡 将隆" w:date="2022-11-21T10:41:00Z"/>
                  <w:noProof/>
                </w:rPr>
              </w:rPrChange>
            </w:rPr>
          </w:pPr>
        </w:p>
        <w:p w14:paraId="3DCF0154" w14:textId="3B18D5C9" w:rsidR="00355F45" w:rsidRPr="000F2E0E" w:rsidRDefault="00355F45">
          <w:pPr>
            <w:rPr>
              <w:color w:val="000000" w:themeColor="text1"/>
              <w:rPrChange w:id="931" w:author="Tawatari, Masataka/田渡 将隆" w:date="2025-02-12T08:17:00Z">
                <w:rPr/>
              </w:rPrChange>
            </w:rPr>
          </w:pPr>
          <w:r w:rsidRPr="000F2E0E">
            <w:rPr>
              <w:b/>
              <w:bCs/>
              <w:noProof/>
              <w:color w:val="000000" w:themeColor="text1"/>
              <w:rPrChange w:id="932" w:author="Tawatari, Masataka/田渡 将隆" w:date="2025-02-12T08:17:00Z">
                <w:rPr>
                  <w:b/>
                  <w:bCs/>
                  <w:noProof/>
                </w:rPr>
              </w:rPrChange>
            </w:rPr>
            <w:fldChar w:fldCharType="end"/>
          </w:r>
        </w:p>
      </w:sdtContent>
    </w:sdt>
    <w:p w14:paraId="2A6F50B1" w14:textId="20EFBEBE" w:rsidR="00C778EC" w:rsidRPr="000F2E0E" w:rsidRDefault="00C778EC">
      <w:pPr>
        <w:rPr>
          <w:rFonts w:ascii="Abadi" w:eastAsia="Meiryo UI" w:hAnsi="Abadi" w:cs="Meiryo UI"/>
          <w:color w:val="000000" w:themeColor="text1"/>
          <w:szCs w:val="20"/>
          <w:rPrChange w:id="933" w:author="Tawatari, Masataka/田渡 将隆" w:date="2025-02-12T08:17:00Z">
            <w:rPr>
              <w:rFonts w:ascii="Abadi" w:eastAsia="Meiryo UI" w:hAnsi="Abadi" w:cs="Meiryo UI"/>
              <w:szCs w:val="20"/>
            </w:rPr>
          </w:rPrChange>
        </w:rPr>
      </w:pPr>
      <w:r w:rsidRPr="000F2E0E">
        <w:rPr>
          <w:rFonts w:ascii="Abadi" w:eastAsia="Meiryo UI" w:hAnsi="Abadi" w:cs="Meiryo UI"/>
          <w:color w:val="000000" w:themeColor="text1"/>
          <w:szCs w:val="20"/>
          <w:rPrChange w:id="934" w:author="Tawatari, Masataka/田渡 将隆" w:date="2025-02-12T08:17:00Z">
            <w:rPr>
              <w:rFonts w:ascii="Abadi" w:eastAsia="Meiryo UI" w:hAnsi="Abadi" w:cs="Meiryo UI"/>
              <w:szCs w:val="20"/>
            </w:rPr>
          </w:rPrChange>
        </w:rPr>
        <w:br w:type="page"/>
      </w:r>
    </w:p>
    <w:p w14:paraId="0B775A7D" w14:textId="1D0EF808" w:rsidR="00C778EC" w:rsidRPr="000F2E0E" w:rsidRDefault="00C778EC" w:rsidP="00661225">
      <w:pPr>
        <w:pStyle w:val="Heading1"/>
        <w:rPr>
          <w:rFonts w:ascii="Abadi" w:hAnsi="Abadi"/>
          <w:color w:val="000000" w:themeColor="text1"/>
          <w:sz w:val="20"/>
          <w:szCs w:val="20"/>
          <w:lang w:val="en"/>
          <w:rPrChange w:id="935" w:author="Tawatari, Masataka/田渡 将隆" w:date="2025-02-12T08:17:00Z">
            <w:rPr>
              <w:rFonts w:ascii="Abadi" w:hAnsi="Abadi"/>
              <w:sz w:val="20"/>
              <w:szCs w:val="20"/>
              <w:lang w:val="en"/>
            </w:rPr>
          </w:rPrChange>
        </w:rPr>
      </w:pPr>
      <w:bookmarkStart w:id="936" w:name="_Toc260502792"/>
      <w:bookmarkStart w:id="937" w:name="_Toc260502960"/>
      <w:bookmarkStart w:id="938" w:name="_Toc70600266"/>
      <w:bookmarkStart w:id="939" w:name="_Toc121858335"/>
      <w:r w:rsidRPr="000F2E0E">
        <w:rPr>
          <w:rFonts w:ascii="Abadi" w:hAnsi="Abadi"/>
          <w:color w:val="000000" w:themeColor="text1"/>
          <w:sz w:val="20"/>
          <w:szCs w:val="20"/>
          <w:lang w:val="en"/>
          <w:rPrChange w:id="940" w:author="Tawatari, Masataka/田渡 将隆" w:date="2025-02-12T08:17:00Z">
            <w:rPr>
              <w:rFonts w:ascii="Abadi" w:hAnsi="Abadi"/>
              <w:sz w:val="20"/>
              <w:szCs w:val="20"/>
              <w:lang w:val="en"/>
            </w:rPr>
          </w:rPrChange>
        </w:rPr>
        <w:lastRenderedPageBreak/>
        <w:t>0</w:t>
      </w:r>
      <w:r w:rsidRPr="000F2E0E">
        <w:rPr>
          <w:rFonts w:ascii="Abadi" w:hAnsi="Abadi" w:hint="eastAsia"/>
          <w:color w:val="000000" w:themeColor="text1"/>
          <w:sz w:val="20"/>
          <w:szCs w:val="20"/>
          <w:lang w:val="en"/>
          <w:rPrChange w:id="941"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942" w:author="Tawatari, Masataka/田渡 将隆" w:date="2025-02-12T08:17:00Z">
            <w:rPr>
              <w:rFonts w:ascii="Abadi" w:hAnsi="Abadi"/>
              <w:sz w:val="20"/>
              <w:szCs w:val="20"/>
              <w:lang w:val="en"/>
            </w:rPr>
          </w:rPrChange>
        </w:rPr>
        <w:t>2</w:t>
      </w:r>
      <w:r w:rsidRPr="000F2E0E">
        <w:rPr>
          <w:rFonts w:ascii="Abadi" w:hAnsi="Abadi" w:hint="eastAsia"/>
          <w:color w:val="000000" w:themeColor="text1"/>
          <w:sz w:val="20"/>
          <w:szCs w:val="20"/>
          <w:lang w:val="en"/>
          <w:rPrChange w:id="943"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944" w:author="Tawatari, Masataka/田渡 将隆" w:date="2025-02-12T08:17:00Z">
            <w:rPr>
              <w:rFonts w:ascii="Abadi" w:hAnsi="Abadi"/>
              <w:sz w:val="20"/>
              <w:szCs w:val="20"/>
              <w:lang w:val="en"/>
            </w:rPr>
          </w:rPrChange>
        </w:rPr>
        <w:t xml:space="preserve"> Term definition</w:t>
      </w:r>
      <w:bookmarkEnd w:id="936"/>
      <w:bookmarkEnd w:id="937"/>
      <w:bookmarkEnd w:id="938"/>
      <w:r w:rsidR="00291C39" w:rsidRPr="000F2E0E">
        <w:rPr>
          <w:rFonts w:ascii="Abadi" w:hAnsi="Abadi"/>
          <w:color w:val="000000" w:themeColor="text1"/>
          <w:sz w:val="20"/>
          <w:szCs w:val="20"/>
          <w:lang w:val="en"/>
          <w:rPrChange w:id="945" w:author="Tawatari, Masataka/田渡 将隆" w:date="2025-02-12T08:17:00Z">
            <w:rPr>
              <w:rFonts w:ascii="Abadi" w:hAnsi="Abadi"/>
              <w:sz w:val="20"/>
              <w:szCs w:val="20"/>
              <w:lang w:val="en"/>
            </w:rPr>
          </w:rPrChange>
        </w:rPr>
        <w:t xml:space="preserve"> </w:t>
      </w:r>
      <w:r w:rsidR="00291C39" w:rsidRPr="000F2E0E">
        <w:rPr>
          <w:rFonts w:hint="eastAsia"/>
          <w:color w:val="000000" w:themeColor="text1"/>
          <w:lang w:val="en"/>
          <w:rPrChange w:id="946" w:author="Tawatari, Masataka/田渡 将隆" w:date="2025-02-12T08:17:00Z">
            <w:rPr>
              <w:rFonts w:hint="eastAsia"/>
              <w:lang w:val="en"/>
            </w:rPr>
          </w:rPrChange>
        </w:rPr>
        <w:t>用語定義</w:t>
      </w:r>
      <w:bookmarkEnd w:id="939"/>
    </w:p>
    <w:p w14:paraId="23756884" w14:textId="77777777" w:rsidR="00D916FC" w:rsidRPr="000F2E0E" w:rsidRDefault="00D916FC" w:rsidP="00945A2F">
      <w:pPr>
        <w:rPr>
          <w:color w:val="000000" w:themeColor="text1"/>
          <w:lang w:val="en"/>
          <w:rPrChange w:id="947" w:author="Tawatari, Masataka/田渡 将隆" w:date="2025-02-12T08:17:00Z">
            <w:rPr>
              <w:lang w:val="en"/>
            </w:rPr>
          </w:rPrChange>
        </w:rPr>
      </w:pPr>
    </w:p>
    <w:p w14:paraId="7CD72C1F" w14:textId="202585D5" w:rsidR="006B1326" w:rsidRPr="000F2E0E" w:rsidRDefault="006B1326" w:rsidP="006B1326">
      <w:pPr>
        <w:rPr>
          <w:rFonts w:ascii="Abadi" w:hAnsi="Abadi"/>
          <w:color w:val="000000" w:themeColor="text1"/>
          <w:szCs w:val="20"/>
          <w:lang w:val="en"/>
          <w:rPrChange w:id="948" w:author="Tawatari, Masataka/田渡 将隆" w:date="2025-02-12T08:17:00Z">
            <w:rPr>
              <w:rFonts w:ascii="Abadi" w:hAnsi="Abadi"/>
              <w:szCs w:val="20"/>
              <w:lang w:val="en"/>
            </w:rPr>
          </w:rPrChange>
        </w:rPr>
      </w:pPr>
      <w:bookmarkStart w:id="949" w:name="_Toc258526122"/>
      <w:bookmarkStart w:id="950" w:name="_Toc260502795"/>
      <w:bookmarkStart w:id="951" w:name="_Toc260502963"/>
      <w:r w:rsidRPr="000F2E0E">
        <w:rPr>
          <w:rFonts w:ascii="Abadi" w:hAnsi="Abadi"/>
          <w:color w:val="000000" w:themeColor="text1"/>
          <w:szCs w:val="20"/>
          <w:lang w:val="en"/>
          <w:rPrChange w:id="952" w:author="Tawatari, Masataka/田渡 将隆" w:date="2025-02-12T08:17:00Z">
            <w:rPr>
              <w:rFonts w:ascii="Abadi" w:hAnsi="Abadi"/>
              <w:szCs w:val="20"/>
              <w:lang w:val="en"/>
            </w:rPr>
          </w:rPrChange>
        </w:rPr>
        <w:t>Technical terms and coined words used in this book are listed below.</w:t>
      </w:r>
    </w:p>
    <w:p w14:paraId="47D63B34" w14:textId="77777777" w:rsidR="00291C39" w:rsidRPr="000F2E0E" w:rsidRDefault="00291C39" w:rsidP="00291C39">
      <w:pPr>
        <w:rPr>
          <w:color w:val="000000" w:themeColor="text1"/>
          <w:lang w:val="en"/>
          <w:rPrChange w:id="953" w:author="Tawatari, Masataka/田渡 将隆" w:date="2025-02-12T08:17:00Z">
            <w:rPr>
              <w:lang w:val="en"/>
            </w:rPr>
          </w:rPrChange>
        </w:rPr>
      </w:pPr>
      <w:r w:rsidRPr="000F2E0E">
        <w:rPr>
          <w:rFonts w:hint="eastAsia"/>
          <w:color w:val="000000" w:themeColor="text1"/>
          <w:lang w:val="en"/>
          <w:rPrChange w:id="954" w:author="Tawatari, Masataka/田渡 将隆" w:date="2025-02-12T08:17:00Z">
            <w:rPr>
              <w:rFonts w:hint="eastAsia"/>
              <w:lang w:val="en"/>
            </w:rPr>
          </w:rPrChange>
        </w:rPr>
        <w:t>本書で使用する専門用語、造語について以下に列挙する。</w:t>
      </w:r>
    </w:p>
    <w:p w14:paraId="5A8BFF83" w14:textId="77777777" w:rsidR="00291C39" w:rsidRPr="000F2E0E" w:rsidRDefault="00291C39" w:rsidP="006B1326">
      <w:pPr>
        <w:rPr>
          <w:rFonts w:ascii="Abadi" w:hAnsi="Abadi"/>
          <w:color w:val="000000" w:themeColor="text1"/>
          <w:szCs w:val="20"/>
          <w:lang w:val="en"/>
          <w:rPrChange w:id="955" w:author="Tawatari, Masataka/田渡 将隆" w:date="2025-02-12T08:17:00Z">
            <w:rPr>
              <w:rFonts w:ascii="Abadi" w:hAnsi="Abadi"/>
              <w:szCs w:val="20"/>
              <w:lang w:val="en"/>
            </w:rPr>
          </w:rPrChange>
        </w:rPr>
      </w:pPr>
    </w:p>
    <w:p w14:paraId="071D9120" w14:textId="77777777" w:rsidR="00D916FC" w:rsidRPr="000F2E0E" w:rsidRDefault="00D916FC" w:rsidP="006B1326">
      <w:pPr>
        <w:rPr>
          <w:rFonts w:ascii="Abadi" w:eastAsia="Meiryo UI" w:hAnsi="Abadi" w:cs="Meiryo UI"/>
          <w:color w:val="000000" w:themeColor="text1"/>
          <w:szCs w:val="20"/>
          <w:rPrChange w:id="956" w:author="Tawatari, Masataka/田渡 将隆" w:date="2025-02-12T08:17:00Z">
            <w:rPr>
              <w:rFonts w:ascii="Abadi" w:eastAsia="Meiryo UI" w:hAnsi="Abadi" w:cs="Meiryo UI"/>
              <w:szCs w:val="20"/>
            </w:rPr>
          </w:rPrChange>
        </w:rPr>
      </w:pPr>
    </w:p>
    <w:tbl>
      <w:tblPr>
        <w:tblW w:w="8446" w:type="dxa"/>
        <w:tblInd w:w="28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814"/>
        <w:gridCol w:w="6632"/>
      </w:tblGrid>
      <w:tr w:rsidR="000F2E0E" w:rsidRPr="000F2E0E" w14:paraId="05E23674" w14:textId="77777777" w:rsidTr="5FD21AE7">
        <w:tc>
          <w:tcPr>
            <w:tcW w:w="1814" w:type="dxa"/>
            <w:tcBorders>
              <w:top w:val="single" w:sz="12" w:space="0" w:color="auto"/>
              <w:bottom w:val="double" w:sz="4" w:space="0" w:color="auto"/>
            </w:tcBorders>
            <w:shd w:val="clear" w:color="auto" w:fill="CCFFCC"/>
          </w:tcPr>
          <w:p w14:paraId="65C4A2BC" w14:textId="77777777" w:rsidR="006B1326" w:rsidRPr="000F2E0E" w:rsidRDefault="006B1326" w:rsidP="00922EDA">
            <w:pPr>
              <w:rPr>
                <w:rFonts w:ascii="Abadi" w:eastAsia="Meiryo UI" w:hAnsi="Abadi" w:cs="Meiryo UI"/>
                <w:color w:val="000000" w:themeColor="text1"/>
                <w:szCs w:val="20"/>
                <w:rPrChange w:id="957"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958" w:author="Tawatari, Masataka/田渡 将隆" w:date="2025-02-12T08:17:00Z">
                  <w:rPr>
                    <w:rFonts w:ascii="Abadi" w:hAnsi="Abadi"/>
                    <w:szCs w:val="20"/>
                    <w:lang w:val="en"/>
                  </w:rPr>
                </w:rPrChange>
              </w:rPr>
              <w:t>term</w:t>
            </w:r>
          </w:p>
        </w:tc>
        <w:tc>
          <w:tcPr>
            <w:tcW w:w="6632" w:type="dxa"/>
            <w:tcBorders>
              <w:top w:val="single" w:sz="12" w:space="0" w:color="auto"/>
              <w:bottom w:val="double" w:sz="4" w:space="0" w:color="auto"/>
            </w:tcBorders>
            <w:shd w:val="clear" w:color="auto" w:fill="CCFFCC"/>
          </w:tcPr>
          <w:p w14:paraId="43A401B4" w14:textId="77777777" w:rsidR="006B1326" w:rsidRPr="000F2E0E" w:rsidRDefault="006B1326" w:rsidP="00922EDA">
            <w:pPr>
              <w:rPr>
                <w:rFonts w:ascii="Abadi" w:eastAsia="Meiryo UI" w:hAnsi="Abadi" w:cs="Meiryo UI"/>
                <w:color w:val="000000" w:themeColor="text1"/>
                <w:szCs w:val="20"/>
                <w:rPrChange w:id="959"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960" w:author="Tawatari, Masataka/田渡 将隆" w:date="2025-02-12T08:17:00Z">
                  <w:rPr>
                    <w:rFonts w:ascii="Abadi" w:hAnsi="Abadi"/>
                    <w:szCs w:val="20"/>
                    <w:lang w:val="en"/>
                  </w:rPr>
                </w:rPrChange>
              </w:rPr>
              <w:t>explanation</w:t>
            </w:r>
          </w:p>
        </w:tc>
      </w:tr>
      <w:tr w:rsidR="000F2E0E" w:rsidRPr="000F2E0E" w14:paraId="3FA54595" w14:textId="77777777" w:rsidTr="5FD21AE7">
        <w:trPr>
          <w:trHeight w:val="314"/>
        </w:trPr>
        <w:tc>
          <w:tcPr>
            <w:tcW w:w="1814" w:type="dxa"/>
          </w:tcPr>
          <w:p w14:paraId="48D78736" w14:textId="77777777" w:rsidR="006B1326" w:rsidRPr="000F2E0E" w:rsidRDefault="006B1326" w:rsidP="00922EDA">
            <w:pPr>
              <w:pStyle w:val="Header"/>
              <w:tabs>
                <w:tab w:val="clear" w:pos="4252"/>
                <w:tab w:val="clear" w:pos="8504"/>
              </w:tabs>
              <w:snapToGrid/>
              <w:rPr>
                <w:rFonts w:ascii="Abadi" w:hAnsi="Abadi"/>
                <w:color w:val="000000" w:themeColor="text1"/>
                <w:szCs w:val="20"/>
                <w:lang w:val="en"/>
                <w:rPrChange w:id="961" w:author="Tawatari, Masataka/田渡 将隆" w:date="2025-02-12T08:17:00Z">
                  <w:rPr>
                    <w:rFonts w:ascii="Abadi" w:hAnsi="Abadi"/>
                    <w:szCs w:val="20"/>
                    <w:lang w:val="en"/>
                  </w:rPr>
                </w:rPrChange>
              </w:rPr>
            </w:pPr>
            <w:r w:rsidRPr="000F2E0E">
              <w:rPr>
                <w:rFonts w:ascii="Abadi" w:hAnsi="Abadi"/>
                <w:color w:val="000000" w:themeColor="text1"/>
                <w:szCs w:val="20"/>
                <w:lang w:val="en"/>
                <w:rPrChange w:id="962" w:author="Tawatari, Masataka/田渡 将隆" w:date="2025-02-12T08:17:00Z">
                  <w:rPr>
                    <w:rFonts w:ascii="Abadi" w:hAnsi="Abadi"/>
                    <w:szCs w:val="20"/>
                    <w:lang w:val="en"/>
                  </w:rPr>
                </w:rPrChange>
              </w:rPr>
              <w:t>Map Matching</w:t>
            </w:r>
          </w:p>
          <w:p w14:paraId="0F6AFF9B" w14:textId="77777777" w:rsidR="00F17BD1" w:rsidRPr="000F2E0E" w:rsidRDefault="00F17BD1" w:rsidP="00F17BD1">
            <w:pPr>
              <w:pStyle w:val="Header"/>
              <w:tabs>
                <w:tab w:val="clear" w:pos="4252"/>
                <w:tab w:val="clear" w:pos="8504"/>
              </w:tabs>
              <w:snapToGrid/>
              <w:rPr>
                <w:color w:val="000000" w:themeColor="text1"/>
                <w:szCs w:val="20"/>
                <w:lang w:val="en"/>
                <w:rPrChange w:id="963" w:author="Tawatari, Masataka/田渡 将隆" w:date="2025-02-12T08:17:00Z">
                  <w:rPr>
                    <w:szCs w:val="20"/>
                    <w:lang w:val="en"/>
                  </w:rPr>
                </w:rPrChange>
              </w:rPr>
            </w:pPr>
            <w:r w:rsidRPr="000F2E0E">
              <w:rPr>
                <w:rFonts w:hint="eastAsia"/>
                <w:color w:val="000000" w:themeColor="text1"/>
                <w:szCs w:val="20"/>
                <w:lang w:val="en"/>
                <w:rPrChange w:id="964" w:author="Tawatari, Masataka/田渡 将隆" w:date="2025-02-12T08:17:00Z">
                  <w:rPr>
                    <w:rFonts w:hint="eastAsia"/>
                    <w:szCs w:val="20"/>
                    <w:lang w:val="en"/>
                  </w:rPr>
                </w:rPrChange>
              </w:rPr>
              <w:t>マップマッチング</w:t>
            </w:r>
          </w:p>
          <w:p w14:paraId="524FAE5F" w14:textId="35DF0BE1" w:rsidR="00F17BD1" w:rsidRPr="000F2E0E" w:rsidRDefault="00F17BD1" w:rsidP="00922EDA">
            <w:pPr>
              <w:pStyle w:val="Header"/>
              <w:tabs>
                <w:tab w:val="clear" w:pos="4252"/>
                <w:tab w:val="clear" w:pos="8504"/>
              </w:tabs>
              <w:snapToGrid/>
              <w:rPr>
                <w:rFonts w:ascii="Abadi" w:eastAsia="Meiryo UI" w:hAnsi="Abadi" w:cs="Meiryo UI"/>
                <w:color w:val="000000" w:themeColor="text1"/>
                <w:szCs w:val="20"/>
                <w:rPrChange w:id="965" w:author="Tawatari, Masataka/田渡 将隆" w:date="2025-02-12T08:17:00Z">
                  <w:rPr>
                    <w:rFonts w:ascii="Abadi" w:eastAsia="Meiryo UI" w:hAnsi="Abadi" w:cs="Meiryo UI"/>
                    <w:szCs w:val="20"/>
                  </w:rPr>
                </w:rPrChange>
              </w:rPr>
            </w:pPr>
          </w:p>
        </w:tc>
        <w:tc>
          <w:tcPr>
            <w:tcW w:w="6632" w:type="dxa"/>
          </w:tcPr>
          <w:p w14:paraId="56230276" w14:textId="77777777" w:rsidR="00F17BD1" w:rsidRPr="000F2E0E" w:rsidRDefault="773DB4FA" w:rsidP="00F17BD1">
            <w:pPr>
              <w:pStyle w:val="Header"/>
              <w:tabs>
                <w:tab w:val="clear" w:pos="4252"/>
                <w:tab w:val="clear" w:pos="8504"/>
              </w:tabs>
              <w:snapToGrid/>
              <w:rPr>
                <w:color w:val="000000" w:themeColor="text1"/>
                <w:lang w:val="en"/>
                <w:rPrChange w:id="966" w:author="Tawatari, Masataka/田渡 将隆" w:date="2025-02-12T08:17:00Z">
                  <w:rPr>
                    <w:lang w:val="en"/>
                  </w:rPr>
                </w:rPrChange>
              </w:rPr>
            </w:pPr>
            <w:r w:rsidRPr="000F2E0E">
              <w:rPr>
                <w:rFonts w:ascii="Abadi" w:hAnsi="Abadi"/>
                <w:color w:val="000000" w:themeColor="text1"/>
                <w:szCs w:val="20"/>
                <w:lang w:val="en"/>
                <w:rPrChange w:id="967" w:author="Tawatari, Masataka/田渡 将隆" w:date="2025-02-12T08:17:00Z">
                  <w:rPr>
                    <w:rFonts w:ascii="Abadi" w:hAnsi="Abadi"/>
                    <w:szCs w:val="20"/>
                    <w:lang w:val="en"/>
                  </w:rPr>
                </w:rPrChange>
              </w:rPr>
              <w:t>Technology for identifying which roads on the map data your car is on</w:t>
            </w:r>
            <w:r w:rsidR="00F17BD1" w:rsidRPr="000F2E0E">
              <w:rPr>
                <w:rFonts w:ascii="Abadi" w:hAnsi="Abadi"/>
                <w:color w:val="000000" w:themeColor="text1"/>
                <w:szCs w:val="20"/>
                <w:lang w:val="en"/>
                <w:rPrChange w:id="968" w:author="Tawatari, Masataka/田渡 将隆" w:date="2025-02-12T08:17:00Z">
                  <w:rPr>
                    <w:rFonts w:ascii="Abadi" w:hAnsi="Abadi"/>
                    <w:szCs w:val="20"/>
                    <w:lang w:val="en"/>
                  </w:rPr>
                </w:rPrChange>
              </w:rPr>
              <w:t xml:space="preserve">. </w:t>
            </w:r>
            <w:r w:rsidR="00F17BD1" w:rsidRPr="000F2E0E">
              <w:rPr>
                <w:rFonts w:hint="eastAsia"/>
                <w:color w:val="000000" w:themeColor="text1"/>
                <w:lang w:val="en"/>
                <w:rPrChange w:id="969" w:author="Tawatari, Masataka/田渡 将隆" w:date="2025-02-12T08:17:00Z">
                  <w:rPr>
                    <w:rFonts w:hint="eastAsia"/>
                    <w:lang w:val="en"/>
                  </w:rPr>
                </w:rPrChange>
              </w:rPr>
              <w:t>自車が地図データ上のどの道路にいるかを特定する技術</w:t>
            </w:r>
          </w:p>
          <w:p w14:paraId="55E14F1F" w14:textId="18225AE9" w:rsidR="006B1326" w:rsidRPr="000F2E0E" w:rsidRDefault="006B1326" w:rsidP="2C4EC795">
            <w:pPr>
              <w:pStyle w:val="Header"/>
              <w:tabs>
                <w:tab w:val="clear" w:pos="4252"/>
                <w:tab w:val="clear" w:pos="8504"/>
              </w:tabs>
              <w:snapToGrid/>
              <w:rPr>
                <w:rFonts w:ascii="Abadi" w:eastAsia="Meiryo UI" w:hAnsi="Abadi" w:cs="Meiryo UI"/>
                <w:color w:val="000000" w:themeColor="text1"/>
                <w:szCs w:val="20"/>
                <w:lang w:val="en"/>
                <w:rPrChange w:id="970" w:author="Tawatari, Masataka/田渡 将隆" w:date="2025-02-12T08:17:00Z">
                  <w:rPr>
                    <w:rFonts w:ascii="Abadi" w:eastAsia="Meiryo UI" w:hAnsi="Abadi" w:cs="Meiryo UI"/>
                    <w:szCs w:val="20"/>
                    <w:lang w:val="en"/>
                  </w:rPr>
                </w:rPrChange>
              </w:rPr>
            </w:pPr>
          </w:p>
        </w:tc>
      </w:tr>
      <w:tr w:rsidR="000F2E0E" w:rsidRPr="000F2E0E" w14:paraId="5C3F4072" w14:textId="77777777" w:rsidTr="5FD21AE7">
        <w:trPr>
          <w:trHeight w:val="108"/>
        </w:trPr>
        <w:tc>
          <w:tcPr>
            <w:tcW w:w="1814" w:type="dxa"/>
          </w:tcPr>
          <w:p w14:paraId="426B3F7E" w14:textId="77777777" w:rsidR="001A6A1A" w:rsidRPr="000F2E0E" w:rsidRDefault="001A6A1A" w:rsidP="00A27396">
            <w:pPr>
              <w:rPr>
                <w:rFonts w:ascii="Abadi" w:eastAsia="Meiryo UI" w:hAnsi="Abadi" w:cs="Meiryo UI"/>
                <w:color w:val="000000" w:themeColor="text1"/>
                <w:szCs w:val="20"/>
                <w:rPrChange w:id="971"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972" w:author="Tawatari, Masataka/田渡 将隆" w:date="2025-02-12T08:17:00Z">
                  <w:rPr>
                    <w:rFonts w:ascii="Abadi" w:hAnsi="Abadi"/>
                    <w:szCs w:val="20"/>
                    <w:lang w:val="en"/>
                  </w:rPr>
                </w:rPrChange>
              </w:rPr>
              <w:t>GNSS</w:t>
            </w:r>
          </w:p>
          <w:p w14:paraId="276FA0DD" w14:textId="77777777" w:rsidR="001A6A1A" w:rsidRPr="000F2E0E" w:rsidRDefault="001A6A1A" w:rsidP="009133D3">
            <w:pPr>
              <w:jc w:val="left"/>
              <w:rPr>
                <w:rFonts w:ascii="Abadi" w:eastAsia="Meiryo UI" w:hAnsi="Abadi" w:cs="Meiryo UI"/>
                <w:color w:val="000000" w:themeColor="text1"/>
                <w:szCs w:val="20"/>
                <w:rPrChange w:id="973" w:author="Tawatari, Masataka/田渡 将隆" w:date="2025-02-12T08:17:00Z">
                  <w:rPr>
                    <w:rFonts w:ascii="Abadi" w:eastAsia="Meiryo UI" w:hAnsi="Abadi" w:cs="Meiryo UI"/>
                    <w:szCs w:val="20"/>
                  </w:rPr>
                </w:rPrChange>
              </w:rPr>
            </w:pPr>
            <w:r w:rsidRPr="000F2E0E">
              <w:rPr>
                <w:rFonts w:ascii="Abadi" w:hAnsi="Abadi" w:hint="eastAsia"/>
                <w:color w:val="000000" w:themeColor="text1"/>
                <w:szCs w:val="20"/>
                <w:lang w:val="en"/>
                <w:rPrChange w:id="974" w:author="Tawatari, Masataka/田渡 将隆" w:date="2025-02-12T08:17:00Z">
                  <w:rPr>
                    <w:rFonts w:ascii="Abadi" w:hAnsi="Abadi" w:hint="eastAsia"/>
                    <w:szCs w:val="20"/>
                    <w:lang w:val="en"/>
                  </w:rPr>
                </w:rPrChange>
              </w:rPr>
              <w:t>（</w:t>
            </w:r>
            <w:r w:rsidRPr="000F2E0E">
              <w:rPr>
                <w:rFonts w:ascii="Abadi" w:hAnsi="Abadi"/>
                <w:color w:val="000000" w:themeColor="text1"/>
                <w:szCs w:val="20"/>
                <w:lang w:val="en"/>
                <w:rPrChange w:id="975" w:author="Tawatari, Masataka/田渡 将隆" w:date="2025-02-12T08:17:00Z">
                  <w:rPr>
                    <w:rFonts w:ascii="Abadi" w:hAnsi="Abadi"/>
                    <w:szCs w:val="20"/>
                    <w:lang w:val="en"/>
                  </w:rPr>
                </w:rPrChange>
              </w:rPr>
              <w:t>Global Navigation Satellite System</w:t>
            </w:r>
            <w:r w:rsidRPr="000F2E0E">
              <w:rPr>
                <w:rFonts w:ascii="Abadi" w:hAnsi="Abadi" w:hint="eastAsia"/>
                <w:color w:val="000000" w:themeColor="text1"/>
                <w:szCs w:val="20"/>
                <w:lang w:val="en"/>
                <w:rPrChange w:id="976" w:author="Tawatari, Masataka/田渡 将隆" w:date="2025-02-12T08:17:00Z">
                  <w:rPr>
                    <w:rFonts w:ascii="Abadi" w:hAnsi="Abadi" w:hint="eastAsia"/>
                    <w:szCs w:val="20"/>
                    <w:lang w:val="en"/>
                  </w:rPr>
                </w:rPrChange>
              </w:rPr>
              <w:t>）</w:t>
            </w:r>
          </w:p>
        </w:tc>
        <w:tc>
          <w:tcPr>
            <w:tcW w:w="6632" w:type="dxa"/>
          </w:tcPr>
          <w:p w14:paraId="7FECF427" w14:textId="276FFA13" w:rsidR="003C3FF1" w:rsidRPr="000F2E0E" w:rsidRDefault="001A6A1A" w:rsidP="003C3FF1">
            <w:pPr>
              <w:rPr>
                <w:color w:val="000000" w:themeColor="text1"/>
                <w:szCs w:val="20"/>
                <w:lang w:val="en"/>
                <w:rPrChange w:id="977" w:author="Tawatari, Masataka/田渡 将隆" w:date="2025-02-12T08:17:00Z">
                  <w:rPr>
                    <w:szCs w:val="20"/>
                    <w:lang w:val="en"/>
                  </w:rPr>
                </w:rPrChange>
              </w:rPr>
            </w:pPr>
            <w:r w:rsidRPr="000F2E0E">
              <w:rPr>
                <w:rFonts w:ascii="Abadi" w:hAnsi="Abadi"/>
                <w:color w:val="000000" w:themeColor="text1"/>
                <w:szCs w:val="20"/>
                <w:lang w:val="en"/>
                <w:rPrChange w:id="978" w:author="Tawatari, Masataka/田渡 将隆" w:date="2025-02-12T08:17:00Z">
                  <w:rPr>
                    <w:rFonts w:ascii="Abadi" w:hAnsi="Abadi"/>
                    <w:szCs w:val="20"/>
                    <w:lang w:val="en"/>
                  </w:rPr>
                </w:rPrChange>
              </w:rPr>
              <w:t>Global navigation satellite system such as GLONASS, Galileo, BeiDou,</w:t>
            </w:r>
            <w:r w:rsidR="003C3FF1" w:rsidRPr="000F2E0E">
              <w:rPr>
                <w:color w:val="000000" w:themeColor="text1"/>
                <w:szCs w:val="20"/>
                <w:lang w:val="en"/>
                <w:rPrChange w:id="979" w:author="Tawatari, Masataka/田渡 将隆" w:date="2025-02-12T08:17:00Z">
                  <w:rPr>
                    <w:szCs w:val="20"/>
                    <w:lang w:val="en"/>
                  </w:rPr>
                </w:rPrChange>
              </w:rPr>
              <w:t xml:space="preserve"> </w:t>
            </w:r>
            <w:r w:rsidR="003C3FF1" w:rsidRPr="000F2E0E">
              <w:rPr>
                <w:rFonts w:hint="eastAsia"/>
                <w:color w:val="000000" w:themeColor="text1"/>
                <w:szCs w:val="20"/>
                <w:lang w:val="en"/>
                <w:rPrChange w:id="980" w:author="Tawatari, Masataka/田渡 将隆" w:date="2025-02-12T08:17:00Z">
                  <w:rPr>
                    <w:rFonts w:hint="eastAsia"/>
                    <w:szCs w:val="20"/>
                    <w:lang w:val="en"/>
                  </w:rPr>
                </w:rPrChange>
              </w:rPr>
              <w:t>等の全地球航法衛星システム</w:t>
            </w:r>
          </w:p>
          <w:p w14:paraId="007AFAD5" w14:textId="405F69F0" w:rsidR="001A6A1A" w:rsidRPr="000F2E0E" w:rsidRDefault="003C3FF1" w:rsidP="003C3FF1">
            <w:pPr>
              <w:rPr>
                <w:rFonts w:ascii="Abadi" w:eastAsia="Meiryo UI" w:hAnsi="Abadi" w:cs="Meiryo UI"/>
                <w:color w:val="000000" w:themeColor="text1"/>
                <w:szCs w:val="20"/>
                <w:rPrChange w:id="981" w:author="Tawatari, Masataka/田渡 将隆" w:date="2025-02-12T08:17:00Z">
                  <w:rPr>
                    <w:rFonts w:ascii="Abadi" w:eastAsia="Meiryo UI" w:hAnsi="Abadi" w:cs="Meiryo UI"/>
                    <w:szCs w:val="20"/>
                  </w:rPr>
                </w:rPrChange>
              </w:rPr>
            </w:pPr>
            <w:r w:rsidRPr="000F2E0E">
              <w:rPr>
                <w:rFonts w:hint="eastAsia"/>
                <w:color w:val="000000" w:themeColor="text1"/>
                <w:szCs w:val="20"/>
                <w:lang w:val="en"/>
                <w:rPrChange w:id="982" w:author="Tawatari, Masataka/田渡 将隆" w:date="2025-02-12T08:17:00Z">
                  <w:rPr>
                    <w:rFonts w:hint="eastAsia"/>
                    <w:szCs w:val="20"/>
                    <w:lang w:val="en"/>
                  </w:rPr>
                </w:rPrChange>
              </w:rPr>
              <w:t>※本書では</w:t>
            </w:r>
            <w:r w:rsidR="001A6A1A" w:rsidRPr="000F2E0E">
              <w:rPr>
                <w:rFonts w:ascii="Abadi" w:hAnsi="Abadi"/>
                <w:color w:val="000000" w:themeColor="text1"/>
                <w:szCs w:val="20"/>
                <w:lang w:val="en"/>
                <w:rPrChange w:id="983" w:author="Tawatari, Masataka/田渡 将隆" w:date="2025-02-12T08:17:00Z">
                  <w:rPr>
                    <w:rFonts w:ascii="Abadi" w:hAnsi="Abadi"/>
                    <w:szCs w:val="20"/>
                    <w:lang w:val="en"/>
                  </w:rPr>
                </w:rPrChange>
              </w:rPr>
              <w:t xml:space="preserve"> including GPS</w:t>
            </w:r>
            <w:r w:rsidRPr="000F2E0E">
              <w:rPr>
                <w:rFonts w:hint="eastAsia"/>
                <w:color w:val="000000" w:themeColor="text1"/>
                <w:szCs w:val="20"/>
                <w:lang w:val="en"/>
                <w:rPrChange w:id="984" w:author="Tawatari, Masataka/田渡 将隆" w:date="2025-02-12T08:17:00Z">
                  <w:rPr>
                    <w:rFonts w:hint="eastAsia"/>
                    <w:szCs w:val="20"/>
                    <w:lang w:val="en"/>
                  </w:rPr>
                </w:rPrChange>
              </w:rPr>
              <w:t>を含む</w:t>
            </w:r>
          </w:p>
          <w:p w14:paraId="08F567DE" w14:textId="74261E7E" w:rsidR="001A6A1A" w:rsidRPr="000F2E0E" w:rsidRDefault="001A6A1A" w:rsidP="00A27396">
            <w:pPr>
              <w:rPr>
                <w:rFonts w:ascii="Abadi" w:eastAsia="Meiryo UI" w:hAnsi="Abadi" w:cs="Meiryo UI"/>
                <w:color w:val="000000" w:themeColor="text1"/>
                <w:szCs w:val="20"/>
                <w:rPrChange w:id="985"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986" w:author="Tawatari, Masataka/田渡 将隆" w:date="2025-02-12T08:17:00Z">
                  <w:rPr>
                    <w:rFonts w:ascii="Abadi" w:hAnsi="Abadi"/>
                    <w:szCs w:val="20"/>
                    <w:lang w:val="en"/>
                  </w:rPr>
                </w:rPrChange>
              </w:rPr>
              <w:t>This</w:t>
            </w:r>
            <w:r w:rsidR="00D07DE1" w:rsidRPr="000F2E0E">
              <w:rPr>
                <w:rFonts w:ascii="Abadi" w:hAnsi="Abadi"/>
                <w:color w:val="000000" w:themeColor="text1"/>
                <w:szCs w:val="20"/>
                <w:lang w:val="en"/>
                <w:rPrChange w:id="987" w:author="Tawatari, Masataka/田渡 将隆" w:date="2025-02-12T08:17:00Z">
                  <w:rPr>
                    <w:rFonts w:ascii="Abadi" w:hAnsi="Abadi"/>
                    <w:szCs w:val="20"/>
                    <w:lang w:val="en"/>
                  </w:rPr>
                </w:rPrChange>
              </w:rPr>
              <w:t xml:space="preserve"> </w:t>
            </w:r>
            <w:r w:rsidRPr="000F2E0E">
              <w:rPr>
                <w:rFonts w:ascii="Abadi" w:hAnsi="Abadi"/>
                <w:color w:val="000000" w:themeColor="text1"/>
                <w:szCs w:val="20"/>
                <w:lang w:val="en"/>
                <w:rPrChange w:id="988" w:author="Tawatari, Masataka/田渡 将隆" w:date="2025-02-12T08:17:00Z">
                  <w:rPr>
                    <w:rFonts w:ascii="Abadi" w:hAnsi="Abadi"/>
                    <w:szCs w:val="20"/>
                    <w:lang w:val="en"/>
                  </w:rPr>
                </w:rPrChange>
              </w:rPr>
              <w:t xml:space="preserve">also includes regional navigation satellite systems (RNSS) </w:t>
            </w:r>
            <w:r w:rsidR="003C3FF1" w:rsidRPr="000F2E0E">
              <w:rPr>
                <w:rFonts w:hint="eastAsia"/>
                <w:color w:val="000000" w:themeColor="text1"/>
                <w:szCs w:val="20"/>
                <w:lang w:val="en"/>
                <w:rPrChange w:id="989" w:author="Tawatari, Masataka/田渡 将隆" w:date="2025-02-12T08:17:00Z">
                  <w:rPr>
                    <w:rFonts w:hint="eastAsia"/>
                    <w:szCs w:val="20"/>
                    <w:lang w:val="en"/>
                  </w:rPr>
                </w:rPrChange>
              </w:rPr>
              <w:t>や衛星航法補強システム</w:t>
            </w:r>
            <w:r w:rsidRPr="000F2E0E">
              <w:rPr>
                <w:rFonts w:ascii="Abadi" w:hAnsi="Abadi"/>
                <w:color w:val="000000" w:themeColor="text1"/>
                <w:szCs w:val="20"/>
                <w:lang w:val="en"/>
                <w:rPrChange w:id="990" w:author="Tawatari, Masataka/田渡 将隆" w:date="2025-02-12T08:17:00Z">
                  <w:rPr>
                    <w:rFonts w:ascii="Abadi" w:hAnsi="Abadi"/>
                    <w:szCs w:val="20"/>
                    <w:lang w:val="en"/>
                  </w:rPr>
                </w:rPrChange>
              </w:rPr>
              <w:t>such as QZSS (6000) and NAVIC and Satellite Navigation Reinforcement System (SBAS)</w:t>
            </w:r>
            <w:r w:rsidR="003C3FF1" w:rsidRPr="000F2E0E">
              <w:rPr>
                <w:color w:val="000000" w:themeColor="text1"/>
                <w:szCs w:val="20"/>
                <w:lang w:val="en"/>
                <w:rPrChange w:id="991" w:author="Tawatari, Masataka/田渡 将隆" w:date="2025-02-12T08:17:00Z">
                  <w:rPr>
                    <w:szCs w:val="20"/>
                    <w:lang w:val="en"/>
                  </w:rPr>
                </w:rPrChange>
              </w:rPr>
              <w:t xml:space="preserve"> </w:t>
            </w:r>
            <w:r w:rsidR="003C3FF1" w:rsidRPr="000F2E0E">
              <w:rPr>
                <w:rFonts w:hint="eastAsia"/>
                <w:color w:val="000000" w:themeColor="text1"/>
                <w:szCs w:val="20"/>
                <w:lang w:val="en"/>
                <w:rPrChange w:id="992" w:author="Tawatari, Masataka/田渡 将隆" w:date="2025-02-12T08:17:00Z">
                  <w:rPr>
                    <w:rFonts w:hint="eastAsia"/>
                    <w:szCs w:val="20"/>
                    <w:lang w:val="en"/>
                  </w:rPr>
                </w:rPrChange>
              </w:rPr>
              <w:t>複数の人工衛星から発せられる信号を地上で受け取り、受信者が自身の現在位置を求める技術</w:t>
            </w:r>
          </w:p>
          <w:p w14:paraId="499E62C0" w14:textId="39B3B3E6" w:rsidR="001A6A1A" w:rsidRPr="000F2E0E" w:rsidRDefault="001A6A1A" w:rsidP="001A6A1A">
            <w:pPr>
              <w:rPr>
                <w:rFonts w:ascii="Abadi" w:eastAsia="Meiryo UI" w:hAnsi="Abadi" w:cs="Meiryo UI"/>
                <w:color w:val="000000" w:themeColor="text1"/>
                <w:szCs w:val="20"/>
                <w:rPrChange w:id="993"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994" w:author="Tawatari, Masataka/田渡 将隆" w:date="2025-02-12T08:17:00Z">
                  <w:rPr>
                    <w:rFonts w:ascii="Abadi" w:hAnsi="Abadi"/>
                    <w:szCs w:val="20"/>
                    <w:lang w:val="en"/>
                  </w:rPr>
                </w:rPrChange>
              </w:rPr>
              <w:t>Technology that receives signals emitted from multiple satellites on the ground and the recipient determines his current position</w:t>
            </w:r>
            <w:r w:rsidR="00D07DE1" w:rsidRPr="000F2E0E">
              <w:rPr>
                <w:rFonts w:ascii="Abadi" w:hAnsi="Abadi"/>
                <w:color w:val="000000" w:themeColor="text1"/>
                <w:szCs w:val="20"/>
                <w:lang w:val="en"/>
                <w:rPrChange w:id="995" w:author="Tawatari, Masataka/田渡 将隆" w:date="2025-02-12T08:17:00Z">
                  <w:rPr>
                    <w:rFonts w:ascii="Abadi" w:hAnsi="Abadi"/>
                    <w:szCs w:val="20"/>
                    <w:lang w:val="en"/>
                  </w:rPr>
                </w:rPrChange>
              </w:rPr>
              <w:t>.</w:t>
            </w:r>
          </w:p>
        </w:tc>
      </w:tr>
      <w:tr w:rsidR="000F2E0E" w:rsidRPr="000F2E0E" w14:paraId="13664BA3" w14:textId="77777777" w:rsidTr="5FD21AE7">
        <w:trPr>
          <w:trHeight w:val="108"/>
        </w:trPr>
        <w:tc>
          <w:tcPr>
            <w:tcW w:w="1814" w:type="dxa"/>
          </w:tcPr>
          <w:p w14:paraId="01982BBC" w14:textId="77777777" w:rsidR="001A6A1A" w:rsidRPr="000F2E0E" w:rsidRDefault="001A6A1A" w:rsidP="00922EDA">
            <w:pPr>
              <w:rPr>
                <w:rFonts w:ascii="Abadi" w:eastAsia="Meiryo UI" w:hAnsi="Abadi" w:cs="Meiryo UI"/>
                <w:color w:val="000000" w:themeColor="text1"/>
                <w:szCs w:val="20"/>
                <w:rPrChange w:id="996"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997" w:author="Tawatari, Masataka/田渡 将隆" w:date="2025-02-12T08:17:00Z">
                  <w:rPr>
                    <w:rFonts w:ascii="Abadi" w:hAnsi="Abadi"/>
                    <w:szCs w:val="20"/>
                    <w:lang w:val="en"/>
                  </w:rPr>
                </w:rPrChange>
              </w:rPr>
              <w:t>IMU</w:t>
            </w:r>
          </w:p>
          <w:p w14:paraId="45D2885D" w14:textId="77777777" w:rsidR="001A6A1A" w:rsidRPr="000F2E0E" w:rsidRDefault="001A6A1A" w:rsidP="009133D3">
            <w:pPr>
              <w:jc w:val="left"/>
              <w:rPr>
                <w:rFonts w:ascii="Abadi" w:eastAsia="Meiryo UI" w:hAnsi="Abadi" w:cs="Meiryo UI"/>
                <w:color w:val="000000" w:themeColor="text1"/>
                <w:szCs w:val="20"/>
                <w:rPrChange w:id="998" w:author="Tawatari, Masataka/田渡 将隆" w:date="2025-02-12T08:17:00Z">
                  <w:rPr>
                    <w:rFonts w:ascii="Abadi" w:eastAsia="Meiryo UI" w:hAnsi="Abadi" w:cs="Meiryo UI"/>
                    <w:szCs w:val="20"/>
                  </w:rPr>
                </w:rPrChange>
              </w:rPr>
            </w:pPr>
            <w:r w:rsidRPr="000F2E0E">
              <w:rPr>
                <w:rFonts w:ascii="Abadi" w:hAnsi="Abadi" w:hint="eastAsia"/>
                <w:color w:val="000000" w:themeColor="text1"/>
                <w:szCs w:val="20"/>
                <w:lang w:val="en"/>
                <w:rPrChange w:id="999" w:author="Tawatari, Masataka/田渡 将隆" w:date="2025-02-12T08:17:00Z">
                  <w:rPr>
                    <w:rFonts w:ascii="Abadi" w:hAnsi="Abadi" w:hint="eastAsia"/>
                    <w:szCs w:val="20"/>
                    <w:lang w:val="en"/>
                  </w:rPr>
                </w:rPrChange>
              </w:rPr>
              <w:t>（</w:t>
            </w:r>
            <w:r w:rsidRPr="000F2E0E">
              <w:rPr>
                <w:rFonts w:ascii="Abadi" w:hAnsi="Abadi"/>
                <w:color w:val="000000" w:themeColor="text1"/>
                <w:szCs w:val="20"/>
                <w:lang w:val="en"/>
                <w:rPrChange w:id="1000" w:author="Tawatari, Masataka/田渡 将隆" w:date="2025-02-12T08:17:00Z">
                  <w:rPr>
                    <w:rFonts w:ascii="Abadi" w:hAnsi="Abadi"/>
                    <w:szCs w:val="20"/>
                    <w:lang w:val="en"/>
                  </w:rPr>
                </w:rPrChange>
              </w:rPr>
              <w:t>Inertial Measurement Unit</w:t>
            </w:r>
            <w:r w:rsidRPr="000F2E0E">
              <w:rPr>
                <w:rFonts w:ascii="Abadi" w:hAnsi="Abadi" w:hint="eastAsia"/>
                <w:color w:val="000000" w:themeColor="text1"/>
                <w:szCs w:val="20"/>
                <w:lang w:val="en"/>
                <w:rPrChange w:id="1001" w:author="Tawatari, Masataka/田渡 将隆" w:date="2025-02-12T08:17:00Z">
                  <w:rPr>
                    <w:rFonts w:ascii="Abadi" w:hAnsi="Abadi" w:hint="eastAsia"/>
                    <w:szCs w:val="20"/>
                    <w:lang w:val="en"/>
                  </w:rPr>
                </w:rPrChange>
              </w:rPr>
              <w:t>）</w:t>
            </w:r>
          </w:p>
        </w:tc>
        <w:tc>
          <w:tcPr>
            <w:tcW w:w="6632" w:type="dxa"/>
          </w:tcPr>
          <w:p w14:paraId="26A141CE" w14:textId="77F6A5EC" w:rsidR="001A6A1A" w:rsidRPr="000F2E0E" w:rsidRDefault="003C3FF1" w:rsidP="2C4EC795">
            <w:pPr>
              <w:rPr>
                <w:rFonts w:ascii="Abadi" w:eastAsia="Meiryo UI" w:hAnsi="Abadi" w:cs="Meiryo UI"/>
                <w:color w:val="000000" w:themeColor="text1"/>
                <w:szCs w:val="20"/>
                <w:rPrChange w:id="1002" w:author="Tawatari, Masataka/田渡 将隆" w:date="2025-02-12T08:17:00Z">
                  <w:rPr>
                    <w:rFonts w:ascii="Abadi" w:eastAsia="Meiryo UI" w:hAnsi="Abadi" w:cs="Meiryo UI"/>
                    <w:szCs w:val="20"/>
                  </w:rPr>
                </w:rPrChange>
              </w:rPr>
            </w:pPr>
            <w:r w:rsidRPr="000F2E0E">
              <w:rPr>
                <w:rFonts w:hint="eastAsia"/>
                <w:color w:val="000000" w:themeColor="text1"/>
                <w:szCs w:val="20"/>
                <w:lang w:val="en"/>
                <w:rPrChange w:id="1003" w:author="Tawatari, Masataka/田渡 将隆" w:date="2025-02-12T08:17:00Z">
                  <w:rPr>
                    <w:rFonts w:hint="eastAsia"/>
                    <w:szCs w:val="20"/>
                    <w:lang w:val="en"/>
                  </w:rPr>
                </w:rPrChange>
              </w:rPr>
              <w:t>移動体の加速度や角速度を検出できる装置（慣性センサ）</w:t>
            </w:r>
            <w:r w:rsidR="001A6A1A" w:rsidRPr="000F2E0E">
              <w:rPr>
                <w:rFonts w:ascii="Abadi" w:hAnsi="Abadi"/>
                <w:color w:val="000000" w:themeColor="text1"/>
                <w:szCs w:val="20"/>
                <w:lang w:val="en"/>
                <w:rPrChange w:id="1004" w:author="Tawatari, Masataka/田渡 将隆" w:date="2025-02-12T08:17:00Z">
                  <w:rPr>
                    <w:rFonts w:ascii="Abadi" w:hAnsi="Abadi"/>
                    <w:szCs w:val="20"/>
                    <w:lang w:val="en"/>
                  </w:rPr>
                </w:rPrChange>
              </w:rPr>
              <w:t>Device that can detect the acceleration and angular velocity of the moving body (inertial sensor)</w:t>
            </w:r>
            <w:r w:rsidR="00355F45" w:rsidRPr="000F2E0E">
              <w:rPr>
                <w:rFonts w:ascii="Abadi" w:hAnsi="Abadi"/>
                <w:color w:val="000000" w:themeColor="text1"/>
                <w:szCs w:val="20"/>
                <w:lang w:val="en"/>
                <w:rPrChange w:id="1005" w:author="Tawatari, Masataka/田渡 将隆" w:date="2025-02-12T08:17:00Z">
                  <w:rPr>
                    <w:rFonts w:ascii="Abadi" w:hAnsi="Abadi"/>
                    <w:szCs w:val="20"/>
                    <w:lang w:val="en"/>
                  </w:rPr>
                </w:rPrChange>
              </w:rPr>
              <w:t xml:space="preserve">: tri-axis gyroscope and tri-axis accelerometer mounted </w:t>
            </w:r>
            <w:r w:rsidR="00355F45" w:rsidRPr="000F2E0E">
              <w:rPr>
                <w:rFonts w:ascii="Abadi" w:hAnsi="Abadi"/>
                <w:color w:val="000000" w:themeColor="text1"/>
                <w:szCs w:val="20"/>
                <w:lang w:val="en"/>
                <w:rPrChange w:id="1006" w:author="Tawatari, Masataka/田渡 将隆" w:date="2025-02-12T08:17:00Z">
                  <w:rPr>
                    <w:rFonts w:ascii="Abadi" w:hAnsi="Abadi"/>
                    <w:color w:val="FF0000"/>
                    <w:szCs w:val="20"/>
                    <w:lang w:val="en"/>
                  </w:rPr>
                </w:rPrChange>
              </w:rPr>
              <w:t xml:space="preserve">with known mounting </w:t>
            </w:r>
            <w:r w:rsidR="00D07DE1" w:rsidRPr="000F2E0E">
              <w:rPr>
                <w:rFonts w:ascii="Abadi" w:hAnsi="Abadi"/>
                <w:color w:val="000000" w:themeColor="text1"/>
                <w:szCs w:val="20"/>
                <w:lang w:val="en"/>
                <w:rPrChange w:id="1007" w:author="Tawatari, Masataka/田渡 将隆" w:date="2025-02-12T08:17:00Z">
                  <w:rPr>
                    <w:rFonts w:ascii="Abadi" w:hAnsi="Abadi"/>
                    <w:color w:val="FF0000"/>
                    <w:szCs w:val="20"/>
                    <w:lang w:val="en"/>
                  </w:rPr>
                </w:rPrChange>
              </w:rPr>
              <w:t>angles</w:t>
            </w:r>
            <w:r w:rsidR="00D07DE1" w:rsidRPr="000F2E0E">
              <w:rPr>
                <w:rFonts w:ascii="Abadi" w:hAnsi="Abadi"/>
                <w:color w:val="000000" w:themeColor="text1"/>
                <w:szCs w:val="20"/>
                <w:lang w:val="en"/>
                <w:rPrChange w:id="1008" w:author="Tawatari, Masataka/田渡 将隆" w:date="2025-02-12T08:17:00Z">
                  <w:rPr>
                    <w:rFonts w:ascii="Abadi" w:hAnsi="Abadi"/>
                    <w:szCs w:val="20"/>
                    <w:lang w:val="en"/>
                  </w:rPr>
                </w:rPrChange>
              </w:rPr>
              <w:t>.</w:t>
            </w:r>
            <w:r w:rsidR="0065474C" w:rsidRPr="000F2E0E">
              <w:rPr>
                <w:rFonts w:ascii="Arial" w:hAnsi="Arial" w:cs="Arial"/>
                <w:color w:val="000000" w:themeColor="text1"/>
                <w:szCs w:val="20"/>
                <w:shd w:val="clear" w:color="auto" w:fill="FFFFFF"/>
                <w:rPrChange w:id="1009" w:author="Tawatari, Masataka/田渡 将隆" w:date="2025-02-12T08:17:00Z">
                  <w:rPr>
                    <w:rFonts w:ascii="Arial" w:hAnsi="Arial" w:cs="Arial"/>
                    <w:color w:val="FF0000"/>
                    <w:szCs w:val="20"/>
                    <w:shd w:val="clear" w:color="auto" w:fill="FFFFFF"/>
                  </w:rPr>
                </w:rPrChange>
              </w:rPr>
              <w:t xml:space="preserve"> </w:t>
            </w:r>
            <w:r w:rsidR="0065474C" w:rsidRPr="000F2E0E">
              <w:rPr>
                <w:rFonts w:ascii="Arial" w:hAnsi="Arial" w:cs="Arial" w:hint="eastAsia"/>
                <w:color w:val="000000" w:themeColor="text1"/>
                <w:szCs w:val="20"/>
                <w:shd w:val="clear" w:color="auto" w:fill="FFFFFF"/>
                <w:rPrChange w:id="1010" w:author="Tawatari, Masataka/田渡 将隆" w:date="2025-02-12T08:17:00Z">
                  <w:rPr>
                    <w:rFonts w:ascii="Arial" w:hAnsi="Arial" w:cs="Arial" w:hint="eastAsia"/>
                    <w:color w:val="FF0000"/>
                    <w:szCs w:val="20"/>
                    <w:shd w:val="clear" w:color="auto" w:fill="FFFFFF"/>
                  </w:rPr>
                </w:rPrChange>
              </w:rPr>
              <w:t>▲</w:t>
            </w:r>
            <w:r w:rsidR="0065474C" w:rsidRPr="000F2E0E">
              <w:rPr>
                <w:rFonts w:ascii="Abadi" w:hAnsi="Abadi" w:cs="Calibri"/>
                <w:color w:val="000000" w:themeColor="text1"/>
                <w:szCs w:val="20"/>
                <w:shd w:val="clear" w:color="auto" w:fill="FFFFFF"/>
                <w:rPrChange w:id="1011" w:author="Tawatari, Masataka/田渡 将隆" w:date="2025-02-12T08:17:00Z">
                  <w:rPr>
                    <w:rFonts w:ascii="Abadi" w:hAnsi="Abadi" w:cs="Calibri"/>
                    <w:color w:val="FF0000"/>
                    <w:szCs w:val="20"/>
                    <w:shd w:val="clear" w:color="auto" w:fill="FFFFFF"/>
                  </w:rPr>
                </w:rPrChange>
              </w:rPr>
              <w:t>1.10</w:t>
            </w:r>
            <w:r w:rsidR="00A16095" w:rsidRPr="000F2E0E">
              <w:rPr>
                <w:rFonts w:ascii="Abadi" w:hAnsi="Abadi" w:cs="Calibri"/>
                <w:color w:val="000000" w:themeColor="text1"/>
                <w:szCs w:val="20"/>
                <w:shd w:val="clear" w:color="auto" w:fill="FFFFFF"/>
                <w:rPrChange w:id="1012" w:author="Tawatari, Masataka/田渡 将隆" w:date="2025-02-12T08:17:00Z">
                  <w:rPr>
                    <w:rFonts w:ascii="Abadi" w:hAnsi="Abadi" w:cs="Calibri"/>
                    <w:color w:val="FF0000"/>
                    <w:szCs w:val="20"/>
                    <w:shd w:val="clear" w:color="auto" w:fill="FFFFFF"/>
                  </w:rPr>
                </w:rPrChange>
              </w:rPr>
              <w:t xml:space="preserve"> </w:t>
            </w:r>
            <w:r w:rsidR="00A16095" w:rsidRPr="000F2E0E">
              <w:rPr>
                <w:rFonts w:hint="eastAsia"/>
                <w:color w:val="000000" w:themeColor="text1"/>
                <w:szCs w:val="20"/>
                <w:lang w:val="en"/>
                <w:rPrChange w:id="1013" w:author="Tawatari, Masataka/田渡 将隆" w:date="2025-02-12T08:17:00Z">
                  <w:rPr>
                    <w:rFonts w:hint="eastAsia"/>
                    <w:szCs w:val="20"/>
                    <w:lang w:val="en"/>
                  </w:rPr>
                </w:rPrChange>
              </w:rPr>
              <w:t>ジャイロやロータリエンコーダ、</w:t>
            </w:r>
            <w:r w:rsidR="00A16095" w:rsidRPr="000F2E0E">
              <w:rPr>
                <w:color w:val="000000" w:themeColor="text1"/>
                <w:szCs w:val="20"/>
                <w:lang w:val="en"/>
                <w:rPrChange w:id="1014" w:author="Tawatari, Masataka/田渡 将隆" w:date="2025-02-12T08:17:00Z">
                  <w:rPr>
                    <w:szCs w:val="20"/>
                    <w:lang w:val="en"/>
                  </w:rPr>
                </w:rPrChange>
              </w:rPr>
              <w:t>G</w:t>
            </w:r>
            <w:r w:rsidR="00A16095" w:rsidRPr="000F2E0E">
              <w:rPr>
                <w:rFonts w:hint="eastAsia"/>
                <w:color w:val="000000" w:themeColor="text1"/>
                <w:szCs w:val="20"/>
                <w:lang w:val="en"/>
                <w:rPrChange w:id="1015" w:author="Tawatari, Masataka/田渡 将隆" w:date="2025-02-12T08:17:00Z">
                  <w:rPr>
                    <w:rFonts w:hint="eastAsia"/>
                    <w:szCs w:val="20"/>
                    <w:lang w:val="en"/>
                  </w:rPr>
                </w:rPrChange>
              </w:rPr>
              <w:t>センサ等</w:t>
            </w:r>
          </w:p>
        </w:tc>
      </w:tr>
      <w:tr w:rsidR="000F2E0E" w:rsidRPr="000F2E0E" w14:paraId="29C114CF" w14:textId="77777777" w:rsidTr="5FD21AE7">
        <w:trPr>
          <w:trHeight w:val="84"/>
        </w:trPr>
        <w:tc>
          <w:tcPr>
            <w:tcW w:w="1814" w:type="dxa"/>
          </w:tcPr>
          <w:p w14:paraId="58ED36F8" w14:textId="77777777" w:rsidR="001A6A1A" w:rsidRPr="000F2E0E" w:rsidRDefault="001A6A1A" w:rsidP="00922EDA">
            <w:pPr>
              <w:rPr>
                <w:rFonts w:ascii="Abadi" w:hAnsi="Abadi"/>
                <w:color w:val="000000" w:themeColor="text1"/>
                <w:szCs w:val="20"/>
                <w:lang w:val="en"/>
                <w:rPrChange w:id="1016" w:author="Tawatari, Masataka/田渡 将隆" w:date="2025-02-12T08:17:00Z">
                  <w:rPr>
                    <w:rFonts w:ascii="Abadi" w:hAnsi="Abadi"/>
                    <w:szCs w:val="20"/>
                    <w:lang w:val="en"/>
                  </w:rPr>
                </w:rPrChange>
              </w:rPr>
            </w:pPr>
            <w:r w:rsidRPr="000F2E0E">
              <w:rPr>
                <w:rFonts w:ascii="Abadi" w:hAnsi="Abadi"/>
                <w:color w:val="000000" w:themeColor="text1"/>
                <w:szCs w:val="20"/>
                <w:lang w:val="en"/>
                <w:rPrChange w:id="1017" w:author="Tawatari, Masataka/田渡 将隆" w:date="2025-02-12T08:17:00Z">
                  <w:rPr>
                    <w:rFonts w:ascii="Abadi" w:hAnsi="Abadi"/>
                    <w:szCs w:val="20"/>
                    <w:lang w:val="en"/>
                  </w:rPr>
                </w:rPrChange>
              </w:rPr>
              <w:t>Optical beacon receiver</w:t>
            </w:r>
          </w:p>
          <w:p w14:paraId="567070D9" w14:textId="7DD6D949" w:rsidR="00291C39" w:rsidRPr="000F2E0E" w:rsidRDefault="00291C39" w:rsidP="00922EDA">
            <w:pPr>
              <w:rPr>
                <w:rFonts w:ascii="Abadi" w:eastAsia="Meiryo UI" w:hAnsi="Abadi" w:cs="Meiryo UI"/>
                <w:color w:val="000000" w:themeColor="text1"/>
                <w:szCs w:val="20"/>
                <w:rPrChange w:id="1018" w:author="Tawatari, Masataka/田渡 将隆" w:date="2025-02-12T08:17:00Z">
                  <w:rPr>
                    <w:rFonts w:ascii="Abadi" w:eastAsia="Meiryo UI" w:hAnsi="Abadi" w:cs="Meiryo UI"/>
                    <w:szCs w:val="20"/>
                  </w:rPr>
                </w:rPrChange>
              </w:rPr>
            </w:pPr>
            <w:r w:rsidRPr="000F2E0E">
              <w:rPr>
                <w:rFonts w:ascii="Abadi" w:eastAsia="Meiryo UI" w:hAnsi="Abadi" w:cs="Meiryo UI" w:hint="eastAsia"/>
                <w:color w:val="000000" w:themeColor="text1"/>
                <w:szCs w:val="20"/>
                <w:rPrChange w:id="1019" w:author="Tawatari, Masataka/田渡 将隆" w:date="2025-02-12T08:17:00Z">
                  <w:rPr>
                    <w:rFonts w:ascii="Abadi" w:eastAsia="Meiryo UI" w:hAnsi="Abadi" w:cs="Meiryo UI" w:hint="eastAsia"/>
                    <w:szCs w:val="20"/>
                  </w:rPr>
                </w:rPrChange>
              </w:rPr>
              <w:t>光ビーコン受信器</w:t>
            </w:r>
          </w:p>
        </w:tc>
        <w:tc>
          <w:tcPr>
            <w:tcW w:w="6632" w:type="dxa"/>
          </w:tcPr>
          <w:p w14:paraId="4C013C35" w14:textId="77777777" w:rsidR="00F17BD1" w:rsidRPr="000F2E0E" w:rsidRDefault="7B419BFF" w:rsidP="00F17BD1">
            <w:pPr>
              <w:rPr>
                <w:color w:val="000000" w:themeColor="text1"/>
                <w:lang w:val="en"/>
                <w:rPrChange w:id="1020" w:author="Tawatari, Masataka/田渡 将隆" w:date="2025-02-12T08:17:00Z">
                  <w:rPr>
                    <w:lang w:val="en"/>
                  </w:rPr>
                </w:rPrChange>
              </w:rPr>
            </w:pPr>
            <w:r w:rsidRPr="000F2E0E">
              <w:rPr>
                <w:rFonts w:ascii="Abadi" w:hAnsi="Abadi"/>
                <w:color w:val="000000" w:themeColor="text1"/>
                <w:szCs w:val="20"/>
                <w:lang w:val="en"/>
                <w:rPrChange w:id="1021" w:author="Tawatari, Masataka/田渡 将隆" w:date="2025-02-12T08:17:00Z">
                  <w:rPr>
                    <w:rFonts w:ascii="Abadi" w:hAnsi="Abadi"/>
                    <w:szCs w:val="20"/>
                    <w:lang w:val="en"/>
                  </w:rPr>
                </w:rPrChange>
              </w:rPr>
              <w:t>A device that receives traffic jam information and current location information emitted by infrared rays from a wireless device (beacon) installed on a road</w:t>
            </w:r>
            <w:r w:rsidR="00D07DE1" w:rsidRPr="000F2E0E">
              <w:rPr>
                <w:rFonts w:ascii="Abadi" w:hAnsi="Abadi"/>
                <w:color w:val="000000" w:themeColor="text1"/>
                <w:szCs w:val="20"/>
                <w:lang w:val="en"/>
                <w:rPrChange w:id="1022" w:author="Tawatari, Masataka/田渡 将隆" w:date="2025-02-12T08:17:00Z">
                  <w:rPr>
                    <w:rFonts w:ascii="Abadi" w:hAnsi="Abadi"/>
                    <w:szCs w:val="20"/>
                    <w:lang w:val="en"/>
                  </w:rPr>
                </w:rPrChange>
              </w:rPr>
              <w:t>.</w:t>
            </w:r>
            <w:r w:rsidR="00F17BD1" w:rsidRPr="000F2E0E">
              <w:rPr>
                <w:rFonts w:ascii="Abadi" w:hAnsi="Abadi"/>
                <w:color w:val="000000" w:themeColor="text1"/>
                <w:szCs w:val="20"/>
                <w:lang w:val="en"/>
                <w:rPrChange w:id="1023" w:author="Tawatari, Masataka/田渡 将隆" w:date="2025-02-12T08:17:00Z">
                  <w:rPr>
                    <w:rFonts w:ascii="Abadi" w:hAnsi="Abadi"/>
                    <w:szCs w:val="20"/>
                    <w:lang w:val="en"/>
                  </w:rPr>
                </w:rPrChange>
              </w:rPr>
              <w:t xml:space="preserve"> </w:t>
            </w:r>
            <w:r w:rsidR="00F17BD1" w:rsidRPr="000F2E0E">
              <w:rPr>
                <w:rFonts w:hint="eastAsia"/>
                <w:color w:val="000000" w:themeColor="text1"/>
                <w:lang w:val="en"/>
                <w:rPrChange w:id="1024" w:author="Tawatari, Masataka/田渡 将隆" w:date="2025-02-12T08:17:00Z">
                  <w:rPr>
                    <w:rFonts w:hint="eastAsia"/>
                    <w:lang w:val="en"/>
                  </w:rPr>
                </w:rPrChange>
              </w:rPr>
              <w:t>道路上に設置された無線装置（ビーコン）から赤外線にて放射される渋滞情報や現在位置情報を受信する装置</w:t>
            </w:r>
          </w:p>
          <w:p w14:paraId="32A61D5C" w14:textId="666F93B8" w:rsidR="001A6A1A" w:rsidRPr="000F2E0E" w:rsidRDefault="001A6A1A" w:rsidP="2C4EC795">
            <w:pPr>
              <w:rPr>
                <w:rFonts w:ascii="Abadi" w:eastAsia="Meiryo UI" w:hAnsi="Abadi" w:cs="Meiryo UI"/>
                <w:color w:val="000000" w:themeColor="text1"/>
                <w:szCs w:val="20"/>
                <w:lang w:val="en"/>
                <w:rPrChange w:id="1025" w:author="Tawatari, Masataka/田渡 将隆" w:date="2025-02-12T08:17:00Z">
                  <w:rPr>
                    <w:rFonts w:ascii="Abadi" w:eastAsia="Meiryo UI" w:hAnsi="Abadi" w:cs="Meiryo UI"/>
                    <w:szCs w:val="20"/>
                    <w:lang w:val="en"/>
                  </w:rPr>
                </w:rPrChange>
              </w:rPr>
            </w:pPr>
          </w:p>
        </w:tc>
      </w:tr>
      <w:tr w:rsidR="000F2E0E" w:rsidRPr="000F2E0E" w14:paraId="4C31B8D6" w14:textId="77777777" w:rsidTr="5FD21AE7">
        <w:trPr>
          <w:trHeight w:val="84"/>
        </w:trPr>
        <w:tc>
          <w:tcPr>
            <w:tcW w:w="1814" w:type="dxa"/>
          </w:tcPr>
          <w:p w14:paraId="53E69224" w14:textId="77777777" w:rsidR="2C4EC795" w:rsidRPr="000F2E0E" w:rsidRDefault="2C4EC795" w:rsidP="5FD21AE7">
            <w:pPr>
              <w:rPr>
                <w:rFonts w:ascii="Calibri" w:hAnsi="Calibri" w:cs="Calibri"/>
                <w:color w:val="000000" w:themeColor="text1"/>
                <w:sz w:val="22"/>
                <w:szCs w:val="22"/>
                <w:shd w:val="clear" w:color="auto" w:fill="FFFFFF"/>
              </w:rPr>
            </w:pPr>
            <w:r w:rsidRPr="000F2E0E">
              <w:rPr>
                <w:rFonts w:ascii="Abadi" w:hAnsi="Abadi"/>
                <w:color w:val="000000" w:themeColor="text1"/>
                <w:lang w:val="en"/>
              </w:rPr>
              <w:t>ABS Wheel Pulse</w:t>
            </w:r>
            <w:r w:rsidR="00291D4A" w:rsidRPr="000F2E0E">
              <w:rPr>
                <w:rFonts w:ascii="Arial" w:hAnsi="Arial" w:cs="Arial"/>
                <w:color w:val="000000" w:themeColor="text1"/>
                <w:sz w:val="22"/>
                <w:szCs w:val="22"/>
                <w:shd w:val="clear" w:color="auto" w:fill="FFFFFF"/>
              </w:rPr>
              <w:t xml:space="preserve"> </w:t>
            </w:r>
            <w:r w:rsidR="00291D4A" w:rsidRPr="000F2E0E">
              <w:rPr>
                <w:rFonts w:ascii="Arial" w:hAnsi="Arial" w:cs="Arial" w:hint="eastAsia"/>
                <w:color w:val="000000" w:themeColor="text1"/>
                <w:sz w:val="22"/>
                <w:szCs w:val="22"/>
                <w:shd w:val="clear" w:color="auto" w:fill="FFFFFF"/>
              </w:rPr>
              <w:t>▲</w:t>
            </w:r>
            <w:r w:rsidR="00291D4A" w:rsidRPr="000F2E0E">
              <w:rPr>
                <w:rFonts w:ascii="Calibri" w:hAnsi="Calibri" w:cs="Calibri"/>
                <w:color w:val="000000" w:themeColor="text1"/>
                <w:sz w:val="22"/>
                <w:szCs w:val="22"/>
                <w:shd w:val="clear" w:color="auto" w:fill="FFFFFF"/>
              </w:rPr>
              <w:t>1.00</w:t>
            </w:r>
          </w:p>
          <w:p w14:paraId="793F8B78" w14:textId="2DB79278" w:rsidR="00291C39" w:rsidRPr="000F2E0E" w:rsidRDefault="00291C39" w:rsidP="5FD21AE7">
            <w:pPr>
              <w:rPr>
                <w:rFonts w:ascii="Abadi" w:hAnsi="Abadi"/>
                <w:color w:val="000000" w:themeColor="text1"/>
                <w:lang w:val="en"/>
              </w:rPr>
            </w:pPr>
            <w:r w:rsidRPr="000F2E0E">
              <w:rPr>
                <w:rFonts w:ascii="Abadi" w:hAnsi="Abadi"/>
                <w:color w:val="000000" w:themeColor="text1"/>
                <w:lang w:val="en"/>
              </w:rPr>
              <w:t>ABS</w:t>
            </w:r>
            <w:r w:rsidRPr="000F2E0E">
              <w:rPr>
                <w:rFonts w:ascii="Abadi" w:hAnsi="Abadi" w:hint="eastAsia"/>
                <w:color w:val="000000" w:themeColor="text1"/>
                <w:lang w:val="en"/>
              </w:rPr>
              <w:t>ホイールパルス</w:t>
            </w:r>
          </w:p>
        </w:tc>
        <w:tc>
          <w:tcPr>
            <w:tcW w:w="6632" w:type="dxa"/>
          </w:tcPr>
          <w:p w14:paraId="54C61567" w14:textId="77777777" w:rsidR="00291C39" w:rsidRPr="000F2E0E" w:rsidRDefault="2C4EC795" w:rsidP="00291C39">
            <w:pPr>
              <w:rPr>
                <w:color w:val="000000" w:themeColor="text1"/>
                <w:lang w:val="en"/>
                <w:rPrChange w:id="1026" w:author="Tawatari, Masataka/田渡 将隆" w:date="2025-02-12T08:17:00Z">
                  <w:rPr>
                    <w:lang w:val="en"/>
                  </w:rPr>
                </w:rPrChange>
              </w:rPr>
            </w:pPr>
            <w:r w:rsidRPr="000F2E0E">
              <w:rPr>
                <w:rFonts w:ascii="Abadi" w:hAnsi="Abadi"/>
                <w:color w:val="000000" w:themeColor="text1"/>
                <w:lang w:val="en"/>
              </w:rPr>
              <w:t>Wheel pulse or ABS wheel pulse is the critical data feed in determining vehicle motion in combination with IMU data.</w:t>
            </w:r>
            <w:r w:rsidR="00291D4A" w:rsidRPr="000F2E0E">
              <w:rPr>
                <w:rFonts w:ascii="Arial" w:hAnsi="Arial" w:cs="Arial"/>
                <w:color w:val="000000" w:themeColor="text1"/>
                <w:sz w:val="22"/>
                <w:szCs w:val="22"/>
                <w:shd w:val="clear" w:color="auto" w:fill="FFFFFF"/>
              </w:rPr>
              <w:t xml:space="preserve"> </w:t>
            </w:r>
            <w:r w:rsidR="00291D4A" w:rsidRPr="000F2E0E">
              <w:rPr>
                <w:rFonts w:ascii="Arial" w:hAnsi="Arial" w:cs="Arial" w:hint="eastAsia"/>
                <w:color w:val="000000" w:themeColor="text1"/>
                <w:sz w:val="22"/>
                <w:szCs w:val="22"/>
                <w:shd w:val="clear" w:color="auto" w:fill="FFFFFF"/>
              </w:rPr>
              <w:t>▲</w:t>
            </w:r>
            <w:r w:rsidR="00291D4A" w:rsidRPr="000F2E0E">
              <w:rPr>
                <w:rFonts w:ascii="Calibri" w:hAnsi="Calibri" w:cs="Calibri"/>
                <w:color w:val="000000" w:themeColor="text1"/>
                <w:sz w:val="22"/>
                <w:szCs w:val="22"/>
                <w:shd w:val="clear" w:color="auto" w:fill="FFFFFF"/>
              </w:rPr>
              <w:t>1.00</w:t>
            </w:r>
            <w:r w:rsidR="00291C39" w:rsidRPr="000F2E0E">
              <w:rPr>
                <w:rFonts w:ascii="Calibri" w:hAnsi="Calibri" w:cs="Calibri"/>
                <w:color w:val="000000" w:themeColor="text1"/>
                <w:sz w:val="22"/>
                <w:szCs w:val="22"/>
                <w:shd w:val="clear" w:color="auto" w:fill="FFFFFF"/>
              </w:rPr>
              <w:t xml:space="preserve"> </w:t>
            </w:r>
            <w:r w:rsidR="00291C39" w:rsidRPr="000F2E0E">
              <w:rPr>
                <w:rFonts w:hint="eastAsia"/>
                <w:color w:val="000000" w:themeColor="text1"/>
                <w:lang w:val="en"/>
                <w:rPrChange w:id="1027" w:author="Tawatari, Masataka/田渡 将隆" w:date="2025-02-12T08:17:00Z">
                  <w:rPr>
                    <w:rFonts w:hint="eastAsia"/>
                    <w:lang w:val="en"/>
                  </w:rPr>
                </w:rPrChange>
              </w:rPr>
              <w:t>ホイールパルスまたは</w:t>
            </w:r>
            <w:r w:rsidR="00291C39" w:rsidRPr="000F2E0E">
              <w:rPr>
                <w:color w:val="000000" w:themeColor="text1"/>
                <w:lang w:val="en"/>
                <w:rPrChange w:id="1028" w:author="Tawatari, Masataka/田渡 将隆" w:date="2025-02-12T08:17:00Z">
                  <w:rPr>
                    <w:lang w:val="en"/>
                  </w:rPr>
                </w:rPrChange>
              </w:rPr>
              <w:t>ABS</w:t>
            </w:r>
            <w:r w:rsidR="00291C39" w:rsidRPr="000F2E0E">
              <w:rPr>
                <w:rFonts w:hint="eastAsia"/>
                <w:color w:val="000000" w:themeColor="text1"/>
                <w:lang w:val="en"/>
                <w:rPrChange w:id="1029" w:author="Tawatari, Masataka/田渡 将隆" w:date="2025-02-12T08:17:00Z">
                  <w:rPr>
                    <w:rFonts w:hint="eastAsia"/>
                    <w:lang w:val="en"/>
                  </w:rPr>
                </w:rPrChange>
              </w:rPr>
              <w:t>ホイールパルスは、</w:t>
            </w:r>
            <w:r w:rsidR="00291C39" w:rsidRPr="000F2E0E">
              <w:rPr>
                <w:color w:val="000000" w:themeColor="text1"/>
                <w:lang w:val="en"/>
                <w:rPrChange w:id="1030" w:author="Tawatari, Masataka/田渡 将隆" w:date="2025-02-12T08:17:00Z">
                  <w:rPr>
                    <w:lang w:val="en"/>
                  </w:rPr>
                </w:rPrChange>
              </w:rPr>
              <w:t>IMU</w:t>
            </w:r>
            <w:r w:rsidR="00291C39" w:rsidRPr="000F2E0E">
              <w:rPr>
                <w:rFonts w:hint="eastAsia"/>
                <w:color w:val="000000" w:themeColor="text1"/>
                <w:lang w:val="en"/>
                <w:rPrChange w:id="1031" w:author="Tawatari, Masataka/田渡 将隆" w:date="2025-02-12T08:17:00Z">
                  <w:rPr>
                    <w:rFonts w:hint="eastAsia"/>
                    <w:lang w:val="en"/>
                  </w:rPr>
                </w:rPrChange>
              </w:rPr>
              <w:t>データと組み合わせて車両の動きを決定する際の重要なデータフィードです。</w:t>
            </w:r>
          </w:p>
          <w:p w14:paraId="0CAEC0BE" w14:textId="4E2FF74B" w:rsidR="2C4EC795" w:rsidRPr="000F2E0E" w:rsidRDefault="2C4EC795" w:rsidP="5FD21AE7">
            <w:pPr>
              <w:rPr>
                <w:rFonts w:ascii="Abadi" w:hAnsi="Abadi"/>
                <w:color w:val="000000" w:themeColor="text1"/>
                <w:lang w:val="en"/>
              </w:rPr>
            </w:pPr>
          </w:p>
        </w:tc>
      </w:tr>
      <w:bookmarkEnd w:id="949"/>
      <w:bookmarkEnd w:id="950"/>
      <w:bookmarkEnd w:id="951"/>
    </w:tbl>
    <w:p w14:paraId="6F48207D" w14:textId="77777777" w:rsidR="00661225" w:rsidRPr="000F2E0E" w:rsidRDefault="00661225" w:rsidP="00661225">
      <w:pPr>
        <w:rPr>
          <w:rFonts w:ascii="Abadi" w:eastAsia="Meiryo UI" w:hAnsi="Abadi" w:cs="Meiryo UI"/>
          <w:color w:val="000000" w:themeColor="text1"/>
          <w:szCs w:val="20"/>
          <w:rPrChange w:id="1032" w:author="Tawatari, Masataka/田渡 将隆" w:date="2025-02-12T08:17:00Z">
            <w:rPr>
              <w:rFonts w:ascii="Abadi" w:eastAsia="Meiryo UI" w:hAnsi="Abadi" w:cs="Meiryo UI"/>
              <w:szCs w:val="20"/>
            </w:rPr>
          </w:rPrChange>
        </w:rPr>
      </w:pPr>
    </w:p>
    <w:p w14:paraId="3D134CB4" w14:textId="77777777" w:rsidR="00661225" w:rsidRPr="000F2E0E" w:rsidRDefault="00661225" w:rsidP="00661225">
      <w:pPr>
        <w:rPr>
          <w:rFonts w:ascii="Abadi" w:eastAsia="Meiryo UI" w:hAnsi="Abadi" w:cs="Meiryo UI"/>
          <w:color w:val="000000" w:themeColor="text1"/>
          <w:szCs w:val="20"/>
          <w:rPrChange w:id="1033" w:author="Tawatari, Masataka/田渡 将隆" w:date="2025-02-12T08:17:00Z">
            <w:rPr>
              <w:rFonts w:ascii="Abadi" w:eastAsia="Meiryo UI" w:hAnsi="Abadi" w:cs="Meiryo UI"/>
              <w:szCs w:val="20"/>
            </w:rPr>
          </w:rPrChange>
        </w:rPr>
      </w:pPr>
      <w:r w:rsidRPr="000F2E0E">
        <w:rPr>
          <w:rFonts w:ascii="Abadi" w:eastAsia="Meiryo UI" w:hAnsi="Abadi" w:cs="Meiryo UI"/>
          <w:color w:val="000000" w:themeColor="text1"/>
          <w:szCs w:val="20"/>
          <w:rPrChange w:id="1034" w:author="Tawatari, Masataka/田渡 将隆" w:date="2025-02-12T08:17:00Z">
            <w:rPr>
              <w:rFonts w:ascii="Abadi" w:eastAsia="Meiryo UI" w:hAnsi="Abadi" w:cs="Meiryo UI"/>
              <w:szCs w:val="20"/>
            </w:rPr>
          </w:rPrChange>
        </w:rPr>
        <w:br w:type="page"/>
      </w:r>
    </w:p>
    <w:p w14:paraId="28726172" w14:textId="46F27DDD" w:rsidR="00C778EC" w:rsidRPr="000F2E0E" w:rsidRDefault="0071250D" w:rsidP="00661225">
      <w:pPr>
        <w:pStyle w:val="Heading1"/>
        <w:rPr>
          <w:rFonts w:ascii="Abadi" w:hAnsi="Abadi"/>
          <w:color w:val="000000" w:themeColor="text1"/>
          <w:sz w:val="20"/>
          <w:szCs w:val="20"/>
          <w:rPrChange w:id="1035" w:author="Tawatari, Masataka/田渡 将隆" w:date="2025-02-12T08:17:00Z">
            <w:rPr>
              <w:rFonts w:ascii="Abadi" w:hAnsi="Abadi"/>
              <w:sz w:val="20"/>
              <w:szCs w:val="20"/>
            </w:rPr>
          </w:rPrChange>
        </w:rPr>
      </w:pPr>
      <w:bookmarkStart w:id="1036" w:name="_Toc70600267"/>
      <w:bookmarkStart w:id="1037" w:name="_Toc121858336"/>
      <w:r w:rsidRPr="000F2E0E">
        <w:rPr>
          <w:rFonts w:ascii="Abadi" w:hAnsi="Abadi"/>
          <w:color w:val="000000" w:themeColor="text1"/>
          <w:sz w:val="20"/>
          <w:szCs w:val="20"/>
          <w:lang w:val="en"/>
          <w:rPrChange w:id="1038" w:author="Tawatari, Masataka/田渡 将隆" w:date="2025-02-12T08:17:00Z">
            <w:rPr>
              <w:rFonts w:ascii="Abadi" w:hAnsi="Abadi"/>
              <w:sz w:val="20"/>
              <w:szCs w:val="20"/>
              <w:lang w:val="en"/>
            </w:rPr>
          </w:rPrChange>
        </w:rPr>
        <w:lastRenderedPageBreak/>
        <w:t>1</w:t>
      </w:r>
      <w:r w:rsidRPr="000F2E0E">
        <w:rPr>
          <w:rFonts w:ascii="Abadi" w:hAnsi="Abadi" w:hint="eastAsia"/>
          <w:color w:val="000000" w:themeColor="text1"/>
          <w:sz w:val="20"/>
          <w:szCs w:val="20"/>
          <w:lang w:val="en"/>
          <w:rPrChange w:id="1039"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040" w:author="Tawatari, Masataka/田渡 将隆" w:date="2025-02-12T08:17:00Z">
            <w:rPr>
              <w:rFonts w:ascii="Abadi" w:hAnsi="Abadi"/>
              <w:sz w:val="20"/>
              <w:szCs w:val="20"/>
              <w:lang w:val="en"/>
            </w:rPr>
          </w:rPrChange>
        </w:rPr>
        <w:t xml:space="preserve"> Aim of service</w:t>
      </w:r>
      <w:bookmarkEnd w:id="1036"/>
      <w:r w:rsidR="008D462F" w:rsidRPr="000F2E0E">
        <w:rPr>
          <w:rFonts w:ascii="Abadi" w:hAnsi="Abadi"/>
          <w:color w:val="000000" w:themeColor="text1"/>
          <w:sz w:val="20"/>
          <w:szCs w:val="20"/>
          <w:lang w:val="en"/>
          <w:rPrChange w:id="1041" w:author="Tawatari, Masataka/田渡 将隆" w:date="2025-02-12T08:17:00Z">
            <w:rPr>
              <w:rFonts w:ascii="Abadi" w:hAnsi="Abadi"/>
              <w:sz w:val="20"/>
              <w:szCs w:val="20"/>
              <w:lang w:val="en"/>
            </w:rPr>
          </w:rPrChange>
        </w:rPr>
        <w:t xml:space="preserve"> </w:t>
      </w:r>
      <w:r w:rsidR="008D462F" w:rsidRPr="000F2E0E">
        <w:rPr>
          <w:rFonts w:ascii="Abadi" w:hAnsi="Abadi" w:hint="eastAsia"/>
          <w:color w:val="000000" w:themeColor="text1"/>
          <w:sz w:val="20"/>
          <w:szCs w:val="20"/>
          <w:lang w:val="en"/>
          <w:rPrChange w:id="1042" w:author="Tawatari, Masataka/田渡 将隆" w:date="2025-02-12T08:17:00Z">
            <w:rPr>
              <w:rFonts w:ascii="Abadi" w:hAnsi="Abadi" w:hint="eastAsia"/>
              <w:sz w:val="20"/>
              <w:szCs w:val="20"/>
              <w:lang w:val="en"/>
            </w:rPr>
          </w:rPrChange>
        </w:rPr>
        <w:t>サービスの狙い</w:t>
      </w:r>
      <w:bookmarkEnd w:id="1037"/>
    </w:p>
    <w:p w14:paraId="471113E7" w14:textId="0B0CF689" w:rsidR="006B1326" w:rsidRPr="000F2E0E" w:rsidRDefault="006B1326" w:rsidP="005B02E2">
      <w:pPr>
        <w:pStyle w:val="Heading2"/>
        <w:rPr>
          <w:rFonts w:ascii="Abadi" w:hAnsi="Abadi"/>
          <w:color w:val="000000" w:themeColor="text1"/>
          <w:sz w:val="20"/>
          <w:szCs w:val="20"/>
          <w:rPrChange w:id="1043" w:author="Tawatari, Masataka/田渡 将隆" w:date="2025-02-12T08:17:00Z">
            <w:rPr>
              <w:rFonts w:ascii="Abadi" w:hAnsi="Abadi"/>
              <w:sz w:val="20"/>
              <w:szCs w:val="20"/>
            </w:rPr>
          </w:rPrChange>
        </w:rPr>
      </w:pPr>
      <w:bookmarkStart w:id="1044" w:name="_Toc310249947"/>
      <w:bookmarkStart w:id="1045" w:name="_Toc70600268"/>
      <w:bookmarkStart w:id="1046" w:name="_Toc121858337"/>
      <w:r w:rsidRPr="000F2E0E">
        <w:rPr>
          <w:rFonts w:ascii="Abadi" w:hAnsi="Abadi"/>
          <w:color w:val="000000" w:themeColor="text1"/>
          <w:sz w:val="20"/>
          <w:szCs w:val="20"/>
          <w:lang w:val="en"/>
          <w:rPrChange w:id="1047" w:author="Tawatari, Masataka/田渡 将隆" w:date="2025-02-12T08:17:00Z">
            <w:rPr>
              <w:rFonts w:ascii="Abadi" w:hAnsi="Abadi"/>
              <w:sz w:val="20"/>
              <w:szCs w:val="20"/>
              <w:lang w:val="en"/>
            </w:rPr>
          </w:rPrChange>
        </w:rPr>
        <w:t>What is location service?</w:t>
      </w:r>
      <w:bookmarkEnd w:id="1044"/>
      <w:bookmarkEnd w:id="1045"/>
      <w:r w:rsidR="008D462F" w:rsidRPr="000F2E0E">
        <w:rPr>
          <w:rFonts w:ascii="Abadi" w:hAnsi="Abadi"/>
          <w:color w:val="000000" w:themeColor="text1"/>
          <w:sz w:val="20"/>
          <w:szCs w:val="20"/>
          <w:lang w:val="en"/>
          <w:rPrChange w:id="1048" w:author="Tawatari, Masataka/田渡 将隆" w:date="2025-02-12T08:17:00Z">
            <w:rPr>
              <w:rFonts w:ascii="Abadi" w:hAnsi="Abadi"/>
              <w:sz w:val="20"/>
              <w:szCs w:val="20"/>
              <w:lang w:val="en"/>
            </w:rPr>
          </w:rPrChange>
        </w:rPr>
        <w:t xml:space="preserve"> </w:t>
      </w:r>
      <w:r w:rsidR="008D462F" w:rsidRPr="000F2E0E">
        <w:rPr>
          <w:rFonts w:ascii="Abadi" w:hAnsi="Abadi" w:hint="eastAsia"/>
          <w:color w:val="000000" w:themeColor="text1"/>
          <w:sz w:val="20"/>
          <w:szCs w:val="20"/>
          <w:lang w:val="en"/>
          <w:rPrChange w:id="1049" w:author="Tawatari, Masataka/田渡 将隆" w:date="2025-02-12T08:17:00Z">
            <w:rPr>
              <w:rFonts w:ascii="Abadi" w:hAnsi="Abadi" w:hint="eastAsia"/>
              <w:sz w:val="20"/>
              <w:szCs w:val="20"/>
              <w:lang w:val="en"/>
            </w:rPr>
          </w:rPrChange>
        </w:rPr>
        <w:t>ロケーションサービスとは</w:t>
      </w:r>
      <w:bookmarkEnd w:id="1046"/>
    </w:p>
    <w:p w14:paraId="75355550" w14:textId="5AB71E0E" w:rsidR="00814476" w:rsidRPr="000F2E0E" w:rsidRDefault="00EB34C6">
      <w:pPr>
        <w:rPr>
          <w:rFonts w:ascii="Abadi" w:hAnsi="Abadi"/>
          <w:color w:val="000000" w:themeColor="text1"/>
          <w:szCs w:val="20"/>
          <w:lang w:val="en"/>
          <w:rPrChange w:id="1050" w:author="Tawatari, Masataka/田渡 将隆" w:date="2025-02-12T08:17:00Z">
            <w:rPr>
              <w:rFonts w:ascii="Abadi" w:hAnsi="Abadi"/>
              <w:szCs w:val="20"/>
              <w:lang w:val="en"/>
            </w:rPr>
          </w:rPrChange>
        </w:rPr>
      </w:pPr>
      <w:r w:rsidRPr="000F2E0E">
        <w:rPr>
          <w:rFonts w:ascii="Abadi" w:hAnsi="Abadi"/>
          <w:color w:val="000000" w:themeColor="text1"/>
          <w:szCs w:val="20"/>
          <w:lang w:val="en"/>
          <w:rPrChange w:id="1051" w:author="Tawatari, Masataka/田渡 将隆" w:date="2025-02-12T08:17:00Z">
            <w:rPr>
              <w:rFonts w:ascii="Abadi" w:hAnsi="Abadi"/>
              <w:szCs w:val="20"/>
              <w:lang w:val="en"/>
            </w:rPr>
          </w:rPrChange>
        </w:rPr>
        <w:t xml:space="preserve">Using information from various devices such as GNSS and IMU and ABS wheel pulses, the </w:t>
      </w:r>
      <w:r w:rsidR="00143B10" w:rsidRPr="000F2E0E">
        <w:rPr>
          <w:rFonts w:ascii="Abadi" w:eastAsia="Meiryo UI" w:hAnsi="Abadi" w:cs="Meiryo UI"/>
          <w:color w:val="000000" w:themeColor="text1"/>
          <w:szCs w:val="20"/>
          <w:shd w:val="clear" w:color="auto" w:fill="E6E6E6"/>
          <w:lang w:val="en"/>
        </w:rPr>
        <w:t>three-dimensional</w:t>
      </w:r>
      <w:r w:rsidRPr="000F2E0E">
        <w:rPr>
          <w:rFonts w:ascii="Abadi" w:hAnsi="Abadi"/>
          <w:color w:val="000000" w:themeColor="text1"/>
          <w:szCs w:val="20"/>
          <w:lang w:val="en"/>
        </w:rPr>
        <w:t xml:space="preserve"> </w:t>
      </w:r>
      <w:r w:rsidR="00143B10" w:rsidRPr="000F2E0E">
        <w:rPr>
          <w:rFonts w:ascii="Abadi" w:eastAsia="Meiryo UI" w:hAnsi="Abadi" w:cs="Meiryo UI"/>
          <w:color w:val="000000" w:themeColor="text1"/>
          <w:szCs w:val="20"/>
          <w:shd w:val="clear" w:color="auto" w:fill="E6E6E6"/>
          <w:lang w:val="en"/>
        </w:rPr>
        <w:t>position</w:t>
      </w:r>
      <w:r w:rsidRPr="000F2E0E">
        <w:rPr>
          <w:rFonts w:ascii="Abadi" w:hAnsi="Abadi"/>
          <w:color w:val="000000" w:themeColor="text1"/>
          <w:szCs w:val="20"/>
          <w:lang w:val="en"/>
        </w:rPr>
        <w:t xml:space="preserve"> </w:t>
      </w:r>
      <w:r w:rsidR="00FF26F8" w:rsidRPr="000F2E0E">
        <w:rPr>
          <w:rFonts w:ascii="Abadi" w:hAnsi="Abadi"/>
          <w:color w:val="000000" w:themeColor="text1"/>
          <w:szCs w:val="20"/>
          <w:shd w:val="clear" w:color="auto" w:fill="E6E6E6"/>
          <w:lang w:val="en"/>
        </w:rPr>
        <w:t>and attitude angle (roll pitch yaw)</w:t>
      </w:r>
      <w:r w:rsidRPr="000F2E0E">
        <w:rPr>
          <w:rFonts w:ascii="Abadi" w:hAnsi="Abadi"/>
          <w:color w:val="000000" w:themeColor="text1"/>
          <w:szCs w:val="20"/>
          <w:lang w:val="en"/>
          <w:rPrChange w:id="1052" w:author="Tawatari, Masataka/田渡 将隆" w:date="2025-02-12T08:17:00Z">
            <w:rPr>
              <w:rFonts w:ascii="Abadi" w:hAnsi="Abadi"/>
              <w:szCs w:val="20"/>
              <w:lang w:val="en"/>
            </w:rPr>
          </w:rPrChange>
        </w:rPr>
        <w:t xml:space="preserve"> </w:t>
      </w:r>
      <w:r w:rsidR="00291D4A" w:rsidRPr="000F2E0E">
        <w:rPr>
          <w:rFonts w:ascii="Arial" w:hAnsi="Arial" w:cs="Arial" w:hint="eastAsia"/>
          <w:color w:val="000000" w:themeColor="text1"/>
          <w:szCs w:val="20"/>
          <w:shd w:val="clear" w:color="auto" w:fill="FFFFFF"/>
          <w:rPrChange w:id="1053" w:author="Tawatari, Masataka/田渡 将隆" w:date="2025-02-12T08:17:00Z">
            <w:rPr>
              <w:rFonts w:ascii="Arial" w:hAnsi="Arial" w:cs="Arial" w:hint="eastAsia"/>
              <w:color w:val="000000"/>
              <w:szCs w:val="20"/>
              <w:shd w:val="clear" w:color="auto" w:fill="FFFFFF"/>
            </w:rPr>
          </w:rPrChange>
        </w:rPr>
        <w:t>▲</w:t>
      </w:r>
      <w:r w:rsidR="00291D4A" w:rsidRPr="000F2E0E">
        <w:rPr>
          <w:rFonts w:ascii="Abadi" w:hAnsi="Abadi" w:cs="Calibri"/>
          <w:color w:val="000000" w:themeColor="text1"/>
          <w:szCs w:val="20"/>
          <w:shd w:val="clear" w:color="auto" w:fill="FFFFFF"/>
          <w:rPrChange w:id="1054" w:author="Tawatari, Masataka/田渡 将隆" w:date="2025-02-12T08:17:00Z">
            <w:rPr>
              <w:rFonts w:ascii="Abadi" w:hAnsi="Abadi" w:cs="Calibri"/>
              <w:color w:val="000000"/>
              <w:szCs w:val="20"/>
              <w:shd w:val="clear" w:color="auto" w:fill="FFFFFF"/>
            </w:rPr>
          </w:rPrChange>
        </w:rPr>
        <w:t>1.00</w:t>
      </w:r>
      <w:r w:rsidR="00F805EE" w:rsidRPr="000F2E0E">
        <w:rPr>
          <w:rFonts w:ascii="Abadi" w:hAnsi="Abadi" w:cs="Calibri"/>
          <w:color w:val="000000" w:themeColor="text1"/>
          <w:szCs w:val="20"/>
          <w:shd w:val="clear" w:color="auto" w:fill="FFFFFF"/>
          <w:rPrChange w:id="1055" w:author="Tawatari, Masataka/田渡 将隆" w:date="2025-02-12T08:17:00Z">
            <w:rPr>
              <w:rFonts w:ascii="Abadi" w:hAnsi="Abadi" w:cs="Calibri"/>
              <w:color w:val="000000"/>
              <w:szCs w:val="20"/>
              <w:shd w:val="clear" w:color="auto" w:fill="FFFFFF"/>
            </w:rPr>
          </w:rPrChange>
        </w:rPr>
        <w:t xml:space="preserve"> </w:t>
      </w:r>
      <w:r w:rsidRPr="000F2E0E">
        <w:rPr>
          <w:rFonts w:ascii="Abadi" w:hAnsi="Abadi"/>
          <w:color w:val="000000" w:themeColor="text1"/>
          <w:szCs w:val="20"/>
          <w:lang w:val="en"/>
          <w:rPrChange w:id="1056" w:author="Tawatari, Masataka/田渡 将隆" w:date="2025-02-12T08:17:00Z">
            <w:rPr>
              <w:rFonts w:ascii="Abadi" w:hAnsi="Abadi"/>
              <w:szCs w:val="20"/>
              <w:lang w:val="en"/>
            </w:rPr>
          </w:rPrChange>
        </w:rPr>
        <w:t xml:space="preserve">of the car traveling </w:t>
      </w:r>
      <w:r w:rsidR="006B1326" w:rsidRPr="000F2E0E">
        <w:rPr>
          <w:rFonts w:ascii="Abadi" w:hAnsi="Abadi"/>
          <w:color w:val="000000" w:themeColor="text1"/>
          <w:szCs w:val="20"/>
          <w:lang w:val="en"/>
          <w:rPrChange w:id="1057" w:author="Tawatari, Masataka/田渡 将隆" w:date="2025-02-12T08:17:00Z">
            <w:rPr>
              <w:rFonts w:ascii="Abadi" w:hAnsi="Abadi"/>
              <w:szCs w:val="20"/>
              <w:lang w:val="en"/>
            </w:rPr>
          </w:rPrChange>
        </w:rPr>
        <w:t xml:space="preserve">on the road can be accurately calculated, and various services necessary until the arrival of the destination (map display, route guidance, etc.) can be provided. </w:t>
      </w:r>
    </w:p>
    <w:p w14:paraId="3E08E344" w14:textId="76037BEB" w:rsidR="00A16095" w:rsidRPr="000F2E0E" w:rsidRDefault="00A16095">
      <w:pPr>
        <w:rPr>
          <w:rFonts w:ascii="Abadi" w:hAnsi="Abadi"/>
          <w:color w:val="000000" w:themeColor="text1"/>
          <w:szCs w:val="20"/>
          <w:lang w:val="en"/>
          <w:rPrChange w:id="1058" w:author="Tawatari, Masataka/田渡 将隆" w:date="2025-02-12T08:17:00Z">
            <w:rPr>
              <w:rFonts w:ascii="Abadi" w:hAnsi="Abadi"/>
              <w:szCs w:val="20"/>
              <w:lang w:val="en"/>
            </w:rPr>
          </w:rPrChange>
        </w:rPr>
      </w:pPr>
    </w:p>
    <w:p w14:paraId="7EB5ECDD" w14:textId="244CDC4A" w:rsidR="00A16095" w:rsidRPr="000F2E0E" w:rsidRDefault="00A16095">
      <w:pPr>
        <w:rPr>
          <w:rFonts w:ascii="Abadi" w:eastAsia="Meiryo UI" w:hAnsi="Abadi" w:cs="Meiryo UI"/>
          <w:color w:val="000000" w:themeColor="text1"/>
          <w:szCs w:val="20"/>
          <w:rPrChange w:id="1059" w:author="Tawatari, Masataka/田渡 将隆" w:date="2025-02-12T08:17:00Z">
            <w:rPr>
              <w:rFonts w:ascii="Abadi" w:eastAsia="Meiryo UI" w:hAnsi="Abadi" w:cs="Meiryo UI"/>
              <w:szCs w:val="20"/>
            </w:rPr>
          </w:rPrChange>
        </w:rPr>
      </w:pPr>
      <w:r w:rsidRPr="000F2E0E">
        <w:rPr>
          <w:color w:val="000000" w:themeColor="text1"/>
          <w:lang w:val="en"/>
          <w:rPrChange w:id="1060" w:author="Tawatari, Masataka/田渡 将隆" w:date="2025-02-12T08:17:00Z">
            <w:rPr>
              <w:lang w:val="en"/>
            </w:rPr>
          </w:rPrChange>
        </w:rPr>
        <w:t>GNSS</w:t>
      </w:r>
      <w:r w:rsidRPr="000F2E0E">
        <w:rPr>
          <w:rFonts w:hint="eastAsia"/>
          <w:color w:val="000000" w:themeColor="text1"/>
          <w:lang w:val="en"/>
          <w:rPrChange w:id="1061" w:author="Tawatari, Masataka/田渡 将隆" w:date="2025-02-12T08:17:00Z">
            <w:rPr>
              <w:rFonts w:hint="eastAsia"/>
              <w:lang w:val="en"/>
            </w:rPr>
          </w:rPrChange>
        </w:rPr>
        <w:t>及び</w:t>
      </w:r>
      <w:r w:rsidRPr="000F2E0E">
        <w:rPr>
          <w:color w:val="000000" w:themeColor="text1"/>
          <w:lang w:val="en"/>
          <w:rPrChange w:id="1062" w:author="Tawatari, Masataka/田渡 将隆" w:date="2025-02-12T08:17:00Z">
            <w:rPr>
              <w:lang w:val="en"/>
            </w:rPr>
          </w:rPrChange>
        </w:rPr>
        <w:t>IMU</w:t>
      </w:r>
      <w:r w:rsidRPr="000F2E0E">
        <w:rPr>
          <w:rFonts w:hint="eastAsia"/>
          <w:color w:val="000000" w:themeColor="text1"/>
          <w:lang w:val="en"/>
          <w:rPrChange w:id="1063" w:author="Tawatari, Masataka/田渡 将隆" w:date="2025-02-12T08:17:00Z">
            <w:rPr>
              <w:rFonts w:hint="eastAsia"/>
              <w:lang w:val="en"/>
            </w:rPr>
          </w:rPrChange>
        </w:rPr>
        <w:t>等の各種デバイスの情報を使い、道路を走行する車の</w:t>
      </w:r>
      <w:r w:rsidRPr="000F2E0E">
        <w:rPr>
          <w:rFonts w:hint="eastAsia"/>
          <w:strike/>
          <w:color w:val="000000" w:themeColor="text1"/>
          <w:lang w:val="en"/>
          <w:rPrChange w:id="1064" w:author="Tawatari, Masataka/田渡 将隆" w:date="2025-02-12T08:17:00Z">
            <w:rPr>
              <w:rFonts w:hint="eastAsia"/>
              <w:strike/>
              <w:lang w:val="en"/>
            </w:rPr>
          </w:rPrChange>
        </w:rPr>
        <w:t>３次元の</w:t>
      </w:r>
      <w:r w:rsidRPr="000F2E0E">
        <w:rPr>
          <w:rFonts w:hint="eastAsia"/>
          <w:color w:val="000000" w:themeColor="text1"/>
          <w:lang w:val="en"/>
          <w:rPrChange w:id="1065" w:author="Tawatari, Masataka/田渡 将隆" w:date="2025-02-12T08:17:00Z">
            <w:rPr>
              <w:rFonts w:hint="eastAsia"/>
              <w:lang w:val="en"/>
            </w:rPr>
          </w:rPrChange>
        </w:rPr>
        <w:t>位置姿勢角（ロール・ピッチ・ヨー）▲</w:t>
      </w:r>
      <w:r w:rsidRPr="000F2E0E">
        <w:rPr>
          <w:color w:val="000000" w:themeColor="text1"/>
          <w:lang w:val="en"/>
          <w:rPrChange w:id="1066" w:author="Tawatari, Masataka/田渡 将隆" w:date="2025-02-12T08:17:00Z">
            <w:rPr>
              <w:lang w:val="en"/>
            </w:rPr>
          </w:rPrChange>
        </w:rPr>
        <w:t>3.00</w:t>
      </w:r>
      <w:r w:rsidRPr="000F2E0E">
        <w:rPr>
          <w:rFonts w:hint="eastAsia"/>
          <w:color w:val="000000" w:themeColor="text1"/>
          <w:lang w:val="en"/>
          <w:rPrChange w:id="1067" w:author="Tawatari, Masataka/田渡 将隆" w:date="2025-02-12T08:17:00Z">
            <w:rPr>
              <w:rFonts w:hint="eastAsia"/>
              <w:lang w:val="en"/>
            </w:rPr>
          </w:rPrChange>
        </w:rPr>
        <w:t>を正確に算出し、目的地到着へ至るまでに必要な様々なサービス</w:t>
      </w:r>
      <w:r w:rsidRPr="000F2E0E">
        <w:rPr>
          <w:color w:val="000000" w:themeColor="text1"/>
          <w:lang w:val="en"/>
          <w:rPrChange w:id="1068" w:author="Tawatari, Masataka/田渡 将隆" w:date="2025-02-12T08:17:00Z">
            <w:rPr>
              <w:lang w:val="en"/>
            </w:rPr>
          </w:rPrChange>
        </w:rPr>
        <w:t>(</w:t>
      </w:r>
      <w:r w:rsidRPr="000F2E0E">
        <w:rPr>
          <w:rFonts w:hint="eastAsia"/>
          <w:color w:val="000000" w:themeColor="text1"/>
          <w:lang w:val="en"/>
          <w:rPrChange w:id="1069" w:author="Tawatari, Masataka/田渡 将隆" w:date="2025-02-12T08:17:00Z">
            <w:rPr>
              <w:rFonts w:hint="eastAsia"/>
              <w:lang w:val="en"/>
            </w:rPr>
          </w:rPrChange>
        </w:rPr>
        <w:t>地図表示、経路案内等</w:t>
      </w:r>
      <w:r w:rsidRPr="000F2E0E">
        <w:rPr>
          <w:color w:val="000000" w:themeColor="text1"/>
          <w:lang w:val="en"/>
          <w:rPrChange w:id="1070" w:author="Tawatari, Masataka/田渡 将隆" w:date="2025-02-12T08:17:00Z">
            <w:rPr>
              <w:lang w:val="en"/>
            </w:rPr>
          </w:rPrChange>
        </w:rPr>
        <w:t>)</w:t>
      </w:r>
      <w:r w:rsidRPr="000F2E0E">
        <w:rPr>
          <w:rFonts w:hint="eastAsia"/>
          <w:color w:val="000000" w:themeColor="text1"/>
          <w:lang w:val="en"/>
          <w:rPrChange w:id="1071" w:author="Tawatari, Masataka/田渡 将隆" w:date="2025-02-12T08:17:00Z">
            <w:rPr>
              <w:rFonts w:hint="eastAsia"/>
              <w:lang w:val="en"/>
            </w:rPr>
          </w:rPrChange>
        </w:rPr>
        <w:t>を提供することができる</w:t>
      </w:r>
    </w:p>
    <w:p w14:paraId="1A16DA72" w14:textId="77777777" w:rsidR="00661225" w:rsidRPr="000F2E0E" w:rsidRDefault="00661225">
      <w:pPr>
        <w:rPr>
          <w:rFonts w:ascii="Abadi" w:eastAsia="Meiryo UI" w:hAnsi="Abadi" w:cs="Meiryo UI"/>
          <w:color w:val="000000" w:themeColor="text1"/>
          <w:szCs w:val="20"/>
          <w:rPrChange w:id="1072" w:author="Tawatari, Masataka/田渡 将隆" w:date="2025-02-12T08:17:00Z">
            <w:rPr>
              <w:rFonts w:ascii="Abadi" w:eastAsia="Meiryo UI" w:hAnsi="Abadi" w:cs="Meiryo UI"/>
              <w:szCs w:val="20"/>
            </w:rPr>
          </w:rPrChange>
        </w:rPr>
      </w:pPr>
    </w:p>
    <w:p w14:paraId="79C70EF8" w14:textId="0FC7CA6B" w:rsidR="00C5175E" w:rsidRPr="000F2E0E" w:rsidRDefault="00C5175E" w:rsidP="00C5175E">
      <w:pPr>
        <w:pStyle w:val="Heading1"/>
        <w:rPr>
          <w:rFonts w:ascii="Abadi" w:hAnsi="Abadi"/>
          <w:color w:val="000000" w:themeColor="text1"/>
          <w:sz w:val="20"/>
          <w:szCs w:val="20"/>
          <w:rPrChange w:id="1073" w:author="Tawatari, Masataka/田渡 将隆" w:date="2025-02-12T08:17:00Z">
            <w:rPr>
              <w:rFonts w:ascii="Abadi" w:hAnsi="Abadi"/>
              <w:sz w:val="20"/>
              <w:szCs w:val="20"/>
            </w:rPr>
          </w:rPrChange>
        </w:rPr>
      </w:pPr>
      <w:bookmarkStart w:id="1074" w:name="_Toc70600269"/>
      <w:bookmarkStart w:id="1075" w:name="_Toc121858338"/>
      <w:r w:rsidRPr="000F2E0E">
        <w:rPr>
          <w:rFonts w:ascii="Abadi" w:hAnsi="Abadi"/>
          <w:color w:val="000000" w:themeColor="text1"/>
          <w:sz w:val="20"/>
          <w:szCs w:val="20"/>
          <w:lang w:val="en"/>
          <w:rPrChange w:id="1076" w:author="Tawatari, Masataka/田渡 将隆" w:date="2025-02-12T08:17:00Z">
            <w:rPr>
              <w:rFonts w:ascii="Abadi" w:hAnsi="Abadi"/>
              <w:sz w:val="20"/>
              <w:szCs w:val="20"/>
              <w:lang w:val="en"/>
            </w:rPr>
          </w:rPrChange>
        </w:rPr>
        <w:t>2</w:t>
      </w:r>
      <w:r w:rsidRPr="000F2E0E">
        <w:rPr>
          <w:rFonts w:ascii="Abadi" w:hAnsi="Abadi" w:hint="eastAsia"/>
          <w:color w:val="000000" w:themeColor="text1"/>
          <w:sz w:val="20"/>
          <w:szCs w:val="20"/>
          <w:lang w:val="en"/>
          <w:rPrChange w:id="1077"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078" w:author="Tawatari, Masataka/田渡 将隆" w:date="2025-02-12T08:17:00Z">
            <w:rPr>
              <w:rFonts w:ascii="Abadi" w:hAnsi="Abadi"/>
              <w:sz w:val="20"/>
              <w:szCs w:val="20"/>
              <w:lang w:val="en"/>
            </w:rPr>
          </w:rPrChange>
        </w:rPr>
        <w:t xml:space="preserve"> Main usage scenes</w:t>
      </w:r>
      <w:bookmarkEnd w:id="1074"/>
      <w:r w:rsidR="008D462F" w:rsidRPr="000F2E0E">
        <w:rPr>
          <w:rFonts w:ascii="Abadi" w:hAnsi="Abadi"/>
          <w:color w:val="000000" w:themeColor="text1"/>
          <w:sz w:val="20"/>
          <w:szCs w:val="20"/>
          <w:lang w:val="en"/>
          <w:rPrChange w:id="1079" w:author="Tawatari, Masataka/田渡 将隆" w:date="2025-02-12T08:17:00Z">
            <w:rPr>
              <w:rFonts w:ascii="Abadi" w:hAnsi="Abadi"/>
              <w:sz w:val="20"/>
              <w:szCs w:val="20"/>
              <w:lang w:val="en"/>
            </w:rPr>
          </w:rPrChange>
        </w:rPr>
        <w:t xml:space="preserve"> </w:t>
      </w:r>
      <w:r w:rsidR="008D462F" w:rsidRPr="000F2E0E">
        <w:rPr>
          <w:rFonts w:ascii="Abadi" w:hAnsi="Abadi" w:hint="eastAsia"/>
          <w:color w:val="000000" w:themeColor="text1"/>
          <w:sz w:val="20"/>
          <w:szCs w:val="20"/>
          <w:lang w:val="en"/>
          <w:rPrChange w:id="1080" w:author="Tawatari, Masataka/田渡 将隆" w:date="2025-02-12T08:17:00Z">
            <w:rPr>
              <w:rFonts w:ascii="Abadi" w:hAnsi="Abadi" w:hint="eastAsia"/>
              <w:sz w:val="20"/>
              <w:szCs w:val="20"/>
              <w:lang w:val="en"/>
            </w:rPr>
          </w:rPrChange>
        </w:rPr>
        <w:t>主な利用シーン</w:t>
      </w:r>
      <w:bookmarkEnd w:id="1075"/>
    </w:p>
    <w:p w14:paraId="64962BD7" w14:textId="44D416CC" w:rsidR="000E03E1" w:rsidRPr="000F2E0E" w:rsidRDefault="00EC72D3" w:rsidP="00C5175E">
      <w:pPr>
        <w:rPr>
          <w:rFonts w:ascii="Abadi" w:hAnsi="Abadi"/>
          <w:color w:val="000000" w:themeColor="text1"/>
          <w:szCs w:val="20"/>
          <w:lang w:val="en"/>
          <w:rPrChange w:id="1081" w:author="Tawatari, Masataka/田渡 将隆" w:date="2025-02-12T08:17:00Z">
            <w:rPr>
              <w:rFonts w:ascii="Abadi" w:hAnsi="Abadi"/>
              <w:szCs w:val="20"/>
              <w:lang w:val="en"/>
            </w:rPr>
          </w:rPrChange>
        </w:rPr>
      </w:pPr>
      <w:r w:rsidRPr="000F2E0E">
        <w:rPr>
          <w:rFonts w:ascii="Abadi" w:hAnsi="Abadi"/>
          <w:color w:val="000000" w:themeColor="text1"/>
          <w:szCs w:val="20"/>
          <w:lang w:val="en"/>
          <w:rPrChange w:id="1082" w:author="Tawatari, Masataka/田渡 将隆" w:date="2025-02-12T08:17:00Z">
            <w:rPr>
              <w:rFonts w:ascii="Abadi" w:hAnsi="Abadi"/>
              <w:szCs w:val="20"/>
              <w:lang w:val="en"/>
            </w:rPr>
          </w:rPrChange>
        </w:rPr>
        <w:t>When you want to use a service that requires the location information of your car (map display, directions, weather guidance, etc.)</w:t>
      </w:r>
    </w:p>
    <w:p w14:paraId="177B7ACF" w14:textId="77777777" w:rsidR="00A16095" w:rsidRPr="000F2E0E" w:rsidRDefault="00A16095" w:rsidP="00C5175E">
      <w:pPr>
        <w:rPr>
          <w:rFonts w:ascii="Abadi" w:eastAsia="Meiryo UI" w:hAnsi="Abadi" w:cs="Meiryo UI"/>
          <w:color w:val="000000" w:themeColor="text1"/>
          <w:szCs w:val="20"/>
          <w:rPrChange w:id="1083" w:author="Tawatari, Masataka/田渡 将隆" w:date="2025-02-12T08:17:00Z">
            <w:rPr>
              <w:rFonts w:ascii="Abadi" w:eastAsia="Meiryo UI" w:hAnsi="Abadi" w:cs="Meiryo UI"/>
              <w:szCs w:val="20"/>
            </w:rPr>
          </w:rPrChange>
        </w:rPr>
      </w:pPr>
    </w:p>
    <w:p w14:paraId="2B47B6F2" w14:textId="77777777" w:rsidR="00A16095" w:rsidRPr="000F2E0E" w:rsidRDefault="00A16095" w:rsidP="00A16095">
      <w:pPr>
        <w:rPr>
          <w:color w:val="000000" w:themeColor="text1"/>
          <w:lang w:val="en"/>
          <w:rPrChange w:id="1084" w:author="Tawatari, Masataka/田渡 将隆" w:date="2025-02-12T08:17:00Z">
            <w:rPr>
              <w:lang w:val="en"/>
            </w:rPr>
          </w:rPrChange>
        </w:rPr>
      </w:pPr>
      <w:r w:rsidRPr="000F2E0E">
        <w:rPr>
          <w:rFonts w:hint="eastAsia"/>
          <w:color w:val="000000" w:themeColor="text1"/>
          <w:lang w:val="en"/>
          <w:rPrChange w:id="1085" w:author="Tawatari, Masataka/田渡 将隆" w:date="2025-02-12T08:17:00Z">
            <w:rPr>
              <w:rFonts w:hint="eastAsia"/>
              <w:lang w:val="en"/>
            </w:rPr>
          </w:rPrChange>
        </w:rPr>
        <w:t>自車の位置情報が必要なサービス（地図表示、経路案内、天気案内等）を利用したいとき</w:t>
      </w:r>
    </w:p>
    <w:p w14:paraId="2E206176" w14:textId="77777777" w:rsidR="00A16095" w:rsidRPr="000F2E0E" w:rsidRDefault="00A16095">
      <w:pPr>
        <w:rPr>
          <w:rFonts w:ascii="Abadi" w:eastAsia="Meiryo UI" w:hAnsi="Abadi" w:cs="Meiryo UI"/>
          <w:color w:val="000000" w:themeColor="text1"/>
          <w:szCs w:val="20"/>
          <w:rPrChange w:id="1086" w:author="Tawatari, Masataka/田渡 将隆" w:date="2025-02-12T08:17:00Z">
            <w:rPr>
              <w:rFonts w:ascii="Abadi" w:eastAsia="Meiryo UI" w:hAnsi="Abadi" w:cs="Meiryo UI"/>
              <w:szCs w:val="20"/>
            </w:rPr>
          </w:rPrChange>
        </w:rPr>
      </w:pPr>
    </w:p>
    <w:p w14:paraId="18E7F824" w14:textId="0DBDA68C" w:rsidR="00C778EC" w:rsidRPr="000F2E0E" w:rsidRDefault="00C5175E" w:rsidP="00661225">
      <w:pPr>
        <w:pStyle w:val="Heading1"/>
        <w:rPr>
          <w:rFonts w:ascii="Abadi" w:hAnsi="Abadi"/>
          <w:color w:val="000000" w:themeColor="text1"/>
          <w:sz w:val="20"/>
          <w:szCs w:val="20"/>
          <w:rPrChange w:id="1087" w:author="Tawatari, Masataka/田渡 将隆" w:date="2025-02-12T08:17:00Z">
            <w:rPr>
              <w:rFonts w:ascii="Abadi" w:hAnsi="Abadi"/>
              <w:sz w:val="20"/>
              <w:szCs w:val="20"/>
            </w:rPr>
          </w:rPrChange>
        </w:rPr>
      </w:pPr>
      <w:bookmarkStart w:id="1088" w:name="_Toc70600270"/>
      <w:bookmarkStart w:id="1089" w:name="_Toc121858339"/>
      <w:r w:rsidRPr="000F2E0E">
        <w:rPr>
          <w:rFonts w:ascii="Abadi" w:hAnsi="Abadi"/>
          <w:color w:val="000000" w:themeColor="text1"/>
          <w:sz w:val="20"/>
          <w:szCs w:val="20"/>
          <w:lang w:val="en"/>
          <w:rPrChange w:id="1090" w:author="Tawatari, Masataka/田渡 将隆" w:date="2025-02-12T08:17:00Z">
            <w:rPr>
              <w:rFonts w:ascii="Abadi" w:hAnsi="Abadi"/>
              <w:sz w:val="20"/>
              <w:szCs w:val="20"/>
              <w:lang w:val="en"/>
            </w:rPr>
          </w:rPrChange>
        </w:rPr>
        <w:t>3</w:t>
      </w:r>
      <w:r w:rsidRPr="000F2E0E">
        <w:rPr>
          <w:rFonts w:ascii="Abadi" w:hAnsi="Abadi" w:hint="eastAsia"/>
          <w:color w:val="000000" w:themeColor="text1"/>
          <w:sz w:val="20"/>
          <w:szCs w:val="20"/>
          <w:lang w:val="en"/>
          <w:rPrChange w:id="1091"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092" w:author="Tawatari, Masataka/田渡 将隆" w:date="2025-02-12T08:17:00Z">
            <w:rPr>
              <w:rFonts w:ascii="Abadi" w:hAnsi="Abadi"/>
              <w:sz w:val="20"/>
              <w:szCs w:val="20"/>
              <w:lang w:val="en"/>
            </w:rPr>
          </w:rPrChange>
        </w:rPr>
        <w:t xml:space="preserve"> Service Content</w:t>
      </w:r>
      <w:bookmarkEnd w:id="1088"/>
      <w:r w:rsidR="008D462F" w:rsidRPr="000F2E0E">
        <w:rPr>
          <w:rFonts w:ascii="Abadi" w:hAnsi="Abadi"/>
          <w:color w:val="000000" w:themeColor="text1"/>
          <w:sz w:val="20"/>
          <w:szCs w:val="20"/>
          <w:lang w:val="en"/>
          <w:rPrChange w:id="1093" w:author="Tawatari, Masataka/田渡 将隆" w:date="2025-02-12T08:17:00Z">
            <w:rPr>
              <w:rFonts w:ascii="Abadi" w:hAnsi="Abadi"/>
              <w:sz w:val="20"/>
              <w:szCs w:val="20"/>
              <w:lang w:val="en"/>
            </w:rPr>
          </w:rPrChange>
        </w:rPr>
        <w:t xml:space="preserve"> </w:t>
      </w:r>
      <w:r w:rsidR="008D462F" w:rsidRPr="000F2E0E">
        <w:rPr>
          <w:rFonts w:ascii="Abadi" w:hAnsi="Abadi" w:hint="eastAsia"/>
          <w:color w:val="000000" w:themeColor="text1"/>
          <w:sz w:val="20"/>
          <w:szCs w:val="20"/>
          <w:lang w:val="en"/>
          <w:rPrChange w:id="1094" w:author="Tawatari, Masataka/田渡 将隆" w:date="2025-02-12T08:17:00Z">
            <w:rPr>
              <w:rFonts w:ascii="Abadi" w:hAnsi="Abadi" w:hint="eastAsia"/>
              <w:sz w:val="20"/>
              <w:szCs w:val="20"/>
              <w:lang w:val="en"/>
            </w:rPr>
          </w:rPrChange>
        </w:rPr>
        <w:t>サービス内容</w:t>
      </w:r>
      <w:bookmarkEnd w:id="1089"/>
    </w:p>
    <w:p w14:paraId="162729AA" w14:textId="50F63026" w:rsidR="004B60C9" w:rsidRPr="000F2E0E" w:rsidRDefault="00EB34C6" w:rsidP="00661225">
      <w:pPr>
        <w:rPr>
          <w:rFonts w:ascii="Abadi" w:eastAsia="Meiryo UI" w:hAnsi="Abadi" w:cs="Meiryo UI"/>
          <w:bCs/>
          <w:color w:val="000000" w:themeColor="text1"/>
          <w:szCs w:val="20"/>
          <w:rPrChange w:id="1095" w:author="Tawatari, Masataka/田渡 将隆" w:date="2025-02-12T08:17:00Z">
            <w:rPr>
              <w:rFonts w:ascii="Abadi" w:eastAsia="Meiryo UI" w:hAnsi="Abadi" w:cs="Meiryo UI"/>
              <w:bCs/>
              <w:szCs w:val="20"/>
            </w:rPr>
          </w:rPrChange>
        </w:rPr>
      </w:pPr>
      <w:r w:rsidRPr="000F2E0E">
        <w:rPr>
          <w:rFonts w:ascii="Abadi" w:hAnsi="Abadi"/>
          <w:color w:val="000000" w:themeColor="text1"/>
          <w:szCs w:val="20"/>
          <w:lang w:val="en"/>
          <w:rPrChange w:id="1096" w:author="Tawatari, Masataka/田渡 将隆" w:date="2025-02-12T08:17:00Z">
            <w:rPr>
              <w:rFonts w:ascii="Abadi" w:hAnsi="Abadi"/>
              <w:szCs w:val="20"/>
              <w:lang w:val="en"/>
            </w:rPr>
          </w:rPrChange>
        </w:rPr>
        <w:t>Accurate vehicle position and orientation information is calculated using GNSS positioning results</w:t>
      </w:r>
      <w:r w:rsidR="004B60C9" w:rsidRPr="000F2E0E">
        <w:rPr>
          <w:rFonts w:ascii="Abadi" w:hAnsi="Abadi"/>
          <w:bCs/>
          <w:color w:val="000000" w:themeColor="text1"/>
          <w:szCs w:val="20"/>
          <w:lang w:val="en"/>
          <w:rPrChange w:id="1097" w:author="Tawatari, Masataka/田渡 将隆" w:date="2025-02-12T08:17:00Z">
            <w:rPr>
              <w:rFonts w:ascii="Abadi" w:hAnsi="Abadi"/>
              <w:bCs/>
              <w:szCs w:val="20"/>
              <w:lang w:val="en"/>
            </w:rPr>
          </w:rPrChange>
        </w:rPr>
        <w:t>, acceleration, angular velocity, map</w:t>
      </w:r>
      <w:r w:rsidRPr="000F2E0E">
        <w:rPr>
          <w:rFonts w:ascii="Abadi" w:hAnsi="Abadi"/>
          <w:color w:val="000000" w:themeColor="text1"/>
          <w:szCs w:val="20"/>
          <w:lang w:val="en"/>
          <w:rPrChange w:id="1098" w:author="Tawatari, Masataka/田渡 将隆" w:date="2025-02-12T08:17:00Z">
            <w:rPr>
              <w:rFonts w:ascii="Abadi" w:hAnsi="Abadi"/>
              <w:szCs w:val="20"/>
              <w:lang w:val="en"/>
            </w:rPr>
          </w:rPrChange>
        </w:rPr>
        <w:t xml:space="preserve"> </w:t>
      </w:r>
      <w:r w:rsidR="004B60C9" w:rsidRPr="000F2E0E">
        <w:rPr>
          <w:rFonts w:ascii="Abadi" w:hAnsi="Abadi"/>
          <w:bCs/>
          <w:color w:val="000000" w:themeColor="text1"/>
          <w:szCs w:val="20"/>
          <w:lang w:val="en"/>
          <w:rPrChange w:id="1099" w:author="Tawatari, Masataka/田渡 将隆" w:date="2025-02-12T08:17:00Z">
            <w:rPr>
              <w:rFonts w:ascii="Abadi" w:hAnsi="Abadi"/>
              <w:bCs/>
              <w:szCs w:val="20"/>
              <w:lang w:val="en"/>
            </w:rPr>
          </w:rPrChange>
        </w:rPr>
        <w:t xml:space="preserve">information, etc. In addition, the road </w:t>
      </w:r>
      <w:r w:rsidR="00F96E6C" w:rsidRPr="000F2E0E">
        <w:rPr>
          <w:rFonts w:ascii="Abadi" w:hAnsi="Abadi"/>
          <w:bCs/>
          <w:color w:val="000000" w:themeColor="text1"/>
          <w:szCs w:val="20"/>
          <w:lang w:val="en"/>
          <w:rPrChange w:id="1100" w:author="Tawatari, Masataka/田渡 将隆" w:date="2025-02-12T08:17:00Z">
            <w:rPr>
              <w:rFonts w:ascii="Abadi" w:hAnsi="Abadi"/>
              <w:bCs/>
              <w:szCs w:val="20"/>
              <w:lang w:val="en"/>
            </w:rPr>
          </w:rPrChange>
        </w:rPr>
        <w:t>driven by</w:t>
      </w:r>
      <w:r w:rsidR="004B60C9" w:rsidRPr="000F2E0E">
        <w:rPr>
          <w:rFonts w:ascii="Abadi" w:hAnsi="Abadi"/>
          <w:bCs/>
          <w:color w:val="000000" w:themeColor="text1"/>
          <w:szCs w:val="20"/>
          <w:lang w:val="en"/>
          <w:rPrChange w:id="1101" w:author="Tawatari, Masataka/田渡 将隆" w:date="2025-02-12T08:17:00Z">
            <w:rPr>
              <w:rFonts w:ascii="Abadi" w:hAnsi="Abadi"/>
              <w:bCs/>
              <w:szCs w:val="20"/>
              <w:lang w:val="en"/>
            </w:rPr>
          </w:rPrChange>
        </w:rPr>
        <w:t xml:space="preserve"> the car is specified based on the calculation result. </w:t>
      </w:r>
    </w:p>
    <w:p w14:paraId="43564CDF" w14:textId="77777777" w:rsidR="00A16095" w:rsidRPr="000F2E0E" w:rsidRDefault="00A16095" w:rsidP="00661225">
      <w:pPr>
        <w:rPr>
          <w:rFonts w:ascii="Abadi" w:eastAsia="Meiryo UI" w:hAnsi="Abadi" w:cs="Meiryo UI"/>
          <w:bCs/>
          <w:color w:val="000000" w:themeColor="text1"/>
          <w:szCs w:val="20"/>
          <w:rPrChange w:id="1102" w:author="Tawatari, Masataka/田渡 将隆" w:date="2025-02-12T08:17:00Z">
            <w:rPr>
              <w:rFonts w:ascii="Abadi" w:eastAsia="Meiryo UI" w:hAnsi="Abadi" w:cs="Meiryo UI"/>
              <w:bCs/>
              <w:szCs w:val="20"/>
            </w:rPr>
          </w:rPrChange>
        </w:rPr>
      </w:pPr>
    </w:p>
    <w:p w14:paraId="77761527" w14:textId="60CFF262" w:rsidR="00C5175E" w:rsidRPr="000F2E0E" w:rsidRDefault="00A16095" w:rsidP="00661225">
      <w:pPr>
        <w:rPr>
          <w:rFonts w:ascii="Abadi" w:eastAsia="Meiryo UI" w:hAnsi="Abadi" w:cs="Meiryo UI"/>
          <w:bCs/>
          <w:color w:val="000000" w:themeColor="text1"/>
          <w:szCs w:val="20"/>
          <w:rPrChange w:id="1103" w:author="Tawatari, Masataka/田渡 将隆" w:date="2025-02-12T08:17:00Z">
            <w:rPr>
              <w:rFonts w:ascii="Abadi" w:eastAsia="Meiryo UI" w:hAnsi="Abadi" w:cs="Meiryo UI"/>
              <w:bCs/>
              <w:szCs w:val="20"/>
            </w:rPr>
          </w:rPrChange>
        </w:rPr>
      </w:pPr>
      <w:r w:rsidRPr="000F2E0E">
        <w:rPr>
          <w:color w:val="000000" w:themeColor="text1"/>
          <w:lang w:val="en"/>
          <w:rPrChange w:id="1104" w:author="Tawatari, Masataka/田渡 将隆" w:date="2025-02-12T08:17:00Z">
            <w:rPr>
              <w:lang w:val="en"/>
            </w:rPr>
          </w:rPrChange>
        </w:rPr>
        <w:t>GNSS</w:t>
      </w:r>
      <w:r w:rsidRPr="000F2E0E">
        <w:rPr>
          <w:rFonts w:hint="eastAsia"/>
          <w:color w:val="000000" w:themeColor="text1"/>
          <w:lang w:val="en"/>
          <w:rPrChange w:id="1105" w:author="Tawatari, Masataka/田渡 将隆" w:date="2025-02-12T08:17:00Z">
            <w:rPr>
              <w:rFonts w:hint="eastAsia"/>
              <w:lang w:val="en"/>
            </w:rPr>
          </w:rPrChange>
        </w:rPr>
        <w:t>測位結果、加速度、角速度、地図情報等を使い、正確な自車位置・方位情報を算出する。また、算出結果を元に自車の走行道路の特定を行う</w:t>
      </w:r>
      <w:r w:rsidR="00DD38A7" w:rsidRPr="000F2E0E">
        <w:rPr>
          <w:rFonts w:ascii="Abadi" w:eastAsia="Meiryo UI" w:hAnsi="Abadi" w:cs="Meiryo UI"/>
          <w:bCs/>
          <w:color w:val="000000" w:themeColor="text1"/>
          <w:szCs w:val="20"/>
          <w:rPrChange w:id="1106" w:author="Tawatari, Masataka/田渡 将隆" w:date="2025-02-12T08:17:00Z">
            <w:rPr>
              <w:rFonts w:ascii="Abadi" w:eastAsia="Meiryo UI" w:hAnsi="Abadi" w:cs="Meiryo UI"/>
              <w:bCs/>
              <w:szCs w:val="20"/>
            </w:rPr>
          </w:rPrChange>
        </w:rPr>
        <w:br w:type="page"/>
      </w:r>
    </w:p>
    <w:p w14:paraId="0816746E" w14:textId="6CBD9FF1" w:rsidR="00C5175E" w:rsidRPr="000F2E0E" w:rsidRDefault="00C5175E" w:rsidP="00661225">
      <w:pPr>
        <w:pStyle w:val="Heading1"/>
        <w:rPr>
          <w:rFonts w:ascii="Abadi" w:hAnsi="Abadi"/>
          <w:bCs/>
          <w:strike/>
          <w:color w:val="000000" w:themeColor="text1"/>
          <w:sz w:val="20"/>
          <w:szCs w:val="20"/>
          <w:rPrChange w:id="1107" w:author="Tawatari, Masataka/田渡 将隆" w:date="2025-02-12T08:17:00Z">
            <w:rPr>
              <w:rFonts w:ascii="Abadi" w:hAnsi="Abadi"/>
              <w:bCs/>
              <w:strike/>
              <w:sz w:val="20"/>
              <w:szCs w:val="20"/>
            </w:rPr>
          </w:rPrChange>
        </w:rPr>
      </w:pPr>
      <w:bookmarkStart w:id="1108" w:name="_Toc70600271"/>
      <w:bookmarkStart w:id="1109" w:name="_Toc121858340"/>
      <w:bookmarkStart w:id="1110" w:name="_Toc260502800"/>
      <w:bookmarkStart w:id="1111" w:name="_Toc260502969"/>
      <w:r w:rsidRPr="000F2E0E">
        <w:rPr>
          <w:rFonts w:ascii="Abadi" w:hAnsi="Abadi"/>
          <w:color w:val="000000" w:themeColor="text1"/>
          <w:sz w:val="20"/>
          <w:szCs w:val="20"/>
          <w:lang w:val="en"/>
          <w:rPrChange w:id="1112" w:author="Tawatari, Masataka/田渡 将隆" w:date="2025-02-12T08:17:00Z">
            <w:rPr>
              <w:rFonts w:ascii="Abadi" w:hAnsi="Abadi"/>
              <w:sz w:val="20"/>
              <w:szCs w:val="20"/>
              <w:lang w:val="en"/>
            </w:rPr>
          </w:rPrChange>
        </w:rPr>
        <w:lastRenderedPageBreak/>
        <w:t>4</w:t>
      </w:r>
      <w:r w:rsidRPr="000F2E0E">
        <w:rPr>
          <w:rFonts w:ascii="Abadi" w:hAnsi="Abadi" w:hint="eastAsia"/>
          <w:color w:val="000000" w:themeColor="text1"/>
          <w:sz w:val="20"/>
          <w:szCs w:val="20"/>
          <w:lang w:val="en"/>
          <w:rPrChange w:id="1113"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114" w:author="Tawatari, Masataka/田渡 将隆" w:date="2025-02-12T08:17:00Z">
            <w:rPr>
              <w:rFonts w:ascii="Abadi" w:hAnsi="Abadi"/>
              <w:sz w:val="20"/>
              <w:szCs w:val="20"/>
              <w:lang w:val="en"/>
            </w:rPr>
          </w:rPrChange>
        </w:rPr>
        <w:t xml:space="preserve"> System configuration diagram</w:t>
      </w:r>
      <w:bookmarkEnd w:id="1108"/>
      <w:r w:rsidR="008D462F" w:rsidRPr="000F2E0E">
        <w:rPr>
          <w:color w:val="000000" w:themeColor="text1"/>
          <w:lang w:val="en"/>
          <w:rPrChange w:id="1115" w:author="Tawatari, Masataka/田渡 将隆" w:date="2025-02-12T08:17:00Z">
            <w:rPr>
              <w:lang w:val="en"/>
            </w:rPr>
          </w:rPrChange>
        </w:rPr>
        <w:t xml:space="preserve"> システム構成図</w:t>
      </w:r>
      <w:bookmarkEnd w:id="1109"/>
    </w:p>
    <w:p w14:paraId="607D4BCB" w14:textId="570D5D61" w:rsidR="00C5175E" w:rsidRPr="000F2E0E" w:rsidRDefault="00A16095" w:rsidP="00DC7A76">
      <w:pPr>
        <w:rPr>
          <w:rFonts w:ascii="Abadi" w:eastAsia="Meiryo UI" w:hAnsi="Abadi" w:cs="Meiryo UI"/>
          <w:color w:val="000000" w:themeColor="text1"/>
          <w:szCs w:val="20"/>
          <w:rPrChange w:id="1116" w:author="Tawatari, Masataka/田渡 将隆" w:date="2025-02-12T08:17:00Z">
            <w:rPr>
              <w:rFonts w:ascii="Abadi" w:eastAsia="Meiryo UI" w:hAnsi="Abadi" w:cs="Meiryo UI"/>
              <w:szCs w:val="20"/>
            </w:rPr>
          </w:rPrChange>
        </w:rPr>
      </w:pPr>
      <w:r w:rsidRPr="000F2E0E">
        <w:rPr>
          <w:rFonts w:ascii="Meiryo UI" w:eastAsia="Meiryo UI" w:hAnsi="Meiryo UI" w:cs="Meiryo UI"/>
          <w:noProof/>
          <w:color w:val="000000" w:themeColor="text1"/>
          <w:shd w:val="clear" w:color="auto" w:fill="E6E6E6"/>
          <w:rPrChange w:id="1117" w:author="Tawatari, Masataka/田渡 将隆" w:date="2025-02-12T08:17:00Z">
            <w:rPr>
              <w:rFonts w:ascii="Meiryo UI" w:eastAsia="Meiryo UI" w:hAnsi="Meiryo UI" w:cs="Meiryo UI"/>
              <w:noProof/>
              <w:color w:val="2B579A"/>
              <w:shd w:val="clear" w:color="auto" w:fill="E6E6E6"/>
            </w:rPr>
          </w:rPrChange>
        </w:rPr>
        <w:drawing>
          <wp:inline distT="0" distB="0" distL="0" distR="0" wp14:anchorId="36C4337F" wp14:editId="1FF86023">
            <wp:extent cx="5391785" cy="4330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785" cy="4330700"/>
                    </a:xfrm>
                    <a:prstGeom prst="rect">
                      <a:avLst/>
                    </a:prstGeom>
                    <a:noFill/>
                    <a:ln>
                      <a:noFill/>
                    </a:ln>
                  </pic:spPr>
                </pic:pic>
              </a:graphicData>
            </a:graphic>
          </wp:inline>
        </w:drawing>
      </w:r>
    </w:p>
    <w:p w14:paraId="41D18E8D" w14:textId="77777777" w:rsidR="00A43E50" w:rsidRPr="000F2E0E" w:rsidRDefault="00A43E50" w:rsidP="00A43E50">
      <w:pPr>
        <w:jc w:val="center"/>
        <w:rPr>
          <w:rFonts w:ascii="Abadi" w:eastAsia="Meiryo UI" w:hAnsi="Abadi" w:cs="Meiryo UI"/>
          <w:color w:val="000000" w:themeColor="text1"/>
          <w:szCs w:val="20"/>
          <w:rPrChange w:id="1118" w:author="Tawatari, Masataka/田渡 将隆" w:date="2025-02-12T08:17:00Z">
            <w:rPr>
              <w:rFonts w:ascii="Abadi" w:eastAsia="Meiryo UI" w:hAnsi="Abadi" w:cs="Meiryo UI"/>
              <w:szCs w:val="20"/>
            </w:rPr>
          </w:rPrChange>
        </w:rPr>
      </w:pPr>
    </w:p>
    <w:p w14:paraId="1F568EF7" w14:textId="63713A85" w:rsidR="00C5175E" w:rsidRPr="000F2E0E" w:rsidRDefault="00DE1821" w:rsidP="00661225">
      <w:pPr>
        <w:rPr>
          <w:rFonts w:ascii="Abadi" w:eastAsia="Meiryo UI" w:hAnsi="Abadi" w:cs="Meiryo UI"/>
          <w:color w:val="000000" w:themeColor="text1"/>
          <w:szCs w:val="20"/>
          <w:rPrChange w:id="1119" w:author="Tawatari, Masataka/田渡 将隆" w:date="2025-02-12T08:17:00Z">
            <w:rPr>
              <w:rFonts w:ascii="Abadi" w:eastAsia="Meiryo UI" w:hAnsi="Abadi" w:cs="Meiryo UI"/>
              <w:szCs w:val="20"/>
            </w:rPr>
          </w:rPrChange>
        </w:rPr>
      </w:pPr>
      <w:r w:rsidRPr="000F2E0E">
        <w:rPr>
          <w:rFonts w:ascii="Abadi" w:eastAsia="Meiryo UI" w:hAnsi="Abadi" w:cs="Meiryo UI"/>
          <w:color w:val="000000" w:themeColor="text1"/>
          <w:szCs w:val="20"/>
          <w:rPrChange w:id="1120" w:author="Tawatari, Masataka/田渡 将隆" w:date="2025-02-12T08:17:00Z">
            <w:rPr>
              <w:rFonts w:ascii="Abadi" w:eastAsia="Meiryo UI" w:hAnsi="Abadi" w:cs="Meiryo UI"/>
              <w:szCs w:val="20"/>
            </w:rPr>
          </w:rPrChange>
        </w:rPr>
        <w:t>See architecture in section 8</w:t>
      </w:r>
      <w:r w:rsidR="00C5175E" w:rsidRPr="000F2E0E">
        <w:rPr>
          <w:rFonts w:ascii="Abadi" w:eastAsia="Meiryo UI" w:hAnsi="Abadi" w:cs="Meiryo UI"/>
          <w:color w:val="000000" w:themeColor="text1"/>
          <w:szCs w:val="20"/>
          <w:rPrChange w:id="1121" w:author="Tawatari, Masataka/田渡 将隆" w:date="2025-02-12T08:17:00Z">
            <w:rPr>
              <w:rFonts w:ascii="Abadi" w:eastAsia="Meiryo UI" w:hAnsi="Abadi" w:cs="Meiryo UI"/>
              <w:szCs w:val="20"/>
            </w:rPr>
          </w:rPrChange>
        </w:rPr>
        <w:br w:type="page"/>
      </w:r>
      <w:bookmarkStart w:id="1122" w:name="_Toc310249949"/>
    </w:p>
    <w:p w14:paraId="56B7681B" w14:textId="5F9CD162" w:rsidR="00C5175E" w:rsidRPr="000F2E0E" w:rsidRDefault="00C5175E" w:rsidP="00661225">
      <w:pPr>
        <w:pStyle w:val="Heading1"/>
        <w:rPr>
          <w:rFonts w:ascii="Abadi" w:hAnsi="Abadi"/>
          <w:color w:val="000000" w:themeColor="text1"/>
          <w:sz w:val="20"/>
          <w:szCs w:val="20"/>
          <w:rPrChange w:id="1123" w:author="Tawatari, Masataka/田渡 将隆" w:date="2025-02-12T08:17:00Z">
            <w:rPr>
              <w:rFonts w:ascii="Abadi" w:hAnsi="Abadi"/>
              <w:sz w:val="20"/>
              <w:szCs w:val="20"/>
            </w:rPr>
          </w:rPrChange>
        </w:rPr>
      </w:pPr>
      <w:bookmarkStart w:id="1124" w:name="_Toc70600272"/>
      <w:bookmarkStart w:id="1125" w:name="_Toc121858341"/>
      <w:r w:rsidRPr="000F2E0E">
        <w:rPr>
          <w:rFonts w:ascii="Abadi" w:hAnsi="Abadi"/>
          <w:color w:val="000000" w:themeColor="text1"/>
          <w:sz w:val="20"/>
          <w:szCs w:val="20"/>
          <w:lang w:val="en"/>
          <w:rPrChange w:id="1126" w:author="Tawatari, Masataka/田渡 将隆" w:date="2025-02-12T08:17:00Z">
            <w:rPr>
              <w:rFonts w:ascii="Abadi" w:hAnsi="Abadi"/>
              <w:sz w:val="20"/>
              <w:szCs w:val="20"/>
              <w:lang w:val="en"/>
            </w:rPr>
          </w:rPrChange>
        </w:rPr>
        <w:lastRenderedPageBreak/>
        <w:t>5</w:t>
      </w:r>
      <w:r w:rsidRPr="000F2E0E">
        <w:rPr>
          <w:rFonts w:ascii="Abadi" w:hAnsi="Abadi" w:hint="eastAsia"/>
          <w:color w:val="000000" w:themeColor="text1"/>
          <w:sz w:val="20"/>
          <w:szCs w:val="20"/>
          <w:lang w:val="en"/>
          <w:rPrChange w:id="1127"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128" w:author="Tawatari, Masataka/田渡 将隆" w:date="2025-02-12T08:17:00Z">
            <w:rPr>
              <w:rFonts w:ascii="Abadi" w:hAnsi="Abadi"/>
              <w:sz w:val="20"/>
              <w:szCs w:val="20"/>
              <w:lang w:val="en"/>
            </w:rPr>
          </w:rPrChange>
        </w:rPr>
        <w:t xml:space="preserve"> Operation overview and HMI image</w:t>
      </w:r>
      <w:bookmarkEnd w:id="1124"/>
      <w:r w:rsidR="008D462F" w:rsidRPr="000F2E0E">
        <w:rPr>
          <w:rFonts w:ascii="Abadi" w:hAnsi="Abadi"/>
          <w:color w:val="000000" w:themeColor="text1"/>
          <w:sz w:val="20"/>
          <w:szCs w:val="20"/>
          <w:lang w:val="en"/>
          <w:rPrChange w:id="1129" w:author="Tawatari, Masataka/田渡 将隆" w:date="2025-02-12T08:17:00Z">
            <w:rPr>
              <w:rFonts w:ascii="Abadi" w:hAnsi="Abadi"/>
              <w:sz w:val="20"/>
              <w:szCs w:val="20"/>
              <w:lang w:val="en"/>
            </w:rPr>
          </w:rPrChange>
        </w:rPr>
        <w:t xml:space="preserve"> </w:t>
      </w:r>
      <w:r w:rsidR="008D462F" w:rsidRPr="000F2E0E">
        <w:rPr>
          <w:rFonts w:hint="eastAsia"/>
          <w:color w:val="000000" w:themeColor="text1"/>
          <w:lang w:val="en"/>
          <w:rPrChange w:id="1130" w:author="Tawatari, Masataka/田渡 将隆" w:date="2025-02-12T08:17:00Z">
            <w:rPr>
              <w:rFonts w:hint="eastAsia"/>
              <w:lang w:val="en"/>
            </w:rPr>
          </w:rPrChange>
        </w:rPr>
        <w:t>動作概要・</w:t>
      </w:r>
      <w:r w:rsidR="008D462F" w:rsidRPr="000F2E0E">
        <w:rPr>
          <w:color w:val="000000" w:themeColor="text1"/>
          <w:lang w:val="en"/>
          <w:rPrChange w:id="1131" w:author="Tawatari, Masataka/田渡 将隆" w:date="2025-02-12T08:17:00Z">
            <w:rPr>
              <w:lang w:val="en"/>
            </w:rPr>
          </w:rPrChange>
        </w:rPr>
        <w:t>HMIイメージ</w:t>
      </w:r>
      <w:bookmarkEnd w:id="1125"/>
    </w:p>
    <w:p w14:paraId="5521AD7F" w14:textId="1E1996F6" w:rsidR="00C5175E" w:rsidRPr="000F2E0E" w:rsidRDefault="00C5175E" w:rsidP="005B02E2">
      <w:pPr>
        <w:pStyle w:val="Heading2"/>
        <w:rPr>
          <w:rFonts w:ascii="Abadi" w:hAnsi="Abadi"/>
          <w:color w:val="000000" w:themeColor="text1"/>
          <w:sz w:val="20"/>
          <w:szCs w:val="20"/>
          <w:rPrChange w:id="1132" w:author="Tawatari, Masataka/田渡 将隆" w:date="2025-02-12T08:17:00Z">
            <w:rPr>
              <w:rFonts w:ascii="Abadi" w:hAnsi="Abadi"/>
              <w:sz w:val="20"/>
              <w:szCs w:val="20"/>
            </w:rPr>
          </w:rPrChange>
        </w:rPr>
      </w:pPr>
      <w:bookmarkStart w:id="1133" w:name="_Toc70600273"/>
      <w:bookmarkStart w:id="1134" w:name="_Toc121858342"/>
      <w:r w:rsidRPr="000F2E0E">
        <w:rPr>
          <w:rFonts w:ascii="Abadi" w:hAnsi="Abadi"/>
          <w:color w:val="000000" w:themeColor="text1"/>
          <w:sz w:val="20"/>
          <w:szCs w:val="20"/>
          <w:lang w:val="en"/>
          <w:rPrChange w:id="1135"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136"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137" w:author="Tawatari, Masataka/田渡 将隆" w:date="2025-02-12T08:17:00Z">
            <w:rPr>
              <w:rFonts w:ascii="Abadi" w:hAnsi="Abadi"/>
              <w:sz w:val="20"/>
              <w:szCs w:val="20"/>
              <w:lang w:val="en"/>
            </w:rPr>
          </w:rPrChange>
        </w:rPr>
        <w:t>1</w:t>
      </w:r>
      <w:r w:rsidRPr="000F2E0E">
        <w:rPr>
          <w:rFonts w:ascii="Abadi" w:hAnsi="Abadi" w:hint="eastAsia"/>
          <w:color w:val="000000" w:themeColor="text1"/>
          <w:sz w:val="20"/>
          <w:szCs w:val="20"/>
          <w:lang w:val="en"/>
          <w:rPrChange w:id="1138"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139" w:author="Tawatari, Masataka/田渡 将隆" w:date="2025-02-12T08:17:00Z">
            <w:rPr>
              <w:rFonts w:ascii="Abadi" w:hAnsi="Abadi"/>
              <w:sz w:val="20"/>
              <w:szCs w:val="20"/>
              <w:lang w:val="en"/>
            </w:rPr>
          </w:rPrChange>
        </w:rPr>
        <w:t xml:space="preserve"> </w:t>
      </w:r>
      <w:r w:rsidR="00A16095" w:rsidRPr="000F2E0E">
        <w:rPr>
          <w:color w:val="000000" w:themeColor="text1"/>
          <w:lang w:val="en"/>
          <w:rPrChange w:id="1140" w:author="Tawatari, Masataka/田渡 将隆" w:date="2025-02-12T08:17:00Z">
            <w:rPr>
              <w:lang w:val="en"/>
            </w:rPr>
          </w:rPrChange>
        </w:rPr>
        <w:t xml:space="preserve"> </w:t>
      </w:r>
      <w:r w:rsidRPr="000F2E0E">
        <w:rPr>
          <w:rFonts w:ascii="Abadi" w:hAnsi="Abadi"/>
          <w:color w:val="000000" w:themeColor="text1"/>
          <w:sz w:val="20"/>
          <w:szCs w:val="20"/>
          <w:lang w:val="en"/>
          <w:rPrChange w:id="1141" w:author="Tawatari, Masataka/田渡 将隆" w:date="2025-02-12T08:17:00Z">
            <w:rPr>
              <w:rFonts w:ascii="Abadi" w:hAnsi="Abadi"/>
              <w:sz w:val="20"/>
              <w:szCs w:val="20"/>
              <w:lang w:val="en"/>
            </w:rPr>
          </w:rPrChange>
        </w:rPr>
        <w:t>Location Services</w:t>
      </w:r>
      <w:bookmarkEnd w:id="1133"/>
      <w:r w:rsidR="008D462F" w:rsidRPr="000F2E0E">
        <w:rPr>
          <w:rFonts w:ascii="Abadi" w:hAnsi="Abadi"/>
          <w:color w:val="000000" w:themeColor="text1"/>
          <w:sz w:val="20"/>
          <w:szCs w:val="20"/>
          <w:lang w:val="en"/>
          <w:rPrChange w:id="1142" w:author="Tawatari, Masataka/田渡 将隆" w:date="2025-02-12T08:17:00Z">
            <w:rPr>
              <w:rFonts w:ascii="Abadi" w:hAnsi="Abadi"/>
              <w:sz w:val="20"/>
              <w:szCs w:val="20"/>
              <w:lang w:val="en"/>
            </w:rPr>
          </w:rPrChange>
        </w:rPr>
        <w:t xml:space="preserve"> </w:t>
      </w:r>
      <w:r w:rsidR="008D462F" w:rsidRPr="000F2E0E">
        <w:rPr>
          <w:rFonts w:hint="eastAsia"/>
          <w:color w:val="000000" w:themeColor="text1"/>
          <w:lang w:val="en"/>
          <w:rPrChange w:id="1143" w:author="Tawatari, Masataka/田渡 将隆" w:date="2025-02-12T08:17:00Z">
            <w:rPr>
              <w:rFonts w:hint="eastAsia"/>
              <w:lang w:val="en"/>
            </w:rPr>
          </w:rPrChange>
        </w:rPr>
        <w:t>ロケーションサービス</w:t>
      </w:r>
      <w:bookmarkEnd w:id="1134"/>
    </w:p>
    <w:p w14:paraId="5FA544F0" w14:textId="57F620CA" w:rsidR="00C5175E" w:rsidRPr="000F2E0E" w:rsidRDefault="008523C5" w:rsidP="00EC72D3">
      <w:pPr>
        <w:pStyle w:val="Heading3"/>
        <w:rPr>
          <w:rFonts w:ascii="Abadi" w:hAnsi="Abadi"/>
          <w:color w:val="000000" w:themeColor="text1"/>
          <w:sz w:val="20"/>
          <w:szCs w:val="20"/>
          <w:rPrChange w:id="1144" w:author="Tawatari, Masataka/田渡 将隆" w:date="2025-02-12T08:17:00Z">
            <w:rPr>
              <w:rFonts w:ascii="Abadi" w:hAnsi="Abadi"/>
              <w:sz w:val="20"/>
              <w:szCs w:val="20"/>
            </w:rPr>
          </w:rPrChange>
        </w:rPr>
      </w:pPr>
      <w:bookmarkStart w:id="1145" w:name="_Toc512269759"/>
      <w:bookmarkStart w:id="1146" w:name="_Toc512269760"/>
      <w:bookmarkStart w:id="1147" w:name="_Toc70600275"/>
      <w:bookmarkStart w:id="1148" w:name="_Toc121858343"/>
      <w:bookmarkEnd w:id="1145"/>
      <w:r w:rsidRPr="000F2E0E">
        <w:rPr>
          <w:rFonts w:ascii="Abadi" w:hAnsi="Abadi"/>
          <w:color w:val="000000" w:themeColor="text1"/>
          <w:sz w:val="20"/>
          <w:szCs w:val="20"/>
          <w:lang w:val="en"/>
          <w:rPrChange w:id="1149"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150"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151" w:author="Tawatari, Masataka/田渡 将隆" w:date="2025-02-12T08:17:00Z">
            <w:rPr>
              <w:rFonts w:ascii="Abadi" w:hAnsi="Abadi"/>
              <w:sz w:val="20"/>
              <w:szCs w:val="20"/>
              <w:lang w:val="en"/>
            </w:rPr>
          </w:rPrChange>
        </w:rPr>
        <w:t>1</w:t>
      </w:r>
      <w:r w:rsidR="00C5175E" w:rsidRPr="000F2E0E">
        <w:rPr>
          <w:rFonts w:ascii="Abadi" w:hAnsi="Abadi" w:hint="eastAsia"/>
          <w:color w:val="000000" w:themeColor="text1"/>
          <w:sz w:val="20"/>
          <w:szCs w:val="20"/>
          <w:lang w:val="en"/>
          <w:rPrChange w:id="1152" w:author="Tawatari, Masataka/田渡 将隆" w:date="2025-02-12T08:17:00Z">
            <w:rPr>
              <w:rFonts w:ascii="Abadi" w:hAnsi="Abadi" w:hint="eastAsia"/>
              <w:sz w:val="20"/>
              <w:szCs w:val="20"/>
              <w:lang w:val="en"/>
            </w:rPr>
          </w:rPrChange>
        </w:rPr>
        <w:t>－</w:t>
      </w:r>
      <w:r w:rsidR="00A94DDE" w:rsidRPr="000F2E0E">
        <w:rPr>
          <w:rFonts w:ascii="Abadi" w:hAnsi="Abadi"/>
          <w:color w:val="000000" w:themeColor="text1"/>
          <w:sz w:val="20"/>
          <w:szCs w:val="20"/>
          <w:lang w:val="en"/>
          <w:rPrChange w:id="1153" w:author="Tawatari, Masataka/田渡 将隆" w:date="2025-02-12T08:17:00Z">
            <w:rPr>
              <w:rFonts w:ascii="Abadi" w:hAnsi="Abadi"/>
              <w:sz w:val="20"/>
              <w:szCs w:val="20"/>
              <w:lang w:val="en"/>
            </w:rPr>
          </w:rPrChange>
        </w:rPr>
        <w:t>1</w:t>
      </w:r>
      <w:r w:rsidR="00C5175E" w:rsidRPr="000F2E0E">
        <w:rPr>
          <w:rFonts w:ascii="Abadi" w:hAnsi="Abadi" w:hint="eastAsia"/>
          <w:color w:val="000000" w:themeColor="text1"/>
          <w:sz w:val="20"/>
          <w:szCs w:val="20"/>
          <w:lang w:val="en"/>
          <w:rPrChange w:id="1154" w:author="Tawatari, Masataka/田渡 将隆" w:date="2025-02-12T08:17:00Z">
            <w:rPr>
              <w:rFonts w:ascii="Abadi" w:hAnsi="Abadi" w:hint="eastAsia"/>
              <w:sz w:val="20"/>
              <w:szCs w:val="20"/>
              <w:lang w:val="en"/>
            </w:rPr>
          </w:rPrChange>
        </w:rPr>
        <w:t>．</w:t>
      </w:r>
      <w:r w:rsidR="00C5175E" w:rsidRPr="000F2E0E">
        <w:rPr>
          <w:rFonts w:ascii="Abadi" w:hAnsi="Abadi"/>
          <w:color w:val="000000" w:themeColor="text1"/>
          <w:sz w:val="20"/>
          <w:szCs w:val="20"/>
          <w:lang w:val="en"/>
          <w:rPrChange w:id="1155" w:author="Tawatari, Masataka/田渡 将隆" w:date="2025-02-12T08:17:00Z">
            <w:rPr>
              <w:rFonts w:ascii="Abadi" w:hAnsi="Abadi"/>
              <w:sz w:val="20"/>
              <w:szCs w:val="20"/>
              <w:lang w:val="en"/>
            </w:rPr>
          </w:rPrChange>
        </w:rPr>
        <w:t xml:space="preserve"> Basic movements (normal system)</w:t>
      </w:r>
      <w:bookmarkEnd w:id="1146"/>
      <w:bookmarkEnd w:id="1147"/>
      <w:r w:rsidR="008D462F" w:rsidRPr="000F2E0E">
        <w:rPr>
          <w:rFonts w:ascii="Abadi" w:hAnsi="Abadi"/>
          <w:color w:val="000000" w:themeColor="text1"/>
          <w:sz w:val="20"/>
          <w:szCs w:val="20"/>
          <w:lang w:val="en"/>
          <w:rPrChange w:id="1156" w:author="Tawatari, Masataka/田渡 将隆" w:date="2025-02-12T08:17:00Z">
            <w:rPr>
              <w:rFonts w:ascii="Abadi" w:hAnsi="Abadi"/>
              <w:sz w:val="20"/>
              <w:szCs w:val="20"/>
              <w:lang w:val="en"/>
            </w:rPr>
          </w:rPrChange>
        </w:rPr>
        <w:t xml:space="preserve"> </w:t>
      </w:r>
      <w:r w:rsidR="008D462F" w:rsidRPr="000F2E0E">
        <w:rPr>
          <w:rFonts w:hint="eastAsia"/>
          <w:color w:val="000000" w:themeColor="text1"/>
          <w:lang w:val="en"/>
          <w:rPrChange w:id="1157" w:author="Tawatari, Masataka/田渡 将隆" w:date="2025-02-12T08:17:00Z">
            <w:rPr>
              <w:rFonts w:hint="eastAsia"/>
              <w:lang w:val="en"/>
            </w:rPr>
          </w:rPrChange>
        </w:rPr>
        <w:t>基本動作（正常系）</w:t>
      </w:r>
      <w:bookmarkEnd w:id="1148"/>
      <w:r w:rsidR="008D462F" w:rsidRPr="000F2E0E">
        <w:rPr>
          <w:rFonts w:hint="eastAsia"/>
          <w:color w:val="000000" w:themeColor="text1"/>
          <w:lang w:val="en"/>
          <w:rPrChange w:id="1158" w:author="Tawatari, Masataka/田渡 将隆" w:date="2025-02-12T08:17:00Z">
            <w:rPr>
              <w:rFonts w:hint="eastAsia"/>
              <w:lang w:val="en"/>
            </w:rPr>
          </w:rPrChange>
        </w:rPr>
        <w:t xml:space="preserve">　</w:t>
      </w:r>
    </w:p>
    <w:p w14:paraId="625282C7" w14:textId="53B7CBCF" w:rsidR="00C5175E" w:rsidRPr="000F2E0E" w:rsidRDefault="00C5175E" w:rsidP="00EC72D3">
      <w:pPr>
        <w:pStyle w:val="Heading4"/>
        <w:rPr>
          <w:rFonts w:ascii="Abadi" w:hAnsi="Abadi"/>
          <w:color w:val="000000" w:themeColor="text1"/>
          <w:szCs w:val="20"/>
          <w:rPrChange w:id="1159" w:author="Tawatari, Masataka/田渡 将隆" w:date="2025-02-12T08:17:00Z">
            <w:rPr>
              <w:rFonts w:ascii="Abadi" w:hAnsi="Abadi"/>
              <w:szCs w:val="20"/>
            </w:rPr>
          </w:rPrChange>
        </w:rPr>
      </w:pPr>
      <w:r w:rsidRPr="000F2E0E">
        <w:rPr>
          <w:rFonts w:ascii="Abadi" w:hAnsi="Abadi"/>
          <w:color w:val="000000" w:themeColor="text1"/>
          <w:szCs w:val="20"/>
          <w:lang w:val="en"/>
          <w:rPrChange w:id="1160" w:author="Tawatari, Masataka/田渡 将隆" w:date="2025-02-12T08:17:00Z">
            <w:rPr>
              <w:rFonts w:ascii="Abadi" w:hAnsi="Abadi"/>
              <w:szCs w:val="20"/>
              <w:lang w:val="en"/>
            </w:rPr>
          </w:rPrChange>
        </w:rPr>
        <w:t>Service Overview</w:t>
      </w:r>
      <w:r w:rsidR="008D462F" w:rsidRPr="000F2E0E">
        <w:rPr>
          <w:rFonts w:ascii="Abadi" w:hAnsi="Abadi"/>
          <w:color w:val="000000" w:themeColor="text1"/>
          <w:szCs w:val="20"/>
          <w:lang w:val="en"/>
          <w:rPrChange w:id="1161" w:author="Tawatari, Masataka/田渡 将隆" w:date="2025-02-12T08:17:00Z">
            <w:rPr>
              <w:rFonts w:ascii="Abadi" w:hAnsi="Abadi"/>
              <w:szCs w:val="20"/>
              <w:lang w:val="en"/>
            </w:rPr>
          </w:rPrChange>
        </w:rPr>
        <w:t xml:space="preserve"> </w:t>
      </w:r>
      <w:r w:rsidR="008D462F" w:rsidRPr="000F2E0E">
        <w:rPr>
          <w:rFonts w:hint="eastAsia"/>
          <w:color w:val="000000" w:themeColor="text1"/>
          <w:lang w:val="en"/>
          <w:rPrChange w:id="1162" w:author="Tawatari, Masataka/田渡 将隆" w:date="2025-02-12T08:17:00Z">
            <w:rPr>
              <w:rFonts w:hint="eastAsia"/>
              <w:lang w:val="en"/>
            </w:rPr>
          </w:rPrChange>
        </w:rPr>
        <w:t>サービス概要</w:t>
      </w:r>
    </w:p>
    <w:p w14:paraId="126FF319" w14:textId="75BEB761" w:rsidR="00C5175E" w:rsidRPr="00BF365F" w:rsidRDefault="00C5175E" w:rsidP="2C4EC795">
      <w:pPr>
        <w:numPr>
          <w:ilvl w:val="0"/>
          <w:numId w:val="1"/>
        </w:numPr>
        <w:tabs>
          <w:tab w:val="clear" w:pos="757"/>
        </w:tabs>
        <w:ind w:left="426"/>
        <w:rPr>
          <w:rFonts w:ascii="Abadi" w:eastAsia="Meiryo UI" w:hAnsi="Abadi" w:cs="Meiryo UI"/>
          <w:strike/>
          <w:color w:val="000000" w:themeColor="text1"/>
          <w:szCs w:val="20"/>
          <w:rPrChange w:id="1163" w:author="Tham Pham Thi Hong" w:date="2025-12-19T11:28:00Z">
            <w:rPr>
              <w:rFonts w:ascii="Abadi" w:eastAsia="Meiryo UI" w:hAnsi="Abadi" w:cs="Meiryo UI"/>
              <w:szCs w:val="20"/>
            </w:rPr>
          </w:rPrChange>
        </w:rPr>
      </w:pPr>
      <w:r w:rsidRPr="00BF365F">
        <w:rPr>
          <w:rFonts w:ascii="Abadi" w:hAnsi="Abadi"/>
          <w:strike/>
          <w:color w:val="000000" w:themeColor="text1"/>
          <w:szCs w:val="20"/>
          <w:lang w:val="en"/>
          <w:rPrChange w:id="1164" w:author="Tham Pham Thi Hong" w:date="2025-12-19T11:28:00Z">
            <w:rPr>
              <w:rFonts w:ascii="Abadi" w:hAnsi="Abadi"/>
              <w:szCs w:val="20"/>
              <w:lang w:val="en"/>
            </w:rPr>
          </w:rPrChange>
        </w:rPr>
        <w:t>The location function collects information from GNSS modules, 3-axis angular velocity sensors, 3-axis accelerometers, wheel pulse data, etc.</w:t>
      </w:r>
      <w:r w:rsidR="008D462F" w:rsidRPr="00BF365F">
        <w:rPr>
          <w:rFonts w:ascii="Abadi" w:hAnsi="Abadi"/>
          <w:strike/>
          <w:color w:val="000000" w:themeColor="text1"/>
          <w:szCs w:val="20"/>
          <w:lang w:val="en"/>
          <w:rPrChange w:id="1165" w:author="Tham Pham Thi Hong" w:date="2025-12-19T11:28:00Z">
            <w:rPr>
              <w:rFonts w:ascii="Abadi" w:hAnsi="Abadi"/>
              <w:szCs w:val="20"/>
              <w:lang w:val="en"/>
            </w:rPr>
          </w:rPrChange>
        </w:rPr>
        <w:t xml:space="preserve"> </w:t>
      </w:r>
      <w:r w:rsidR="008D462F" w:rsidRPr="00BF365F">
        <w:rPr>
          <w:rFonts w:hint="eastAsia"/>
          <w:strike/>
          <w:color w:val="000000" w:themeColor="text1"/>
          <w:lang w:val="en"/>
          <w:rPrChange w:id="1166" w:author="Tham Pham Thi Hong" w:date="2025-12-19T11:28:00Z">
            <w:rPr>
              <w:rFonts w:hint="eastAsia"/>
              <w:lang w:val="en"/>
            </w:rPr>
          </w:rPrChange>
        </w:rPr>
        <w:t>ロケーション機能は、</w:t>
      </w:r>
      <w:r w:rsidR="008D462F" w:rsidRPr="00BF365F">
        <w:rPr>
          <w:strike/>
          <w:color w:val="000000" w:themeColor="text1"/>
          <w:lang w:val="en"/>
          <w:rPrChange w:id="1167" w:author="Tham Pham Thi Hong" w:date="2025-12-19T11:28:00Z">
            <w:rPr>
              <w:lang w:val="en"/>
            </w:rPr>
          </w:rPrChange>
        </w:rPr>
        <w:t>GNSS</w:t>
      </w:r>
      <w:r w:rsidR="008D462F" w:rsidRPr="00BF365F">
        <w:rPr>
          <w:rFonts w:hint="eastAsia"/>
          <w:strike/>
          <w:color w:val="000000" w:themeColor="text1"/>
          <w:lang w:val="en"/>
          <w:rPrChange w:id="1168" w:author="Tham Pham Thi Hong" w:date="2025-12-19T11:28:00Z">
            <w:rPr>
              <w:rFonts w:hint="eastAsia"/>
              <w:lang w:val="en"/>
            </w:rPr>
          </w:rPrChange>
        </w:rPr>
        <w:t>モジュール、</w:t>
      </w:r>
      <w:r w:rsidR="008D462F" w:rsidRPr="00BF365F">
        <w:rPr>
          <w:strike/>
          <w:color w:val="000000" w:themeColor="text1"/>
          <w:lang w:val="en"/>
          <w:rPrChange w:id="1169" w:author="Tham Pham Thi Hong" w:date="2025-12-19T11:28:00Z">
            <w:rPr>
              <w:lang w:val="en"/>
            </w:rPr>
          </w:rPrChange>
        </w:rPr>
        <w:t>3</w:t>
      </w:r>
      <w:r w:rsidR="008D462F" w:rsidRPr="00BF365F">
        <w:rPr>
          <w:rFonts w:hint="eastAsia"/>
          <w:strike/>
          <w:color w:val="000000" w:themeColor="text1"/>
          <w:lang w:val="en"/>
          <w:rPrChange w:id="1170" w:author="Tham Pham Thi Hong" w:date="2025-12-19T11:28:00Z">
            <w:rPr>
              <w:rFonts w:hint="eastAsia"/>
              <w:lang w:val="en"/>
            </w:rPr>
          </w:rPrChange>
        </w:rPr>
        <w:t>軸角速度センサ、</w:t>
      </w:r>
      <w:r w:rsidR="008D462F" w:rsidRPr="00BF365F">
        <w:rPr>
          <w:strike/>
          <w:color w:val="000000" w:themeColor="text1"/>
          <w:lang w:val="en"/>
          <w:rPrChange w:id="1171" w:author="Tham Pham Thi Hong" w:date="2025-12-19T11:28:00Z">
            <w:rPr>
              <w:lang w:val="en"/>
            </w:rPr>
          </w:rPrChange>
        </w:rPr>
        <w:t>3</w:t>
      </w:r>
      <w:r w:rsidR="008D462F" w:rsidRPr="00BF365F">
        <w:rPr>
          <w:rFonts w:hint="eastAsia"/>
          <w:strike/>
          <w:color w:val="000000" w:themeColor="text1"/>
          <w:lang w:val="en"/>
          <w:rPrChange w:id="1172" w:author="Tham Pham Thi Hong" w:date="2025-12-19T11:28:00Z">
            <w:rPr>
              <w:rFonts w:hint="eastAsia"/>
              <w:lang w:val="en"/>
            </w:rPr>
          </w:rPrChange>
        </w:rPr>
        <w:t>軸加速度センサ等から情報を収集する</w:t>
      </w:r>
    </w:p>
    <w:p w14:paraId="6BCDC1A6" w14:textId="5E6DD92E" w:rsidR="00C5175E" w:rsidRPr="000F2E0E" w:rsidRDefault="00C5175E" w:rsidP="00A64E6D">
      <w:pPr>
        <w:numPr>
          <w:ilvl w:val="0"/>
          <w:numId w:val="1"/>
        </w:numPr>
        <w:tabs>
          <w:tab w:val="clear" w:pos="757"/>
          <w:tab w:val="num" w:pos="-6237"/>
        </w:tabs>
        <w:ind w:left="426"/>
        <w:rPr>
          <w:rFonts w:ascii="Abadi" w:eastAsia="Meiryo UI" w:hAnsi="Abadi" w:cs="Meiryo UI"/>
          <w:color w:val="000000" w:themeColor="text1"/>
          <w:szCs w:val="20"/>
          <w:rPrChange w:id="1173"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174" w:author="Tawatari, Masataka/田渡 将隆" w:date="2025-02-12T08:17:00Z">
            <w:rPr>
              <w:rFonts w:ascii="Abadi" w:hAnsi="Abadi"/>
              <w:szCs w:val="20"/>
              <w:lang w:val="en"/>
            </w:rPr>
          </w:rPrChange>
        </w:rPr>
        <w:t>The location function calculates the position and bearing of the vehicle by combining the collected results.</w:t>
      </w:r>
      <w:r w:rsidR="008D462F" w:rsidRPr="000F2E0E">
        <w:rPr>
          <w:rFonts w:ascii="Abadi" w:hAnsi="Abadi"/>
          <w:color w:val="000000" w:themeColor="text1"/>
          <w:szCs w:val="20"/>
          <w:lang w:val="en"/>
          <w:rPrChange w:id="1175" w:author="Tawatari, Masataka/田渡 将隆" w:date="2025-02-12T08:17:00Z">
            <w:rPr>
              <w:rFonts w:ascii="Abadi" w:hAnsi="Abadi"/>
              <w:szCs w:val="20"/>
              <w:lang w:val="en"/>
            </w:rPr>
          </w:rPrChange>
        </w:rPr>
        <w:t xml:space="preserve"> </w:t>
      </w:r>
      <w:r w:rsidR="008D462F" w:rsidRPr="000F2E0E">
        <w:rPr>
          <w:rFonts w:ascii="Abadi" w:hAnsi="Abadi" w:hint="eastAsia"/>
          <w:color w:val="000000" w:themeColor="text1"/>
          <w:szCs w:val="20"/>
          <w:lang w:val="en"/>
          <w:rPrChange w:id="1176" w:author="Tawatari, Masataka/田渡 将隆" w:date="2025-02-12T08:17:00Z">
            <w:rPr>
              <w:rFonts w:ascii="Abadi" w:hAnsi="Abadi" w:hint="eastAsia"/>
              <w:szCs w:val="20"/>
              <w:lang w:val="en"/>
            </w:rPr>
          </w:rPrChange>
        </w:rPr>
        <w:t>ロケーション機能は、収集結果を組み合わせて自車位置・方位を算出する</w:t>
      </w:r>
    </w:p>
    <w:p w14:paraId="4F8AE6A7" w14:textId="2258A01F" w:rsidR="00C5175E" w:rsidRPr="000F2E0E" w:rsidRDefault="00C5175E" w:rsidP="2F4556AD">
      <w:pPr>
        <w:numPr>
          <w:ilvl w:val="0"/>
          <w:numId w:val="1"/>
        </w:numPr>
        <w:tabs>
          <w:tab w:val="clear" w:pos="757"/>
        </w:tabs>
        <w:ind w:left="426"/>
        <w:rPr>
          <w:rFonts w:ascii="Abadi" w:eastAsia="Meiryo UI" w:hAnsi="Abadi" w:cs="Meiryo UI"/>
          <w:color w:val="000000" w:themeColor="text1"/>
          <w:rPrChange w:id="1177" w:author="Tawatari, Masataka/田渡 将隆" w:date="2025-02-12T08:17:00Z">
            <w:rPr>
              <w:rFonts w:ascii="Abadi" w:eastAsia="Meiryo UI" w:hAnsi="Abadi" w:cs="Meiryo UI"/>
            </w:rPr>
          </w:rPrChange>
        </w:rPr>
      </w:pPr>
      <w:r w:rsidRPr="000F2E0E">
        <w:rPr>
          <w:rFonts w:ascii="Abadi" w:hAnsi="Abadi"/>
          <w:color w:val="000000" w:themeColor="text1"/>
          <w:lang w:val="en"/>
          <w:rPrChange w:id="1178" w:author="Tawatari, Masataka/田渡 将隆" w:date="2025-02-12T08:17:00Z">
            <w:rPr>
              <w:rFonts w:ascii="Abadi" w:hAnsi="Abadi"/>
              <w:lang w:val="en"/>
            </w:rPr>
          </w:rPrChange>
        </w:rPr>
        <w:t xml:space="preserve">The location function performs map matching based on the calculated vehicle position and orientation. </w:t>
      </w:r>
      <w:r w:rsidR="008D462F" w:rsidRPr="000F2E0E">
        <w:rPr>
          <w:rFonts w:ascii="Abadi" w:hAnsi="Abadi" w:hint="eastAsia"/>
          <w:color w:val="000000" w:themeColor="text1"/>
          <w:lang w:val="en"/>
          <w:rPrChange w:id="1179" w:author="Tawatari, Masataka/田渡 将隆" w:date="2025-02-12T08:17:00Z">
            <w:rPr>
              <w:rFonts w:ascii="Abadi" w:hAnsi="Abadi" w:hint="eastAsia"/>
              <w:lang w:val="en"/>
            </w:rPr>
          </w:rPrChange>
        </w:rPr>
        <w:t>ロケーション機能は、算出した自車位置・方位と光ビーコン受信器からの現在位置情報、</w:t>
      </w:r>
      <w:r w:rsidR="008D462F" w:rsidRPr="000F2E0E">
        <w:rPr>
          <w:rFonts w:ascii="Abadi" w:hAnsi="Abadi"/>
          <w:color w:val="000000" w:themeColor="text1"/>
          <w:lang w:val="en"/>
          <w:rPrChange w:id="1180" w:author="Tawatari, Masataka/田渡 将隆" w:date="2025-02-12T08:17:00Z">
            <w:rPr>
              <w:rFonts w:ascii="Abadi" w:hAnsi="Abadi"/>
              <w:lang w:val="en"/>
            </w:rPr>
          </w:rPrChange>
        </w:rPr>
        <w:t>ETC</w:t>
      </w:r>
      <w:r w:rsidR="008D462F" w:rsidRPr="000F2E0E">
        <w:rPr>
          <w:rFonts w:ascii="Abadi" w:hAnsi="Abadi" w:hint="eastAsia"/>
          <w:color w:val="000000" w:themeColor="text1"/>
          <w:lang w:val="en"/>
          <w:rPrChange w:id="1181" w:author="Tawatari, Masataka/田渡 将隆" w:date="2025-02-12T08:17:00Z">
            <w:rPr>
              <w:rFonts w:ascii="Abadi" w:hAnsi="Abadi" w:hint="eastAsia"/>
              <w:lang w:val="en"/>
            </w:rPr>
          </w:rPrChange>
        </w:rPr>
        <w:t>通信情報　　を元にマップマッチングを行う</w:t>
      </w:r>
    </w:p>
    <w:p w14:paraId="1EBF7D7F" w14:textId="03FD63A2" w:rsidR="00C5175E" w:rsidRPr="000F2E0E" w:rsidRDefault="00C5175E" w:rsidP="00A64E6D">
      <w:pPr>
        <w:numPr>
          <w:ilvl w:val="0"/>
          <w:numId w:val="1"/>
        </w:numPr>
        <w:tabs>
          <w:tab w:val="clear" w:pos="757"/>
          <w:tab w:val="num" w:pos="-6237"/>
        </w:tabs>
        <w:ind w:left="426"/>
        <w:rPr>
          <w:rFonts w:ascii="Abadi" w:eastAsia="Meiryo UI" w:hAnsi="Abadi" w:cs="Meiryo UI"/>
          <w:color w:val="000000" w:themeColor="text1"/>
          <w:szCs w:val="20"/>
          <w:rPrChange w:id="1182"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183" w:author="Tawatari, Masataka/田渡 将隆" w:date="2025-02-12T08:17:00Z">
            <w:rPr>
              <w:rFonts w:ascii="Abadi" w:hAnsi="Abadi"/>
              <w:szCs w:val="20"/>
              <w:lang w:val="en"/>
            </w:rPr>
          </w:rPrChange>
        </w:rPr>
        <w:t xml:space="preserve">The location function provides calculated results to </w:t>
      </w:r>
      <w:r w:rsidR="007C1476" w:rsidRPr="000F2E0E">
        <w:rPr>
          <w:rFonts w:ascii="Abadi" w:hAnsi="Abadi"/>
          <w:color w:val="000000" w:themeColor="text1"/>
          <w:szCs w:val="20"/>
          <w:lang w:val="en"/>
          <w:rPrChange w:id="1184" w:author="Tawatari, Masataka/田渡 将隆" w:date="2025-02-12T08:17:00Z">
            <w:rPr>
              <w:rFonts w:ascii="Abadi" w:hAnsi="Abadi"/>
              <w:szCs w:val="20"/>
              <w:lang w:val="en"/>
            </w:rPr>
          </w:rPrChange>
        </w:rPr>
        <w:t>any authorized application requiring that data</w:t>
      </w:r>
      <w:r w:rsidR="008D462F" w:rsidRPr="000F2E0E">
        <w:rPr>
          <w:rFonts w:ascii="Abadi" w:hAnsi="Abadi"/>
          <w:color w:val="000000" w:themeColor="text1"/>
          <w:szCs w:val="20"/>
          <w:lang w:val="en"/>
          <w:rPrChange w:id="1185" w:author="Tawatari, Masataka/田渡 将隆" w:date="2025-02-12T08:17:00Z">
            <w:rPr>
              <w:rFonts w:ascii="Abadi" w:hAnsi="Abadi"/>
              <w:szCs w:val="20"/>
              <w:lang w:val="en"/>
            </w:rPr>
          </w:rPrChange>
        </w:rPr>
        <w:t xml:space="preserve">. </w:t>
      </w:r>
      <w:r w:rsidR="008D462F" w:rsidRPr="000F2E0E">
        <w:rPr>
          <w:rFonts w:ascii="Abadi" w:hAnsi="Abadi" w:hint="eastAsia"/>
          <w:color w:val="000000" w:themeColor="text1"/>
          <w:szCs w:val="20"/>
          <w:lang w:val="en"/>
          <w:rPrChange w:id="1186" w:author="Tawatari, Masataka/田渡 将隆" w:date="2025-02-12T08:17:00Z">
            <w:rPr>
              <w:rFonts w:ascii="Abadi" w:hAnsi="Abadi" w:hint="eastAsia"/>
              <w:szCs w:val="20"/>
              <w:lang w:val="en"/>
            </w:rPr>
          </w:rPrChange>
        </w:rPr>
        <w:t>ロケーション機能は、上位アプリへ算出結果を提供する</w:t>
      </w:r>
    </w:p>
    <w:p w14:paraId="333E2909" w14:textId="77777777" w:rsidR="00C5175E" w:rsidRPr="000F2E0E" w:rsidRDefault="00C5175E" w:rsidP="00CF6571">
      <w:pPr>
        <w:rPr>
          <w:rFonts w:ascii="Abadi" w:eastAsia="Meiryo UI" w:hAnsi="Abadi" w:cs="Meiryo UI"/>
          <w:color w:val="000000" w:themeColor="text1"/>
          <w:szCs w:val="20"/>
          <w:rPrChange w:id="1187" w:author="Tawatari, Masataka/田渡 将隆" w:date="2025-02-12T08:17:00Z">
            <w:rPr>
              <w:rFonts w:ascii="Abadi" w:eastAsia="Meiryo UI" w:hAnsi="Abadi" w:cs="Meiryo UI"/>
              <w:szCs w:val="20"/>
            </w:rPr>
          </w:rPrChange>
        </w:rPr>
      </w:pPr>
    </w:p>
    <w:p w14:paraId="72B90513" w14:textId="636DDF11" w:rsidR="00C5175E" w:rsidRPr="000F2E0E" w:rsidRDefault="008D462F" w:rsidP="00EC72D3">
      <w:pPr>
        <w:pStyle w:val="Heading4"/>
        <w:rPr>
          <w:rFonts w:ascii="Abadi" w:hAnsi="Abadi"/>
          <w:color w:val="000000" w:themeColor="text1"/>
          <w:szCs w:val="20"/>
          <w:rPrChange w:id="1188" w:author="Tawatari, Masataka/田渡 将隆" w:date="2025-02-12T08:17:00Z">
            <w:rPr>
              <w:rFonts w:ascii="Abadi" w:hAnsi="Abadi"/>
              <w:szCs w:val="20"/>
            </w:rPr>
          </w:rPrChange>
        </w:rPr>
      </w:pPr>
      <w:r w:rsidRPr="000F2E0E">
        <w:rPr>
          <w:rFonts w:hint="eastAsia"/>
          <w:color w:val="000000" w:themeColor="text1"/>
          <w:lang w:val="en"/>
          <w:rPrChange w:id="1189" w:author="Tawatari, Masataka/田渡 将隆" w:date="2025-02-12T08:17:00Z">
            <w:rPr>
              <w:rFonts w:hint="eastAsia"/>
              <w:lang w:val="en"/>
            </w:rPr>
          </w:rPrChange>
        </w:rPr>
        <w:t>サービス要件</w:t>
      </w:r>
      <w:r w:rsidRPr="000F2E0E">
        <w:rPr>
          <w:color w:val="000000" w:themeColor="text1"/>
          <w:lang w:val="en"/>
          <w:rPrChange w:id="1190" w:author="Tawatari, Masataka/田渡 将隆" w:date="2025-02-12T08:17:00Z">
            <w:rPr>
              <w:lang w:val="en"/>
            </w:rPr>
          </w:rPrChange>
        </w:rPr>
        <w:t xml:space="preserve"> </w:t>
      </w:r>
      <w:r w:rsidR="00C5175E" w:rsidRPr="000F2E0E">
        <w:rPr>
          <w:rFonts w:ascii="Abadi" w:hAnsi="Abadi"/>
          <w:color w:val="000000" w:themeColor="text1"/>
          <w:szCs w:val="20"/>
          <w:lang w:val="en"/>
          <w:rPrChange w:id="1191" w:author="Tawatari, Masataka/田渡 将隆" w:date="2025-02-12T08:17:00Z">
            <w:rPr>
              <w:rFonts w:ascii="Abadi" w:hAnsi="Abadi"/>
              <w:szCs w:val="20"/>
              <w:lang w:val="en"/>
            </w:rPr>
          </w:rPrChange>
        </w:rPr>
        <w:t>Service requirements</w:t>
      </w:r>
    </w:p>
    <w:p w14:paraId="3F049CB1" w14:textId="531E628F" w:rsidR="00C5175E" w:rsidRPr="00BF365F" w:rsidRDefault="003B7014" w:rsidP="00A64E6D">
      <w:pPr>
        <w:numPr>
          <w:ilvl w:val="0"/>
          <w:numId w:val="1"/>
        </w:numPr>
        <w:tabs>
          <w:tab w:val="clear" w:pos="757"/>
          <w:tab w:val="num" w:pos="-6237"/>
        </w:tabs>
        <w:ind w:left="426"/>
        <w:rPr>
          <w:rFonts w:ascii="Abadi" w:eastAsia="Meiryo UI" w:hAnsi="Abadi" w:cs="Meiryo UI"/>
          <w:color w:val="000000" w:themeColor="text1"/>
          <w:szCs w:val="20"/>
          <w:highlight w:val="darkGray"/>
          <w:rPrChange w:id="1192" w:author="Tham Pham Thi Hong" w:date="2025-12-19T11:29:00Z">
            <w:rPr>
              <w:rFonts w:ascii="Abadi" w:eastAsia="Meiryo UI" w:hAnsi="Abadi" w:cs="Meiryo UI"/>
              <w:szCs w:val="20"/>
            </w:rPr>
          </w:rPrChange>
        </w:rPr>
      </w:pPr>
      <w:r w:rsidRPr="00BF365F">
        <w:rPr>
          <w:rFonts w:ascii="Abadi" w:hAnsi="Abadi"/>
          <w:color w:val="000000" w:themeColor="text1"/>
          <w:szCs w:val="20"/>
          <w:highlight w:val="darkGray"/>
          <w:lang w:val="en"/>
          <w:rPrChange w:id="1193" w:author="Tham Pham Thi Hong" w:date="2025-12-19T11:29:00Z">
            <w:rPr>
              <w:rFonts w:ascii="Abadi" w:hAnsi="Abadi"/>
              <w:szCs w:val="20"/>
              <w:lang w:val="en"/>
            </w:rPr>
          </w:rPrChange>
        </w:rPr>
        <w:t>The location function must be connected to the GNSS module and various sensors.</w:t>
      </w:r>
      <w:r w:rsidR="008D462F" w:rsidRPr="00BF365F">
        <w:rPr>
          <w:rFonts w:ascii="Abadi" w:hAnsi="Abadi"/>
          <w:color w:val="000000" w:themeColor="text1"/>
          <w:szCs w:val="20"/>
          <w:highlight w:val="darkGray"/>
          <w:lang w:val="en"/>
          <w:rPrChange w:id="1194" w:author="Tham Pham Thi Hong" w:date="2025-12-19T11:29:00Z">
            <w:rPr>
              <w:rFonts w:ascii="Abadi" w:hAnsi="Abadi"/>
              <w:szCs w:val="20"/>
              <w:lang w:val="en"/>
            </w:rPr>
          </w:rPrChange>
        </w:rPr>
        <w:t xml:space="preserve"> </w:t>
      </w:r>
      <w:r w:rsidR="008D462F" w:rsidRPr="00BF365F">
        <w:rPr>
          <w:rFonts w:ascii="Abadi" w:hAnsi="Abadi" w:hint="eastAsia"/>
          <w:color w:val="000000" w:themeColor="text1"/>
          <w:szCs w:val="20"/>
          <w:highlight w:val="darkGray"/>
          <w:lang w:val="en"/>
          <w:rPrChange w:id="1195" w:author="Tham Pham Thi Hong" w:date="2025-12-19T11:29:00Z">
            <w:rPr>
              <w:rFonts w:ascii="Abadi" w:hAnsi="Abadi" w:hint="eastAsia"/>
              <w:szCs w:val="20"/>
              <w:lang w:val="en"/>
            </w:rPr>
          </w:rPrChange>
        </w:rPr>
        <w:t>ロケーション機能は</w:t>
      </w:r>
      <w:r w:rsidR="008D462F" w:rsidRPr="00BF365F">
        <w:rPr>
          <w:rFonts w:ascii="Abadi" w:hAnsi="Abadi"/>
          <w:color w:val="000000" w:themeColor="text1"/>
          <w:szCs w:val="20"/>
          <w:highlight w:val="darkGray"/>
          <w:lang w:val="en"/>
          <w:rPrChange w:id="1196" w:author="Tham Pham Thi Hong" w:date="2025-12-19T11:29:00Z">
            <w:rPr>
              <w:rFonts w:ascii="Abadi" w:hAnsi="Abadi"/>
              <w:szCs w:val="20"/>
              <w:lang w:val="en"/>
            </w:rPr>
          </w:rPrChange>
        </w:rPr>
        <w:t>GNSS</w:t>
      </w:r>
      <w:r w:rsidR="008D462F" w:rsidRPr="00BF365F">
        <w:rPr>
          <w:rFonts w:ascii="Abadi" w:hAnsi="Abadi" w:hint="eastAsia"/>
          <w:color w:val="000000" w:themeColor="text1"/>
          <w:szCs w:val="20"/>
          <w:highlight w:val="darkGray"/>
          <w:lang w:val="en"/>
          <w:rPrChange w:id="1197" w:author="Tham Pham Thi Hong" w:date="2025-12-19T11:29:00Z">
            <w:rPr>
              <w:rFonts w:ascii="Abadi" w:hAnsi="Abadi" w:hint="eastAsia"/>
              <w:szCs w:val="20"/>
              <w:lang w:val="en"/>
            </w:rPr>
          </w:rPrChange>
        </w:rPr>
        <w:t>モジュール及び各種センサと接続されていること</w:t>
      </w:r>
    </w:p>
    <w:p w14:paraId="2EFC16A2" w14:textId="77B63332" w:rsidR="000B2716" w:rsidRPr="000F2E0E" w:rsidRDefault="000B2716" w:rsidP="00A64E6D">
      <w:pPr>
        <w:numPr>
          <w:ilvl w:val="0"/>
          <w:numId w:val="1"/>
        </w:numPr>
        <w:tabs>
          <w:tab w:val="clear" w:pos="757"/>
          <w:tab w:val="num" w:pos="-6237"/>
        </w:tabs>
        <w:ind w:left="426"/>
        <w:rPr>
          <w:rFonts w:ascii="Abadi" w:eastAsia="Meiryo UI" w:hAnsi="Abadi" w:cs="Meiryo UI"/>
          <w:color w:val="000000" w:themeColor="text1"/>
          <w:szCs w:val="20"/>
          <w:rPrChange w:id="1198"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199" w:author="Tawatari, Masataka/田渡 将隆" w:date="2025-02-12T08:17:00Z">
            <w:rPr>
              <w:rFonts w:ascii="Abadi" w:hAnsi="Abadi"/>
              <w:szCs w:val="20"/>
              <w:lang w:val="en"/>
            </w:rPr>
          </w:rPrChange>
        </w:rPr>
        <w:t xml:space="preserve">3-axis </w:t>
      </w:r>
      <w:r w:rsidR="007C0E15" w:rsidRPr="000F2E0E">
        <w:rPr>
          <w:rFonts w:ascii="Abadi" w:hAnsi="Abadi"/>
          <w:color w:val="000000" w:themeColor="text1"/>
          <w:szCs w:val="20"/>
          <w:lang w:val="en"/>
          <w:rPrChange w:id="1200" w:author="Tawatari, Masataka/田渡 将隆" w:date="2025-02-12T08:17:00Z">
            <w:rPr>
              <w:rFonts w:ascii="Abadi" w:hAnsi="Abadi"/>
              <w:szCs w:val="20"/>
              <w:lang w:val="en"/>
            </w:rPr>
          </w:rPrChange>
        </w:rPr>
        <w:t xml:space="preserve">acceleration derivation </w:t>
      </w:r>
      <w:r w:rsidRPr="000F2E0E">
        <w:rPr>
          <w:rFonts w:ascii="Abadi" w:hAnsi="Abadi"/>
          <w:color w:val="000000" w:themeColor="text1"/>
          <w:szCs w:val="20"/>
          <w:lang w:val="en"/>
          <w:rPrChange w:id="1201" w:author="Tawatari, Masataka/田渡 将隆" w:date="2025-02-12T08:17:00Z">
            <w:rPr>
              <w:rFonts w:ascii="Abadi" w:hAnsi="Abadi"/>
              <w:szCs w:val="20"/>
              <w:lang w:val="en"/>
            </w:rPr>
          </w:rPrChange>
        </w:rPr>
        <w:t xml:space="preserve">when equipped with </w:t>
      </w:r>
      <w:r w:rsidR="007C1476" w:rsidRPr="000F2E0E">
        <w:rPr>
          <w:rFonts w:ascii="Abadi" w:hAnsi="Abadi"/>
          <w:color w:val="000000" w:themeColor="text1"/>
          <w:szCs w:val="20"/>
          <w:lang w:val="en"/>
          <w:rPrChange w:id="1202" w:author="Tawatari, Masataka/田渡 将隆" w:date="2025-02-12T08:17:00Z">
            <w:rPr>
              <w:rFonts w:ascii="Abadi" w:hAnsi="Abadi"/>
              <w:szCs w:val="20"/>
              <w:lang w:val="en"/>
            </w:rPr>
          </w:rPrChange>
        </w:rPr>
        <w:t xml:space="preserve">a tri-axis </w:t>
      </w:r>
      <w:r w:rsidRPr="000F2E0E">
        <w:rPr>
          <w:rFonts w:ascii="Abadi" w:hAnsi="Abadi"/>
          <w:color w:val="000000" w:themeColor="text1"/>
          <w:szCs w:val="20"/>
          <w:lang w:val="en"/>
          <w:rPrChange w:id="1203" w:author="Tawatari, Masataka/田渡 将隆" w:date="2025-02-12T08:17:00Z">
            <w:rPr>
              <w:rFonts w:ascii="Abadi" w:hAnsi="Abadi"/>
              <w:szCs w:val="20"/>
              <w:lang w:val="en"/>
            </w:rPr>
          </w:rPrChange>
        </w:rPr>
        <w:t>accelerometer</w:t>
      </w:r>
      <w:r w:rsidR="008D462F" w:rsidRPr="000F2E0E">
        <w:rPr>
          <w:rFonts w:ascii="Abadi" w:hAnsi="Abadi"/>
          <w:color w:val="000000" w:themeColor="text1"/>
          <w:szCs w:val="20"/>
          <w:lang w:val="en"/>
          <w:rPrChange w:id="1204" w:author="Tawatari, Masataka/田渡 将隆" w:date="2025-02-12T08:17:00Z">
            <w:rPr>
              <w:rFonts w:ascii="Abadi" w:hAnsi="Abadi"/>
              <w:szCs w:val="20"/>
              <w:lang w:val="en"/>
            </w:rPr>
          </w:rPrChange>
        </w:rPr>
        <w:t xml:space="preserve"> </w:t>
      </w:r>
      <w:r w:rsidR="008D462F" w:rsidRPr="000F2E0E">
        <w:rPr>
          <w:rFonts w:ascii="Abadi" w:hAnsi="Abadi" w:hint="eastAsia"/>
          <w:color w:val="000000" w:themeColor="text1"/>
          <w:szCs w:val="20"/>
          <w:lang w:val="en"/>
          <w:rPrChange w:id="1205" w:author="Tawatari, Masataka/田渡 将隆" w:date="2025-02-12T08:17:00Z">
            <w:rPr>
              <w:rFonts w:ascii="Abadi" w:hAnsi="Abadi" w:hint="eastAsia"/>
              <w:szCs w:val="20"/>
              <w:lang w:val="en"/>
            </w:rPr>
          </w:rPrChange>
        </w:rPr>
        <w:t>加速度センサを搭載の場合は３軸対応のこと</w:t>
      </w:r>
      <w:r w:rsidR="008D462F" w:rsidRPr="000F2E0E">
        <w:rPr>
          <w:rFonts w:ascii="Abadi" w:hAnsi="Abadi" w:hint="eastAsia"/>
          <w:strike/>
          <w:color w:val="000000" w:themeColor="text1"/>
          <w:szCs w:val="20"/>
          <w:lang w:val="en"/>
          <w:rPrChange w:id="1206" w:author="Tawatari, Masataka/田渡 将隆" w:date="2025-02-12T08:17:00Z">
            <w:rPr>
              <w:rFonts w:ascii="Abadi" w:hAnsi="Abadi" w:hint="eastAsia"/>
              <w:szCs w:val="20"/>
              <w:lang w:val="en"/>
            </w:rPr>
          </w:rPrChange>
        </w:rPr>
        <w:t>と</w:t>
      </w:r>
      <w:ins w:id="1207" w:author="Tawatari, Masataka/田渡 将隆" w:date="2022-11-21T10:36:00Z">
        <w:r w:rsidR="004C726A" w:rsidRPr="000F2E0E">
          <w:rPr>
            <w:rFonts w:ascii="Abadi" w:hAnsi="Abadi" w:hint="eastAsia"/>
            <w:color w:val="000000" w:themeColor="text1"/>
            <w:szCs w:val="20"/>
            <w:lang w:val="en"/>
            <w:rPrChange w:id="1208" w:author="Tawatari, Masataka/田渡 将隆" w:date="2025-02-12T08:17:00Z">
              <w:rPr>
                <w:rFonts w:ascii="Abadi" w:hAnsi="Abadi" w:hint="eastAsia"/>
                <w:szCs w:val="20"/>
                <w:lang w:val="en"/>
              </w:rPr>
            </w:rPrChange>
          </w:rPr>
          <w:t>▲</w:t>
        </w:r>
        <w:r w:rsidR="004C726A" w:rsidRPr="000F2E0E">
          <w:rPr>
            <w:rFonts w:ascii="Abadi" w:hAnsi="Abadi"/>
            <w:color w:val="000000" w:themeColor="text1"/>
            <w:szCs w:val="20"/>
            <w:lang w:val="en"/>
            <w:rPrChange w:id="1209" w:author="Tawatari, Masataka/田渡 将隆" w:date="2025-02-12T08:17:00Z">
              <w:rPr>
                <w:rFonts w:ascii="Abadi" w:hAnsi="Abadi"/>
                <w:szCs w:val="20"/>
                <w:lang w:val="en"/>
              </w:rPr>
            </w:rPrChange>
          </w:rPr>
          <w:t>1.60</w:t>
        </w:r>
      </w:ins>
    </w:p>
    <w:p w14:paraId="17FD00A6" w14:textId="425AC225" w:rsidR="000B2716" w:rsidRPr="000F2E0E" w:rsidRDefault="007C0E15" w:rsidP="00385F54">
      <w:pPr>
        <w:numPr>
          <w:ilvl w:val="0"/>
          <w:numId w:val="1"/>
        </w:numPr>
        <w:tabs>
          <w:tab w:val="clear" w:pos="757"/>
          <w:tab w:val="num" w:pos="-6237"/>
        </w:tabs>
        <w:ind w:left="426"/>
        <w:rPr>
          <w:rFonts w:ascii="Abadi" w:eastAsia="Meiryo UI" w:hAnsi="Abadi" w:cs="Meiryo UI"/>
          <w:color w:val="000000" w:themeColor="text1"/>
          <w:szCs w:val="20"/>
          <w:rPrChange w:id="1210"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211" w:author="Tawatari, Masataka/田渡 将隆" w:date="2025-02-12T08:17:00Z">
            <w:rPr>
              <w:rFonts w:ascii="Abadi" w:hAnsi="Abadi"/>
              <w:szCs w:val="20"/>
              <w:lang w:val="en"/>
            </w:rPr>
          </w:rPrChange>
        </w:rPr>
        <w:t>3-axis angular velocity derivation when equipped with a tri-axis accele</w:t>
      </w:r>
      <w:r w:rsidR="00291D4A" w:rsidRPr="000F2E0E">
        <w:rPr>
          <w:rFonts w:ascii="Abadi" w:hAnsi="Abadi"/>
          <w:color w:val="000000" w:themeColor="text1"/>
          <w:szCs w:val="20"/>
          <w:lang w:val="en"/>
          <w:rPrChange w:id="1212" w:author="Tawatari, Masataka/田渡 将隆" w:date="2025-02-12T08:17:00Z">
            <w:rPr>
              <w:rFonts w:ascii="Abadi" w:hAnsi="Abadi"/>
              <w:szCs w:val="20"/>
              <w:lang w:val="en"/>
            </w:rPr>
          </w:rPrChange>
        </w:rPr>
        <w:t>ro</w:t>
      </w:r>
      <w:r w:rsidRPr="000F2E0E">
        <w:rPr>
          <w:rFonts w:ascii="Abadi" w:hAnsi="Abadi"/>
          <w:color w:val="000000" w:themeColor="text1"/>
          <w:szCs w:val="20"/>
          <w:lang w:val="en"/>
          <w:rPrChange w:id="1213" w:author="Tawatari, Masataka/田渡 将隆" w:date="2025-02-12T08:17:00Z">
            <w:rPr>
              <w:rFonts w:ascii="Abadi" w:hAnsi="Abadi"/>
              <w:szCs w:val="20"/>
              <w:lang w:val="en"/>
            </w:rPr>
          </w:rPrChange>
        </w:rPr>
        <w:t>meter.</w:t>
      </w:r>
      <w:r w:rsidR="00F17BD1" w:rsidRPr="000F2E0E">
        <w:rPr>
          <w:rFonts w:ascii="Abadi" w:hAnsi="Abadi"/>
          <w:color w:val="000000" w:themeColor="text1"/>
          <w:szCs w:val="20"/>
          <w:lang w:val="en"/>
          <w:rPrChange w:id="1214" w:author="Tawatari, Masataka/田渡 将隆" w:date="2025-02-12T08:17:00Z">
            <w:rPr>
              <w:rFonts w:ascii="Abadi" w:hAnsi="Abadi"/>
              <w:szCs w:val="20"/>
              <w:lang w:val="en"/>
            </w:rPr>
          </w:rPrChange>
        </w:rPr>
        <w:t xml:space="preserve"> </w:t>
      </w:r>
      <w:r w:rsidR="00F17BD1" w:rsidRPr="000F2E0E">
        <w:rPr>
          <w:rFonts w:ascii="Abadi" w:hAnsi="Abadi" w:hint="eastAsia"/>
          <w:color w:val="000000" w:themeColor="text1"/>
          <w:szCs w:val="20"/>
          <w:lang w:val="en"/>
          <w:rPrChange w:id="1215" w:author="Tawatari, Masataka/田渡 将隆" w:date="2025-02-12T08:17:00Z">
            <w:rPr>
              <w:rFonts w:ascii="Abadi" w:hAnsi="Abadi" w:hint="eastAsia"/>
              <w:szCs w:val="20"/>
              <w:lang w:val="en"/>
            </w:rPr>
          </w:rPrChange>
        </w:rPr>
        <w:t>角速度センサは３軸対応のこと</w:t>
      </w:r>
    </w:p>
    <w:p w14:paraId="600E91D5" w14:textId="0BBF13A1" w:rsidR="00EA41F2" w:rsidRPr="00BF365F" w:rsidRDefault="007C1476" w:rsidP="00EA41F2">
      <w:pPr>
        <w:numPr>
          <w:ilvl w:val="0"/>
          <w:numId w:val="1"/>
        </w:numPr>
        <w:tabs>
          <w:tab w:val="clear" w:pos="757"/>
          <w:tab w:val="num" w:pos="-6237"/>
        </w:tabs>
        <w:ind w:left="426"/>
        <w:rPr>
          <w:rFonts w:ascii="Abadi" w:eastAsia="Meiryo UI" w:hAnsi="Abadi" w:cs="Meiryo UI"/>
          <w:color w:val="FFFFFF" w:themeColor="background1"/>
          <w:szCs w:val="20"/>
          <w:rPrChange w:id="1216" w:author="Tham Pham Thi Hong" w:date="2025-12-19T11:29:00Z">
            <w:rPr>
              <w:rFonts w:ascii="Abadi" w:eastAsia="Meiryo UI" w:hAnsi="Abadi" w:cs="Meiryo UI"/>
              <w:szCs w:val="20"/>
            </w:rPr>
          </w:rPrChange>
        </w:rPr>
      </w:pPr>
      <w:r w:rsidRPr="00BF365F">
        <w:rPr>
          <w:rFonts w:ascii="Abadi" w:hAnsi="Abadi"/>
          <w:color w:val="FFFFFF" w:themeColor="background1"/>
          <w:szCs w:val="20"/>
          <w:lang w:val="en"/>
          <w:rPrChange w:id="1217" w:author="Tham Pham Thi Hong" w:date="2025-12-19T11:29:00Z">
            <w:rPr>
              <w:rFonts w:ascii="Abadi" w:hAnsi="Abadi"/>
              <w:szCs w:val="20"/>
              <w:lang w:val="en"/>
            </w:rPr>
          </w:rPrChange>
        </w:rPr>
        <w:t>When a tri-axis accelerometer is available, the vehicle position can be calculated or corrected based on the vehicular tilt when traversing a curve</w:t>
      </w:r>
      <w:r w:rsidR="007C0E15" w:rsidRPr="00BF365F">
        <w:rPr>
          <w:rFonts w:ascii="Abadi" w:hAnsi="Abadi"/>
          <w:color w:val="FFFFFF" w:themeColor="background1"/>
          <w:szCs w:val="20"/>
          <w:lang w:val="en"/>
          <w:rPrChange w:id="1218" w:author="Tham Pham Thi Hong" w:date="2025-12-19T11:29:00Z">
            <w:rPr>
              <w:rFonts w:ascii="Abadi" w:hAnsi="Abadi"/>
              <w:szCs w:val="20"/>
              <w:lang w:val="en"/>
            </w:rPr>
          </w:rPrChange>
        </w:rPr>
        <w:t>, as well as computing and matching the forward inclination of a vehicle on an inclined road surface such as a ramped lane.</w:t>
      </w:r>
      <w:r w:rsidR="00F17BD1" w:rsidRPr="00BF365F">
        <w:rPr>
          <w:rFonts w:ascii="Abadi" w:hAnsi="Abadi"/>
          <w:color w:val="FFFFFF" w:themeColor="background1"/>
          <w:szCs w:val="20"/>
          <w:lang w:val="en"/>
          <w:rPrChange w:id="1219" w:author="Tham Pham Thi Hong" w:date="2025-12-19T11:29:00Z">
            <w:rPr>
              <w:rFonts w:ascii="Abadi" w:hAnsi="Abadi"/>
              <w:szCs w:val="20"/>
              <w:lang w:val="en"/>
            </w:rPr>
          </w:rPrChange>
        </w:rPr>
        <w:t xml:space="preserve"> </w:t>
      </w:r>
      <w:r w:rsidR="00F17BD1" w:rsidRPr="00BF365F">
        <w:rPr>
          <w:rFonts w:ascii="Abadi" w:hAnsi="Abadi" w:hint="eastAsia"/>
          <w:color w:val="FFFFFF" w:themeColor="background1"/>
          <w:szCs w:val="20"/>
          <w:lang w:val="en"/>
          <w:rPrChange w:id="1220" w:author="Tham Pham Thi Hong" w:date="2025-12-19T11:29:00Z">
            <w:rPr>
              <w:rFonts w:ascii="Abadi" w:hAnsi="Abadi" w:hint="eastAsia"/>
              <w:szCs w:val="20"/>
              <w:lang w:val="en"/>
            </w:rPr>
          </w:rPrChange>
        </w:rPr>
        <w:t>加速度センサが使用できる場合は、カーブ走行時の車両の傾きや路面の傾斜を考慮した自車位置の補正ができること</w:t>
      </w:r>
    </w:p>
    <w:p w14:paraId="29FD74B1" w14:textId="30420E82" w:rsidR="00EA41F2" w:rsidRPr="000F2E0E" w:rsidRDefault="00EA41F2" w:rsidP="2C4EC795">
      <w:pPr>
        <w:numPr>
          <w:ilvl w:val="0"/>
          <w:numId w:val="1"/>
        </w:numPr>
        <w:tabs>
          <w:tab w:val="clear" w:pos="757"/>
        </w:tabs>
        <w:ind w:left="426"/>
        <w:rPr>
          <w:rFonts w:ascii="Abadi" w:eastAsia="Meiryo UI" w:hAnsi="Abadi" w:cs="Meiryo UI"/>
          <w:color w:val="000000" w:themeColor="text1"/>
          <w:szCs w:val="20"/>
          <w:rPrChange w:id="1221"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222" w:author="Tawatari, Masataka/田渡 将隆" w:date="2025-02-12T08:17:00Z">
            <w:rPr>
              <w:rFonts w:ascii="Abadi" w:hAnsi="Abadi"/>
              <w:szCs w:val="20"/>
              <w:lang w:val="en"/>
            </w:rPr>
          </w:rPrChange>
        </w:rPr>
        <w:t xml:space="preserve">If </w:t>
      </w:r>
      <w:r w:rsidR="00DB626D" w:rsidRPr="000F2E0E">
        <w:rPr>
          <w:rFonts w:ascii="Abadi" w:hAnsi="Abadi"/>
          <w:color w:val="000000" w:themeColor="text1"/>
          <w:szCs w:val="20"/>
          <w:lang w:val="en"/>
          <w:rPrChange w:id="1223" w:author="Tawatari, Masataka/田渡 将隆" w:date="2025-02-12T08:17:00Z">
            <w:rPr>
              <w:rFonts w:ascii="Abadi" w:hAnsi="Abadi"/>
              <w:szCs w:val="20"/>
              <w:lang w:val="en"/>
            </w:rPr>
          </w:rPrChange>
        </w:rPr>
        <w:t>special</w:t>
      </w:r>
      <w:r w:rsidRPr="000F2E0E">
        <w:rPr>
          <w:rFonts w:ascii="Abadi" w:hAnsi="Abadi"/>
          <w:color w:val="000000" w:themeColor="text1"/>
          <w:szCs w:val="20"/>
          <w:lang w:val="en"/>
          <w:rPrChange w:id="1224" w:author="Tawatari, Masataka/田渡 将隆" w:date="2025-02-12T08:17:00Z">
            <w:rPr>
              <w:rFonts w:ascii="Abadi" w:hAnsi="Abadi"/>
              <w:szCs w:val="20"/>
              <w:lang w:val="en"/>
            </w:rPr>
          </w:rPrChange>
        </w:rPr>
        <w:t xml:space="preserve"> gradient information can be obtained from the map data, it is necessary to determine the upper and lower roads using an acceleration sensor.</w:t>
      </w:r>
      <w:r w:rsidR="00F17BD1" w:rsidRPr="000F2E0E">
        <w:rPr>
          <w:rFonts w:ascii="Abadi" w:hAnsi="Abadi"/>
          <w:color w:val="000000" w:themeColor="text1"/>
          <w:szCs w:val="20"/>
          <w:lang w:val="en"/>
          <w:rPrChange w:id="1225" w:author="Tawatari, Masataka/田渡 将隆" w:date="2025-02-12T08:17:00Z">
            <w:rPr>
              <w:rFonts w:ascii="Abadi" w:hAnsi="Abadi"/>
              <w:szCs w:val="20"/>
              <w:lang w:val="en"/>
            </w:rPr>
          </w:rPrChange>
        </w:rPr>
        <w:t xml:space="preserve"> </w:t>
      </w:r>
      <w:r w:rsidR="00F17BD1" w:rsidRPr="000F2E0E">
        <w:rPr>
          <w:rFonts w:ascii="Abadi" w:hAnsi="Abadi" w:hint="eastAsia"/>
          <w:color w:val="000000" w:themeColor="text1"/>
          <w:szCs w:val="20"/>
          <w:lang w:val="en"/>
          <w:rPrChange w:id="1226" w:author="Tawatari, Masataka/田渡 将隆" w:date="2025-02-12T08:17:00Z">
            <w:rPr>
              <w:rFonts w:ascii="Abadi" w:hAnsi="Abadi" w:hint="eastAsia"/>
              <w:szCs w:val="20"/>
              <w:lang w:val="en"/>
            </w:rPr>
          </w:rPrChange>
        </w:rPr>
        <w:t>地図データから専用の勾配情報が取得できる場合は、加速度センサを用いて上下道路の判定ができること</w:t>
      </w:r>
    </w:p>
    <w:p w14:paraId="7B727BBF" w14:textId="0B24C3A0" w:rsidR="00EA41F2" w:rsidRPr="000F2E0E" w:rsidRDefault="00EA41F2" w:rsidP="00EA41F2">
      <w:pPr>
        <w:numPr>
          <w:ilvl w:val="0"/>
          <w:numId w:val="1"/>
        </w:numPr>
        <w:tabs>
          <w:tab w:val="clear" w:pos="757"/>
          <w:tab w:val="num" w:pos="-6237"/>
        </w:tabs>
        <w:ind w:left="426"/>
        <w:rPr>
          <w:rFonts w:ascii="Abadi" w:eastAsia="Meiryo UI" w:hAnsi="Abadi" w:cs="Meiryo UI"/>
          <w:color w:val="000000" w:themeColor="text1"/>
          <w:szCs w:val="20"/>
          <w:rPrChange w:id="1227" w:author="Tawatari, Masataka/田渡 将隆" w:date="2025-02-12T08:17:00Z">
            <w:rPr>
              <w:rFonts w:ascii="Abadi" w:eastAsia="Meiryo UI" w:hAnsi="Abadi" w:cs="Meiryo UI"/>
              <w:szCs w:val="20"/>
            </w:rPr>
          </w:rPrChange>
        </w:rPr>
      </w:pPr>
      <w:r w:rsidRPr="000F2E0E">
        <w:rPr>
          <w:rFonts w:ascii="Abadi" w:hAnsi="Abadi"/>
          <w:bCs/>
          <w:color w:val="000000" w:themeColor="text1"/>
          <w:szCs w:val="20"/>
          <w:lang w:val="en"/>
          <w:rPrChange w:id="1228" w:author="Tawatari, Masataka/田渡 将隆" w:date="2025-02-12T08:17:00Z">
            <w:rPr>
              <w:rFonts w:ascii="Abadi" w:hAnsi="Abadi"/>
              <w:bCs/>
              <w:szCs w:val="20"/>
              <w:lang w:val="en"/>
            </w:rPr>
          </w:rPrChange>
        </w:rPr>
        <w:t>Regarding the use of GNSS, investigate the laws and regulations of each country in advance and comply with them at the time of the ent</w:t>
      </w:r>
      <w:r w:rsidR="007C0E15" w:rsidRPr="000F2E0E">
        <w:rPr>
          <w:rFonts w:ascii="Abadi" w:hAnsi="Abadi"/>
          <w:bCs/>
          <w:color w:val="000000" w:themeColor="text1"/>
          <w:szCs w:val="20"/>
          <w:lang w:val="en"/>
          <w:rPrChange w:id="1229" w:author="Tawatari, Masataka/田渡 将隆" w:date="2025-02-12T08:17:00Z">
            <w:rPr>
              <w:rFonts w:ascii="Abadi" w:hAnsi="Abadi"/>
              <w:bCs/>
              <w:szCs w:val="20"/>
              <w:lang w:val="en"/>
            </w:rPr>
          </w:rPrChange>
        </w:rPr>
        <w:t>ry</w:t>
      </w:r>
      <w:r w:rsidRPr="000F2E0E">
        <w:rPr>
          <w:rFonts w:ascii="Abadi" w:hAnsi="Abadi"/>
          <w:bCs/>
          <w:color w:val="000000" w:themeColor="text1"/>
          <w:szCs w:val="20"/>
          <w:lang w:val="en"/>
          <w:rPrChange w:id="1230" w:author="Tawatari, Masataka/田渡 将隆" w:date="2025-02-12T08:17:00Z">
            <w:rPr>
              <w:rFonts w:ascii="Abadi" w:hAnsi="Abadi"/>
              <w:bCs/>
              <w:szCs w:val="20"/>
              <w:lang w:val="en"/>
            </w:rPr>
          </w:rPrChange>
        </w:rPr>
        <w:t>.</w:t>
      </w:r>
      <w:r w:rsidR="00F17BD1" w:rsidRPr="000F2E0E">
        <w:rPr>
          <w:rFonts w:ascii="Abadi" w:hAnsi="Abadi"/>
          <w:bCs/>
          <w:color w:val="000000" w:themeColor="text1"/>
          <w:szCs w:val="20"/>
          <w:lang w:val="en"/>
          <w:rPrChange w:id="1231" w:author="Tawatari, Masataka/田渡 将隆" w:date="2025-02-12T08:17:00Z">
            <w:rPr>
              <w:rFonts w:ascii="Abadi" w:hAnsi="Abadi"/>
              <w:bCs/>
              <w:szCs w:val="20"/>
              <w:lang w:val="en"/>
            </w:rPr>
          </w:rPrChange>
        </w:rPr>
        <w:t xml:space="preserve"> GNSS</w:t>
      </w:r>
      <w:r w:rsidR="00F17BD1" w:rsidRPr="000F2E0E">
        <w:rPr>
          <w:rFonts w:ascii="Abadi" w:hAnsi="Abadi" w:hint="eastAsia"/>
          <w:bCs/>
          <w:color w:val="000000" w:themeColor="text1"/>
          <w:szCs w:val="20"/>
          <w:lang w:val="en"/>
          <w:rPrChange w:id="1232" w:author="Tawatari, Masataka/田渡 将隆" w:date="2025-02-12T08:17:00Z">
            <w:rPr>
              <w:rFonts w:ascii="Abadi" w:hAnsi="Abadi" w:hint="eastAsia"/>
              <w:bCs/>
              <w:szCs w:val="20"/>
              <w:lang w:val="en"/>
            </w:rPr>
          </w:rPrChange>
        </w:rPr>
        <w:t>の利用に関しては事前に各国の法規を調査し、号口時点で適合させること</w:t>
      </w:r>
    </w:p>
    <w:p w14:paraId="7202393B" w14:textId="012FAF8D" w:rsidR="00C5175E" w:rsidRPr="000F2E0E" w:rsidRDefault="00C5175E" w:rsidP="00A64E6D">
      <w:pPr>
        <w:numPr>
          <w:ilvl w:val="0"/>
          <w:numId w:val="1"/>
        </w:numPr>
        <w:tabs>
          <w:tab w:val="clear" w:pos="757"/>
          <w:tab w:val="num" w:pos="-6237"/>
        </w:tabs>
        <w:ind w:left="426"/>
        <w:rPr>
          <w:rFonts w:ascii="Abadi" w:eastAsia="Meiryo UI" w:hAnsi="Abadi" w:cs="Meiryo UI"/>
          <w:color w:val="000000" w:themeColor="text1"/>
          <w:szCs w:val="20"/>
          <w:rPrChange w:id="1233"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234" w:author="Tawatari, Masataka/田渡 将隆" w:date="2025-02-12T08:17:00Z">
            <w:rPr>
              <w:rFonts w:ascii="Abadi" w:hAnsi="Abadi"/>
              <w:szCs w:val="20"/>
              <w:lang w:val="en"/>
            </w:rPr>
          </w:rPrChange>
        </w:rPr>
        <w:lastRenderedPageBreak/>
        <w:t>The time zone can be automatically adjusted taking into consideration.</w:t>
      </w:r>
      <w:r w:rsidR="00F17BD1" w:rsidRPr="000F2E0E">
        <w:rPr>
          <w:rFonts w:ascii="Abadi" w:hAnsi="Abadi"/>
          <w:color w:val="000000" w:themeColor="text1"/>
          <w:szCs w:val="20"/>
          <w:lang w:val="en"/>
          <w:rPrChange w:id="1235" w:author="Tawatari, Masataka/田渡 将隆" w:date="2025-02-12T08:17:00Z">
            <w:rPr>
              <w:rFonts w:ascii="Abadi" w:hAnsi="Abadi"/>
              <w:szCs w:val="20"/>
              <w:lang w:val="en"/>
            </w:rPr>
          </w:rPrChange>
        </w:rPr>
        <w:t xml:space="preserve"> </w:t>
      </w:r>
      <w:r w:rsidR="00F17BD1" w:rsidRPr="000F2E0E">
        <w:rPr>
          <w:rFonts w:ascii="Abadi" w:hAnsi="Abadi" w:hint="eastAsia"/>
          <w:color w:val="000000" w:themeColor="text1"/>
          <w:szCs w:val="20"/>
          <w:lang w:val="en"/>
          <w:rPrChange w:id="1236" w:author="Tawatari, Masataka/田渡 将隆" w:date="2025-02-12T08:17:00Z">
            <w:rPr>
              <w:rFonts w:ascii="Abadi" w:hAnsi="Abadi" w:hint="eastAsia"/>
              <w:szCs w:val="20"/>
              <w:lang w:val="en"/>
            </w:rPr>
          </w:rPrChange>
        </w:rPr>
        <w:t>タイムゾーンを加味して自動的に時刻の調整が出来ること</w:t>
      </w:r>
    </w:p>
    <w:p w14:paraId="5A5A8D89" w14:textId="257ED95C" w:rsidR="00862498" w:rsidRPr="000F2E0E" w:rsidRDefault="008A0380" w:rsidP="00385F54">
      <w:pPr>
        <w:numPr>
          <w:ilvl w:val="0"/>
          <w:numId w:val="1"/>
        </w:numPr>
        <w:tabs>
          <w:tab w:val="clear" w:pos="757"/>
          <w:tab w:val="num" w:pos="-6237"/>
        </w:tabs>
        <w:ind w:left="426"/>
        <w:rPr>
          <w:rFonts w:ascii="Abadi" w:eastAsia="Meiryo UI" w:hAnsi="Abadi" w:cs="Meiryo UI"/>
          <w:color w:val="000000" w:themeColor="text1"/>
          <w:szCs w:val="20"/>
          <w:rPrChange w:id="1237"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238" w:author="Tawatari, Masataka/田渡 将隆" w:date="2025-02-12T08:17:00Z">
            <w:rPr>
              <w:rFonts w:ascii="Abadi" w:hAnsi="Abadi"/>
              <w:szCs w:val="20"/>
              <w:lang w:val="en"/>
            </w:rPr>
          </w:rPrChange>
        </w:rPr>
        <w:t xml:space="preserve">GNSS </w:t>
      </w:r>
      <w:r w:rsidR="00D21C7F" w:rsidRPr="000F2E0E">
        <w:rPr>
          <w:rFonts w:ascii="Abadi" w:hAnsi="Abadi"/>
          <w:color w:val="000000" w:themeColor="text1"/>
          <w:szCs w:val="20"/>
          <w:lang w:val="en"/>
          <w:rPrChange w:id="1239" w:author="Tawatari, Masataka/田渡 将隆" w:date="2025-02-12T08:17:00Z">
            <w:rPr>
              <w:rFonts w:ascii="Abadi" w:hAnsi="Abadi"/>
              <w:szCs w:val="20"/>
              <w:lang w:val="en"/>
            </w:rPr>
          </w:rPrChange>
        </w:rPr>
        <w:t>must support at least</w:t>
      </w:r>
      <w:r w:rsidRPr="000F2E0E">
        <w:rPr>
          <w:rFonts w:ascii="Abadi" w:hAnsi="Abadi"/>
          <w:color w:val="000000" w:themeColor="text1"/>
          <w:szCs w:val="20"/>
          <w:lang w:val="en"/>
          <w:rPrChange w:id="1240" w:author="Tawatari, Masataka/田渡 将隆" w:date="2025-02-12T08:17:00Z">
            <w:rPr>
              <w:rFonts w:ascii="Abadi" w:hAnsi="Abadi"/>
              <w:szCs w:val="20"/>
              <w:lang w:val="en"/>
            </w:rPr>
          </w:rPrChange>
        </w:rPr>
        <w:t xml:space="preserve"> </w:t>
      </w:r>
      <w:r w:rsidR="00862498" w:rsidRPr="000F2E0E">
        <w:rPr>
          <w:rFonts w:ascii="Abadi" w:hAnsi="Abadi"/>
          <w:color w:val="000000" w:themeColor="text1"/>
          <w:szCs w:val="20"/>
          <w:lang w:val="en"/>
          <w:rPrChange w:id="1241" w:author="Tawatari, Masataka/田渡 将隆" w:date="2025-02-12T08:17:00Z">
            <w:rPr>
              <w:rFonts w:ascii="Abadi" w:hAnsi="Abadi"/>
              <w:szCs w:val="20"/>
              <w:lang w:val="en"/>
            </w:rPr>
          </w:rPrChange>
        </w:rPr>
        <w:t>GPS,</w:t>
      </w:r>
      <w:r w:rsidRPr="000F2E0E">
        <w:rPr>
          <w:rFonts w:ascii="Abadi" w:hAnsi="Abadi"/>
          <w:color w:val="000000" w:themeColor="text1"/>
          <w:szCs w:val="20"/>
          <w:lang w:val="en"/>
          <w:rPrChange w:id="1242" w:author="Tawatari, Masataka/田渡 将隆" w:date="2025-02-12T08:17:00Z">
            <w:rPr>
              <w:rFonts w:ascii="Abadi" w:hAnsi="Abadi"/>
              <w:szCs w:val="20"/>
              <w:lang w:val="en"/>
            </w:rPr>
          </w:rPrChange>
        </w:rPr>
        <w:t xml:space="preserve"> </w:t>
      </w:r>
      <w:r w:rsidR="00D21C7F" w:rsidRPr="000F2E0E">
        <w:rPr>
          <w:rFonts w:ascii="Abadi" w:hAnsi="Abadi"/>
          <w:color w:val="000000" w:themeColor="text1"/>
          <w:szCs w:val="20"/>
          <w:lang w:val="en"/>
          <w:rPrChange w:id="1243" w:author="Tawatari, Masataka/田渡 将隆" w:date="2025-02-12T08:17:00Z">
            <w:rPr>
              <w:rFonts w:ascii="Abadi" w:hAnsi="Abadi"/>
              <w:szCs w:val="20"/>
              <w:lang w:val="en"/>
            </w:rPr>
          </w:rPrChange>
        </w:rPr>
        <w:t>GLONASS</w:t>
      </w:r>
      <w:r w:rsidR="00862498" w:rsidRPr="000F2E0E">
        <w:rPr>
          <w:rFonts w:ascii="Abadi" w:hAnsi="Abadi"/>
          <w:color w:val="000000" w:themeColor="text1"/>
          <w:szCs w:val="20"/>
          <w:lang w:val="en"/>
          <w:rPrChange w:id="1244" w:author="Tawatari, Masataka/田渡 将隆" w:date="2025-02-12T08:17:00Z">
            <w:rPr>
              <w:rFonts w:ascii="Abadi" w:hAnsi="Abadi"/>
              <w:szCs w:val="20"/>
              <w:lang w:val="en"/>
            </w:rPr>
          </w:rPrChange>
        </w:rPr>
        <w:t>, Galileo and QZSS</w:t>
      </w:r>
      <w:r w:rsidR="00F17BD1" w:rsidRPr="000F2E0E">
        <w:rPr>
          <w:rFonts w:ascii="Abadi" w:hAnsi="Abadi"/>
          <w:color w:val="000000" w:themeColor="text1"/>
          <w:szCs w:val="20"/>
          <w:lang w:val="en"/>
          <w:rPrChange w:id="1245" w:author="Tawatari, Masataka/田渡 将隆" w:date="2025-02-12T08:17:00Z">
            <w:rPr>
              <w:rFonts w:ascii="Abadi" w:hAnsi="Abadi"/>
              <w:szCs w:val="20"/>
              <w:lang w:val="en"/>
            </w:rPr>
          </w:rPrChange>
        </w:rPr>
        <w:t>. GNSS</w:t>
      </w:r>
      <w:r w:rsidR="00F17BD1" w:rsidRPr="000F2E0E">
        <w:rPr>
          <w:rFonts w:ascii="Abadi" w:hAnsi="Abadi" w:hint="eastAsia"/>
          <w:color w:val="000000" w:themeColor="text1"/>
          <w:szCs w:val="20"/>
          <w:lang w:val="en"/>
          <w:rPrChange w:id="1246" w:author="Tawatari, Masataka/田渡 将隆" w:date="2025-02-12T08:17:00Z">
            <w:rPr>
              <w:rFonts w:ascii="Abadi" w:hAnsi="Abadi" w:hint="eastAsia"/>
              <w:szCs w:val="20"/>
              <w:lang w:val="en"/>
            </w:rPr>
          </w:rPrChange>
        </w:rPr>
        <w:t>は最低でも</w:t>
      </w:r>
      <w:r w:rsidR="00F17BD1" w:rsidRPr="000F2E0E">
        <w:rPr>
          <w:rFonts w:ascii="Abadi" w:hAnsi="Abadi"/>
          <w:color w:val="000000" w:themeColor="text1"/>
          <w:szCs w:val="20"/>
          <w:lang w:val="en"/>
          <w:rPrChange w:id="1247" w:author="Tawatari, Masataka/田渡 将隆" w:date="2025-02-12T08:17:00Z">
            <w:rPr>
              <w:rFonts w:ascii="Abadi" w:hAnsi="Abadi"/>
              <w:szCs w:val="20"/>
              <w:lang w:val="en"/>
            </w:rPr>
          </w:rPrChange>
        </w:rPr>
        <w:t>GPS</w:t>
      </w:r>
      <w:r w:rsidR="00F17BD1" w:rsidRPr="000F2E0E">
        <w:rPr>
          <w:rFonts w:ascii="Abadi" w:hAnsi="Abadi" w:hint="eastAsia"/>
          <w:color w:val="000000" w:themeColor="text1"/>
          <w:szCs w:val="20"/>
          <w:lang w:val="en"/>
          <w:rPrChange w:id="1248" w:author="Tawatari, Masataka/田渡 将隆" w:date="2025-02-12T08:17:00Z">
            <w:rPr>
              <w:rFonts w:ascii="Abadi" w:hAnsi="Abadi" w:hint="eastAsia"/>
              <w:szCs w:val="20"/>
              <w:lang w:val="en"/>
            </w:rPr>
          </w:rPrChange>
        </w:rPr>
        <w:t>、</w:t>
      </w:r>
      <w:r w:rsidR="00F17BD1" w:rsidRPr="000F2E0E">
        <w:rPr>
          <w:rFonts w:ascii="Abadi" w:hAnsi="Abadi"/>
          <w:color w:val="000000" w:themeColor="text1"/>
          <w:szCs w:val="20"/>
          <w:lang w:val="en"/>
          <w:rPrChange w:id="1249" w:author="Tawatari, Masataka/田渡 将隆" w:date="2025-02-12T08:17:00Z">
            <w:rPr>
              <w:rFonts w:ascii="Abadi" w:hAnsi="Abadi"/>
              <w:szCs w:val="20"/>
              <w:lang w:val="en"/>
            </w:rPr>
          </w:rPrChange>
        </w:rPr>
        <w:t>GLONASS</w:t>
      </w:r>
      <w:r w:rsidR="00F17BD1" w:rsidRPr="000F2E0E">
        <w:rPr>
          <w:rFonts w:ascii="Abadi" w:hAnsi="Abadi" w:hint="eastAsia"/>
          <w:color w:val="000000" w:themeColor="text1"/>
          <w:szCs w:val="20"/>
          <w:lang w:val="en"/>
          <w:rPrChange w:id="1250" w:author="Tawatari, Masataka/田渡 将隆" w:date="2025-02-12T08:17:00Z">
            <w:rPr>
              <w:rFonts w:ascii="Abadi" w:hAnsi="Abadi" w:hint="eastAsia"/>
              <w:szCs w:val="20"/>
              <w:lang w:val="en"/>
            </w:rPr>
          </w:rPrChange>
        </w:rPr>
        <w:t>、</w:t>
      </w:r>
      <w:r w:rsidR="00F17BD1" w:rsidRPr="000F2E0E">
        <w:rPr>
          <w:rFonts w:ascii="Abadi" w:hAnsi="Abadi"/>
          <w:color w:val="000000" w:themeColor="text1"/>
          <w:szCs w:val="20"/>
          <w:lang w:val="en"/>
          <w:rPrChange w:id="1251" w:author="Tawatari, Masataka/田渡 将隆" w:date="2025-02-12T08:17:00Z">
            <w:rPr>
              <w:rFonts w:ascii="Abadi" w:hAnsi="Abadi"/>
              <w:szCs w:val="20"/>
              <w:lang w:val="en"/>
            </w:rPr>
          </w:rPrChange>
        </w:rPr>
        <w:t>Galileo</w:t>
      </w:r>
      <w:r w:rsidR="00F17BD1" w:rsidRPr="000F2E0E">
        <w:rPr>
          <w:rFonts w:ascii="Abadi" w:hAnsi="Abadi" w:hint="eastAsia"/>
          <w:color w:val="000000" w:themeColor="text1"/>
          <w:szCs w:val="20"/>
          <w:lang w:val="en"/>
          <w:rPrChange w:id="1252" w:author="Tawatari, Masataka/田渡 将隆" w:date="2025-02-12T08:17:00Z">
            <w:rPr>
              <w:rFonts w:ascii="Abadi" w:hAnsi="Abadi" w:hint="eastAsia"/>
              <w:szCs w:val="20"/>
              <w:lang w:val="en"/>
            </w:rPr>
          </w:rPrChange>
        </w:rPr>
        <w:t>、</w:t>
      </w:r>
      <w:r w:rsidR="00F17BD1" w:rsidRPr="000F2E0E">
        <w:rPr>
          <w:rFonts w:ascii="Abadi" w:hAnsi="Abadi"/>
          <w:color w:val="000000" w:themeColor="text1"/>
          <w:szCs w:val="20"/>
          <w:lang w:val="en"/>
          <w:rPrChange w:id="1253" w:author="Tawatari, Masataka/田渡 将隆" w:date="2025-02-12T08:17:00Z">
            <w:rPr>
              <w:rFonts w:ascii="Abadi" w:hAnsi="Abadi"/>
              <w:szCs w:val="20"/>
              <w:lang w:val="en"/>
            </w:rPr>
          </w:rPrChange>
        </w:rPr>
        <w:t>QZSS(</w:t>
      </w:r>
      <w:r w:rsidR="00F17BD1" w:rsidRPr="000F2E0E">
        <w:rPr>
          <w:rFonts w:ascii="Abadi" w:hAnsi="Abadi" w:hint="eastAsia"/>
          <w:color w:val="000000" w:themeColor="text1"/>
          <w:szCs w:val="20"/>
          <w:lang w:val="en"/>
          <w:rPrChange w:id="1254" w:author="Tawatari, Masataka/田渡 将隆" w:date="2025-02-12T08:17:00Z">
            <w:rPr>
              <w:rFonts w:ascii="Abadi" w:hAnsi="Abadi" w:hint="eastAsia"/>
              <w:szCs w:val="20"/>
              <w:lang w:val="en"/>
            </w:rPr>
          </w:rPrChange>
        </w:rPr>
        <w:t>みちびき</w:t>
      </w:r>
      <w:r w:rsidR="00F17BD1" w:rsidRPr="000F2E0E">
        <w:rPr>
          <w:rFonts w:ascii="Abadi" w:hAnsi="Abadi"/>
          <w:color w:val="000000" w:themeColor="text1"/>
          <w:szCs w:val="20"/>
          <w:lang w:val="en"/>
          <w:rPrChange w:id="1255" w:author="Tawatari, Masataka/田渡 将隆" w:date="2025-02-12T08:17:00Z">
            <w:rPr>
              <w:rFonts w:ascii="Abadi" w:hAnsi="Abadi"/>
              <w:szCs w:val="20"/>
              <w:lang w:val="en"/>
            </w:rPr>
          </w:rPrChange>
        </w:rPr>
        <w:t>)</w:t>
      </w:r>
      <w:r w:rsidR="00F17BD1" w:rsidRPr="000F2E0E">
        <w:rPr>
          <w:rFonts w:ascii="Abadi" w:hAnsi="Abadi" w:hint="eastAsia"/>
          <w:color w:val="000000" w:themeColor="text1"/>
          <w:szCs w:val="20"/>
          <w:lang w:val="en"/>
          <w:rPrChange w:id="1256" w:author="Tawatari, Masataka/田渡 将隆" w:date="2025-02-12T08:17:00Z">
            <w:rPr>
              <w:rFonts w:ascii="Abadi" w:hAnsi="Abadi" w:hint="eastAsia"/>
              <w:szCs w:val="20"/>
              <w:lang w:val="en"/>
            </w:rPr>
          </w:rPrChange>
        </w:rPr>
        <w:t>に対応すること</w:t>
      </w:r>
    </w:p>
    <w:p w14:paraId="5EF49968" w14:textId="3EBA1FE1" w:rsidR="00C5175E" w:rsidRPr="000F2E0E" w:rsidRDefault="00C5175E" w:rsidP="00A64E6D">
      <w:pPr>
        <w:numPr>
          <w:ilvl w:val="0"/>
          <w:numId w:val="1"/>
        </w:numPr>
        <w:tabs>
          <w:tab w:val="clear" w:pos="757"/>
          <w:tab w:val="num" w:pos="-6237"/>
        </w:tabs>
        <w:ind w:left="426"/>
        <w:rPr>
          <w:rFonts w:ascii="Abadi" w:eastAsia="Meiryo UI" w:hAnsi="Abadi" w:cs="Meiryo UI"/>
          <w:color w:val="000000" w:themeColor="text1"/>
          <w:szCs w:val="20"/>
          <w:rPrChange w:id="1257" w:author="Tawatari, Masataka/田渡 将隆" w:date="2025-02-12T08:17:00Z">
            <w:rPr>
              <w:rFonts w:ascii="Abadi" w:eastAsia="Meiryo UI" w:hAnsi="Abadi" w:cs="Meiryo UI"/>
              <w:szCs w:val="20"/>
            </w:rPr>
          </w:rPrChange>
        </w:rPr>
      </w:pPr>
      <w:r w:rsidRPr="000F2E0E">
        <w:rPr>
          <w:rFonts w:ascii="Abadi" w:hAnsi="Abadi"/>
          <w:bCs/>
          <w:color w:val="000000" w:themeColor="text1"/>
          <w:szCs w:val="20"/>
          <w:lang w:val="en"/>
          <w:rPrChange w:id="1258" w:author="Tawatari, Masataka/田渡 将隆" w:date="2025-02-12T08:17:00Z">
            <w:rPr>
              <w:rFonts w:ascii="Abadi" w:hAnsi="Abadi"/>
              <w:bCs/>
              <w:szCs w:val="20"/>
              <w:lang w:val="en"/>
            </w:rPr>
          </w:rPrChange>
        </w:rPr>
        <w:t>Improving map matching accuracy according to the position accuracy of GNSS positioning</w:t>
      </w:r>
      <w:r w:rsidR="00F17BD1" w:rsidRPr="000F2E0E">
        <w:rPr>
          <w:rFonts w:ascii="Abadi" w:hAnsi="Abadi"/>
          <w:bCs/>
          <w:color w:val="000000" w:themeColor="text1"/>
          <w:szCs w:val="20"/>
          <w:lang w:val="en"/>
          <w:rPrChange w:id="1259" w:author="Tawatari, Masataka/田渡 将隆" w:date="2025-02-12T08:17:00Z">
            <w:rPr>
              <w:rFonts w:ascii="Abadi" w:hAnsi="Abadi"/>
              <w:bCs/>
              <w:szCs w:val="20"/>
              <w:lang w:val="en"/>
            </w:rPr>
          </w:rPrChange>
        </w:rPr>
        <w:t>. GNSS</w:t>
      </w:r>
      <w:r w:rsidR="00F17BD1" w:rsidRPr="000F2E0E">
        <w:rPr>
          <w:rFonts w:ascii="Abadi" w:hAnsi="Abadi" w:hint="eastAsia"/>
          <w:bCs/>
          <w:color w:val="000000" w:themeColor="text1"/>
          <w:szCs w:val="20"/>
          <w:lang w:val="en"/>
          <w:rPrChange w:id="1260" w:author="Tawatari, Masataka/田渡 将隆" w:date="2025-02-12T08:17:00Z">
            <w:rPr>
              <w:rFonts w:ascii="Abadi" w:hAnsi="Abadi" w:hint="eastAsia"/>
              <w:bCs/>
              <w:szCs w:val="20"/>
              <w:lang w:val="en"/>
            </w:rPr>
          </w:rPrChange>
        </w:rPr>
        <w:t>測位の位置精度に従ってマップマッチングの精度を向上させること</w:t>
      </w:r>
    </w:p>
    <w:p w14:paraId="68AE2669" w14:textId="55A40FD7" w:rsidR="0078766E" w:rsidRPr="000F2E0E" w:rsidRDefault="00C5175E" w:rsidP="00673C8D">
      <w:pPr>
        <w:numPr>
          <w:ilvl w:val="0"/>
          <w:numId w:val="1"/>
        </w:numPr>
        <w:tabs>
          <w:tab w:val="clear" w:pos="757"/>
          <w:tab w:val="num" w:pos="-6237"/>
        </w:tabs>
        <w:ind w:left="426"/>
        <w:rPr>
          <w:rFonts w:ascii="Abadi" w:eastAsia="Meiryo UI" w:hAnsi="Abadi" w:cs="Meiryo UI"/>
          <w:color w:val="000000" w:themeColor="text1"/>
          <w:szCs w:val="20"/>
          <w:rPrChange w:id="1261" w:author="Tawatari, Masataka/田渡 将隆" w:date="2025-02-12T08:17:00Z">
            <w:rPr>
              <w:rFonts w:ascii="Abadi" w:eastAsia="Meiryo UI" w:hAnsi="Abadi" w:cs="Meiryo UI"/>
              <w:szCs w:val="20"/>
            </w:rPr>
          </w:rPrChange>
        </w:rPr>
      </w:pPr>
      <w:r w:rsidRPr="000F2E0E">
        <w:rPr>
          <w:rFonts w:ascii="Abadi" w:hAnsi="Abadi"/>
          <w:bCs/>
          <w:color w:val="000000" w:themeColor="text1"/>
          <w:szCs w:val="20"/>
          <w:lang w:val="en"/>
          <w:rPrChange w:id="1262" w:author="Tawatari, Masataka/田渡 将隆" w:date="2025-02-12T08:17:00Z">
            <w:rPr>
              <w:rFonts w:ascii="Abadi" w:hAnsi="Abadi"/>
              <w:bCs/>
              <w:szCs w:val="20"/>
              <w:lang w:val="en"/>
            </w:rPr>
          </w:rPrChange>
        </w:rPr>
        <w:t>Positioning calculation and map matching methods can be switched within the software according to</w:t>
      </w:r>
      <w:r w:rsidRPr="000F2E0E">
        <w:rPr>
          <w:rFonts w:ascii="Abadi" w:hAnsi="Abadi"/>
          <w:color w:val="000000" w:themeColor="text1"/>
          <w:szCs w:val="20"/>
          <w:lang w:val="en"/>
          <w:rPrChange w:id="1263" w:author="Tawatari, Masataka/田渡 将隆" w:date="2025-02-12T08:17:00Z">
            <w:rPr>
              <w:rFonts w:ascii="Abadi" w:hAnsi="Abadi"/>
              <w:szCs w:val="20"/>
              <w:lang w:val="en"/>
            </w:rPr>
          </w:rPrChange>
        </w:rPr>
        <w:t xml:space="preserve"> </w:t>
      </w:r>
      <w:r w:rsidRPr="000F2E0E">
        <w:rPr>
          <w:rFonts w:ascii="Abadi" w:hAnsi="Abadi"/>
          <w:bCs/>
          <w:color w:val="000000" w:themeColor="text1"/>
          <w:szCs w:val="20"/>
          <w:lang w:val="en"/>
          <w:rPrChange w:id="1264" w:author="Tawatari, Masataka/田渡 将隆" w:date="2025-02-12T08:17:00Z">
            <w:rPr>
              <w:rFonts w:ascii="Abadi" w:hAnsi="Abadi"/>
              <w:bCs/>
              <w:szCs w:val="20"/>
              <w:lang w:val="en"/>
            </w:rPr>
          </w:rPrChange>
        </w:rPr>
        <w:t>the specifications of hardware such as</w:t>
      </w:r>
      <w:r w:rsidRPr="000F2E0E">
        <w:rPr>
          <w:rFonts w:ascii="Abadi" w:hAnsi="Abadi"/>
          <w:color w:val="000000" w:themeColor="text1"/>
          <w:szCs w:val="20"/>
          <w:lang w:val="en"/>
          <w:rPrChange w:id="1265" w:author="Tawatari, Masataka/田渡 将隆" w:date="2025-02-12T08:17:00Z">
            <w:rPr>
              <w:rFonts w:ascii="Abadi" w:hAnsi="Abadi"/>
              <w:szCs w:val="20"/>
              <w:lang w:val="en"/>
            </w:rPr>
          </w:rPrChange>
        </w:rPr>
        <w:t xml:space="preserve"> antennas, receivers, and </w:t>
      </w:r>
      <w:r w:rsidR="00EA41F2" w:rsidRPr="000F2E0E">
        <w:rPr>
          <w:rFonts w:ascii="Abadi" w:hAnsi="Abadi"/>
          <w:bCs/>
          <w:color w:val="000000" w:themeColor="text1"/>
          <w:szCs w:val="20"/>
          <w:lang w:val="en"/>
          <w:rPrChange w:id="1266" w:author="Tawatari, Masataka/田渡 将隆" w:date="2025-02-12T08:17:00Z">
            <w:rPr>
              <w:rFonts w:ascii="Abadi" w:hAnsi="Abadi"/>
              <w:bCs/>
              <w:szCs w:val="20"/>
              <w:lang w:val="en"/>
            </w:rPr>
          </w:rPrChange>
        </w:rPr>
        <w:t>various sensors</w:t>
      </w:r>
      <w:r w:rsidRPr="000F2E0E">
        <w:rPr>
          <w:rFonts w:ascii="Abadi" w:hAnsi="Abadi"/>
          <w:color w:val="000000" w:themeColor="text1"/>
          <w:szCs w:val="20"/>
          <w:lang w:val="en"/>
          <w:rPrChange w:id="1267" w:author="Tawatari, Masataka/田渡 将隆" w:date="2025-02-12T08:17:00Z">
            <w:rPr>
              <w:rFonts w:ascii="Abadi" w:hAnsi="Abadi"/>
              <w:szCs w:val="20"/>
              <w:lang w:val="en"/>
            </w:rPr>
          </w:rPrChange>
        </w:rPr>
        <w:t xml:space="preserve"> and the </w:t>
      </w:r>
      <w:r w:rsidR="00794C26" w:rsidRPr="000F2E0E">
        <w:rPr>
          <w:rFonts w:ascii="Abadi" w:hAnsi="Abadi"/>
          <w:bCs/>
          <w:color w:val="000000" w:themeColor="text1"/>
          <w:szCs w:val="20"/>
          <w:lang w:val="en"/>
          <w:rPrChange w:id="1268" w:author="Tawatari, Masataka/田渡 将隆" w:date="2025-02-12T08:17:00Z">
            <w:rPr>
              <w:rFonts w:ascii="Abadi" w:hAnsi="Abadi"/>
              <w:bCs/>
              <w:szCs w:val="20"/>
              <w:lang w:val="en"/>
            </w:rPr>
          </w:rPrChange>
        </w:rPr>
        <w:t>presence or absence</w:t>
      </w:r>
      <w:r w:rsidRPr="000F2E0E">
        <w:rPr>
          <w:rFonts w:ascii="Abadi" w:hAnsi="Abadi"/>
          <w:color w:val="000000" w:themeColor="text1"/>
          <w:szCs w:val="20"/>
          <w:lang w:val="en"/>
          <w:rPrChange w:id="1269" w:author="Tawatari, Masataka/田渡 将隆" w:date="2025-02-12T08:17:00Z">
            <w:rPr>
              <w:rFonts w:ascii="Abadi" w:hAnsi="Abadi"/>
              <w:szCs w:val="20"/>
              <w:lang w:val="en"/>
            </w:rPr>
          </w:rPrChange>
        </w:rPr>
        <w:t xml:space="preserve"> of </w:t>
      </w:r>
      <w:r w:rsidR="00C73AFD" w:rsidRPr="000F2E0E">
        <w:rPr>
          <w:rFonts w:ascii="Abadi" w:hAnsi="Abadi"/>
          <w:bCs/>
          <w:color w:val="000000" w:themeColor="text1"/>
          <w:szCs w:val="20"/>
          <w:lang w:val="en"/>
          <w:rPrChange w:id="1270" w:author="Tawatari, Masataka/田渡 将隆" w:date="2025-02-12T08:17:00Z">
            <w:rPr>
              <w:rFonts w:ascii="Abadi" w:hAnsi="Abadi"/>
              <w:bCs/>
              <w:szCs w:val="20"/>
              <w:lang w:val="en"/>
            </w:rPr>
          </w:rPrChange>
        </w:rPr>
        <w:t>sensors</w:t>
      </w:r>
      <w:r w:rsidRPr="000F2E0E">
        <w:rPr>
          <w:rFonts w:ascii="Abadi" w:hAnsi="Abadi"/>
          <w:color w:val="000000" w:themeColor="text1"/>
          <w:szCs w:val="20"/>
          <w:lang w:val="en"/>
          <w:rPrChange w:id="1271" w:author="Tawatari, Masataka/田渡 将隆" w:date="2025-02-12T08:17:00Z">
            <w:rPr>
              <w:rFonts w:ascii="Abadi" w:hAnsi="Abadi"/>
              <w:szCs w:val="20"/>
              <w:lang w:val="en"/>
            </w:rPr>
          </w:rPrChange>
        </w:rPr>
        <w:t>.</w:t>
      </w:r>
      <w:r w:rsidR="00F17BD1" w:rsidRPr="000F2E0E">
        <w:rPr>
          <w:rFonts w:ascii="Abadi" w:hAnsi="Abadi"/>
          <w:color w:val="000000" w:themeColor="text1"/>
          <w:szCs w:val="20"/>
          <w:lang w:val="en"/>
          <w:rPrChange w:id="1272" w:author="Tawatari, Masataka/田渡 将隆" w:date="2025-02-12T08:17:00Z">
            <w:rPr>
              <w:rFonts w:ascii="Abadi" w:hAnsi="Abadi"/>
              <w:szCs w:val="20"/>
              <w:lang w:val="en"/>
            </w:rPr>
          </w:rPrChange>
        </w:rPr>
        <w:t xml:space="preserve"> </w:t>
      </w:r>
      <w:r w:rsidR="00F17BD1" w:rsidRPr="000F2E0E">
        <w:rPr>
          <w:rFonts w:ascii="Abadi" w:hAnsi="Abadi" w:hint="eastAsia"/>
          <w:color w:val="000000" w:themeColor="text1"/>
          <w:szCs w:val="20"/>
          <w:lang w:val="en"/>
          <w:rPrChange w:id="1273" w:author="Tawatari, Masataka/田渡 将隆" w:date="2025-02-12T08:17:00Z">
            <w:rPr>
              <w:rFonts w:ascii="Abadi" w:hAnsi="Abadi" w:hint="eastAsia"/>
              <w:szCs w:val="20"/>
              <w:lang w:val="en"/>
            </w:rPr>
          </w:rPrChange>
        </w:rPr>
        <w:t>アンテナや受信機、各種センサ等のハードウェアの仕様およびセンサ有無に応じて、測位演算およびマップマッチングの方式をソフトウェア内部で切り替えられること</w:t>
      </w:r>
    </w:p>
    <w:p w14:paraId="7C047F1B" w14:textId="7CABD7DC" w:rsidR="00111D5E" w:rsidRPr="000F2E0E" w:rsidRDefault="00D21C7F" w:rsidP="00385F54">
      <w:pPr>
        <w:numPr>
          <w:ilvl w:val="0"/>
          <w:numId w:val="1"/>
        </w:numPr>
        <w:tabs>
          <w:tab w:val="clear" w:pos="757"/>
          <w:tab w:val="num" w:pos="-6237"/>
        </w:tabs>
        <w:ind w:left="426"/>
        <w:rPr>
          <w:rFonts w:ascii="Abadi" w:eastAsia="Meiryo UI" w:hAnsi="Abadi" w:cs="Meiryo UI"/>
          <w:color w:val="000000" w:themeColor="text1"/>
          <w:szCs w:val="20"/>
          <w:rPrChange w:id="1274"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275" w:author="Tawatari, Masataka/田渡 将隆" w:date="2025-02-12T08:17:00Z">
            <w:rPr>
              <w:rFonts w:ascii="Abadi" w:hAnsi="Abadi"/>
              <w:szCs w:val="20"/>
              <w:lang w:val="en"/>
            </w:rPr>
          </w:rPrChange>
        </w:rPr>
        <w:t xml:space="preserve">Signals from </w:t>
      </w:r>
      <w:r w:rsidR="0021203D" w:rsidRPr="000F2E0E">
        <w:rPr>
          <w:rFonts w:ascii="Abadi" w:hAnsi="Abadi"/>
          <w:color w:val="000000" w:themeColor="text1"/>
          <w:szCs w:val="20"/>
          <w:lang w:val="en"/>
          <w:rPrChange w:id="1276" w:author="Tawatari, Masataka/田渡 将隆" w:date="2025-02-12T08:17:00Z">
            <w:rPr>
              <w:rFonts w:ascii="Abadi" w:hAnsi="Abadi"/>
              <w:szCs w:val="20"/>
              <w:lang w:val="en"/>
            </w:rPr>
          </w:rPrChange>
        </w:rPr>
        <w:t>newly launched satellites can be</w:t>
      </w:r>
      <w:r w:rsidRPr="000F2E0E">
        <w:rPr>
          <w:rFonts w:ascii="Abadi" w:hAnsi="Abadi"/>
          <w:color w:val="000000" w:themeColor="text1"/>
          <w:szCs w:val="20"/>
          <w:lang w:val="en"/>
          <w:rPrChange w:id="1277" w:author="Tawatari, Masataka/田渡 将隆" w:date="2025-02-12T08:17:00Z">
            <w:rPr>
              <w:rFonts w:ascii="Abadi" w:hAnsi="Abadi"/>
              <w:szCs w:val="20"/>
              <w:lang w:val="en"/>
            </w:rPr>
          </w:rPrChange>
        </w:rPr>
        <w:t xml:space="preserve"> </w:t>
      </w:r>
      <w:r w:rsidR="000D2913" w:rsidRPr="000F2E0E">
        <w:rPr>
          <w:rFonts w:ascii="Abadi" w:hAnsi="Abadi"/>
          <w:color w:val="000000" w:themeColor="text1"/>
          <w:szCs w:val="20"/>
          <w:lang w:val="en"/>
          <w:rPrChange w:id="1278" w:author="Tawatari, Masataka/田渡 将隆" w:date="2025-02-12T08:17:00Z">
            <w:rPr>
              <w:rFonts w:ascii="Abadi" w:hAnsi="Abadi"/>
              <w:szCs w:val="20"/>
              <w:lang w:val="en"/>
            </w:rPr>
          </w:rPrChange>
        </w:rPr>
        <w:t>used for positioning</w:t>
      </w:r>
      <w:r w:rsidRPr="000F2E0E">
        <w:rPr>
          <w:rFonts w:ascii="Abadi" w:hAnsi="Abadi"/>
          <w:color w:val="000000" w:themeColor="text1"/>
          <w:szCs w:val="20"/>
          <w:lang w:val="en"/>
          <w:rPrChange w:id="1279" w:author="Tawatari, Masataka/田渡 将隆" w:date="2025-02-12T08:17:00Z">
            <w:rPr>
              <w:rFonts w:ascii="Abadi" w:hAnsi="Abadi"/>
              <w:szCs w:val="20"/>
              <w:lang w:val="en"/>
            </w:rPr>
          </w:rPrChange>
        </w:rPr>
        <w:t xml:space="preserve"> for various compatible satellite systems (excluding those that dedicate from the frequencies specified in the system specifications)</w:t>
      </w:r>
      <w:r w:rsidR="00F17BD1" w:rsidRPr="000F2E0E">
        <w:rPr>
          <w:rFonts w:ascii="Abadi" w:hAnsi="Abadi"/>
          <w:color w:val="000000" w:themeColor="text1"/>
          <w:szCs w:val="20"/>
          <w:lang w:val="en"/>
          <w:rPrChange w:id="1280" w:author="Tawatari, Masataka/田渡 将隆" w:date="2025-02-12T08:17:00Z">
            <w:rPr>
              <w:rFonts w:ascii="Abadi" w:hAnsi="Abadi"/>
              <w:szCs w:val="20"/>
              <w:lang w:val="en"/>
            </w:rPr>
          </w:rPrChange>
        </w:rPr>
        <w:t xml:space="preserve">. </w:t>
      </w:r>
      <w:r w:rsidR="00F17BD1" w:rsidRPr="000F2E0E">
        <w:rPr>
          <w:rFonts w:ascii="Abadi" w:hAnsi="Abadi" w:hint="eastAsia"/>
          <w:color w:val="000000" w:themeColor="text1"/>
          <w:szCs w:val="20"/>
          <w:lang w:val="en"/>
          <w:rPrChange w:id="1281" w:author="Tawatari, Masataka/田渡 将隆" w:date="2025-02-12T08:17:00Z">
            <w:rPr>
              <w:rFonts w:ascii="Abadi" w:hAnsi="Abadi" w:hint="eastAsia"/>
              <w:szCs w:val="20"/>
              <w:lang w:val="en"/>
            </w:rPr>
          </w:rPrChange>
        </w:rPr>
        <w:t>各種対応している衛星システムに対し、今後新しく打ち上げられる衛星からの信号を測位に使用　できること</w:t>
      </w:r>
      <w:r w:rsidR="00F17BD1" w:rsidRPr="000F2E0E">
        <w:rPr>
          <w:rFonts w:ascii="Abadi" w:hAnsi="Abadi"/>
          <w:color w:val="000000" w:themeColor="text1"/>
          <w:szCs w:val="20"/>
          <w:lang w:val="en"/>
          <w:rPrChange w:id="1282" w:author="Tawatari, Masataka/田渡 将隆" w:date="2025-02-12T08:17:00Z">
            <w:rPr>
              <w:rFonts w:ascii="Abadi" w:hAnsi="Abadi"/>
              <w:szCs w:val="20"/>
              <w:lang w:val="en"/>
            </w:rPr>
          </w:rPrChange>
        </w:rPr>
        <w:t>(</w:t>
      </w:r>
      <w:r w:rsidR="00F17BD1" w:rsidRPr="000F2E0E">
        <w:rPr>
          <w:rFonts w:ascii="Abadi" w:hAnsi="Abadi" w:hint="eastAsia"/>
          <w:color w:val="000000" w:themeColor="text1"/>
          <w:szCs w:val="20"/>
          <w:lang w:val="en"/>
          <w:rPrChange w:id="1283" w:author="Tawatari, Masataka/田渡 将隆" w:date="2025-02-12T08:17:00Z">
            <w:rPr>
              <w:rFonts w:ascii="Abadi" w:hAnsi="Abadi" w:hint="eastAsia"/>
              <w:szCs w:val="20"/>
              <w:lang w:val="en"/>
            </w:rPr>
          </w:rPrChange>
        </w:rPr>
        <w:t>システム仕様書で規定されている周波数から外れるものは除く</w:t>
      </w:r>
      <w:r w:rsidR="00F17BD1" w:rsidRPr="000F2E0E">
        <w:rPr>
          <w:rFonts w:ascii="Abadi" w:hAnsi="Abadi"/>
          <w:color w:val="000000" w:themeColor="text1"/>
          <w:szCs w:val="20"/>
          <w:lang w:val="en"/>
          <w:rPrChange w:id="1284" w:author="Tawatari, Masataka/田渡 将隆" w:date="2025-02-12T08:17:00Z">
            <w:rPr>
              <w:rFonts w:ascii="Abadi" w:hAnsi="Abadi"/>
              <w:szCs w:val="20"/>
              <w:lang w:val="en"/>
            </w:rPr>
          </w:rPrChange>
        </w:rPr>
        <w:t>)</w:t>
      </w:r>
    </w:p>
    <w:p w14:paraId="538D1D67" w14:textId="4C32FB5F" w:rsidR="00C5175E" w:rsidRPr="000F2E0E" w:rsidRDefault="00C5175E" w:rsidP="00385F54">
      <w:pPr>
        <w:rPr>
          <w:rFonts w:ascii="Abadi" w:eastAsia="Meiryo UI" w:hAnsi="Abadi" w:cs="Meiryo UI"/>
          <w:color w:val="000000" w:themeColor="text1"/>
          <w:szCs w:val="20"/>
          <w:rPrChange w:id="1285" w:author="Tawatari, Masataka/田渡 将隆" w:date="2025-02-12T08:17:00Z">
            <w:rPr>
              <w:rFonts w:ascii="Abadi" w:eastAsia="Meiryo UI" w:hAnsi="Abadi" w:cs="Meiryo UI"/>
              <w:szCs w:val="20"/>
            </w:rPr>
          </w:rPrChange>
        </w:rPr>
      </w:pPr>
    </w:p>
    <w:p w14:paraId="67ADD627" w14:textId="0345CBAA" w:rsidR="00C5175E" w:rsidRPr="000F2E0E" w:rsidRDefault="00C5175E" w:rsidP="00EC72D3">
      <w:pPr>
        <w:pStyle w:val="Heading3"/>
        <w:rPr>
          <w:rFonts w:ascii="Abadi" w:hAnsi="Abadi"/>
          <w:color w:val="000000" w:themeColor="text1"/>
          <w:sz w:val="20"/>
          <w:szCs w:val="20"/>
          <w:rPrChange w:id="1286" w:author="Tawatari, Masataka/田渡 将隆" w:date="2025-02-12T08:17:00Z">
            <w:rPr>
              <w:rFonts w:ascii="Abadi" w:hAnsi="Abadi"/>
              <w:sz w:val="20"/>
              <w:szCs w:val="20"/>
            </w:rPr>
          </w:rPrChange>
        </w:rPr>
      </w:pPr>
      <w:bookmarkStart w:id="1287" w:name="_Toc70600276"/>
      <w:bookmarkStart w:id="1288" w:name="_Toc121858344"/>
      <w:bookmarkStart w:id="1289" w:name="_Toc512269761"/>
      <w:r w:rsidRPr="000F2E0E">
        <w:rPr>
          <w:rFonts w:ascii="Abadi" w:hAnsi="Abadi"/>
          <w:color w:val="000000" w:themeColor="text1"/>
          <w:sz w:val="20"/>
          <w:szCs w:val="20"/>
          <w:lang w:val="en"/>
          <w:rPrChange w:id="1290"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291"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292" w:author="Tawatari, Masataka/田渡 将隆" w:date="2025-02-12T08:17:00Z">
            <w:rPr>
              <w:rFonts w:ascii="Abadi" w:hAnsi="Abadi"/>
              <w:sz w:val="20"/>
              <w:szCs w:val="20"/>
              <w:lang w:val="en"/>
            </w:rPr>
          </w:rPrChange>
        </w:rPr>
        <w:t>1</w:t>
      </w:r>
      <w:r w:rsidRPr="000F2E0E">
        <w:rPr>
          <w:rFonts w:ascii="Abadi" w:hAnsi="Abadi" w:hint="eastAsia"/>
          <w:color w:val="000000" w:themeColor="text1"/>
          <w:sz w:val="20"/>
          <w:szCs w:val="20"/>
          <w:lang w:val="en"/>
          <w:rPrChange w:id="1293" w:author="Tawatari, Masataka/田渡 将隆" w:date="2025-02-12T08:17:00Z">
            <w:rPr>
              <w:rFonts w:ascii="Abadi" w:hAnsi="Abadi" w:hint="eastAsia"/>
              <w:sz w:val="20"/>
              <w:szCs w:val="20"/>
              <w:lang w:val="en"/>
            </w:rPr>
          </w:rPrChange>
        </w:rPr>
        <w:t>－</w:t>
      </w:r>
      <w:r w:rsidR="00A94DDE" w:rsidRPr="000F2E0E">
        <w:rPr>
          <w:rFonts w:ascii="Abadi" w:hAnsi="Abadi"/>
          <w:color w:val="000000" w:themeColor="text1"/>
          <w:sz w:val="20"/>
          <w:szCs w:val="20"/>
          <w:lang w:val="en"/>
          <w:rPrChange w:id="1294" w:author="Tawatari, Masataka/田渡 将隆" w:date="2025-02-12T08:17:00Z">
            <w:rPr>
              <w:rFonts w:ascii="Abadi" w:hAnsi="Abadi"/>
              <w:sz w:val="20"/>
              <w:szCs w:val="20"/>
              <w:lang w:val="en"/>
            </w:rPr>
          </w:rPrChange>
        </w:rPr>
        <w:t>2</w:t>
      </w:r>
      <w:r w:rsidRPr="000F2E0E">
        <w:rPr>
          <w:rFonts w:ascii="Abadi" w:hAnsi="Abadi" w:hint="eastAsia"/>
          <w:color w:val="000000" w:themeColor="text1"/>
          <w:sz w:val="20"/>
          <w:szCs w:val="20"/>
          <w:lang w:val="en"/>
          <w:rPrChange w:id="1295"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296" w:author="Tawatari, Masataka/田渡 将隆" w:date="2025-02-12T08:17:00Z">
            <w:rPr>
              <w:rFonts w:ascii="Abadi" w:hAnsi="Abadi"/>
              <w:sz w:val="20"/>
              <w:szCs w:val="20"/>
              <w:lang w:val="en"/>
            </w:rPr>
          </w:rPrChange>
        </w:rPr>
        <w:t xml:space="preserve"> Requirements for HMI specifications</w:t>
      </w:r>
      <w:bookmarkEnd w:id="1287"/>
      <w:r w:rsidR="00291C39" w:rsidRPr="000F2E0E">
        <w:rPr>
          <w:rFonts w:ascii="Abadi" w:hAnsi="Abadi"/>
          <w:color w:val="000000" w:themeColor="text1"/>
          <w:sz w:val="20"/>
          <w:szCs w:val="20"/>
          <w:lang w:val="en"/>
          <w:rPrChange w:id="1297" w:author="Tawatari, Masataka/田渡 将隆" w:date="2025-02-12T08:17:00Z">
            <w:rPr>
              <w:rFonts w:ascii="Abadi" w:hAnsi="Abadi"/>
              <w:sz w:val="20"/>
              <w:szCs w:val="20"/>
              <w:lang w:val="en"/>
            </w:rPr>
          </w:rPrChange>
        </w:rPr>
        <w:t xml:space="preserve"> </w:t>
      </w:r>
      <w:r w:rsidR="00291C39" w:rsidRPr="000F2E0E">
        <w:rPr>
          <w:color w:val="000000" w:themeColor="text1"/>
          <w:lang w:val="en"/>
          <w:rPrChange w:id="1298" w:author="Tawatari, Masataka/田渡 将隆" w:date="2025-02-12T08:17:00Z">
            <w:rPr>
              <w:lang w:val="en"/>
            </w:rPr>
          </w:rPrChange>
        </w:rPr>
        <w:t>HMI仕様に対する要求</w:t>
      </w:r>
      <w:bookmarkEnd w:id="1288"/>
    </w:p>
    <w:p w14:paraId="12FD78ED" w14:textId="093E00AE" w:rsidR="00087882" w:rsidRPr="000F2E0E" w:rsidRDefault="00D133CF" w:rsidP="00087882">
      <w:pPr>
        <w:rPr>
          <w:rFonts w:ascii="Abadi" w:eastAsia="Meiryo UI" w:hAnsi="Abadi" w:cs="Meiryo UI"/>
          <w:color w:val="000000" w:themeColor="text1"/>
          <w:szCs w:val="20"/>
          <w:rPrChange w:id="1299"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300" w:author="Tawatari, Masataka/田渡 将隆" w:date="2025-02-12T08:17:00Z">
            <w:rPr>
              <w:rFonts w:ascii="Abadi" w:hAnsi="Abadi"/>
              <w:szCs w:val="20"/>
              <w:lang w:val="en"/>
            </w:rPr>
          </w:rPrChange>
        </w:rPr>
        <w:t>None in particular</w:t>
      </w:r>
      <w:r w:rsidR="00291C39" w:rsidRPr="000F2E0E">
        <w:rPr>
          <w:rFonts w:ascii="Abadi" w:hAnsi="Abadi"/>
          <w:color w:val="000000" w:themeColor="text1"/>
          <w:szCs w:val="20"/>
          <w:lang w:val="en"/>
          <w:rPrChange w:id="1301" w:author="Tawatari, Masataka/田渡 将隆" w:date="2025-02-12T08:17:00Z">
            <w:rPr>
              <w:rFonts w:ascii="Abadi" w:hAnsi="Abadi"/>
              <w:szCs w:val="20"/>
              <w:lang w:val="en"/>
            </w:rPr>
          </w:rPrChange>
        </w:rPr>
        <w:t xml:space="preserve"> </w:t>
      </w:r>
      <w:r w:rsidR="00291C39" w:rsidRPr="000F2E0E">
        <w:rPr>
          <w:rFonts w:hint="eastAsia"/>
          <w:color w:val="000000" w:themeColor="text1"/>
          <w:lang w:val="en"/>
          <w:rPrChange w:id="1302" w:author="Tawatari, Masataka/田渡 将隆" w:date="2025-02-12T08:17:00Z">
            <w:rPr>
              <w:rFonts w:hint="eastAsia"/>
              <w:lang w:val="en"/>
            </w:rPr>
          </w:rPrChange>
        </w:rPr>
        <w:t>特になし</w:t>
      </w:r>
    </w:p>
    <w:p w14:paraId="2114DF03" w14:textId="62731B57" w:rsidR="00C5175E" w:rsidRPr="000F2E0E" w:rsidRDefault="00C5175E" w:rsidP="00EC72D3">
      <w:pPr>
        <w:pStyle w:val="Heading3"/>
        <w:rPr>
          <w:rFonts w:ascii="Abadi" w:hAnsi="Abadi"/>
          <w:color w:val="000000" w:themeColor="text1"/>
          <w:sz w:val="20"/>
          <w:szCs w:val="20"/>
          <w:rPrChange w:id="1303" w:author="Tawatari, Masataka/田渡 将隆" w:date="2025-02-12T08:17:00Z">
            <w:rPr>
              <w:rFonts w:ascii="Abadi" w:hAnsi="Abadi"/>
              <w:sz w:val="20"/>
              <w:szCs w:val="20"/>
            </w:rPr>
          </w:rPrChange>
        </w:rPr>
      </w:pPr>
      <w:bookmarkStart w:id="1304" w:name="_Toc70600277"/>
      <w:bookmarkStart w:id="1305" w:name="_Toc121858345"/>
      <w:bookmarkEnd w:id="1289"/>
      <w:r w:rsidRPr="000F2E0E">
        <w:rPr>
          <w:rFonts w:ascii="Abadi" w:hAnsi="Abadi"/>
          <w:color w:val="000000" w:themeColor="text1"/>
          <w:sz w:val="20"/>
          <w:szCs w:val="20"/>
          <w:lang w:val="en"/>
          <w:rPrChange w:id="1306"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307"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08" w:author="Tawatari, Masataka/田渡 将隆" w:date="2025-02-12T08:17:00Z">
            <w:rPr>
              <w:rFonts w:ascii="Abadi" w:hAnsi="Abadi"/>
              <w:sz w:val="20"/>
              <w:szCs w:val="20"/>
              <w:lang w:val="en"/>
            </w:rPr>
          </w:rPrChange>
        </w:rPr>
        <w:t>1</w:t>
      </w:r>
      <w:r w:rsidRPr="000F2E0E">
        <w:rPr>
          <w:rFonts w:ascii="Abadi" w:hAnsi="Abadi" w:hint="eastAsia"/>
          <w:color w:val="000000" w:themeColor="text1"/>
          <w:sz w:val="20"/>
          <w:szCs w:val="20"/>
          <w:lang w:val="en"/>
          <w:rPrChange w:id="1309" w:author="Tawatari, Masataka/田渡 将隆" w:date="2025-02-12T08:17:00Z">
            <w:rPr>
              <w:rFonts w:ascii="Abadi" w:hAnsi="Abadi" w:hint="eastAsia"/>
              <w:sz w:val="20"/>
              <w:szCs w:val="20"/>
              <w:lang w:val="en"/>
            </w:rPr>
          </w:rPrChange>
        </w:rPr>
        <w:t>－</w:t>
      </w:r>
      <w:r w:rsidR="00A94DDE" w:rsidRPr="000F2E0E">
        <w:rPr>
          <w:rFonts w:ascii="Abadi" w:hAnsi="Abadi"/>
          <w:color w:val="000000" w:themeColor="text1"/>
          <w:sz w:val="20"/>
          <w:szCs w:val="20"/>
          <w:lang w:val="en"/>
          <w:rPrChange w:id="1310" w:author="Tawatari, Masataka/田渡 将隆" w:date="2025-02-12T08:17:00Z">
            <w:rPr>
              <w:rFonts w:ascii="Abadi" w:hAnsi="Abadi"/>
              <w:sz w:val="20"/>
              <w:szCs w:val="20"/>
              <w:lang w:val="en"/>
            </w:rPr>
          </w:rPrChange>
        </w:rPr>
        <w:t>3</w:t>
      </w:r>
      <w:r w:rsidRPr="000F2E0E">
        <w:rPr>
          <w:rFonts w:ascii="Abadi" w:hAnsi="Abadi" w:hint="eastAsia"/>
          <w:color w:val="000000" w:themeColor="text1"/>
          <w:sz w:val="20"/>
          <w:szCs w:val="20"/>
          <w:lang w:val="en"/>
          <w:rPrChange w:id="1311"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12" w:author="Tawatari, Masataka/田渡 将隆" w:date="2025-02-12T08:17:00Z">
            <w:rPr>
              <w:rFonts w:ascii="Abadi" w:hAnsi="Abadi"/>
              <w:sz w:val="20"/>
              <w:szCs w:val="20"/>
              <w:lang w:val="en"/>
            </w:rPr>
          </w:rPrChange>
        </w:rPr>
        <w:t xml:space="preserve"> User settings items</w:t>
      </w:r>
      <w:bookmarkStart w:id="1313" w:name="_Toc512269762"/>
      <w:bookmarkEnd w:id="1304"/>
      <w:bookmarkEnd w:id="1313"/>
      <w:r w:rsidR="00291C39" w:rsidRPr="000F2E0E">
        <w:rPr>
          <w:rFonts w:ascii="Abadi" w:hAnsi="Abadi"/>
          <w:color w:val="000000" w:themeColor="text1"/>
          <w:sz w:val="20"/>
          <w:szCs w:val="20"/>
          <w:lang w:val="en"/>
          <w:rPrChange w:id="1314" w:author="Tawatari, Masataka/田渡 将隆" w:date="2025-02-12T08:17:00Z">
            <w:rPr>
              <w:rFonts w:ascii="Abadi" w:hAnsi="Abadi"/>
              <w:sz w:val="20"/>
              <w:szCs w:val="20"/>
              <w:lang w:val="en"/>
            </w:rPr>
          </w:rPrChange>
        </w:rPr>
        <w:t xml:space="preserve"> </w:t>
      </w:r>
      <w:r w:rsidR="00291C39" w:rsidRPr="000F2E0E">
        <w:rPr>
          <w:rFonts w:hint="eastAsia"/>
          <w:color w:val="000000" w:themeColor="text1"/>
          <w:lang w:val="en"/>
          <w:rPrChange w:id="1315" w:author="Tawatari, Masataka/田渡 将隆" w:date="2025-02-12T08:17:00Z">
            <w:rPr>
              <w:rFonts w:hint="eastAsia"/>
              <w:lang w:val="en"/>
            </w:rPr>
          </w:rPrChange>
        </w:rPr>
        <w:t>ユーザ設定項目</w:t>
      </w:r>
      <w:bookmarkEnd w:id="1305"/>
    </w:p>
    <w:p w14:paraId="38BC316F" w14:textId="4B028602" w:rsidR="00087882" w:rsidRPr="000F2E0E" w:rsidRDefault="00D133CF" w:rsidP="00087882">
      <w:pPr>
        <w:rPr>
          <w:rFonts w:ascii="Abadi" w:eastAsia="Meiryo UI" w:hAnsi="Abadi" w:cs="Meiryo UI"/>
          <w:color w:val="000000" w:themeColor="text1"/>
          <w:szCs w:val="20"/>
          <w:rPrChange w:id="1316"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317" w:author="Tawatari, Masataka/田渡 将隆" w:date="2025-02-12T08:17:00Z">
            <w:rPr>
              <w:rFonts w:ascii="Abadi" w:hAnsi="Abadi"/>
              <w:szCs w:val="20"/>
              <w:lang w:val="en"/>
            </w:rPr>
          </w:rPrChange>
        </w:rPr>
        <w:t>None in particular</w:t>
      </w:r>
      <w:r w:rsidR="00291C39" w:rsidRPr="000F2E0E">
        <w:rPr>
          <w:rFonts w:ascii="Abadi" w:hAnsi="Abadi"/>
          <w:color w:val="000000" w:themeColor="text1"/>
          <w:szCs w:val="20"/>
          <w:lang w:val="en"/>
          <w:rPrChange w:id="1318" w:author="Tawatari, Masataka/田渡 将隆" w:date="2025-02-12T08:17:00Z">
            <w:rPr>
              <w:rFonts w:ascii="Abadi" w:hAnsi="Abadi"/>
              <w:szCs w:val="20"/>
              <w:lang w:val="en"/>
            </w:rPr>
          </w:rPrChange>
        </w:rPr>
        <w:t xml:space="preserve"> </w:t>
      </w:r>
      <w:r w:rsidR="00291C39" w:rsidRPr="000F2E0E">
        <w:rPr>
          <w:rFonts w:hint="eastAsia"/>
          <w:color w:val="000000" w:themeColor="text1"/>
          <w:lang w:val="en"/>
          <w:rPrChange w:id="1319" w:author="Tawatari, Masataka/田渡 将隆" w:date="2025-02-12T08:17:00Z">
            <w:rPr>
              <w:rFonts w:hint="eastAsia"/>
              <w:lang w:val="en"/>
            </w:rPr>
          </w:rPrChange>
        </w:rPr>
        <w:t>特になし</w:t>
      </w:r>
    </w:p>
    <w:p w14:paraId="26C143C5" w14:textId="4837E56A" w:rsidR="00C5175E" w:rsidRPr="000F2E0E" w:rsidRDefault="00C5175E" w:rsidP="00EC72D3">
      <w:pPr>
        <w:pStyle w:val="Heading3"/>
        <w:rPr>
          <w:rFonts w:ascii="Abadi" w:hAnsi="Abadi"/>
          <w:color w:val="000000" w:themeColor="text1"/>
          <w:sz w:val="20"/>
          <w:szCs w:val="20"/>
          <w:rPrChange w:id="1320" w:author="Tawatari, Masataka/田渡 将隆" w:date="2025-02-12T08:17:00Z">
            <w:rPr>
              <w:rFonts w:ascii="Abadi" w:hAnsi="Abadi"/>
              <w:sz w:val="20"/>
              <w:szCs w:val="20"/>
            </w:rPr>
          </w:rPrChange>
        </w:rPr>
      </w:pPr>
      <w:bookmarkStart w:id="1321" w:name="_Toc70600278"/>
      <w:bookmarkStart w:id="1322" w:name="_Toc121858346"/>
      <w:r w:rsidRPr="000F2E0E">
        <w:rPr>
          <w:rFonts w:ascii="Abadi" w:hAnsi="Abadi"/>
          <w:color w:val="000000" w:themeColor="text1"/>
          <w:sz w:val="20"/>
          <w:szCs w:val="20"/>
          <w:lang w:val="en"/>
          <w:rPrChange w:id="1323"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324"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25" w:author="Tawatari, Masataka/田渡 将隆" w:date="2025-02-12T08:17:00Z">
            <w:rPr>
              <w:rFonts w:ascii="Abadi" w:hAnsi="Abadi"/>
              <w:sz w:val="20"/>
              <w:szCs w:val="20"/>
              <w:lang w:val="en"/>
            </w:rPr>
          </w:rPrChange>
        </w:rPr>
        <w:t>1</w:t>
      </w:r>
      <w:r w:rsidRPr="000F2E0E">
        <w:rPr>
          <w:rFonts w:ascii="Abadi" w:hAnsi="Abadi" w:hint="eastAsia"/>
          <w:color w:val="000000" w:themeColor="text1"/>
          <w:sz w:val="20"/>
          <w:szCs w:val="20"/>
          <w:lang w:val="en"/>
          <w:rPrChange w:id="1326" w:author="Tawatari, Masataka/田渡 将隆" w:date="2025-02-12T08:17:00Z">
            <w:rPr>
              <w:rFonts w:ascii="Abadi" w:hAnsi="Abadi" w:hint="eastAsia"/>
              <w:sz w:val="20"/>
              <w:szCs w:val="20"/>
              <w:lang w:val="en"/>
            </w:rPr>
          </w:rPrChange>
        </w:rPr>
        <w:t>－</w:t>
      </w:r>
      <w:r w:rsidR="00A94DDE" w:rsidRPr="000F2E0E">
        <w:rPr>
          <w:rFonts w:ascii="Abadi" w:hAnsi="Abadi"/>
          <w:color w:val="000000" w:themeColor="text1"/>
          <w:sz w:val="20"/>
          <w:szCs w:val="20"/>
          <w:lang w:val="en"/>
          <w:rPrChange w:id="1327" w:author="Tawatari, Masataka/田渡 将隆" w:date="2025-02-12T08:17:00Z">
            <w:rPr>
              <w:rFonts w:ascii="Abadi" w:hAnsi="Abadi"/>
              <w:sz w:val="20"/>
              <w:szCs w:val="20"/>
              <w:lang w:val="en"/>
            </w:rPr>
          </w:rPrChange>
        </w:rPr>
        <w:t>4</w:t>
      </w:r>
      <w:r w:rsidRPr="000F2E0E">
        <w:rPr>
          <w:rFonts w:ascii="Abadi" w:hAnsi="Abadi" w:hint="eastAsia"/>
          <w:color w:val="000000" w:themeColor="text1"/>
          <w:sz w:val="20"/>
          <w:szCs w:val="20"/>
          <w:lang w:val="en"/>
          <w:rPrChange w:id="1328"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29" w:author="Tawatari, Masataka/田渡 将隆" w:date="2025-02-12T08:17:00Z">
            <w:rPr>
              <w:rFonts w:ascii="Abadi" w:hAnsi="Abadi"/>
              <w:sz w:val="20"/>
              <w:szCs w:val="20"/>
              <w:lang w:val="en"/>
            </w:rPr>
          </w:rPrChange>
        </w:rPr>
        <w:t xml:space="preserve"> Exception operation (abnormal system)</w:t>
      </w:r>
      <w:bookmarkEnd w:id="1321"/>
      <w:r w:rsidR="00291C39" w:rsidRPr="000F2E0E">
        <w:rPr>
          <w:rFonts w:ascii="Abadi" w:hAnsi="Abadi"/>
          <w:color w:val="000000" w:themeColor="text1"/>
          <w:sz w:val="20"/>
          <w:szCs w:val="20"/>
          <w:lang w:val="en"/>
          <w:rPrChange w:id="1330" w:author="Tawatari, Masataka/田渡 将隆" w:date="2025-02-12T08:17:00Z">
            <w:rPr>
              <w:rFonts w:ascii="Abadi" w:hAnsi="Abadi"/>
              <w:sz w:val="20"/>
              <w:szCs w:val="20"/>
              <w:lang w:val="en"/>
            </w:rPr>
          </w:rPrChange>
        </w:rPr>
        <w:t xml:space="preserve"> </w:t>
      </w:r>
      <w:r w:rsidR="00291C39" w:rsidRPr="000F2E0E">
        <w:rPr>
          <w:rFonts w:hint="eastAsia"/>
          <w:color w:val="000000" w:themeColor="text1"/>
          <w:lang w:val="en"/>
          <w:rPrChange w:id="1331" w:author="Tawatari, Masataka/田渡 将隆" w:date="2025-02-12T08:17:00Z">
            <w:rPr>
              <w:rFonts w:hint="eastAsia"/>
              <w:lang w:val="en"/>
            </w:rPr>
          </w:rPrChange>
        </w:rPr>
        <w:t>例外動作</w:t>
      </w:r>
      <w:r w:rsidR="00291C39" w:rsidRPr="000F2E0E">
        <w:rPr>
          <w:color w:val="000000" w:themeColor="text1"/>
          <w:lang w:val="en"/>
          <w:rPrChange w:id="1332" w:author="Tawatari, Masataka/田渡 将隆" w:date="2025-02-12T08:17:00Z">
            <w:rPr>
              <w:lang w:val="en"/>
            </w:rPr>
          </w:rPrChange>
        </w:rPr>
        <w:t>(異常系)</w:t>
      </w:r>
      <w:bookmarkEnd w:id="1322"/>
      <w:r w:rsidR="00291C39" w:rsidRPr="000F2E0E">
        <w:rPr>
          <w:rFonts w:hint="eastAsia"/>
          <w:color w:val="000000" w:themeColor="text1"/>
          <w:lang w:val="en"/>
          <w:rPrChange w:id="1333" w:author="Tawatari, Masataka/田渡 将隆" w:date="2025-02-12T08:17:00Z">
            <w:rPr>
              <w:rFonts w:hint="eastAsia"/>
              <w:lang w:val="en"/>
            </w:rPr>
          </w:rPrChange>
        </w:rPr>
        <w:t xml:space="preserve">　</w:t>
      </w:r>
    </w:p>
    <w:p w14:paraId="5F51AB3D" w14:textId="00D2BE9B" w:rsidR="00B9069B" w:rsidRPr="000F2E0E" w:rsidDel="00BF365F" w:rsidRDefault="00B9069B" w:rsidP="00087882">
      <w:pPr>
        <w:rPr>
          <w:del w:id="1334" w:author="Tham Pham Thi Hong" w:date="2025-12-19T11:33:00Z"/>
          <w:rFonts w:ascii="Abadi" w:eastAsia="Meiryo UI" w:hAnsi="Abadi" w:cs="Meiryo UI"/>
          <w:color w:val="000000" w:themeColor="text1"/>
          <w:szCs w:val="20"/>
          <w:rPrChange w:id="1335" w:author="Tawatari, Masataka/田渡 将隆" w:date="2025-02-12T08:17:00Z">
            <w:rPr>
              <w:del w:id="1336" w:author="Tham Pham Thi Hong" w:date="2025-12-19T11:33:00Z"/>
              <w:rFonts w:ascii="Abadi" w:eastAsia="Meiryo UI" w:hAnsi="Abadi" w:cs="Meiryo UI"/>
              <w:szCs w:val="20"/>
            </w:rPr>
          </w:rPrChange>
        </w:rPr>
      </w:pPr>
      <w:del w:id="1337" w:author="Tham Pham Thi Hong" w:date="2025-12-19T11:33:00Z">
        <w:r w:rsidRPr="000F2E0E" w:rsidDel="00BF365F">
          <w:rPr>
            <w:rFonts w:ascii="Abadi" w:hAnsi="Abadi" w:hint="eastAsia"/>
            <w:color w:val="000000" w:themeColor="text1"/>
            <w:szCs w:val="20"/>
            <w:lang w:val="en"/>
            <w:rPrChange w:id="1338" w:author="Tawatari, Masataka/田渡 将隆" w:date="2025-02-12T08:17:00Z">
              <w:rPr>
                <w:rFonts w:ascii="Abadi" w:hAnsi="Abadi" w:hint="eastAsia"/>
                <w:szCs w:val="20"/>
                <w:lang w:val="en"/>
              </w:rPr>
            </w:rPrChange>
          </w:rPr>
          <w:delText>・</w:delText>
        </w:r>
        <w:r w:rsidRPr="000F2E0E" w:rsidDel="00BF365F">
          <w:rPr>
            <w:rFonts w:ascii="Abadi" w:hAnsi="Abadi"/>
            <w:color w:val="000000" w:themeColor="text1"/>
            <w:szCs w:val="20"/>
            <w:lang w:val="en"/>
            <w:rPrChange w:id="1339" w:author="Tawatari, Masataka/田渡 将隆" w:date="2025-02-12T08:17:00Z">
              <w:rPr>
                <w:rFonts w:ascii="Abadi" w:hAnsi="Abadi"/>
                <w:szCs w:val="20"/>
                <w:lang w:val="en"/>
              </w:rPr>
            </w:rPrChange>
          </w:rPr>
          <w:delText xml:space="preserve"> When the output of the sensor and GNSS is abnormal (when it fails, when not connected) can be determined in the application.</w:delText>
        </w:r>
        <w:r w:rsidR="00291C39" w:rsidRPr="000F2E0E" w:rsidDel="00BF365F">
          <w:rPr>
            <w:rFonts w:ascii="Abadi" w:hAnsi="Abadi"/>
            <w:color w:val="000000" w:themeColor="text1"/>
            <w:szCs w:val="20"/>
            <w:lang w:val="en"/>
            <w:rPrChange w:id="1340" w:author="Tawatari, Masataka/田渡 将隆" w:date="2025-02-12T08:17:00Z">
              <w:rPr>
                <w:rFonts w:ascii="Abadi" w:hAnsi="Abadi"/>
                <w:szCs w:val="20"/>
                <w:lang w:val="en"/>
              </w:rPr>
            </w:rPrChange>
          </w:rPr>
          <w:delText xml:space="preserve"> </w:delText>
        </w:r>
        <w:r w:rsidR="00291C39" w:rsidRPr="000F2E0E" w:rsidDel="00BF365F">
          <w:rPr>
            <w:rFonts w:ascii="Abadi" w:hAnsi="Abadi" w:hint="eastAsia"/>
            <w:color w:val="000000" w:themeColor="text1"/>
            <w:szCs w:val="20"/>
            <w:lang w:val="en"/>
            <w:rPrChange w:id="1341" w:author="Tawatari, Masataka/田渡 将隆" w:date="2025-02-12T08:17:00Z">
              <w:rPr>
                <w:rFonts w:ascii="Abadi" w:hAnsi="Abadi" w:hint="eastAsia"/>
                <w:szCs w:val="20"/>
                <w:lang w:val="en"/>
              </w:rPr>
            </w:rPrChange>
          </w:rPr>
          <w:delText>センサ、</w:delText>
        </w:r>
        <w:r w:rsidR="00291C39" w:rsidRPr="000F2E0E" w:rsidDel="00BF365F">
          <w:rPr>
            <w:rFonts w:ascii="Abadi" w:hAnsi="Abadi"/>
            <w:color w:val="000000" w:themeColor="text1"/>
            <w:szCs w:val="20"/>
            <w:lang w:val="en"/>
            <w:rPrChange w:id="1342" w:author="Tawatari, Masataka/田渡 将隆" w:date="2025-02-12T08:17:00Z">
              <w:rPr>
                <w:rFonts w:ascii="Abadi" w:hAnsi="Abadi"/>
                <w:szCs w:val="20"/>
                <w:lang w:val="en"/>
              </w:rPr>
            </w:rPrChange>
          </w:rPr>
          <w:delText>GNSS</w:delText>
        </w:r>
        <w:r w:rsidR="00291C39" w:rsidRPr="000F2E0E" w:rsidDel="00BF365F">
          <w:rPr>
            <w:rFonts w:ascii="Abadi" w:hAnsi="Abadi" w:hint="eastAsia"/>
            <w:color w:val="000000" w:themeColor="text1"/>
            <w:szCs w:val="20"/>
            <w:lang w:val="en"/>
            <w:rPrChange w:id="1343" w:author="Tawatari, Masataka/田渡 将隆" w:date="2025-02-12T08:17:00Z">
              <w:rPr>
                <w:rFonts w:ascii="Abadi" w:hAnsi="Abadi" w:hint="eastAsia"/>
                <w:szCs w:val="20"/>
                <w:lang w:val="en"/>
              </w:rPr>
            </w:rPrChange>
          </w:rPr>
          <w:delText>の出力異常時</w:delText>
        </w:r>
        <w:r w:rsidR="00291C39" w:rsidRPr="000F2E0E" w:rsidDel="00BF365F">
          <w:rPr>
            <w:rFonts w:ascii="Abadi" w:hAnsi="Abadi"/>
            <w:color w:val="000000" w:themeColor="text1"/>
            <w:szCs w:val="20"/>
            <w:lang w:val="en"/>
            <w:rPrChange w:id="1344" w:author="Tawatari, Masataka/田渡 将隆" w:date="2025-02-12T08:17:00Z">
              <w:rPr>
                <w:rFonts w:ascii="Abadi" w:hAnsi="Abadi"/>
                <w:szCs w:val="20"/>
                <w:lang w:val="en"/>
              </w:rPr>
            </w:rPrChange>
          </w:rPr>
          <w:delText>(</w:delText>
        </w:r>
        <w:r w:rsidR="00291C39" w:rsidRPr="000F2E0E" w:rsidDel="00BF365F">
          <w:rPr>
            <w:rFonts w:ascii="Abadi" w:hAnsi="Abadi" w:hint="eastAsia"/>
            <w:color w:val="000000" w:themeColor="text1"/>
            <w:szCs w:val="20"/>
            <w:lang w:val="en"/>
            <w:rPrChange w:id="1345" w:author="Tawatari, Masataka/田渡 将隆" w:date="2025-02-12T08:17:00Z">
              <w:rPr>
                <w:rFonts w:ascii="Abadi" w:hAnsi="Abadi" w:hint="eastAsia"/>
                <w:szCs w:val="20"/>
                <w:lang w:val="en"/>
              </w:rPr>
            </w:rPrChange>
          </w:rPr>
          <w:delText>故障時、未接続時</w:delText>
        </w:r>
        <w:r w:rsidR="00291C39" w:rsidRPr="000F2E0E" w:rsidDel="00BF365F">
          <w:rPr>
            <w:rFonts w:ascii="Abadi" w:hAnsi="Abadi"/>
            <w:color w:val="000000" w:themeColor="text1"/>
            <w:szCs w:val="20"/>
            <w:lang w:val="en"/>
            <w:rPrChange w:id="1346" w:author="Tawatari, Masataka/田渡 将隆" w:date="2025-02-12T08:17:00Z">
              <w:rPr>
                <w:rFonts w:ascii="Abadi" w:hAnsi="Abadi"/>
                <w:szCs w:val="20"/>
                <w:lang w:val="en"/>
              </w:rPr>
            </w:rPrChange>
          </w:rPr>
          <w:delText>)</w:delText>
        </w:r>
        <w:r w:rsidR="00291C39" w:rsidRPr="000F2E0E" w:rsidDel="00BF365F">
          <w:rPr>
            <w:rFonts w:ascii="Abadi" w:hAnsi="Abadi" w:hint="eastAsia"/>
            <w:color w:val="000000" w:themeColor="text1"/>
            <w:szCs w:val="20"/>
            <w:lang w:val="en"/>
            <w:rPrChange w:id="1347" w:author="Tawatari, Masataka/田渡 将隆" w:date="2025-02-12T08:17:00Z">
              <w:rPr>
                <w:rFonts w:ascii="Abadi" w:hAnsi="Abadi" w:hint="eastAsia"/>
                <w:szCs w:val="20"/>
                <w:lang w:val="en"/>
              </w:rPr>
            </w:rPrChange>
          </w:rPr>
          <w:delText>はアプリケーション内で判断できること</w:delText>
        </w:r>
      </w:del>
    </w:p>
    <w:p w14:paraId="5B2338B9" w14:textId="22EAC177" w:rsidR="0019669A" w:rsidRPr="000F2E0E" w:rsidRDefault="0019669A" w:rsidP="00087882">
      <w:pPr>
        <w:rPr>
          <w:rFonts w:ascii="Abadi" w:eastAsia="Meiryo UI" w:hAnsi="Abadi" w:cs="Meiryo UI"/>
          <w:color w:val="000000" w:themeColor="text1"/>
          <w:szCs w:val="20"/>
          <w:rPrChange w:id="1348" w:author="Tawatari, Masataka/田渡 将隆" w:date="2025-02-12T08:17:00Z">
            <w:rPr>
              <w:rFonts w:ascii="Abadi" w:eastAsia="Meiryo UI" w:hAnsi="Abadi" w:cs="Meiryo UI"/>
              <w:szCs w:val="20"/>
            </w:rPr>
          </w:rPrChange>
        </w:rPr>
      </w:pPr>
      <w:del w:id="1349" w:author="Tham Pham Thi Hong" w:date="2025-12-19T11:33:00Z">
        <w:r w:rsidRPr="000F2E0E" w:rsidDel="00BF365F">
          <w:rPr>
            <w:rFonts w:ascii="Abadi" w:hAnsi="Abadi" w:hint="eastAsia"/>
            <w:color w:val="000000" w:themeColor="text1"/>
            <w:szCs w:val="20"/>
            <w:lang w:val="en"/>
            <w:rPrChange w:id="1350" w:author="Tawatari, Masataka/田渡 将隆" w:date="2025-02-12T08:17:00Z">
              <w:rPr>
                <w:rFonts w:ascii="Abadi" w:hAnsi="Abadi" w:hint="eastAsia"/>
                <w:szCs w:val="20"/>
                <w:lang w:val="en"/>
              </w:rPr>
            </w:rPrChange>
          </w:rPr>
          <w:delText>・</w:delText>
        </w:r>
        <w:r w:rsidRPr="000F2E0E" w:rsidDel="00BF365F">
          <w:rPr>
            <w:rFonts w:ascii="Abadi" w:hAnsi="Abadi"/>
            <w:color w:val="000000" w:themeColor="text1"/>
            <w:szCs w:val="20"/>
            <w:lang w:val="en"/>
            <w:rPrChange w:id="1351" w:author="Tawatari, Masataka/田渡 将隆" w:date="2025-02-12T08:17:00Z">
              <w:rPr>
                <w:rFonts w:ascii="Abadi" w:hAnsi="Abadi"/>
                <w:szCs w:val="20"/>
                <w:lang w:val="en"/>
              </w:rPr>
            </w:rPrChange>
          </w:rPr>
          <w:delText xml:space="preserve"> If the GNSS is normal even if the sensor is abnormal, update the vehicle position even with GNSS alone</w:delText>
        </w:r>
        <w:r w:rsidR="00291C39" w:rsidRPr="000F2E0E" w:rsidDel="00BF365F">
          <w:rPr>
            <w:rFonts w:ascii="Abadi" w:hAnsi="Abadi"/>
            <w:color w:val="000000" w:themeColor="text1"/>
            <w:szCs w:val="20"/>
            <w:lang w:val="en"/>
            <w:rPrChange w:id="1352" w:author="Tawatari, Masataka/田渡 将隆" w:date="2025-02-12T08:17:00Z">
              <w:rPr>
                <w:rFonts w:ascii="Abadi" w:hAnsi="Abadi"/>
                <w:szCs w:val="20"/>
                <w:lang w:val="en"/>
              </w:rPr>
            </w:rPrChange>
          </w:rPr>
          <w:delText xml:space="preserve">. </w:delText>
        </w:r>
        <w:r w:rsidR="00291C39" w:rsidRPr="000F2E0E" w:rsidDel="00BF365F">
          <w:rPr>
            <w:rFonts w:ascii="Abadi" w:hAnsi="Abadi" w:hint="eastAsia"/>
            <w:color w:val="000000" w:themeColor="text1"/>
            <w:szCs w:val="20"/>
            <w:lang w:val="en"/>
            <w:rPrChange w:id="1353" w:author="Tawatari, Masataka/田渡 将隆" w:date="2025-02-12T08:17:00Z">
              <w:rPr>
                <w:rFonts w:ascii="Abadi" w:hAnsi="Abadi" w:hint="eastAsia"/>
                <w:szCs w:val="20"/>
                <w:lang w:val="en"/>
              </w:rPr>
            </w:rPrChange>
          </w:rPr>
          <w:delText>センサが異常でも</w:delText>
        </w:r>
        <w:r w:rsidR="00291C39" w:rsidRPr="000F2E0E" w:rsidDel="00BF365F">
          <w:rPr>
            <w:rFonts w:ascii="Abadi" w:hAnsi="Abadi"/>
            <w:color w:val="000000" w:themeColor="text1"/>
            <w:szCs w:val="20"/>
            <w:lang w:val="en"/>
            <w:rPrChange w:id="1354" w:author="Tawatari, Masataka/田渡 将隆" w:date="2025-02-12T08:17:00Z">
              <w:rPr>
                <w:rFonts w:ascii="Abadi" w:hAnsi="Abadi"/>
                <w:szCs w:val="20"/>
                <w:lang w:val="en"/>
              </w:rPr>
            </w:rPrChange>
          </w:rPr>
          <w:delText>GNSS</w:delText>
        </w:r>
        <w:r w:rsidR="00291C39" w:rsidRPr="000F2E0E" w:rsidDel="00BF365F">
          <w:rPr>
            <w:rFonts w:ascii="Abadi" w:hAnsi="Abadi" w:hint="eastAsia"/>
            <w:color w:val="000000" w:themeColor="text1"/>
            <w:szCs w:val="20"/>
            <w:lang w:val="en"/>
            <w:rPrChange w:id="1355" w:author="Tawatari, Masataka/田渡 将隆" w:date="2025-02-12T08:17:00Z">
              <w:rPr>
                <w:rFonts w:ascii="Abadi" w:hAnsi="Abadi" w:hint="eastAsia"/>
                <w:szCs w:val="20"/>
                <w:lang w:val="en"/>
              </w:rPr>
            </w:rPrChange>
          </w:rPr>
          <w:delText>が正常なら</w:delText>
        </w:r>
        <w:r w:rsidR="00291C39" w:rsidRPr="000F2E0E" w:rsidDel="00BF365F">
          <w:rPr>
            <w:rFonts w:ascii="Abadi" w:hAnsi="Abadi"/>
            <w:color w:val="000000" w:themeColor="text1"/>
            <w:szCs w:val="20"/>
            <w:lang w:val="en"/>
            <w:rPrChange w:id="1356" w:author="Tawatari, Masataka/田渡 将隆" w:date="2025-02-12T08:17:00Z">
              <w:rPr>
                <w:rFonts w:ascii="Abadi" w:hAnsi="Abadi"/>
                <w:szCs w:val="20"/>
                <w:lang w:val="en"/>
              </w:rPr>
            </w:rPrChange>
          </w:rPr>
          <w:delText>GNSS</w:delText>
        </w:r>
        <w:r w:rsidR="00291C39" w:rsidRPr="000F2E0E" w:rsidDel="00BF365F">
          <w:rPr>
            <w:rFonts w:ascii="Abadi" w:hAnsi="Abadi" w:hint="eastAsia"/>
            <w:color w:val="000000" w:themeColor="text1"/>
            <w:szCs w:val="20"/>
            <w:lang w:val="en"/>
            <w:rPrChange w:id="1357" w:author="Tawatari, Masataka/田渡 将隆" w:date="2025-02-12T08:17:00Z">
              <w:rPr>
                <w:rFonts w:ascii="Abadi" w:hAnsi="Abadi" w:hint="eastAsia"/>
                <w:szCs w:val="20"/>
                <w:lang w:val="en"/>
              </w:rPr>
            </w:rPrChange>
          </w:rPr>
          <w:delText>のみででも自車位置更新を実施すること</w:delText>
        </w:r>
      </w:del>
    </w:p>
    <w:p w14:paraId="7143EAD2" w14:textId="4EFFAC99" w:rsidR="00902E3D" w:rsidRDefault="00902E3D" w:rsidP="00087882">
      <w:pPr>
        <w:rPr>
          <w:ins w:id="1358" w:author="Tham Pham Thi Hong" w:date="2025-12-19T11:34:00Z"/>
          <w:rFonts w:ascii="Abadi" w:eastAsia="Meiryo UI" w:hAnsi="Abadi" w:cs="Meiryo UI"/>
          <w:color w:val="000000" w:themeColor="text1"/>
          <w:szCs w:val="20"/>
        </w:rPr>
      </w:pPr>
    </w:p>
    <w:p w14:paraId="418D42F9" w14:textId="634F18AE" w:rsidR="00BF365F" w:rsidRDefault="00BF365F" w:rsidP="00087882">
      <w:pPr>
        <w:rPr>
          <w:ins w:id="1359" w:author="Tham Pham Thi Hong" w:date="2025-12-19T11:34:00Z"/>
          <w:rFonts w:ascii="Abadi" w:eastAsia="Meiryo UI" w:hAnsi="Abadi" w:cs="Meiryo UI"/>
          <w:color w:val="000000" w:themeColor="text1"/>
          <w:szCs w:val="20"/>
        </w:rPr>
      </w:pPr>
    </w:p>
    <w:p w14:paraId="6C72BD53" w14:textId="6A92B0A5" w:rsidR="00BF365F" w:rsidRDefault="00BF365F" w:rsidP="00087882">
      <w:pPr>
        <w:rPr>
          <w:ins w:id="1360" w:author="Tham Pham Thi Hong" w:date="2025-12-19T11:34:00Z"/>
          <w:rFonts w:ascii="Abadi" w:eastAsia="Meiryo UI" w:hAnsi="Abadi" w:cs="Meiryo UI"/>
          <w:color w:val="000000" w:themeColor="text1"/>
          <w:szCs w:val="20"/>
        </w:rPr>
      </w:pPr>
    </w:p>
    <w:p w14:paraId="188F9C23" w14:textId="1DA8E068" w:rsidR="00BF365F" w:rsidRDefault="00BF365F" w:rsidP="00087882">
      <w:pPr>
        <w:rPr>
          <w:ins w:id="1361" w:author="Tham Pham Thi Hong" w:date="2025-12-19T11:34:00Z"/>
          <w:rFonts w:ascii="Abadi" w:eastAsia="Meiryo UI" w:hAnsi="Abadi" w:cs="Meiryo UI"/>
          <w:color w:val="000000" w:themeColor="text1"/>
          <w:szCs w:val="20"/>
        </w:rPr>
      </w:pPr>
    </w:p>
    <w:p w14:paraId="72B5C7E6" w14:textId="5E4A1CB1" w:rsidR="00BF365F" w:rsidRDefault="00BF365F" w:rsidP="00087882">
      <w:pPr>
        <w:rPr>
          <w:ins w:id="1362" w:author="Tham Pham Thi Hong" w:date="2025-12-19T11:34:00Z"/>
          <w:rFonts w:ascii="Abadi" w:eastAsia="Meiryo UI" w:hAnsi="Abadi" w:cs="Meiryo UI"/>
          <w:color w:val="000000" w:themeColor="text1"/>
          <w:szCs w:val="20"/>
        </w:rPr>
      </w:pPr>
    </w:p>
    <w:p w14:paraId="5C3B8B64" w14:textId="3983F65A" w:rsidR="00BF365F" w:rsidRDefault="00BF365F" w:rsidP="00087882">
      <w:pPr>
        <w:rPr>
          <w:ins w:id="1363" w:author="Tham Pham Thi Hong" w:date="2025-12-19T11:34:00Z"/>
          <w:rFonts w:ascii="Abadi" w:eastAsia="Meiryo UI" w:hAnsi="Abadi" w:cs="Meiryo UI"/>
          <w:color w:val="000000" w:themeColor="text1"/>
          <w:szCs w:val="20"/>
        </w:rPr>
      </w:pPr>
    </w:p>
    <w:p w14:paraId="168EAA46" w14:textId="3915DE7F" w:rsidR="00BF365F" w:rsidRDefault="00BF365F" w:rsidP="00087882">
      <w:pPr>
        <w:rPr>
          <w:ins w:id="1364" w:author="Tham Pham Thi Hong" w:date="2025-12-19T11:34:00Z"/>
          <w:rFonts w:ascii="Abadi" w:eastAsia="Meiryo UI" w:hAnsi="Abadi" w:cs="Meiryo UI"/>
          <w:color w:val="000000" w:themeColor="text1"/>
          <w:szCs w:val="20"/>
        </w:rPr>
      </w:pPr>
    </w:p>
    <w:p w14:paraId="17058FFF" w14:textId="003E7570" w:rsidR="00BF365F" w:rsidRDefault="00BF365F" w:rsidP="00087882">
      <w:pPr>
        <w:rPr>
          <w:ins w:id="1365" w:author="Tham Pham Thi Hong" w:date="2025-12-19T11:34:00Z"/>
          <w:rFonts w:ascii="Abadi" w:eastAsia="Meiryo UI" w:hAnsi="Abadi" w:cs="Meiryo UI"/>
          <w:color w:val="000000" w:themeColor="text1"/>
          <w:szCs w:val="20"/>
        </w:rPr>
      </w:pPr>
    </w:p>
    <w:p w14:paraId="5707EC5B" w14:textId="5C3411E3" w:rsidR="00BF365F" w:rsidRDefault="00BF365F" w:rsidP="00087882">
      <w:pPr>
        <w:rPr>
          <w:ins w:id="1366" w:author="Tham Pham Thi Hong" w:date="2025-12-19T11:34:00Z"/>
          <w:rFonts w:ascii="Abadi" w:eastAsia="Meiryo UI" w:hAnsi="Abadi" w:cs="Meiryo UI"/>
          <w:color w:val="000000" w:themeColor="text1"/>
          <w:szCs w:val="20"/>
        </w:rPr>
      </w:pPr>
    </w:p>
    <w:p w14:paraId="549F1C63" w14:textId="275ED26E" w:rsidR="00BF365F" w:rsidRDefault="00BF365F" w:rsidP="00087882">
      <w:pPr>
        <w:rPr>
          <w:ins w:id="1367" w:author="Tham Pham Thi Hong" w:date="2025-12-19T11:34:00Z"/>
          <w:rFonts w:ascii="Abadi" w:eastAsia="Meiryo UI" w:hAnsi="Abadi" w:cs="Meiryo UI"/>
          <w:color w:val="000000" w:themeColor="text1"/>
          <w:szCs w:val="20"/>
        </w:rPr>
      </w:pPr>
    </w:p>
    <w:p w14:paraId="7BBB9B60" w14:textId="49131EBF" w:rsidR="00BF365F" w:rsidRDefault="00BF365F" w:rsidP="00087882">
      <w:pPr>
        <w:rPr>
          <w:ins w:id="1368" w:author="Tham Pham Thi Hong" w:date="2025-12-19T11:34:00Z"/>
          <w:rFonts w:ascii="Abadi" w:eastAsia="Meiryo UI" w:hAnsi="Abadi" w:cs="Meiryo UI"/>
          <w:color w:val="000000" w:themeColor="text1"/>
          <w:szCs w:val="20"/>
        </w:rPr>
      </w:pPr>
    </w:p>
    <w:p w14:paraId="2122072F" w14:textId="19AAF9CF" w:rsidR="00BF365F" w:rsidRPr="000F2E0E" w:rsidRDefault="00BF365F" w:rsidP="00087882">
      <w:pPr>
        <w:rPr>
          <w:rFonts w:ascii="Abadi" w:eastAsia="Meiryo UI" w:hAnsi="Abadi" w:cs="Meiryo UI"/>
          <w:color w:val="000000" w:themeColor="text1"/>
          <w:szCs w:val="20"/>
          <w:rPrChange w:id="1369" w:author="Tawatari, Masataka/田渡 将隆" w:date="2025-02-12T08:17:00Z">
            <w:rPr>
              <w:rFonts w:ascii="Abadi" w:eastAsia="Meiryo UI" w:hAnsi="Abadi" w:cs="Meiryo UI"/>
              <w:szCs w:val="20"/>
            </w:rPr>
          </w:rPrChange>
        </w:rPr>
      </w:pPr>
    </w:p>
    <w:p w14:paraId="55945D6B" w14:textId="04FCDDEE" w:rsidR="00C5175E" w:rsidRPr="000F2E0E" w:rsidRDefault="00C5175E" w:rsidP="00EC72D3">
      <w:pPr>
        <w:pStyle w:val="Heading3"/>
        <w:rPr>
          <w:rFonts w:ascii="Abadi" w:hAnsi="Abadi"/>
          <w:color w:val="000000" w:themeColor="text1"/>
          <w:sz w:val="20"/>
          <w:szCs w:val="20"/>
          <w:rPrChange w:id="1370" w:author="Tawatari, Masataka/田渡 将隆" w:date="2025-02-12T08:17:00Z">
            <w:rPr>
              <w:rFonts w:ascii="Abadi" w:hAnsi="Abadi"/>
              <w:sz w:val="20"/>
              <w:szCs w:val="20"/>
            </w:rPr>
          </w:rPrChange>
        </w:rPr>
      </w:pPr>
      <w:bookmarkStart w:id="1371" w:name="_Toc70600279"/>
      <w:bookmarkStart w:id="1372" w:name="_Toc121858347"/>
      <w:r w:rsidRPr="000F2E0E">
        <w:rPr>
          <w:rFonts w:ascii="Abadi" w:hAnsi="Abadi"/>
          <w:color w:val="000000" w:themeColor="text1"/>
          <w:sz w:val="20"/>
          <w:szCs w:val="20"/>
          <w:lang w:val="en"/>
          <w:rPrChange w:id="1373"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374"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75" w:author="Tawatari, Masataka/田渡 将隆" w:date="2025-02-12T08:17:00Z">
            <w:rPr>
              <w:rFonts w:ascii="Abadi" w:hAnsi="Abadi"/>
              <w:sz w:val="20"/>
              <w:szCs w:val="20"/>
              <w:lang w:val="en"/>
            </w:rPr>
          </w:rPrChange>
        </w:rPr>
        <w:t>1</w:t>
      </w:r>
      <w:r w:rsidRPr="000F2E0E">
        <w:rPr>
          <w:rFonts w:ascii="Abadi" w:hAnsi="Abadi" w:hint="eastAsia"/>
          <w:color w:val="000000" w:themeColor="text1"/>
          <w:sz w:val="20"/>
          <w:szCs w:val="20"/>
          <w:lang w:val="en"/>
          <w:rPrChange w:id="1376" w:author="Tawatari, Masataka/田渡 将隆" w:date="2025-02-12T08:17:00Z">
            <w:rPr>
              <w:rFonts w:ascii="Abadi" w:hAnsi="Abadi" w:hint="eastAsia"/>
              <w:sz w:val="20"/>
              <w:szCs w:val="20"/>
              <w:lang w:val="en"/>
            </w:rPr>
          </w:rPrChange>
        </w:rPr>
        <w:t>－</w:t>
      </w:r>
      <w:r w:rsidR="00A94DDE" w:rsidRPr="000F2E0E">
        <w:rPr>
          <w:rFonts w:ascii="Abadi" w:hAnsi="Abadi"/>
          <w:color w:val="000000" w:themeColor="text1"/>
          <w:sz w:val="20"/>
          <w:szCs w:val="20"/>
          <w:lang w:val="en"/>
          <w:rPrChange w:id="1377" w:author="Tawatari, Masataka/田渡 将隆" w:date="2025-02-12T08:17:00Z">
            <w:rPr>
              <w:rFonts w:ascii="Abadi" w:hAnsi="Abadi"/>
              <w:sz w:val="20"/>
              <w:szCs w:val="20"/>
              <w:lang w:val="en"/>
            </w:rPr>
          </w:rPrChange>
        </w:rPr>
        <w:t>5</w:t>
      </w:r>
      <w:r w:rsidRPr="000F2E0E">
        <w:rPr>
          <w:rFonts w:ascii="Abadi" w:hAnsi="Abadi" w:hint="eastAsia"/>
          <w:color w:val="000000" w:themeColor="text1"/>
          <w:sz w:val="20"/>
          <w:szCs w:val="20"/>
          <w:lang w:val="en"/>
          <w:rPrChange w:id="1378"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79" w:author="Tawatari, Masataka/田渡 将隆" w:date="2025-02-12T08:17:00Z">
            <w:rPr>
              <w:rFonts w:ascii="Abadi" w:hAnsi="Abadi"/>
              <w:sz w:val="20"/>
              <w:szCs w:val="20"/>
              <w:lang w:val="en"/>
            </w:rPr>
          </w:rPrChange>
        </w:rPr>
        <w:t xml:space="preserve"> </w:t>
      </w:r>
      <w:r w:rsidR="00291C39" w:rsidRPr="000F2E0E">
        <w:rPr>
          <w:rFonts w:ascii="Abadi" w:hAnsi="Abadi"/>
          <w:color w:val="000000" w:themeColor="text1"/>
          <w:sz w:val="20"/>
          <w:szCs w:val="20"/>
          <w:lang w:val="en"/>
          <w:rPrChange w:id="1380" w:author="Tawatari, Masataka/田渡 将隆" w:date="2025-02-12T08:17:00Z">
            <w:rPr>
              <w:rFonts w:ascii="Abadi" w:hAnsi="Abadi"/>
              <w:sz w:val="20"/>
              <w:szCs w:val="20"/>
              <w:lang w:val="en"/>
            </w:rPr>
          </w:rPrChange>
        </w:rPr>
        <w:t>O</w:t>
      </w:r>
      <w:r w:rsidRPr="000F2E0E">
        <w:rPr>
          <w:rFonts w:ascii="Abadi" w:hAnsi="Abadi"/>
          <w:color w:val="000000" w:themeColor="text1"/>
          <w:sz w:val="20"/>
          <w:szCs w:val="20"/>
          <w:lang w:val="en"/>
          <w:rPrChange w:id="1381" w:author="Tawatari, Masataka/田渡 将隆" w:date="2025-02-12T08:17:00Z">
            <w:rPr>
              <w:rFonts w:ascii="Abadi" w:hAnsi="Abadi"/>
              <w:sz w:val="20"/>
              <w:szCs w:val="20"/>
              <w:lang w:val="en"/>
            </w:rPr>
          </w:rPrChange>
        </w:rPr>
        <w:t>ther</w:t>
      </w:r>
      <w:bookmarkEnd w:id="1371"/>
      <w:r w:rsidR="00291C39" w:rsidRPr="000F2E0E">
        <w:rPr>
          <w:rFonts w:ascii="Abadi" w:hAnsi="Abadi"/>
          <w:color w:val="000000" w:themeColor="text1"/>
          <w:sz w:val="20"/>
          <w:szCs w:val="20"/>
          <w:lang w:val="en"/>
          <w:rPrChange w:id="1382" w:author="Tawatari, Masataka/田渡 将隆" w:date="2025-02-12T08:17:00Z">
            <w:rPr>
              <w:rFonts w:ascii="Abadi" w:hAnsi="Abadi"/>
              <w:sz w:val="20"/>
              <w:szCs w:val="20"/>
              <w:lang w:val="en"/>
            </w:rPr>
          </w:rPrChange>
        </w:rPr>
        <w:t xml:space="preserve"> </w:t>
      </w:r>
      <w:r w:rsidR="00291C39" w:rsidRPr="000F2E0E">
        <w:rPr>
          <w:rFonts w:hint="eastAsia"/>
          <w:color w:val="000000" w:themeColor="text1"/>
          <w:lang w:val="en"/>
          <w:rPrChange w:id="1383" w:author="Tawatari, Masataka/田渡 将隆" w:date="2025-02-12T08:17:00Z">
            <w:rPr>
              <w:rFonts w:hint="eastAsia"/>
              <w:lang w:val="en"/>
            </w:rPr>
          </w:rPrChange>
        </w:rPr>
        <w:t>その他</w:t>
      </w:r>
      <w:bookmarkEnd w:id="1372"/>
    </w:p>
    <w:bookmarkEnd w:id="1122"/>
    <w:p w14:paraId="37D0B7B3" w14:textId="3D2007DE" w:rsidR="00C5175E" w:rsidRPr="000F2E0E" w:rsidRDefault="009133D3" w:rsidP="00661225">
      <w:pPr>
        <w:pStyle w:val="PlainText"/>
        <w:rPr>
          <w:color w:val="000000" w:themeColor="text1"/>
          <w:lang w:val="en"/>
          <w:rPrChange w:id="1384" w:author="Tawatari, Masataka/田渡 将隆" w:date="2025-02-12T08:17:00Z">
            <w:rPr>
              <w:lang w:val="en"/>
            </w:rPr>
          </w:rPrChange>
        </w:rPr>
      </w:pPr>
      <w:r w:rsidRPr="000F2E0E">
        <w:rPr>
          <w:rFonts w:ascii="Abadi" w:hAnsi="Abadi"/>
          <w:color w:val="000000" w:themeColor="text1"/>
          <w:lang w:val="en"/>
          <w:rPrChange w:id="1385" w:author="Tawatari, Masataka/田渡 将隆" w:date="2025-02-12T08:17:00Z">
            <w:rPr>
              <w:rFonts w:ascii="Abadi" w:hAnsi="Abadi"/>
              <w:lang w:val="en"/>
            </w:rPr>
          </w:rPrChange>
        </w:rPr>
        <w:t>None in particular</w:t>
      </w:r>
      <w:r w:rsidR="00291C39" w:rsidRPr="000F2E0E">
        <w:rPr>
          <w:rFonts w:ascii="Abadi" w:hAnsi="Abadi"/>
          <w:color w:val="000000" w:themeColor="text1"/>
          <w:lang w:val="en"/>
          <w:rPrChange w:id="1386" w:author="Tawatari, Masataka/田渡 将隆" w:date="2025-02-12T08:17:00Z">
            <w:rPr>
              <w:rFonts w:ascii="Abadi" w:hAnsi="Abadi"/>
              <w:lang w:val="en"/>
            </w:rPr>
          </w:rPrChange>
        </w:rPr>
        <w:t xml:space="preserve"> </w:t>
      </w:r>
      <w:r w:rsidR="00291C39" w:rsidRPr="000F2E0E">
        <w:rPr>
          <w:rFonts w:hint="eastAsia"/>
          <w:color w:val="000000" w:themeColor="text1"/>
          <w:lang w:val="en"/>
          <w:rPrChange w:id="1387" w:author="Tawatari, Masataka/田渡 将隆" w:date="2025-02-12T08:17:00Z">
            <w:rPr>
              <w:rFonts w:hint="eastAsia"/>
              <w:lang w:val="en"/>
            </w:rPr>
          </w:rPrChange>
        </w:rPr>
        <w:t>特になし</w:t>
      </w:r>
    </w:p>
    <w:p w14:paraId="72A277B0" w14:textId="21430137" w:rsidR="00291C39" w:rsidRPr="000F2E0E" w:rsidRDefault="00291C39" w:rsidP="00661225">
      <w:pPr>
        <w:pStyle w:val="PlainText"/>
        <w:rPr>
          <w:rFonts w:ascii="Abadi" w:eastAsia="Meiryo UI" w:hAnsi="Abadi" w:cs="Meiryo UI"/>
          <w:strike/>
          <w:color w:val="000000" w:themeColor="text1"/>
          <w:rPrChange w:id="1388" w:author="Tawatari, Masataka/田渡 将隆" w:date="2025-02-12T08:17:00Z">
            <w:rPr>
              <w:rFonts w:ascii="Abadi" w:eastAsia="Meiryo UI" w:hAnsi="Abadi" w:cs="Meiryo UI"/>
              <w:strike/>
            </w:rPr>
          </w:rPrChange>
        </w:rPr>
      </w:pPr>
    </w:p>
    <w:p w14:paraId="5D242218" w14:textId="7D6F980B" w:rsidR="00C5175E" w:rsidRPr="000F2E0E" w:rsidRDefault="00C5175E" w:rsidP="00661225">
      <w:pPr>
        <w:pStyle w:val="Heading1"/>
        <w:rPr>
          <w:rFonts w:ascii="Abadi" w:hAnsi="Abadi"/>
          <w:strike/>
          <w:color w:val="000000" w:themeColor="text1"/>
          <w:sz w:val="20"/>
          <w:szCs w:val="20"/>
          <w:rPrChange w:id="1389" w:author="Tawatari, Masataka/田渡 将隆" w:date="2025-02-12T08:17:00Z">
            <w:rPr>
              <w:rFonts w:ascii="Abadi" w:hAnsi="Abadi"/>
              <w:strike/>
              <w:sz w:val="20"/>
              <w:szCs w:val="20"/>
            </w:rPr>
          </w:rPrChange>
        </w:rPr>
      </w:pPr>
      <w:bookmarkStart w:id="1390" w:name="_Toc70600280"/>
      <w:bookmarkStart w:id="1391" w:name="_Toc121858348"/>
      <w:r w:rsidRPr="000F2E0E">
        <w:rPr>
          <w:rFonts w:ascii="Abadi" w:hAnsi="Abadi"/>
          <w:color w:val="000000" w:themeColor="text1"/>
          <w:sz w:val="20"/>
          <w:szCs w:val="20"/>
          <w:lang w:val="en"/>
          <w:rPrChange w:id="1392" w:author="Tawatari, Masataka/田渡 将隆" w:date="2025-02-12T08:17:00Z">
            <w:rPr>
              <w:rFonts w:ascii="Abadi" w:hAnsi="Abadi"/>
              <w:sz w:val="20"/>
              <w:szCs w:val="20"/>
              <w:lang w:val="en"/>
            </w:rPr>
          </w:rPrChange>
        </w:rPr>
        <w:t>6</w:t>
      </w:r>
      <w:r w:rsidRPr="000F2E0E">
        <w:rPr>
          <w:rFonts w:ascii="Abadi" w:hAnsi="Abadi" w:hint="eastAsia"/>
          <w:color w:val="000000" w:themeColor="text1"/>
          <w:sz w:val="20"/>
          <w:szCs w:val="20"/>
          <w:lang w:val="en"/>
          <w:rPrChange w:id="1393"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394" w:author="Tawatari, Masataka/田渡 将隆" w:date="2025-02-12T08:17:00Z">
            <w:rPr>
              <w:rFonts w:ascii="Abadi" w:hAnsi="Abadi"/>
              <w:sz w:val="20"/>
              <w:szCs w:val="20"/>
              <w:lang w:val="en"/>
            </w:rPr>
          </w:rPrChange>
        </w:rPr>
        <w:t xml:space="preserve"> QOS (Quality of Service)</w:t>
      </w:r>
      <w:bookmarkEnd w:id="1390"/>
      <w:r w:rsidR="00291C39" w:rsidRPr="000F2E0E">
        <w:rPr>
          <w:rFonts w:ascii="Abadi" w:hAnsi="Abadi"/>
          <w:color w:val="000000" w:themeColor="text1"/>
          <w:sz w:val="20"/>
          <w:szCs w:val="20"/>
          <w:lang w:val="en"/>
          <w:rPrChange w:id="1395" w:author="Tawatari, Masataka/田渡 将隆" w:date="2025-02-12T08:17:00Z">
            <w:rPr>
              <w:rFonts w:ascii="Abadi" w:hAnsi="Abadi"/>
              <w:sz w:val="20"/>
              <w:szCs w:val="20"/>
              <w:lang w:val="en"/>
            </w:rPr>
          </w:rPrChange>
        </w:rPr>
        <w:t xml:space="preserve"> </w:t>
      </w:r>
      <w:r w:rsidR="00291C39" w:rsidRPr="000F2E0E">
        <w:rPr>
          <w:color w:val="000000" w:themeColor="text1"/>
          <w:lang w:val="en"/>
          <w:rPrChange w:id="1396" w:author="Tawatari, Masataka/田渡 将隆" w:date="2025-02-12T08:17:00Z">
            <w:rPr>
              <w:lang w:val="en"/>
            </w:rPr>
          </w:rPrChange>
        </w:rPr>
        <w:t>QOS（サービス品質）</w:t>
      </w:r>
      <w:bookmarkEnd w:id="1391"/>
    </w:p>
    <w:p w14:paraId="4E5F9FD3" w14:textId="7E2FFAD5" w:rsidR="003B0FEE" w:rsidRPr="000F2E0E" w:rsidRDefault="00C5175E" w:rsidP="003B0FEE">
      <w:pPr>
        <w:pStyle w:val="Header"/>
        <w:tabs>
          <w:tab w:val="clear" w:pos="4252"/>
          <w:tab w:val="clear" w:pos="8504"/>
        </w:tabs>
        <w:snapToGrid/>
        <w:rPr>
          <w:color w:val="000000" w:themeColor="text1"/>
          <w:lang w:val="en"/>
          <w:rPrChange w:id="1397" w:author="Tawatari, Masataka/田渡 将隆" w:date="2025-02-12T08:17:00Z">
            <w:rPr>
              <w:lang w:val="en"/>
            </w:rPr>
          </w:rPrChange>
        </w:rPr>
      </w:pPr>
      <w:r w:rsidRPr="000F2E0E">
        <w:rPr>
          <w:rFonts w:ascii="Abadi" w:hAnsi="Abadi"/>
          <w:color w:val="000000" w:themeColor="text1"/>
          <w:szCs w:val="20"/>
          <w:lang w:val="en"/>
          <w:rPrChange w:id="1398" w:author="Tawatari, Masataka/田渡 将隆" w:date="2025-02-12T08:17:00Z">
            <w:rPr>
              <w:rFonts w:ascii="Abadi" w:hAnsi="Abadi"/>
              <w:szCs w:val="20"/>
              <w:lang w:val="en"/>
            </w:rPr>
          </w:rPrChange>
        </w:rPr>
        <w:t>Meet the following required performance values:</w:t>
      </w:r>
      <w:r w:rsidR="003B0FEE" w:rsidRPr="000F2E0E">
        <w:rPr>
          <w:rFonts w:ascii="Abadi" w:hAnsi="Abadi"/>
          <w:color w:val="000000" w:themeColor="text1"/>
          <w:szCs w:val="20"/>
          <w:lang w:val="en"/>
          <w:rPrChange w:id="1399" w:author="Tawatari, Masataka/田渡 将隆" w:date="2025-02-12T08:17:00Z">
            <w:rPr>
              <w:rFonts w:ascii="Abadi" w:hAnsi="Abadi"/>
              <w:szCs w:val="20"/>
              <w:lang w:val="en"/>
            </w:rPr>
          </w:rPrChange>
        </w:rPr>
        <w:t xml:space="preserve"> </w:t>
      </w:r>
      <w:r w:rsidR="003B0FEE" w:rsidRPr="000F2E0E">
        <w:rPr>
          <w:rFonts w:hint="eastAsia"/>
          <w:color w:val="000000" w:themeColor="text1"/>
          <w:lang w:val="en"/>
          <w:rPrChange w:id="1400" w:author="Tawatari, Masataka/田渡 将隆" w:date="2025-02-12T08:17:00Z">
            <w:rPr>
              <w:rFonts w:hint="eastAsia"/>
              <w:lang w:val="en"/>
            </w:rPr>
          </w:rPrChange>
        </w:rPr>
        <w:t>以下の要求性能値を満たすこと</w:t>
      </w:r>
    </w:p>
    <w:p w14:paraId="0BC56130" w14:textId="158E4254" w:rsidR="003B0FEE" w:rsidRPr="000F2E0E" w:rsidRDefault="00133187" w:rsidP="003B0FEE">
      <w:pPr>
        <w:pStyle w:val="Header"/>
        <w:tabs>
          <w:tab w:val="clear" w:pos="4252"/>
          <w:tab w:val="clear" w:pos="8504"/>
        </w:tabs>
        <w:snapToGrid/>
        <w:rPr>
          <w:color w:val="000000" w:themeColor="text1"/>
          <w:lang w:val="en"/>
          <w:rPrChange w:id="1401" w:author="Tawatari, Masataka/田渡 将隆" w:date="2025-02-12T08:17:00Z">
            <w:rPr>
              <w:lang w:val="en"/>
            </w:rPr>
          </w:rPrChange>
        </w:rPr>
      </w:pPr>
      <w:r w:rsidRPr="000F2E0E">
        <w:rPr>
          <w:rFonts w:ascii="Abadi" w:hAnsi="Abadi"/>
          <w:color w:val="000000" w:themeColor="text1"/>
          <w:szCs w:val="20"/>
          <w:lang w:val="en"/>
          <w:rPrChange w:id="1402" w:author="Tawatari, Masataka/田渡 将隆" w:date="2025-02-12T08:17:00Z">
            <w:rPr>
              <w:rFonts w:ascii="Abadi" w:hAnsi="Abadi"/>
              <w:szCs w:val="20"/>
              <w:lang w:val="en"/>
            </w:rPr>
          </w:rPrChange>
        </w:rPr>
        <w:t>In addition, details of evaluation methods such as courses, conditions, places, etc. to confirm the following performance values should be separately proposed and agreed to TMC.</w:t>
      </w:r>
      <w:r w:rsidR="003B0FEE" w:rsidRPr="000F2E0E">
        <w:rPr>
          <w:color w:val="000000" w:themeColor="text1"/>
          <w:lang w:val="en"/>
          <w:rPrChange w:id="1403" w:author="Tawatari, Masataka/田渡 将隆" w:date="2025-02-12T08:17:00Z">
            <w:rPr>
              <w:lang w:val="en"/>
            </w:rPr>
          </w:rPrChange>
        </w:rPr>
        <w:t xml:space="preserve"> </w:t>
      </w:r>
      <w:r w:rsidR="003B0FEE" w:rsidRPr="000F2E0E">
        <w:rPr>
          <w:rFonts w:hint="eastAsia"/>
          <w:color w:val="000000" w:themeColor="text1"/>
          <w:lang w:val="en"/>
          <w:rPrChange w:id="1404" w:author="Tawatari, Masataka/田渡 将隆" w:date="2025-02-12T08:17:00Z">
            <w:rPr>
              <w:rFonts w:hint="eastAsia"/>
              <w:lang w:val="en"/>
            </w:rPr>
          </w:rPrChange>
        </w:rPr>
        <w:t>また以下性能値を確認するコース、条件、場所等の評価方法詳細は</w:t>
      </w:r>
      <w:r w:rsidR="003B0FEE" w:rsidRPr="000F2E0E">
        <w:rPr>
          <w:color w:val="000000" w:themeColor="text1"/>
          <w:lang w:val="en"/>
          <w:rPrChange w:id="1405" w:author="Tawatari, Masataka/田渡 将隆" w:date="2025-02-12T08:17:00Z">
            <w:rPr>
              <w:lang w:val="en"/>
            </w:rPr>
          </w:rPrChange>
        </w:rPr>
        <w:t>TMC</w:t>
      </w:r>
      <w:r w:rsidR="003B0FEE" w:rsidRPr="000F2E0E">
        <w:rPr>
          <w:rFonts w:hint="eastAsia"/>
          <w:color w:val="000000" w:themeColor="text1"/>
          <w:lang w:val="en"/>
          <w:rPrChange w:id="1406" w:author="Tawatari, Masataka/田渡 将隆" w:date="2025-02-12T08:17:00Z">
            <w:rPr>
              <w:rFonts w:hint="eastAsia"/>
              <w:lang w:val="en"/>
            </w:rPr>
          </w:rPrChange>
        </w:rPr>
        <w:t>に別途提案、合意の上実施すること</w:t>
      </w:r>
    </w:p>
    <w:p w14:paraId="5A374551" w14:textId="692E874A" w:rsidR="003B0FEE" w:rsidRPr="000F2E0E" w:rsidRDefault="005645D4" w:rsidP="003B0FEE">
      <w:pPr>
        <w:pStyle w:val="Header"/>
        <w:tabs>
          <w:tab w:val="clear" w:pos="4252"/>
          <w:tab w:val="clear" w:pos="8504"/>
        </w:tabs>
        <w:snapToGrid/>
        <w:rPr>
          <w:color w:val="000000" w:themeColor="text1"/>
          <w:lang w:val="en"/>
          <w:rPrChange w:id="1407" w:author="Tawatari, Masataka/田渡 将隆" w:date="2025-02-12T08:17:00Z">
            <w:rPr>
              <w:lang w:val="en"/>
            </w:rPr>
          </w:rPrChange>
        </w:rPr>
      </w:pPr>
      <w:ins w:id="1408" w:author="Tawatari, Masataka/田渡 将隆" w:date="2025-02-12T08:11:00Z">
        <w:r w:rsidRPr="000F2E0E">
          <w:rPr>
            <w:noProof/>
            <w:color w:val="000000" w:themeColor="text1"/>
            <w:lang w:val="en"/>
          </w:rPr>
          <mc:AlternateContent>
            <mc:Choice Requires="wps">
              <w:drawing>
                <wp:anchor distT="0" distB="0" distL="114300" distR="114300" simplePos="0" relativeHeight="251659264" behindDoc="0" locked="0" layoutInCell="1" allowOverlap="1" wp14:anchorId="35E613A8" wp14:editId="6DE54B47">
                  <wp:simplePos x="0" y="0"/>
                  <wp:positionH relativeFrom="column">
                    <wp:posOffset>-156210</wp:posOffset>
                  </wp:positionH>
                  <wp:positionV relativeFrom="paragraph">
                    <wp:posOffset>168275</wp:posOffset>
                  </wp:positionV>
                  <wp:extent cx="5848350" cy="2828925"/>
                  <wp:effectExtent l="0" t="0" r="19050" b="28575"/>
                  <wp:wrapNone/>
                  <wp:docPr id="9" name="正方形/長方形 9"/>
                  <wp:cNvGraphicFramePr/>
                  <a:graphic xmlns:a="http://schemas.openxmlformats.org/drawingml/2006/main">
                    <a:graphicData uri="http://schemas.microsoft.com/office/word/2010/wordprocessingShape">
                      <wps:wsp>
                        <wps:cNvSpPr/>
                        <wps:spPr>
                          <a:xfrm>
                            <a:off x="0" y="0"/>
                            <a:ext cx="5848350" cy="2828925"/>
                          </a:xfrm>
                          <a:prstGeom prst="rect">
                            <a:avLst/>
                          </a:prstGeom>
                          <a:solidFill>
                            <a:schemeClr val="bg1">
                              <a:lumMod val="50000"/>
                              <a:alpha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18D13B" w14:textId="0DF17613" w:rsidR="005645D4" w:rsidRPr="00093D98" w:rsidRDefault="005645D4" w:rsidP="005645D4">
                              <w:pPr>
                                <w:jc w:val="center"/>
                              </w:pPr>
                              <w:r>
                                <w:rPr>
                                  <w:rFonts w:hint="eastAsia"/>
                                </w:rPr>
                                <w:t>各種サービス要求仕様書から</w:t>
                              </w:r>
                              <w:r>
                                <w:rPr>
                                  <w:rFonts w:hint="eastAsia"/>
                                </w:rPr>
                                <w:t>006_</w:t>
                              </w:r>
                              <w:r>
                                <w:rPr>
                                  <w:rFonts w:hint="eastAsia"/>
                                </w:rPr>
                                <w:t>性能要求</w:t>
                              </w:r>
                              <w:r>
                                <w:rPr>
                                  <w:rFonts w:hint="eastAsia"/>
                                </w:rPr>
                                <w:t>_Performance_Requirement</w:t>
                              </w:r>
                              <w:r>
                                <w:rPr>
                                  <w:rFonts w:hint="eastAsia"/>
                                </w:rPr>
                                <w:t>に</w:t>
                              </w:r>
                              <w:r>
                                <w:rPr>
                                  <w:rFonts w:hint="eastAsia"/>
                                </w:rPr>
                                <w:t>QOS</w:t>
                              </w:r>
                              <w:r>
                                <w:rPr>
                                  <w:rFonts w:hint="eastAsia"/>
                                </w:rPr>
                                <w:t>を統合</w:t>
                              </w:r>
                              <w:r>
                                <w:rPr>
                                  <w:rFonts w:hint="eastAsia"/>
                                </w:rPr>
                                <w:t>Integrate QOS from various service requirement specifications into "006_</w:t>
                              </w:r>
                              <w:r>
                                <w:rPr>
                                  <w:rFonts w:hint="eastAsia"/>
                                </w:rPr>
                                <w:t>性能要求</w:t>
                              </w:r>
                              <w:r>
                                <w:rPr>
                                  <w:rFonts w:hint="eastAsia"/>
                                </w:rPr>
                                <w:t xml:space="preserve">_Performance_Requirement" </w:t>
                              </w:r>
                              <w:r>
                                <w:rPr>
                                  <w:rFonts w:hint="eastAsia"/>
                                </w:rPr>
                                <w:t>▲</w:t>
                              </w:r>
                              <w:r>
                                <w:rPr>
                                  <w:rFonts w:hint="eastAsia"/>
                                </w:rPr>
                                <w:t>7.</w:t>
                              </w:r>
                              <w:del w:id="1409" w:author="Tawatari, Masataka/田渡 将隆" w:date="2025-03-10T16:40:00Z">
                                <w:r w:rsidDel="00A74BD9">
                                  <w:rPr>
                                    <w:rFonts w:hint="eastAsia"/>
                                  </w:rPr>
                                  <w:delText>11</w:delText>
                                </w:r>
                              </w:del>
                              <w:ins w:id="1410" w:author="Tawatari, Masataka/田渡 将隆" w:date="2025-03-10T16:40:00Z">
                                <w:r w:rsidR="00A74BD9">
                                  <w:rPr>
                                    <w:rFonts w:hint="eastAsia"/>
                                  </w:rPr>
                                  <w:t>20</w:t>
                                </w:r>
                              </w:ins>
                              <w:r>
                                <w:rPr>
                                  <w:rFonts w:hint="eastAsia"/>
                                </w:rPr>
                                <w:t>（</w:t>
                              </w:r>
                              <w:del w:id="1411" w:author="Tawatari, Masataka/田渡 将隆" w:date="2025-03-10T16:40:00Z">
                                <w:r w:rsidDel="00A74BD9">
                                  <w:rPr>
                                    <w:rFonts w:hint="eastAsia"/>
                                  </w:rPr>
                                  <w:delText>24MM</w:delText>
                                </w:r>
                                <w:r w:rsidDel="00A74BD9">
                                  <w:rPr>
                                    <w:rFonts w:hint="eastAsia"/>
                                  </w:rPr>
                                  <w:delText>：</w:delText>
                                </w:r>
                                <w:r w:rsidDel="00A74BD9">
                                  <w:rPr>
                                    <w:rFonts w:hint="eastAsia"/>
                                  </w:rPr>
                                  <w:delText>1A</w:delText>
                                </w:r>
                                <w:r w:rsidDel="00A74BD9">
                                  <w:rPr>
                                    <w:rFonts w:hint="eastAsia"/>
                                  </w:rPr>
                                  <w:delText>、</w:delText>
                                </w:r>
                              </w:del>
                              <w:r>
                                <w:rPr>
                                  <w:rFonts w:hint="eastAsia"/>
                                </w:rPr>
                                <w:t>24SU/CDC</w:t>
                              </w:r>
                              <w:r>
                                <w:rPr>
                                  <w:rFonts w:hint="eastAsia"/>
                                </w:rPr>
                                <w:t>：</w:t>
                              </w:r>
                              <w:r>
                                <w:rPr>
                                  <w:rFonts w:hint="eastAsia"/>
                                </w:rPr>
                                <w:t>CV</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E613A8" id="正方形/長方形 9" o:spid="_x0000_s1026" style="position:absolute;left:0;text-align:left;margin-left:-12.3pt;margin-top:13.25pt;width:460.5pt;height:22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" fillcolor="#7f7f7f [1612]" strokecolor="#09101d [484]" strokeweight="1pt">
                  <v:fill opacity="32896f"/>
                  <v:textbox>
                    <w:txbxContent>
                      <w:p w14:paraId="1B18D13B" w14:textId="0DF17613" w:rsidR="005645D4" w:rsidRPr="00093D98" w:rsidRDefault="005645D4" w:rsidP="005645D4">
                        <w:pPr>
                          <w:jc w:val="center"/>
                        </w:pPr>
                        <w:r>
                          <w:rPr>
                            <w:rFonts w:hint="eastAsia"/>
                          </w:rPr>
                          <w:t>各種サービス要求仕様書から</w:t>
                        </w:r>
                        <w:r>
                          <w:rPr>
                            <w:rFonts w:hint="eastAsia"/>
                          </w:rPr>
                          <w:t>006_</w:t>
                        </w:r>
                        <w:r>
                          <w:rPr>
                            <w:rFonts w:hint="eastAsia"/>
                          </w:rPr>
                          <w:t>性能要求</w:t>
                        </w:r>
                        <w:r>
                          <w:rPr>
                            <w:rFonts w:hint="eastAsia"/>
                          </w:rPr>
                          <w:t>_Performance_Requirement</w:t>
                        </w:r>
                        <w:r>
                          <w:rPr>
                            <w:rFonts w:hint="eastAsia"/>
                          </w:rPr>
                          <w:t>に</w:t>
                        </w:r>
                        <w:r>
                          <w:rPr>
                            <w:rFonts w:hint="eastAsia"/>
                          </w:rPr>
                          <w:t>QOS</w:t>
                        </w:r>
                        <w:r>
                          <w:rPr>
                            <w:rFonts w:hint="eastAsia"/>
                          </w:rPr>
                          <w:t>を統合</w:t>
                        </w:r>
                        <w:r>
                          <w:rPr>
                            <w:rFonts w:hint="eastAsia"/>
                          </w:rPr>
                          <w:t>Integrate QOS from various service requirement specifications into "006_</w:t>
                        </w:r>
                        <w:r>
                          <w:rPr>
                            <w:rFonts w:hint="eastAsia"/>
                          </w:rPr>
                          <w:t>性能要求</w:t>
                        </w:r>
                        <w:r>
                          <w:rPr>
                            <w:rFonts w:hint="eastAsia"/>
                          </w:rPr>
                          <w:t xml:space="preserve">_Performance_Requirement" </w:t>
                        </w:r>
                        <w:r>
                          <w:rPr>
                            <w:rFonts w:hint="eastAsia"/>
                          </w:rPr>
                          <w:t>▲</w:t>
                        </w:r>
                        <w:r>
                          <w:rPr>
                            <w:rFonts w:hint="eastAsia"/>
                          </w:rPr>
                          <w:t>7.</w:t>
                        </w:r>
                        <w:del w:id="1380" w:author="Tawatari, Masataka/田渡 将隆" w:date="2025-03-10T16:40:00Z">
                          <w:r w:rsidDel="00A74BD9">
                            <w:rPr>
                              <w:rFonts w:hint="eastAsia"/>
                            </w:rPr>
                            <w:delText>11</w:delText>
                          </w:r>
                        </w:del>
                        <w:ins w:id="1381" w:author="Tawatari, Masataka/田渡 将隆" w:date="2025-03-10T16:40:00Z">
                          <w:r w:rsidR="00A74BD9">
                            <w:rPr>
                              <w:rFonts w:hint="eastAsia"/>
                            </w:rPr>
                            <w:t>20</w:t>
                          </w:r>
                        </w:ins>
                        <w:r>
                          <w:rPr>
                            <w:rFonts w:hint="eastAsia"/>
                          </w:rPr>
                          <w:t>（</w:t>
                        </w:r>
                        <w:del w:id="1382" w:author="Tawatari, Masataka/田渡 将隆" w:date="2025-03-10T16:40:00Z">
                          <w:r w:rsidDel="00A74BD9">
                            <w:rPr>
                              <w:rFonts w:hint="eastAsia"/>
                            </w:rPr>
                            <w:delText>24MM</w:delText>
                          </w:r>
                          <w:r w:rsidDel="00A74BD9">
                            <w:rPr>
                              <w:rFonts w:hint="eastAsia"/>
                            </w:rPr>
                            <w:delText>：</w:delText>
                          </w:r>
                          <w:r w:rsidDel="00A74BD9">
                            <w:rPr>
                              <w:rFonts w:hint="eastAsia"/>
                            </w:rPr>
                            <w:delText>1A</w:delText>
                          </w:r>
                          <w:r w:rsidDel="00A74BD9">
                            <w:rPr>
                              <w:rFonts w:hint="eastAsia"/>
                            </w:rPr>
                            <w:delText>、</w:delText>
                          </w:r>
                        </w:del>
                        <w:r>
                          <w:rPr>
                            <w:rFonts w:hint="eastAsia"/>
                          </w:rPr>
                          <w:t>24SU/CDC</w:t>
                        </w:r>
                        <w:r>
                          <w:rPr>
                            <w:rFonts w:hint="eastAsia"/>
                          </w:rPr>
                          <w:t>：</w:t>
                        </w:r>
                        <w:r>
                          <w:rPr>
                            <w:rFonts w:hint="eastAsia"/>
                          </w:rPr>
                          <w:t>CV</w:t>
                        </w:r>
                        <w:r>
                          <w:rPr>
                            <w:rFonts w:hint="eastAsia"/>
                          </w:rPr>
                          <w:t>）</w:t>
                        </w:r>
                      </w:p>
                    </w:txbxContent>
                  </v:textbox>
                </v:rect>
              </w:pict>
            </mc:Fallback>
          </mc:AlternateContent>
        </w:r>
      </w:ins>
    </w:p>
    <w:p w14:paraId="467C7EF8" w14:textId="1B65B55E" w:rsidR="003B0FEE" w:rsidRPr="000F2E0E" w:rsidRDefault="003B0FEE" w:rsidP="003B0FEE">
      <w:pPr>
        <w:pStyle w:val="Header"/>
        <w:tabs>
          <w:tab w:val="clear" w:pos="4252"/>
          <w:tab w:val="clear" w:pos="8504"/>
        </w:tabs>
        <w:snapToGrid/>
        <w:rPr>
          <w:color w:val="000000" w:themeColor="text1"/>
          <w:lang w:val="en"/>
          <w:rPrChange w:id="1412" w:author="Tawatari, Masataka/田渡 将隆" w:date="2025-02-12T08:17:00Z">
            <w:rPr>
              <w:color w:val="FF0000"/>
              <w:lang w:val="en"/>
            </w:rPr>
          </w:rPrChange>
        </w:rPr>
      </w:pPr>
      <w:r w:rsidRPr="000F2E0E">
        <w:rPr>
          <w:rFonts w:ascii="Abadi" w:hAnsi="Abadi" w:cs="Calibri" w:hint="eastAsia"/>
          <w:color w:val="000000" w:themeColor="text1"/>
          <w:shd w:val="clear" w:color="auto" w:fill="FFFFFF"/>
          <w:rPrChange w:id="1413" w:author="Tawatari, Masataka/田渡 将隆" w:date="2025-02-12T08:17:00Z">
            <w:rPr>
              <w:rFonts w:ascii="Abadi" w:hAnsi="Abadi" w:cs="Calibri" w:hint="eastAsia"/>
              <w:color w:val="FF0000"/>
              <w:shd w:val="clear" w:color="auto" w:fill="FFFFFF"/>
            </w:rPr>
          </w:rPrChange>
        </w:rPr>
        <w:t xml:space="preserve">（米欧豪のみ　</w:t>
      </w:r>
      <w:r w:rsidRPr="000F2E0E">
        <w:rPr>
          <w:rFonts w:ascii="Abadi" w:hAnsi="Abadi" w:cs="Calibri"/>
          <w:color w:val="000000" w:themeColor="text1"/>
          <w:shd w:val="clear" w:color="auto" w:fill="FFFFFF"/>
          <w:rPrChange w:id="1414" w:author="Tawatari, Masataka/田渡 将隆" w:date="2025-02-12T08:17:00Z">
            <w:rPr>
              <w:rFonts w:ascii="Abadi" w:hAnsi="Abadi" w:cs="Calibri"/>
              <w:color w:val="FF0000"/>
              <w:shd w:val="clear" w:color="auto" w:fill="FFFFFF"/>
            </w:rPr>
          </w:rPrChange>
        </w:rPr>
        <w:t>NA,EU,AU Only</w:t>
      </w:r>
      <w:r w:rsidRPr="000F2E0E">
        <w:rPr>
          <w:rFonts w:ascii="Abadi" w:hAnsi="Abadi" w:cs="Calibri" w:hint="eastAsia"/>
          <w:color w:val="000000" w:themeColor="text1"/>
          <w:shd w:val="clear" w:color="auto" w:fill="FFFFFF"/>
          <w:rPrChange w:id="1415" w:author="Tawatari, Masataka/田渡 将隆" w:date="2025-02-12T08:17:00Z">
            <w:rPr>
              <w:rFonts w:ascii="Abadi" w:hAnsi="Abadi" w:cs="Calibri" w:hint="eastAsia"/>
              <w:color w:val="FF0000"/>
              <w:shd w:val="clear" w:color="auto" w:fill="FFFFFF"/>
            </w:rPr>
          </w:rPrChange>
        </w:rPr>
        <w:t>）　▲</w:t>
      </w:r>
      <w:r w:rsidRPr="000F2E0E">
        <w:rPr>
          <w:rFonts w:ascii="Abadi" w:hAnsi="Abadi" w:cs="Calibri"/>
          <w:color w:val="000000" w:themeColor="text1"/>
          <w:shd w:val="clear" w:color="auto" w:fill="FFFFFF"/>
          <w:rPrChange w:id="1416" w:author="Tawatari, Masataka/田渡 将隆" w:date="2025-02-12T08:17:00Z">
            <w:rPr>
              <w:rFonts w:ascii="Abadi" w:hAnsi="Abadi" w:cs="Calibri"/>
              <w:color w:val="FF0000"/>
              <w:shd w:val="clear" w:color="auto" w:fill="FFFFFF"/>
            </w:rPr>
          </w:rPrChange>
        </w:rPr>
        <w:t>3.00</w:t>
      </w:r>
    </w:p>
    <w:p w14:paraId="121AE69A" w14:textId="6301E48B" w:rsidR="00133187" w:rsidRPr="000F2E0E" w:rsidRDefault="00133187" w:rsidP="002C15E0">
      <w:pPr>
        <w:pStyle w:val="Header"/>
        <w:tabs>
          <w:tab w:val="clear" w:pos="4252"/>
          <w:tab w:val="clear" w:pos="8504"/>
        </w:tabs>
        <w:snapToGrid/>
        <w:rPr>
          <w:rFonts w:ascii="Abadi" w:eastAsia="Meiryo UI" w:hAnsi="Abadi" w:cs="Meiryo UI"/>
          <w:color w:val="000000" w:themeColor="text1"/>
          <w:szCs w:val="20"/>
          <w:lang w:val="en"/>
          <w:rPrChange w:id="1417" w:author="Tawatari, Masataka/田渡 将隆" w:date="2025-02-12T08:17:00Z">
            <w:rPr>
              <w:rFonts w:ascii="Abadi" w:eastAsia="Meiryo UI" w:hAnsi="Abadi" w:cs="Meiryo UI"/>
              <w:szCs w:val="20"/>
              <w:lang w:val="en"/>
            </w:rPr>
          </w:rPrChange>
        </w:rPr>
      </w:pPr>
    </w:p>
    <w:p w14:paraId="0635398C" w14:textId="4A6A7BD7" w:rsidR="2C4EC795" w:rsidRPr="000F2E0E" w:rsidRDefault="2C4EC795" w:rsidP="5FD21AE7">
      <w:pPr>
        <w:numPr>
          <w:ilvl w:val="0"/>
          <w:numId w:val="1"/>
        </w:numPr>
        <w:tabs>
          <w:tab w:val="clear" w:pos="757"/>
        </w:tabs>
        <w:ind w:left="426"/>
        <w:rPr>
          <w:rFonts w:ascii="Abadi" w:hAnsi="Abadi"/>
          <w:strike/>
          <w:color w:val="000000" w:themeColor="text1"/>
          <w:lang w:val="en"/>
          <w:rPrChange w:id="1418" w:author="Tawatari, Masataka/田渡 将隆" w:date="2025-02-12T08:17:00Z">
            <w:rPr>
              <w:rFonts w:ascii="Abadi" w:hAnsi="Abadi"/>
              <w:color w:val="000000" w:themeColor="text1"/>
              <w:lang w:val="en"/>
            </w:rPr>
          </w:rPrChange>
        </w:rPr>
      </w:pPr>
      <w:r w:rsidRPr="000F2E0E">
        <w:rPr>
          <w:color w:val="000000" w:themeColor="text1"/>
          <w:rPrChange w:id="1419" w:author="Tawatari, Masataka/田渡 将隆" w:date="2025-02-12T08:17:00Z">
            <w:rPr>
              <w:rFonts w:ascii="Abadi" w:hAnsi="Abadi"/>
              <w:color w:val="000000" w:themeColor="text1"/>
              <w:lang w:val="en"/>
            </w:rPr>
          </w:rPrChange>
        </w:rPr>
        <w:t>The mileage from incorrect matching to returning to the actual driving path should be</w:t>
      </w:r>
      <w:ins w:id="1420" w:author="Bryan Yamasaki (TMNA)" w:date="2024-07-11T21:23:00Z">
        <w:r w:rsidR="00CB690D" w:rsidRPr="000F2E0E">
          <w:rPr>
            <w:color w:val="000000" w:themeColor="text1"/>
            <w:rPrChange w:id="1421" w:author="Tawatari, Masataka/田渡 将隆" w:date="2025-02-12T08:17:00Z">
              <w:rPr/>
            </w:rPrChange>
          </w:rPr>
          <w:t xml:space="preserve"> </w:t>
        </w:r>
        <w:r w:rsidR="00CB690D" w:rsidRPr="000F2E0E">
          <w:rPr>
            <w:strike/>
            <w:color w:val="000000" w:themeColor="text1"/>
            <w:rPrChange w:id="1422" w:author="Tawatari, Masataka/田渡 将隆" w:date="2025-02-12T08:17:00Z">
              <w:rPr/>
            </w:rPrChange>
          </w:rPr>
          <w:t>10m</w:t>
        </w:r>
      </w:ins>
      <w:r w:rsidRPr="000F2E0E">
        <w:rPr>
          <w:color w:val="000000" w:themeColor="text1"/>
          <w:rPrChange w:id="1423" w:author="Tawatari, Masataka/田渡 将隆" w:date="2025-02-12T08:17:00Z">
            <w:rPr>
              <w:rFonts w:ascii="Abadi" w:hAnsi="Abadi"/>
              <w:color w:val="000000" w:themeColor="text1"/>
              <w:lang w:val="en"/>
            </w:rPr>
          </w:rPrChange>
        </w:rPr>
        <w:t xml:space="preserve"> </w:t>
      </w:r>
      <w:del w:id="1424" w:author="Bryan Yamasaki (TMNA)" w:date="2024-07-11T21:22:00Z">
        <w:r w:rsidRPr="000F2E0E" w:rsidDel="0013082F">
          <w:rPr>
            <w:color w:val="000000" w:themeColor="text1"/>
            <w:rPrChange w:id="1425" w:author="Tawatari, Masataka/田渡 将隆" w:date="2025-02-12T08:17:00Z">
              <w:rPr>
                <w:rFonts w:ascii="Abadi" w:hAnsi="Abadi"/>
                <w:color w:val="000000" w:themeColor="text1"/>
                <w:lang w:val="en"/>
              </w:rPr>
            </w:rPrChange>
          </w:rPr>
          <w:delText xml:space="preserve">10m </w:delText>
        </w:r>
      </w:del>
      <w:ins w:id="1426" w:author="Bryan Yamasaki (TMNA)" w:date="2024-07-11T21:22:00Z">
        <w:r w:rsidR="0013082F" w:rsidRPr="000F2E0E">
          <w:rPr>
            <w:color w:val="000000" w:themeColor="text1"/>
            <w:rPrChange w:id="1427" w:author="Tawatari, Masataka/田渡 将隆" w:date="2025-02-12T08:17:00Z">
              <w:rPr/>
            </w:rPrChange>
          </w:rPr>
          <w:t>5</w:t>
        </w:r>
        <w:r w:rsidR="0013082F" w:rsidRPr="000F2E0E">
          <w:rPr>
            <w:color w:val="000000" w:themeColor="text1"/>
            <w:rPrChange w:id="1428" w:author="Tawatari, Masataka/田渡 将隆" w:date="2025-02-12T08:17:00Z">
              <w:rPr>
                <w:rFonts w:ascii="Abadi" w:hAnsi="Abadi"/>
                <w:color w:val="000000" w:themeColor="text1"/>
                <w:lang w:val="en"/>
              </w:rPr>
            </w:rPrChange>
          </w:rPr>
          <w:t xml:space="preserve">0m </w:t>
        </w:r>
      </w:ins>
      <w:r w:rsidRPr="000F2E0E">
        <w:rPr>
          <w:color w:val="000000" w:themeColor="text1"/>
          <w:rPrChange w:id="1429" w:author="Tawatari, Masataka/田渡 将隆" w:date="2025-02-12T08:17:00Z">
            <w:rPr>
              <w:rFonts w:ascii="Abadi" w:hAnsi="Abadi"/>
              <w:color w:val="000000" w:themeColor="text1"/>
              <w:lang w:val="en"/>
            </w:rPr>
          </w:rPrChange>
        </w:rPr>
        <w:t>or less</w:t>
      </w:r>
      <w:r w:rsidR="00291D4A" w:rsidRPr="000F2E0E">
        <w:rPr>
          <w:color w:val="000000" w:themeColor="text1"/>
          <w:rPrChange w:id="1430" w:author="Tawatari, Masataka/田渡 将隆" w:date="2025-02-12T08:17:00Z">
            <w:rPr>
              <w:rFonts w:ascii="Abadi" w:hAnsi="Abadi" w:cs="Arial"/>
              <w:color w:val="000000" w:themeColor="text1"/>
              <w:shd w:val="clear" w:color="auto" w:fill="FFFFFF"/>
            </w:rPr>
          </w:rPrChange>
        </w:rPr>
        <w:t xml:space="preserve"> </w:t>
      </w:r>
      <w:r w:rsidR="00291D4A" w:rsidRPr="000F2E0E">
        <w:rPr>
          <w:rFonts w:hint="eastAsia"/>
          <w:color w:val="000000" w:themeColor="text1"/>
          <w:rPrChange w:id="1431" w:author="Tawatari, Masataka/田渡 将隆" w:date="2025-02-12T08:17:00Z">
            <w:rPr>
              <w:rFonts w:ascii="Arial" w:hAnsi="Arial" w:cs="Arial" w:hint="eastAsia"/>
              <w:color w:val="000000" w:themeColor="text1"/>
              <w:shd w:val="clear" w:color="auto" w:fill="FFFFFF"/>
            </w:rPr>
          </w:rPrChange>
        </w:rPr>
        <w:t>▲</w:t>
      </w:r>
      <w:r w:rsidR="00291D4A" w:rsidRPr="000F2E0E">
        <w:rPr>
          <w:color w:val="000000" w:themeColor="text1"/>
          <w:rPrChange w:id="1432" w:author="Tawatari, Masataka/田渡 将隆" w:date="2025-02-12T08:17:00Z">
            <w:rPr>
              <w:rFonts w:ascii="Abadi" w:hAnsi="Abadi" w:cs="Calibri"/>
              <w:color w:val="000000" w:themeColor="text1"/>
              <w:shd w:val="clear" w:color="auto" w:fill="FFFFFF"/>
            </w:rPr>
          </w:rPrChange>
        </w:rPr>
        <w:t>1.0</w:t>
      </w:r>
      <w:r w:rsidR="003B0FEE" w:rsidRPr="000F2E0E">
        <w:rPr>
          <w:color w:val="000000" w:themeColor="text1"/>
          <w:rPrChange w:id="1433" w:author="Tawatari, Masataka/田渡 将隆" w:date="2025-02-12T08:17:00Z">
            <w:rPr>
              <w:rFonts w:ascii="Abadi" w:hAnsi="Abadi" w:cs="Calibri"/>
              <w:color w:val="000000" w:themeColor="text1"/>
              <w:shd w:val="clear" w:color="auto" w:fill="FFFFFF"/>
            </w:rPr>
          </w:rPrChange>
        </w:rPr>
        <w:t xml:space="preserve">0 </w:t>
      </w:r>
      <w:r w:rsidR="00615EC5" w:rsidRPr="000F2E0E">
        <w:rPr>
          <w:color w:val="000000" w:themeColor="text1"/>
          <w:rPrChange w:id="1434" w:author="Tawatari, Masataka/田渡 将隆" w:date="2025-02-12T08:17:00Z">
            <w:rPr>
              <w:rFonts w:ascii="Abadi" w:hAnsi="Abadi" w:cs="Calibri"/>
              <w:color w:val="FF0000"/>
              <w:shd w:val="clear" w:color="auto" w:fill="FFFFFF"/>
            </w:rPr>
          </w:rPrChange>
        </w:rPr>
        <w:t>or configurable from a control panel</w:t>
      </w:r>
      <w:r w:rsidR="00615EC5" w:rsidRPr="000F2E0E">
        <w:rPr>
          <w:rFonts w:hint="eastAsia"/>
          <w:color w:val="000000" w:themeColor="text1"/>
          <w:rPrChange w:id="1435" w:author="Tawatari, Masataka/田渡 将隆" w:date="2025-02-12T08:17:00Z">
            <w:rPr>
              <w:rFonts w:ascii="Arial" w:hAnsi="Arial" w:cs="Arial" w:hint="eastAsia"/>
              <w:color w:val="FF0000"/>
              <w:szCs w:val="20"/>
              <w:shd w:val="clear" w:color="auto" w:fill="FFFFFF"/>
            </w:rPr>
          </w:rPrChange>
        </w:rPr>
        <w:t>▲</w:t>
      </w:r>
      <w:r w:rsidR="00615EC5" w:rsidRPr="000F2E0E">
        <w:rPr>
          <w:color w:val="000000" w:themeColor="text1"/>
          <w:rPrChange w:id="1436" w:author="Tawatari, Masataka/田渡 将隆" w:date="2025-02-12T08:17:00Z">
            <w:rPr>
              <w:rFonts w:ascii="Abadi" w:hAnsi="Abadi" w:cs="Calibri"/>
              <w:color w:val="FF0000"/>
              <w:szCs w:val="20"/>
              <w:shd w:val="clear" w:color="auto" w:fill="FFFFFF"/>
            </w:rPr>
          </w:rPrChange>
        </w:rPr>
        <w:t xml:space="preserve">1.10 </w:t>
      </w:r>
      <w:r w:rsidR="003B0FEE" w:rsidRPr="000F2E0E">
        <w:rPr>
          <w:rFonts w:hint="eastAsia"/>
          <w:color w:val="000000" w:themeColor="text1"/>
          <w:rPrChange w:id="1437" w:author="Tawatari, Masataka/田渡 将隆" w:date="2025-02-12T08:17:00Z">
            <w:rPr>
              <w:rFonts w:ascii="Abadi" w:hAnsi="Abadi" w:cs="Calibri" w:hint="eastAsia"/>
              <w:color w:val="000000" w:themeColor="text1"/>
              <w:shd w:val="clear" w:color="auto" w:fill="FFFFFF"/>
            </w:rPr>
          </w:rPrChange>
        </w:rPr>
        <w:t>誤マッチングから実際の走行経路に復帰するまでの走行距離は</w:t>
      </w:r>
      <w:ins w:id="1438" w:author="Bryan Yamasaki (TMNA)" w:date="2024-07-11T21:23:00Z">
        <w:r w:rsidR="00B136C7" w:rsidRPr="000F2E0E">
          <w:rPr>
            <w:strike/>
            <w:color w:val="000000" w:themeColor="text1"/>
            <w:rPrChange w:id="1439" w:author="Tawatari, Masataka/田渡 将隆" w:date="2025-02-12T08:17:00Z">
              <w:rPr/>
            </w:rPrChange>
          </w:rPr>
          <w:t>10m</w:t>
        </w:r>
        <w:r w:rsidR="00B136C7" w:rsidRPr="000F2E0E">
          <w:rPr>
            <w:color w:val="000000" w:themeColor="text1"/>
            <w:rPrChange w:id="1440" w:author="Tawatari, Masataka/田渡 将隆" w:date="2025-02-12T08:17:00Z">
              <w:rPr/>
            </w:rPrChange>
          </w:rPr>
          <w:t xml:space="preserve"> </w:t>
        </w:r>
      </w:ins>
      <w:del w:id="1441" w:author="Bryan Yamasaki (TMNA)" w:date="2024-07-11T21:22:00Z">
        <w:r w:rsidR="003B0FEE" w:rsidRPr="000F2E0E" w:rsidDel="0013082F">
          <w:rPr>
            <w:color w:val="000000" w:themeColor="text1"/>
            <w:rPrChange w:id="1442" w:author="Tawatari, Masataka/田渡 将隆" w:date="2025-02-12T08:17:00Z">
              <w:rPr>
                <w:rFonts w:ascii="Abadi" w:hAnsi="Abadi" w:cs="Calibri"/>
                <w:color w:val="000000" w:themeColor="text1"/>
                <w:shd w:val="clear" w:color="auto" w:fill="FFFFFF"/>
              </w:rPr>
            </w:rPrChange>
          </w:rPr>
          <w:delText>10m</w:delText>
        </w:r>
      </w:del>
      <w:ins w:id="1443" w:author="Bryan Yamasaki (TMNA)" w:date="2024-07-11T21:22:00Z">
        <w:r w:rsidR="0013082F" w:rsidRPr="000F2E0E">
          <w:rPr>
            <w:color w:val="000000" w:themeColor="text1"/>
            <w:rPrChange w:id="1444" w:author="Tawatari, Masataka/田渡 将隆" w:date="2025-02-12T08:17:00Z">
              <w:rPr/>
            </w:rPrChange>
          </w:rPr>
          <w:t>5</w:t>
        </w:r>
        <w:r w:rsidR="0013082F" w:rsidRPr="000F2E0E">
          <w:rPr>
            <w:color w:val="000000" w:themeColor="text1"/>
            <w:rPrChange w:id="1445" w:author="Tawatari, Masataka/田渡 将隆" w:date="2025-02-12T08:17:00Z">
              <w:rPr>
                <w:rFonts w:ascii="Abadi" w:hAnsi="Abadi" w:cs="Calibri"/>
                <w:color w:val="000000" w:themeColor="text1"/>
                <w:shd w:val="clear" w:color="auto" w:fill="FFFFFF"/>
              </w:rPr>
            </w:rPrChange>
          </w:rPr>
          <w:t>0m</w:t>
        </w:r>
      </w:ins>
      <w:r w:rsidR="003B0FEE" w:rsidRPr="000F2E0E">
        <w:rPr>
          <w:rFonts w:hint="eastAsia"/>
          <w:color w:val="000000" w:themeColor="text1"/>
          <w:rPrChange w:id="1446" w:author="Tawatari, Masataka/田渡 将隆" w:date="2025-02-12T08:17:00Z">
            <w:rPr>
              <w:rFonts w:ascii="Abadi" w:hAnsi="Abadi" w:cs="Calibri" w:hint="eastAsia"/>
              <w:color w:val="000000" w:themeColor="text1"/>
              <w:shd w:val="clear" w:color="auto" w:fill="FFFFFF"/>
            </w:rPr>
          </w:rPrChange>
        </w:rPr>
        <w:t>以下にすること</w:t>
      </w:r>
      <w:del w:id="1447" w:author="Bryan Yamasaki (TMNA)" w:date="2024-07-11T21:27:00Z">
        <w:r w:rsidR="003B0FEE" w:rsidRPr="000F2E0E" w:rsidDel="0091659E">
          <w:rPr>
            <w:color w:val="000000" w:themeColor="text1"/>
            <w:rPrChange w:id="1448" w:author="Tawatari, Masataka/田渡 将隆" w:date="2025-02-12T08:17:00Z">
              <w:rPr>
                <w:rFonts w:ascii="Abadi" w:hAnsi="Abadi" w:cs="Calibri"/>
                <w:color w:val="000000" w:themeColor="text1"/>
                <w:shd w:val="clear" w:color="auto" w:fill="FFFFFF"/>
              </w:rPr>
            </w:rPrChange>
          </w:rPr>
          <w:delText xml:space="preserve"> </w:delText>
        </w:r>
      </w:del>
      <w:ins w:id="1449" w:author="Anna Shelukha (TMNA)" w:date="2024-06-21T14:25:00Z">
        <w:del w:id="1450" w:author="Bryan Yamasaki (TMNA)" w:date="2024-07-11T21:27:00Z">
          <w:r w:rsidR="00EA57FF" w:rsidRPr="000F2E0E" w:rsidDel="0091659E">
            <w:rPr>
              <w:color w:val="000000" w:themeColor="text1"/>
              <w:rPrChange w:id="1451" w:author="Tawatari, Masataka/田渡 将隆" w:date="2025-02-12T08:17:00Z">
                <w:rPr>
                  <w:color w:val="FF0000"/>
                </w:rPr>
              </w:rPrChange>
            </w:rPr>
            <w:delText>&lt;JP/ROW&gt;</w:delText>
          </w:r>
        </w:del>
        <w:r w:rsidR="00EA57FF" w:rsidRPr="000F2E0E">
          <w:rPr>
            <w:color w:val="000000" w:themeColor="text1"/>
            <w:rPrChange w:id="1452" w:author="Tawatari, Masataka/田渡 将隆" w:date="2025-02-12T08:17:00Z">
              <w:rPr>
                <w:color w:val="FF0000"/>
              </w:rPr>
            </w:rPrChange>
          </w:rPr>
          <w:t xml:space="preserve"> </w:t>
        </w:r>
        <w:r w:rsidR="00EA57FF" w:rsidRPr="000F2E0E">
          <w:rPr>
            <w:rFonts w:hint="eastAsia"/>
            <w:color w:val="000000" w:themeColor="text1"/>
            <w:rPrChange w:id="1453" w:author="Tawatari, Masataka/田渡 将隆" w:date="2025-02-12T08:17:00Z">
              <w:rPr>
                <w:rFonts w:hint="eastAsia"/>
                <w:color w:val="FF0000"/>
              </w:rPr>
            </w:rPrChange>
          </w:rPr>
          <w:t>▲</w:t>
        </w:r>
        <w:r w:rsidR="00EA57FF" w:rsidRPr="000F2E0E">
          <w:rPr>
            <w:color w:val="000000" w:themeColor="text1"/>
            <w:rPrChange w:id="1454" w:author="Tawatari, Masataka/田渡 将隆" w:date="2025-02-12T08:17:00Z">
              <w:rPr>
                <w:color w:val="FF0000"/>
              </w:rPr>
            </w:rPrChange>
          </w:rPr>
          <w:t>6.30</w:t>
        </w:r>
      </w:ins>
      <w:ins w:id="1455" w:author="Anna Shelukha (TMNA)" w:date="2024-06-21T14:31:00Z">
        <w:r w:rsidR="00B3090D" w:rsidRPr="000F2E0E">
          <w:rPr>
            <w:rFonts w:ascii="Segoe UI" w:hAnsi="Segoe UI" w:cs="Segoe UI"/>
            <w:color w:val="000000" w:themeColor="text1"/>
            <w:sz w:val="22"/>
            <w:szCs w:val="22"/>
            <w:shd w:val="clear" w:color="auto" w:fill="FFFFFF"/>
            <w:rPrChange w:id="1456" w:author="Tawatari, Masataka/田渡 将隆" w:date="2025-02-12T08:17:00Z">
              <w:rPr>
                <w:rFonts w:ascii="Segoe UI" w:hAnsi="Segoe UI" w:cs="Segoe UI"/>
                <w:color w:val="242424"/>
                <w:sz w:val="22"/>
                <w:szCs w:val="22"/>
                <w:shd w:val="clear" w:color="auto" w:fill="FFFFFF"/>
              </w:rPr>
            </w:rPrChange>
          </w:rPr>
          <w:t xml:space="preserve"> </w:t>
        </w:r>
        <w:r w:rsidR="00B3090D" w:rsidRPr="000F2E0E">
          <w:rPr>
            <w:color w:val="000000" w:themeColor="text1"/>
            <w:rPrChange w:id="1457" w:author="Tawatari, Masataka/田渡 将隆" w:date="2025-02-12T08:17:00Z">
              <w:rPr>
                <w:rFonts w:ascii="Segoe UI" w:hAnsi="Segoe UI" w:cs="Segoe UI"/>
                <w:color w:val="242424"/>
                <w:sz w:val="22"/>
                <w:szCs w:val="22"/>
                <w:shd w:val="clear" w:color="auto" w:fill="FFFFFF"/>
              </w:rPr>
            </w:rPrChange>
          </w:rPr>
          <w:t>(24MM CV#2/24SU PreCV/CDC PreCV)</w:t>
        </w:r>
      </w:ins>
    </w:p>
    <w:p w14:paraId="394BC23B" w14:textId="18E4B2E6" w:rsidR="2C4EC795" w:rsidRPr="000F2E0E" w:rsidRDefault="2C4EC795" w:rsidP="5FD21AE7">
      <w:pPr>
        <w:numPr>
          <w:ilvl w:val="0"/>
          <w:numId w:val="1"/>
        </w:numPr>
        <w:tabs>
          <w:tab w:val="clear" w:pos="757"/>
        </w:tabs>
        <w:ind w:left="426"/>
        <w:rPr>
          <w:rFonts w:ascii="Abadi" w:hAnsi="Abadi"/>
          <w:strike/>
          <w:color w:val="000000" w:themeColor="text1"/>
          <w:lang w:val="en"/>
          <w:rPrChange w:id="1458" w:author="Tawatari, Masataka/田渡 将隆" w:date="2025-02-12T08:17:00Z">
            <w:rPr>
              <w:rFonts w:ascii="Abadi" w:hAnsi="Abadi"/>
              <w:color w:val="000000" w:themeColor="text1"/>
              <w:lang w:val="en"/>
            </w:rPr>
          </w:rPrChange>
        </w:rPr>
      </w:pPr>
      <w:r w:rsidRPr="000F2E0E">
        <w:rPr>
          <w:rFonts w:ascii="Abadi" w:hAnsi="Abadi"/>
          <w:strike/>
          <w:color w:val="000000" w:themeColor="text1"/>
          <w:lang w:val="en"/>
          <w:rPrChange w:id="1459" w:author="Tawatari, Masataka/田渡 将隆" w:date="2025-02-12T08:17:00Z">
            <w:rPr>
              <w:rFonts w:ascii="Abadi" w:hAnsi="Abadi"/>
              <w:color w:val="000000" w:themeColor="text1"/>
              <w:lang w:val="en"/>
            </w:rPr>
          </w:rPrChange>
        </w:rPr>
        <w:t xml:space="preserve">Current Vehicle Positioning (CVP) accuracy needs to be with 1 ft per latitude and longitude, and </w:t>
      </w:r>
      <w:r w:rsidR="00291D4A" w:rsidRPr="000F2E0E">
        <w:rPr>
          <w:rFonts w:ascii="Abadi" w:hAnsi="Abadi"/>
          <w:strike/>
          <w:color w:val="000000" w:themeColor="text1"/>
          <w:lang w:val="en"/>
          <w:rPrChange w:id="1460" w:author="Tawatari, Masataka/田渡 将隆" w:date="2025-02-12T08:17:00Z">
            <w:rPr>
              <w:rFonts w:ascii="Abadi" w:hAnsi="Abadi"/>
              <w:color w:val="000000" w:themeColor="text1"/>
              <w:lang w:val="en"/>
            </w:rPr>
          </w:rPrChange>
        </w:rPr>
        <w:t>3.0</w:t>
      </w:r>
      <w:r w:rsidRPr="000F2E0E">
        <w:rPr>
          <w:rFonts w:ascii="Abadi" w:hAnsi="Abadi"/>
          <w:strike/>
          <w:color w:val="000000" w:themeColor="text1"/>
          <w:lang w:val="en"/>
          <w:rPrChange w:id="1461" w:author="Tawatari, Masataka/田渡 将隆" w:date="2025-02-12T08:17:00Z">
            <w:rPr>
              <w:rFonts w:ascii="Abadi" w:hAnsi="Abadi"/>
              <w:color w:val="000000" w:themeColor="text1"/>
              <w:lang w:val="en"/>
            </w:rPr>
          </w:rPrChange>
        </w:rPr>
        <w:t xml:space="preserve"> ft per altitude for 99.5% of the time. For the remaining 0.5% of the time CVP error must not exceed 30ft latitude, 30ft longitude or 30ft altitude.</w:t>
      </w:r>
      <w:r w:rsidR="00291D4A" w:rsidRPr="000F2E0E">
        <w:rPr>
          <w:rFonts w:ascii="Abadi" w:hAnsi="Abadi" w:cs="Arial"/>
          <w:strike/>
          <w:color w:val="000000" w:themeColor="text1"/>
          <w:shd w:val="clear" w:color="auto" w:fill="FFFFFF"/>
          <w:rPrChange w:id="1462" w:author="Tawatari, Masataka/田渡 将隆" w:date="2025-02-12T08:17:00Z">
            <w:rPr>
              <w:rFonts w:ascii="Abadi" w:hAnsi="Abadi" w:cs="Arial"/>
              <w:color w:val="000000" w:themeColor="text1"/>
              <w:shd w:val="clear" w:color="auto" w:fill="FFFFFF"/>
            </w:rPr>
          </w:rPrChange>
        </w:rPr>
        <w:t xml:space="preserve"> </w:t>
      </w:r>
      <w:r w:rsidR="00291D4A" w:rsidRPr="000F2E0E">
        <w:rPr>
          <w:rFonts w:ascii="Arial" w:hAnsi="Arial" w:cs="Arial" w:hint="eastAsia"/>
          <w:strike/>
          <w:color w:val="000000" w:themeColor="text1"/>
          <w:shd w:val="clear" w:color="auto" w:fill="FFFFFF"/>
          <w:rPrChange w:id="1463" w:author="Tawatari, Masataka/田渡 将隆" w:date="2025-02-12T08:17:00Z">
            <w:rPr>
              <w:rFonts w:ascii="Arial" w:hAnsi="Arial" w:cs="Arial" w:hint="eastAsia"/>
              <w:color w:val="000000" w:themeColor="text1"/>
              <w:shd w:val="clear" w:color="auto" w:fill="FFFFFF"/>
            </w:rPr>
          </w:rPrChange>
        </w:rPr>
        <w:t>▲</w:t>
      </w:r>
      <w:r w:rsidR="00291D4A" w:rsidRPr="000F2E0E">
        <w:rPr>
          <w:rFonts w:ascii="Abadi" w:hAnsi="Abadi" w:cs="Calibri"/>
          <w:strike/>
          <w:color w:val="000000" w:themeColor="text1"/>
          <w:shd w:val="clear" w:color="auto" w:fill="FFFFFF"/>
          <w:rPrChange w:id="1464" w:author="Tawatari, Masataka/田渡 将隆" w:date="2025-02-12T08:17:00Z">
            <w:rPr>
              <w:rFonts w:ascii="Abadi" w:hAnsi="Abadi" w:cs="Calibri"/>
              <w:color w:val="000000" w:themeColor="text1"/>
              <w:shd w:val="clear" w:color="auto" w:fill="FFFFFF"/>
            </w:rPr>
          </w:rPrChange>
        </w:rPr>
        <w:t>1.00</w:t>
      </w:r>
      <w:r w:rsidR="003B0FEE" w:rsidRPr="000F2E0E">
        <w:rPr>
          <w:rFonts w:ascii="Abadi" w:hAnsi="Abadi" w:cs="Calibri"/>
          <w:strike/>
          <w:color w:val="000000" w:themeColor="text1"/>
          <w:shd w:val="clear" w:color="auto" w:fill="FFFFFF"/>
          <w:rPrChange w:id="1465" w:author="Tawatari, Masataka/田渡 将隆" w:date="2025-02-12T08:17:00Z">
            <w:rPr>
              <w:rFonts w:ascii="Abadi" w:hAnsi="Abadi" w:cs="Calibri"/>
              <w:color w:val="000000" w:themeColor="text1"/>
              <w:shd w:val="clear" w:color="auto" w:fill="FFFFFF"/>
            </w:rPr>
          </w:rPrChange>
        </w:rPr>
        <w:t xml:space="preserve"> </w:t>
      </w:r>
      <w:r w:rsidR="003B0FEE" w:rsidRPr="000F2E0E">
        <w:rPr>
          <w:rFonts w:ascii="Abadi" w:hAnsi="Abadi" w:cs="Calibri" w:hint="eastAsia"/>
          <w:strike/>
          <w:color w:val="000000" w:themeColor="text1"/>
          <w:shd w:val="clear" w:color="auto" w:fill="FFFFFF"/>
          <w:rPrChange w:id="1466" w:author="Tawatari, Masataka/田渡 将隆" w:date="2025-02-12T08:17:00Z">
            <w:rPr>
              <w:rFonts w:ascii="Abadi" w:hAnsi="Abadi" w:cs="Calibri" w:hint="eastAsia"/>
              <w:color w:val="000000" w:themeColor="text1"/>
              <w:shd w:val="clear" w:color="auto" w:fill="FFFFFF"/>
            </w:rPr>
          </w:rPrChange>
        </w:rPr>
        <w:t>現在の車両測位（</w:t>
      </w:r>
      <w:r w:rsidR="003B0FEE" w:rsidRPr="000F2E0E">
        <w:rPr>
          <w:rFonts w:ascii="Abadi" w:hAnsi="Abadi" w:cs="Calibri"/>
          <w:strike/>
          <w:color w:val="000000" w:themeColor="text1"/>
          <w:shd w:val="clear" w:color="auto" w:fill="FFFFFF"/>
          <w:rPrChange w:id="1467" w:author="Tawatari, Masataka/田渡 将隆" w:date="2025-02-12T08:17:00Z">
            <w:rPr>
              <w:rFonts w:ascii="Abadi" w:hAnsi="Abadi" w:cs="Calibri"/>
              <w:color w:val="000000" w:themeColor="text1"/>
              <w:shd w:val="clear" w:color="auto" w:fill="FFFFFF"/>
            </w:rPr>
          </w:rPrChange>
        </w:rPr>
        <w:t>CVP</w:t>
      </w:r>
      <w:r w:rsidR="003B0FEE" w:rsidRPr="000F2E0E">
        <w:rPr>
          <w:rFonts w:ascii="Abadi" w:hAnsi="Abadi" w:cs="Calibri" w:hint="eastAsia"/>
          <w:strike/>
          <w:color w:val="000000" w:themeColor="text1"/>
          <w:shd w:val="clear" w:color="auto" w:fill="FFFFFF"/>
          <w:rPrChange w:id="1468" w:author="Tawatari, Masataka/田渡 将隆" w:date="2025-02-12T08:17:00Z">
            <w:rPr>
              <w:rFonts w:ascii="Abadi" w:hAnsi="Abadi" w:cs="Calibri" w:hint="eastAsia"/>
              <w:color w:val="000000" w:themeColor="text1"/>
              <w:shd w:val="clear" w:color="auto" w:fill="FFFFFF"/>
            </w:rPr>
          </w:rPrChange>
        </w:rPr>
        <w:t>）の精度は、緯度と経度ごとに</w:t>
      </w:r>
      <w:r w:rsidR="003B0FEE" w:rsidRPr="000F2E0E">
        <w:rPr>
          <w:rFonts w:ascii="Abadi" w:hAnsi="Abadi" w:cs="Calibri"/>
          <w:strike/>
          <w:color w:val="000000" w:themeColor="text1"/>
          <w:shd w:val="clear" w:color="auto" w:fill="FFFFFF"/>
          <w:rPrChange w:id="1469" w:author="Tawatari, Masataka/田渡 将隆" w:date="2025-02-12T08:17:00Z">
            <w:rPr>
              <w:rFonts w:ascii="Abadi" w:hAnsi="Abadi" w:cs="Calibri"/>
              <w:color w:val="000000" w:themeColor="text1"/>
              <w:shd w:val="clear" w:color="auto" w:fill="FFFFFF"/>
            </w:rPr>
          </w:rPrChange>
        </w:rPr>
        <w:t>1</w:t>
      </w:r>
      <w:r w:rsidR="003B0FEE" w:rsidRPr="000F2E0E">
        <w:rPr>
          <w:rFonts w:ascii="Abadi" w:hAnsi="Abadi" w:cs="Calibri" w:hint="eastAsia"/>
          <w:strike/>
          <w:color w:val="000000" w:themeColor="text1"/>
          <w:shd w:val="clear" w:color="auto" w:fill="FFFFFF"/>
          <w:rPrChange w:id="1470" w:author="Tawatari, Masataka/田渡 将隆" w:date="2025-02-12T08:17:00Z">
            <w:rPr>
              <w:rFonts w:ascii="Abadi" w:hAnsi="Abadi" w:cs="Calibri" w:hint="eastAsia"/>
              <w:color w:val="000000" w:themeColor="text1"/>
              <w:shd w:val="clear" w:color="auto" w:fill="FFFFFF"/>
            </w:rPr>
          </w:rPrChange>
        </w:rPr>
        <w:t>フィート、高度ごとに</w:t>
      </w:r>
      <w:r w:rsidR="003B0FEE" w:rsidRPr="000F2E0E">
        <w:rPr>
          <w:rFonts w:ascii="Abadi" w:hAnsi="Abadi" w:cs="Calibri"/>
          <w:strike/>
          <w:color w:val="000000" w:themeColor="text1"/>
          <w:shd w:val="clear" w:color="auto" w:fill="FFFFFF"/>
          <w:rPrChange w:id="1471" w:author="Tawatari, Masataka/田渡 将隆" w:date="2025-02-12T08:17:00Z">
            <w:rPr>
              <w:rFonts w:ascii="Abadi" w:hAnsi="Abadi" w:cs="Calibri"/>
              <w:color w:val="000000" w:themeColor="text1"/>
              <w:shd w:val="clear" w:color="auto" w:fill="FFFFFF"/>
            </w:rPr>
          </w:rPrChange>
        </w:rPr>
        <w:t>1.5</w:t>
      </w:r>
      <w:r w:rsidR="003B0FEE" w:rsidRPr="000F2E0E">
        <w:rPr>
          <w:rFonts w:ascii="Abadi" w:hAnsi="Abadi" w:cs="Calibri" w:hint="eastAsia"/>
          <w:strike/>
          <w:color w:val="000000" w:themeColor="text1"/>
          <w:shd w:val="clear" w:color="auto" w:fill="FFFFFF"/>
          <w:rPrChange w:id="1472" w:author="Tawatari, Masataka/田渡 将隆" w:date="2025-02-12T08:17:00Z">
            <w:rPr>
              <w:rFonts w:ascii="Abadi" w:hAnsi="Abadi" w:cs="Calibri" w:hint="eastAsia"/>
              <w:color w:val="000000" w:themeColor="text1"/>
              <w:shd w:val="clear" w:color="auto" w:fill="FFFFFF"/>
            </w:rPr>
          </w:rPrChange>
        </w:rPr>
        <w:t>フィートで</w:t>
      </w:r>
      <w:r w:rsidR="003B0FEE" w:rsidRPr="000F2E0E">
        <w:rPr>
          <w:rFonts w:ascii="Abadi" w:hAnsi="Abadi" w:cs="Calibri"/>
          <w:strike/>
          <w:color w:val="000000" w:themeColor="text1"/>
          <w:shd w:val="clear" w:color="auto" w:fill="FFFFFF"/>
          <w:rPrChange w:id="1473" w:author="Tawatari, Masataka/田渡 将隆" w:date="2025-02-12T08:17:00Z">
            <w:rPr>
              <w:rFonts w:ascii="Abadi" w:hAnsi="Abadi" w:cs="Calibri"/>
              <w:color w:val="000000" w:themeColor="text1"/>
              <w:shd w:val="clear" w:color="auto" w:fill="FFFFFF"/>
            </w:rPr>
          </w:rPrChange>
        </w:rPr>
        <w:t>99.5</w:t>
      </w:r>
      <w:r w:rsidR="003B0FEE" w:rsidRPr="000F2E0E">
        <w:rPr>
          <w:rFonts w:ascii="Abadi" w:hAnsi="Abadi" w:cs="Calibri" w:hint="eastAsia"/>
          <w:strike/>
          <w:color w:val="000000" w:themeColor="text1"/>
          <w:shd w:val="clear" w:color="auto" w:fill="FFFFFF"/>
          <w:rPrChange w:id="1474" w:author="Tawatari, Masataka/田渡 将隆" w:date="2025-02-12T08:17:00Z">
            <w:rPr>
              <w:rFonts w:ascii="Abadi" w:hAnsi="Abadi" w:cs="Calibri" w:hint="eastAsia"/>
              <w:color w:val="000000" w:themeColor="text1"/>
              <w:shd w:val="clear" w:color="auto" w:fill="FFFFFF"/>
            </w:rPr>
          </w:rPrChange>
        </w:rPr>
        <w:t>％の時間である必要があります。残りの</w:t>
      </w:r>
      <w:r w:rsidR="003B0FEE" w:rsidRPr="000F2E0E">
        <w:rPr>
          <w:rFonts w:ascii="Abadi" w:hAnsi="Abadi" w:cs="Calibri"/>
          <w:strike/>
          <w:color w:val="000000" w:themeColor="text1"/>
          <w:shd w:val="clear" w:color="auto" w:fill="FFFFFF"/>
          <w:rPrChange w:id="1475" w:author="Tawatari, Masataka/田渡 将隆" w:date="2025-02-12T08:17:00Z">
            <w:rPr>
              <w:rFonts w:ascii="Abadi" w:hAnsi="Abadi" w:cs="Calibri"/>
              <w:color w:val="000000" w:themeColor="text1"/>
              <w:shd w:val="clear" w:color="auto" w:fill="FFFFFF"/>
            </w:rPr>
          </w:rPrChange>
        </w:rPr>
        <w:t>0.5</w:t>
      </w:r>
      <w:r w:rsidR="003B0FEE" w:rsidRPr="000F2E0E">
        <w:rPr>
          <w:rFonts w:ascii="Abadi" w:hAnsi="Abadi" w:cs="Calibri" w:hint="eastAsia"/>
          <w:strike/>
          <w:color w:val="000000" w:themeColor="text1"/>
          <w:shd w:val="clear" w:color="auto" w:fill="FFFFFF"/>
          <w:rPrChange w:id="1476" w:author="Tawatari, Masataka/田渡 将隆" w:date="2025-02-12T08:17:00Z">
            <w:rPr>
              <w:rFonts w:ascii="Abadi" w:hAnsi="Abadi" w:cs="Calibri" w:hint="eastAsia"/>
              <w:color w:val="000000" w:themeColor="text1"/>
              <w:shd w:val="clear" w:color="auto" w:fill="FFFFFF"/>
            </w:rPr>
          </w:rPrChange>
        </w:rPr>
        <w:t>％の時間、</w:t>
      </w:r>
      <w:r w:rsidR="003B0FEE" w:rsidRPr="000F2E0E">
        <w:rPr>
          <w:rFonts w:ascii="Abadi" w:hAnsi="Abadi" w:cs="Calibri"/>
          <w:strike/>
          <w:color w:val="000000" w:themeColor="text1"/>
          <w:shd w:val="clear" w:color="auto" w:fill="FFFFFF"/>
          <w:rPrChange w:id="1477" w:author="Tawatari, Masataka/田渡 将隆" w:date="2025-02-12T08:17:00Z">
            <w:rPr>
              <w:rFonts w:ascii="Abadi" w:hAnsi="Abadi" w:cs="Calibri"/>
              <w:color w:val="000000" w:themeColor="text1"/>
              <w:shd w:val="clear" w:color="auto" w:fill="FFFFFF"/>
            </w:rPr>
          </w:rPrChange>
        </w:rPr>
        <w:t>CVP</w:t>
      </w:r>
      <w:r w:rsidR="003B0FEE" w:rsidRPr="000F2E0E">
        <w:rPr>
          <w:rFonts w:ascii="Abadi" w:hAnsi="Abadi" w:cs="Calibri" w:hint="eastAsia"/>
          <w:strike/>
          <w:color w:val="000000" w:themeColor="text1"/>
          <w:shd w:val="clear" w:color="auto" w:fill="FFFFFF"/>
          <w:rPrChange w:id="1478" w:author="Tawatari, Masataka/田渡 将隆" w:date="2025-02-12T08:17:00Z">
            <w:rPr>
              <w:rFonts w:ascii="Abadi" w:hAnsi="Abadi" w:cs="Calibri" w:hint="eastAsia"/>
              <w:color w:val="000000" w:themeColor="text1"/>
              <w:shd w:val="clear" w:color="auto" w:fill="FFFFFF"/>
            </w:rPr>
          </w:rPrChange>
        </w:rPr>
        <w:t>エラーは緯度</w:t>
      </w:r>
      <w:r w:rsidR="003B0FEE" w:rsidRPr="000F2E0E">
        <w:rPr>
          <w:rFonts w:ascii="Abadi" w:hAnsi="Abadi" w:cs="Calibri"/>
          <w:strike/>
          <w:color w:val="000000" w:themeColor="text1"/>
          <w:shd w:val="clear" w:color="auto" w:fill="FFFFFF"/>
          <w:rPrChange w:id="1479" w:author="Tawatari, Masataka/田渡 将隆" w:date="2025-02-12T08:17:00Z">
            <w:rPr>
              <w:rFonts w:ascii="Abadi" w:hAnsi="Abadi" w:cs="Calibri"/>
              <w:color w:val="000000" w:themeColor="text1"/>
              <w:shd w:val="clear" w:color="auto" w:fill="FFFFFF"/>
            </w:rPr>
          </w:rPrChange>
        </w:rPr>
        <w:t>30</w:t>
      </w:r>
      <w:r w:rsidR="003B0FEE" w:rsidRPr="000F2E0E">
        <w:rPr>
          <w:rFonts w:ascii="Abadi" w:hAnsi="Abadi" w:cs="Calibri" w:hint="eastAsia"/>
          <w:strike/>
          <w:color w:val="000000" w:themeColor="text1"/>
          <w:shd w:val="clear" w:color="auto" w:fill="FFFFFF"/>
          <w:rPrChange w:id="1480" w:author="Tawatari, Masataka/田渡 将隆" w:date="2025-02-12T08:17:00Z">
            <w:rPr>
              <w:rFonts w:ascii="Abadi" w:hAnsi="Abadi" w:cs="Calibri" w:hint="eastAsia"/>
              <w:color w:val="000000" w:themeColor="text1"/>
              <w:shd w:val="clear" w:color="auto" w:fill="FFFFFF"/>
            </w:rPr>
          </w:rPrChange>
        </w:rPr>
        <w:t>フィート、経度</w:t>
      </w:r>
      <w:r w:rsidR="003B0FEE" w:rsidRPr="000F2E0E">
        <w:rPr>
          <w:rFonts w:ascii="Abadi" w:hAnsi="Abadi" w:cs="Calibri"/>
          <w:strike/>
          <w:color w:val="000000" w:themeColor="text1"/>
          <w:shd w:val="clear" w:color="auto" w:fill="FFFFFF"/>
          <w:rPrChange w:id="1481" w:author="Tawatari, Masataka/田渡 将隆" w:date="2025-02-12T08:17:00Z">
            <w:rPr>
              <w:rFonts w:ascii="Abadi" w:hAnsi="Abadi" w:cs="Calibri"/>
              <w:color w:val="000000" w:themeColor="text1"/>
              <w:shd w:val="clear" w:color="auto" w:fill="FFFFFF"/>
            </w:rPr>
          </w:rPrChange>
        </w:rPr>
        <w:t>30</w:t>
      </w:r>
      <w:r w:rsidR="003B0FEE" w:rsidRPr="000F2E0E">
        <w:rPr>
          <w:rFonts w:ascii="Abadi" w:hAnsi="Abadi" w:cs="Calibri" w:hint="eastAsia"/>
          <w:strike/>
          <w:color w:val="000000" w:themeColor="text1"/>
          <w:shd w:val="clear" w:color="auto" w:fill="FFFFFF"/>
          <w:rPrChange w:id="1482" w:author="Tawatari, Masataka/田渡 将隆" w:date="2025-02-12T08:17:00Z">
            <w:rPr>
              <w:rFonts w:ascii="Abadi" w:hAnsi="Abadi" w:cs="Calibri" w:hint="eastAsia"/>
              <w:color w:val="000000" w:themeColor="text1"/>
              <w:shd w:val="clear" w:color="auto" w:fill="FFFFFF"/>
            </w:rPr>
          </w:rPrChange>
        </w:rPr>
        <w:t>フィート、または高度</w:t>
      </w:r>
      <w:r w:rsidR="003B0FEE" w:rsidRPr="000F2E0E">
        <w:rPr>
          <w:rFonts w:ascii="Abadi" w:hAnsi="Abadi" w:cs="Calibri"/>
          <w:strike/>
          <w:color w:val="000000" w:themeColor="text1"/>
          <w:shd w:val="clear" w:color="auto" w:fill="FFFFFF"/>
          <w:rPrChange w:id="1483" w:author="Tawatari, Masataka/田渡 将隆" w:date="2025-02-12T08:17:00Z">
            <w:rPr>
              <w:rFonts w:ascii="Abadi" w:hAnsi="Abadi" w:cs="Calibri"/>
              <w:color w:val="000000" w:themeColor="text1"/>
              <w:shd w:val="clear" w:color="auto" w:fill="FFFFFF"/>
            </w:rPr>
          </w:rPrChange>
        </w:rPr>
        <w:t>30</w:t>
      </w:r>
      <w:r w:rsidR="003B0FEE" w:rsidRPr="000F2E0E">
        <w:rPr>
          <w:rFonts w:ascii="Abadi" w:hAnsi="Abadi" w:cs="Calibri" w:hint="eastAsia"/>
          <w:strike/>
          <w:color w:val="000000" w:themeColor="text1"/>
          <w:shd w:val="clear" w:color="auto" w:fill="FFFFFF"/>
          <w:rPrChange w:id="1484" w:author="Tawatari, Masataka/田渡 将隆" w:date="2025-02-12T08:17:00Z">
            <w:rPr>
              <w:rFonts w:ascii="Abadi" w:hAnsi="Abadi" w:cs="Calibri" w:hint="eastAsia"/>
              <w:color w:val="000000" w:themeColor="text1"/>
              <w:shd w:val="clear" w:color="auto" w:fill="FFFFFF"/>
            </w:rPr>
          </w:rPrChange>
        </w:rPr>
        <w:t>フィートを超えてはなりません。</w:t>
      </w:r>
      <w:ins w:id="1485" w:author="Anna Shelukha (TMNA)" w:date="2024-06-21T14:32:00Z">
        <w:del w:id="1486" w:author="Bryan Yamasaki (TMNA)" w:date="2024-07-12T15:02:00Z">
          <w:r w:rsidR="00B3090D" w:rsidRPr="000F2E0E" w:rsidDel="000F36A2">
            <w:rPr>
              <w:color w:val="000000" w:themeColor="text1"/>
              <w:rPrChange w:id="1487" w:author="Tawatari, Masataka/田渡 将隆" w:date="2025-02-12T08:17:00Z">
                <w:rPr>
                  <w:color w:val="FF0000"/>
                </w:rPr>
              </w:rPrChange>
            </w:rPr>
            <w:delText>&lt;JP/ROW&gt;</w:delText>
          </w:r>
        </w:del>
        <w:r w:rsidR="00B3090D" w:rsidRPr="000F2E0E">
          <w:rPr>
            <w:color w:val="000000" w:themeColor="text1"/>
            <w:rPrChange w:id="1488" w:author="Tawatari, Masataka/田渡 将隆" w:date="2025-02-12T08:17:00Z">
              <w:rPr>
                <w:color w:val="FF0000"/>
              </w:rPr>
            </w:rPrChange>
          </w:rPr>
          <w:t xml:space="preserve"> </w:t>
        </w:r>
        <w:r w:rsidR="00B3090D" w:rsidRPr="000F2E0E">
          <w:rPr>
            <w:rFonts w:hint="eastAsia"/>
            <w:color w:val="000000" w:themeColor="text1"/>
            <w:rPrChange w:id="1489" w:author="Tawatari, Masataka/田渡 将隆" w:date="2025-02-12T08:17:00Z">
              <w:rPr>
                <w:rFonts w:hint="eastAsia"/>
                <w:color w:val="FF0000"/>
              </w:rPr>
            </w:rPrChange>
          </w:rPr>
          <w:t>▲</w:t>
        </w:r>
        <w:r w:rsidR="00B3090D" w:rsidRPr="000F2E0E">
          <w:rPr>
            <w:color w:val="000000" w:themeColor="text1"/>
            <w:rPrChange w:id="1490" w:author="Tawatari, Masataka/田渡 将隆" w:date="2025-02-12T08:17:00Z">
              <w:rPr>
                <w:color w:val="FF0000"/>
              </w:rPr>
            </w:rPrChange>
          </w:rPr>
          <w:t>6.30</w:t>
        </w:r>
        <w:r w:rsidR="00B3090D" w:rsidRPr="000F2E0E">
          <w:rPr>
            <w:rFonts w:ascii="Segoe UI" w:hAnsi="Segoe UI" w:cs="Segoe UI"/>
            <w:color w:val="000000" w:themeColor="text1"/>
            <w:sz w:val="22"/>
            <w:szCs w:val="22"/>
            <w:shd w:val="clear" w:color="auto" w:fill="FFFFFF"/>
            <w:rPrChange w:id="1491" w:author="Tawatari, Masataka/田渡 将隆" w:date="2025-02-12T08:17:00Z">
              <w:rPr>
                <w:rFonts w:ascii="Segoe UI" w:hAnsi="Segoe UI" w:cs="Segoe UI"/>
                <w:color w:val="242424"/>
                <w:sz w:val="22"/>
                <w:szCs w:val="22"/>
                <w:shd w:val="clear" w:color="auto" w:fill="FFFFFF"/>
              </w:rPr>
            </w:rPrChange>
          </w:rPr>
          <w:t xml:space="preserve"> </w:t>
        </w:r>
        <w:r w:rsidR="00B3090D" w:rsidRPr="000F2E0E">
          <w:rPr>
            <w:color w:val="000000" w:themeColor="text1"/>
            <w:rPrChange w:id="1492" w:author="Tawatari, Masataka/田渡 将隆" w:date="2025-02-12T08:17:00Z">
              <w:rPr>
                <w:color w:val="FF0000"/>
              </w:rPr>
            </w:rPrChange>
          </w:rPr>
          <w:t>(24MM CV#2/24SU PreCV/CDC PreCV)</w:t>
        </w:r>
      </w:ins>
    </w:p>
    <w:p w14:paraId="1B1D9A38" w14:textId="19370C41" w:rsidR="2C4EC795" w:rsidRPr="000F2E0E" w:rsidRDefault="2C4EC795" w:rsidP="5FD21AE7">
      <w:pPr>
        <w:numPr>
          <w:ilvl w:val="0"/>
          <w:numId w:val="1"/>
        </w:numPr>
        <w:tabs>
          <w:tab w:val="clear" w:pos="757"/>
        </w:tabs>
        <w:ind w:left="426"/>
        <w:rPr>
          <w:rFonts w:ascii="Abadi" w:hAnsi="Abadi"/>
          <w:color w:val="000000" w:themeColor="text1"/>
          <w:lang w:val="en"/>
        </w:rPr>
      </w:pPr>
      <w:r w:rsidRPr="000F2E0E">
        <w:rPr>
          <w:rFonts w:ascii="Abadi" w:hAnsi="Abadi"/>
          <w:color w:val="000000" w:themeColor="text1"/>
          <w:lang w:val="en"/>
        </w:rPr>
        <w:t xml:space="preserve">Current Vehicle Position needs to be fully </w:t>
      </w:r>
      <w:r w:rsidR="00F02D7E" w:rsidRPr="000F2E0E">
        <w:rPr>
          <w:rFonts w:ascii="Abadi" w:hAnsi="Abadi"/>
          <w:color w:val="000000" w:themeColor="text1"/>
          <w:lang w:val="en"/>
        </w:rPr>
        <w:t xml:space="preserve">calculated </w:t>
      </w:r>
      <w:r w:rsidRPr="000F2E0E">
        <w:rPr>
          <w:rFonts w:ascii="Abadi" w:hAnsi="Abadi"/>
          <w:color w:val="000000" w:themeColor="text1"/>
          <w:lang w:val="en"/>
        </w:rPr>
        <w:t xml:space="preserve">at 100Hz </w:t>
      </w:r>
      <w:r w:rsidR="00F02D7E" w:rsidRPr="000F2E0E">
        <w:rPr>
          <w:rFonts w:ascii="Abadi" w:hAnsi="Abadi"/>
          <w:color w:val="000000" w:themeColor="text1"/>
          <w:lang w:val="en"/>
          <w:rPrChange w:id="1493" w:author="Tawatari, Masataka/田渡 将隆" w:date="2025-02-12T08:17:00Z">
            <w:rPr>
              <w:rFonts w:ascii="Abadi" w:hAnsi="Abadi"/>
              <w:color w:val="FF0000"/>
              <w:lang w:val="en"/>
            </w:rPr>
          </w:rPrChange>
        </w:rPr>
        <w:t>(but may be presented at 10Hz)</w:t>
      </w:r>
      <w:r w:rsidR="00F02D7E" w:rsidRPr="000F2E0E">
        <w:rPr>
          <w:rFonts w:ascii="Arial" w:hAnsi="Arial" w:cs="Arial"/>
          <w:color w:val="000000" w:themeColor="text1"/>
          <w:szCs w:val="20"/>
          <w:shd w:val="clear" w:color="auto" w:fill="FFFFFF"/>
          <w:rPrChange w:id="1494" w:author="Tawatari, Masataka/田渡 将隆" w:date="2025-02-12T08:17:00Z">
            <w:rPr>
              <w:rFonts w:ascii="Arial" w:hAnsi="Arial" w:cs="Arial"/>
              <w:color w:val="FF0000"/>
              <w:szCs w:val="20"/>
              <w:shd w:val="clear" w:color="auto" w:fill="FFFFFF"/>
            </w:rPr>
          </w:rPrChange>
        </w:rPr>
        <w:t xml:space="preserve"> </w:t>
      </w:r>
      <w:r w:rsidR="00F02D7E" w:rsidRPr="000F2E0E">
        <w:rPr>
          <w:rFonts w:ascii="Arial" w:hAnsi="Arial" w:cs="Arial" w:hint="eastAsia"/>
          <w:color w:val="000000" w:themeColor="text1"/>
          <w:szCs w:val="20"/>
          <w:shd w:val="clear" w:color="auto" w:fill="FFFFFF"/>
          <w:rPrChange w:id="1495" w:author="Tawatari, Masataka/田渡 将隆" w:date="2025-02-12T08:17:00Z">
            <w:rPr>
              <w:rFonts w:ascii="Arial" w:hAnsi="Arial" w:cs="Arial" w:hint="eastAsia"/>
              <w:color w:val="FF0000"/>
              <w:szCs w:val="20"/>
              <w:shd w:val="clear" w:color="auto" w:fill="FFFFFF"/>
            </w:rPr>
          </w:rPrChange>
        </w:rPr>
        <w:t>▲</w:t>
      </w:r>
      <w:r w:rsidR="00F02D7E" w:rsidRPr="000F2E0E">
        <w:rPr>
          <w:rFonts w:ascii="Abadi" w:hAnsi="Abadi" w:cs="Calibri"/>
          <w:color w:val="000000" w:themeColor="text1"/>
          <w:szCs w:val="20"/>
          <w:shd w:val="clear" w:color="auto" w:fill="FFFFFF"/>
          <w:rPrChange w:id="1496" w:author="Tawatari, Masataka/田渡 将隆" w:date="2025-02-12T08:17:00Z">
            <w:rPr>
              <w:rFonts w:ascii="Abadi" w:hAnsi="Abadi" w:cs="Calibri"/>
              <w:color w:val="FF0000"/>
              <w:szCs w:val="20"/>
              <w:shd w:val="clear" w:color="auto" w:fill="FFFFFF"/>
            </w:rPr>
          </w:rPrChange>
        </w:rPr>
        <w:t>1.10</w:t>
      </w:r>
      <w:r w:rsidR="00F02D7E" w:rsidRPr="000F2E0E">
        <w:rPr>
          <w:rFonts w:ascii="Abadi" w:hAnsi="Abadi"/>
          <w:color w:val="000000" w:themeColor="text1"/>
          <w:lang w:val="en"/>
        </w:rPr>
        <w:t xml:space="preserve"> </w:t>
      </w:r>
      <w:r w:rsidRPr="000F2E0E">
        <w:rPr>
          <w:rFonts w:ascii="Abadi" w:hAnsi="Abadi"/>
          <w:color w:val="000000" w:themeColor="text1"/>
          <w:lang w:val="en"/>
        </w:rPr>
        <w:t>and must contain latitude, longitude, altitude and 3 axis heading .</w:t>
      </w:r>
      <w:r w:rsidR="00291D4A" w:rsidRPr="000F2E0E">
        <w:rPr>
          <w:rFonts w:ascii="Abadi" w:hAnsi="Abadi" w:cs="Arial"/>
          <w:color w:val="000000" w:themeColor="text1"/>
          <w:shd w:val="clear" w:color="auto" w:fill="FFFFFF"/>
        </w:rPr>
        <w:t xml:space="preserve"> </w:t>
      </w:r>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w:t>
      </w:r>
      <w:r w:rsidR="00816E4E" w:rsidRPr="000F2E0E">
        <w:rPr>
          <w:rFonts w:ascii="Abadi" w:hAnsi="Abadi" w:cs="Calibri" w:hint="eastAsia"/>
          <w:color w:val="000000" w:themeColor="text1"/>
          <w:shd w:val="clear" w:color="auto" w:fill="FFFFFF"/>
        </w:rPr>
        <w:t>現在の車両位置は、</w:t>
      </w:r>
      <w:r w:rsidR="00816E4E" w:rsidRPr="000F2E0E">
        <w:rPr>
          <w:rFonts w:ascii="Abadi" w:hAnsi="Abadi" w:cs="Calibri"/>
          <w:color w:val="000000" w:themeColor="text1"/>
          <w:shd w:val="clear" w:color="auto" w:fill="FFFFFF"/>
        </w:rPr>
        <w:t>100Hz</w:t>
      </w:r>
      <w:r w:rsidR="00816E4E" w:rsidRPr="000F2E0E">
        <w:rPr>
          <w:rFonts w:ascii="Abadi" w:hAnsi="Abadi" w:cs="Calibri" w:hint="eastAsia"/>
          <w:color w:val="000000" w:themeColor="text1"/>
          <w:shd w:val="clear" w:color="auto" w:fill="FFFFFF"/>
        </w:rPr>
        <w:t>で完全に利用可能である必要があり、緯度、経度、高度、および</w:t>
      </w:r>
      <w:r w:rsidR="00816E4E" w:rsidRPr="000F2E0E">
        <w:rPr>
          <w:rFonts w:ascii="Abadi" w:hAnsi="Abadi" w:cs="Calibri"/>
          <w:color w:val="000000" w:themeColor="text1"/>
          <w:shd w:val="clear" w:color="auto" w:fill="FFFFFF"/>
        </w:rPr>
        <w:t>3</w:t>
      </w:r>
      <w:r w:rsidR="00816E4E" w:rsidRPr="000F2E0E">
        <w:rPr>
          <w:rFonts w:ascii="Abadi" w:hAnsi="Abadi" w:cs="Calibri" w:hint="eastAsia"/>
          <w:color w:val="000000" w:themeColor="text1"/>
          <w:shd w:val="clear" w:color="auto" w:fill="FFFFFF"/>
        </w:rPr>
        <w:t>軸の方位が含まれている必要があります</w:t>
      </w:r>
    </w:p>
    <w:p w14:paraId="58F2377D" w14:textId="27BDBF22" w:rsidR="2C4EC795" w:rsidRPr="000F2E0E" w:rsidRDefault="2C4EC795" w:rsidP="269A1530">
      <w:pPr>
        <w:numPr>
          <w:ilvl w:val="0"/>
          <w:numId w:val="1"/>
        </w:numPr>
        <w:tabs>
          <w:tab w:val="clear" w:pos="757"/>
        </w:tabs>
        <w:ind w:left="426"/>
        <w:rPr>
          <w:rFonts w:eastAsia="Century" w:cs="Century"/>
          <w:strike/>
          <w:color w:val="000000" w:themeColor="text1"/>
          <w:lang w:val="en"/>
          <w:rPrChange w:id="1497" w:author="Tawatari, Masataka/田渡 将隆" w:date="2025-02-12T08:17:00Z">
            <w:rPr>
              <w:rFonts w:eastAsia="Century" w:cs="Century"/>
              <w:color w:val="000000" w:themeColor="text1"/>
              <w:lang w:val="en"/>
            </w:rPr>
          </w:rPrChange>
        </w:rPr>
      </w:pPr>
      <w:r w:rsidRPr="000F2E0E">
        <w:rPr>
          <w:rFonts w:ascii="Abadi" w:hAnsi="Abadi"/>
          <w:strike/>
          <w:color w:val="000000" w:themeColor="text1"/>
          <w:lang w:val="en"/>
          <w:rPrChange w:id="1498" w:author="Tawatari, Masataka/田渡 将隆" w:date="2025-02-12T08:17:00Z">
            <w:rPr>
              <w:rFonts w:ascii="Abadi" w:hAnsi="Abadi"/>
              <w:color w:val="000000" w:themeColor="text1"/>
              <w:lang w:val="en"/>
            </w:rPr>
          </w:rPrChange>
        </w:rPr>
        <w:t>Heading accuracy on all three axes must be maintained with 1 degree for 99.5% of the time and heading error must not exceed 5 degrees for the remaining 0.5% of the time.</w:t>
      </w:r>
      <w:r w:rsidR="00291D4A" w:rsidRPr="000F2E0E">
        <w:rPr>
          <w:rFonts w:ascii="Arial" w:hAnsi="Arial" w:cs="Arial"/>
          <w:strike/>
          <w:color w:val="000000" w:themeColor="text1"/>
          <w:rPrChange w:id="1499" w:author="Tawatari, Masataka/田渡 将隆" w:date="2025-02-12T08:17:00Z">
            <w:rPr>
              <w:rFonts w:ascii="Arial" w:hAnsi="Arial" w:cs="Arial"/>
              <w:color w:val="000000" w:themeColor="text1"/>
            </w:rPr>
          </w:rPrChange>
        </w:rPr>
        <w:t xml:space="preserve"> </w:t>
      </w:r>
      <w:r w:rsidR="00291D4A" w:rsidRPr="000F2E0E">
        <w:rPr>
          <w:rFonts w:ascii="Arial" w:hAnsi="Arial" w:cs="Arial" w:hint="eastAsia"/>
          <w:strike/>
          <w:color w:val="000000" w:themeColor="text1"/>
          <w:rPrChange w:id="1500" w:author="Tawatari, Masataka/田渡 将隆" w:date="2025-02-12T08:17:00Z">
            <w:rPr>
              <w:rFonts w:ascii="Arial" w:hAnsi="Arial" w:cs="Arial" w:hint="eastAsia"/>
              <w:color w:val="000000" w:themeColor="text1"/>
            </w:rPr>
          </w:rPrChange>
        </w:rPr>
        <w:t>▲</w:t>
      </w:r>
      <w:r w:rsidR="00291D4A" w:rsidRPr="000F2E0E">
        <w:rPr>
          <w:rFonts w:ascii="Abadi" w:hAnsi="Abadi" w:cs="Calibri"/>
          <w:strike/>
          <w:color w:val="000000" w:themeColor="text1"/>
          <w:rPrChange w:id="1501" w:author="Tawatari, Masataka/田渡 将隆" w:date="2025-02-12T08:17:00Z">
            <w:rPr>
              <w:rFonts w:ascii="Abadi" w:hAnsi="Abadi" w:cs="Calibri"/>
              <w:color w:val="000000" w:themeColor="text1"/>
            </w:rPr>
          </w:rPrChange>
        </w:rPr>
        <w:t>1.00</w:t>
      </w:r>
      <w:r w:rsidR="00816E4E" w:rsidRPr="000F2E0E">
        <w:rPr>
          <w:rFonts w:ascii="Abadi" w:hAnsi="Abadi" w:cs="Calibri"/>
          <w:strike/>
          <w:color w:val="000000" w:themeColor="text1"/>
          <w:rPrChange w:id="1502" w:author="Tawatari, Masataka/田渡 将隆" w:date="2025-02-12T08:17:00Z">
            <w:rPr>
              <w:rFonts w:ascii="Abadi" w:hAnsi="Abadi" w:cs="Calibri"/>
              <w:color w:val="000000" w:themeColor="text1"/>
            </w:rPr>
          </w:rPrChange>
        </w:rPr>
        <w:t xml:space="preserve"> 3</w:t>
      </w:r>
      <w:r w:rsidR="00816E4E" w:rsidRPr="000F2E0E">
        <w:rPr>
          <w:rFonts w:ascii="Abadi" w:hAnsi="Abadi" w:cs="Calibri" w:hint="eastAsia"/>
          <w:strike/>
          <w:color w:val="000000" w:themeColor="text1"/>
          <w:rPrChange w:id="1503" w:author="Tawatari, Masataka/田渡 将隆" w:date="2025-02-12T08:17:00Z">
            <w:rPr>
              <w:rFonts w:ascii="Abadi" w:hAnsi="Abadi" w:cs="Calibri" w:hint="eastAsia"/>
              <w:color w:val="000000" w:themeColor="text1"/>
            </w:rPr>
          </w:rPrChange>
        </w:rPr>
        <w:t>軸すべての方位精度は</w:t>
      </w:r>
      <w:r w:rsidR="00816E4E" w:rsidRPr="000F2E0E">
        <w:rPr>
          <w:rFonts w:ascii="Abadi" w:hAnsi="Abadi" w:cs="Calibri"/>
          <w:strike/>
          <w:color w:val="000000" w:themeColor="text1"/>
          <w:rPrChange w:id="1504" w:author="Tawatari, Masataka/田渡 将隆" w:date="2025-02-12T08:17:00Z">
            <w:rPr>
              <w:rFonts w:ascii="Abadi" w:hAnsi="Abadi" w:cs="Calibri"/>
              <w:color w:val="000000" w:themeColor="text1"/>
            </w:rPr>
          </w:rPrChange>
        </w:rPr>
        <w:t>99.5</w:t>
      </w:r>
      <w:r w:rsidR="00816E4E" w:rsidRPr="000F2E0E">
        <w:rPr>
          <w:rFonts w:ascii="Abadi" w:hAnsi="Abadi" w:cs="Calibri" w:hint="eastAsia"/>
          <w:strike/>
          <w:color w:val="000000" w:themeColor="text1"/>
          <w:rPrChange w:id="1505" w:author="Tawatari, Masataka/田渡 将隆" w:date="2025-02-12T08:17:00Z">
            <w:rPr>
              <w:rFonts w:ascii="Abadi" w:hAnsi="Abadi" w:cs="Calibri" w:hint="eastAsia"/>
              <w:color w:val="000000" w:themeColor="text1"/>
            </w:rPr>
          </w:rPrChange>
        </w:rPr>
        <w:t>％の確率で</w:t>
      </w:r>
      <w:r w:rsidR="00816E4E" w:rsidRPr="000F2E0E">
        <w:rPr>
          <w:rFonts w:ascii="Abadi" w:hAnsi="Abadi" w:cs="Calibri"/>
          <w:strike/>
          <w:color w:val="000000" w:themeColor="text1"/>
          <w:rPrChange w:id="1506" w:author="Tawatari, Masataka/田渡 将隆" w:date="2025-02-12T08:17:00Z">
            <w:rPr>
              <w:rFonts w:ascii="Abadi" w:hAnsi="Abadi" w:cs="Calibri"/>
              <w:color w:val="000000" w:themeColor="text1"/>
            </w:rPr>
          </w:rPrChange>
        </w:rPr>
        <w:t>1</w:t>
      </w:r>
      <w:r w:rsidR="00816E4E" w:rsidRPr="000F2E0E">
        <w:rPr>
          <w:rFonts w:ascii="Abadi" w:hAnsi="Abadi" w:cs="Calibri" w:hint="eastAsia"/>
          <w:strike/>
          <w:color w:val="000000" w:themeColor="text1"/>
          <w:rPrChange w:id="1507" w:author="Tawatari, Masataka/田渡 将隆" w:date="2025-02-12T08:17:00Z">
            <w:rPr>
              <w:rFonts w:ascii="Abadi" w:hAnsi="Abadi" w:cs="Calibri" w:hint="eastAsia"/>
              <w:color w:val="000000" w:themeColor="text1"/>
            </w:rPr>
          </w:rPrChange>
        </w:rPr>
        <w:t>度を維持し、残りの</w:t>
      </w:r>
      <w:r w:rsidR="00816E4E" w:rsidRPr="000F2E0E">
        <w:rPr>
          <w:rFonts w:ascii="Abadi" w:hAnsi="Abadi" w:cs="Calibri"/>
          <w:strike/>
          <w:color w:val="000000" w:themeColor="text1"/>
          <w:rPrChange w:id="1508" w:author="Tawatari, Masataka/田渡 将隆" w:date="2025-02-12T08:17:00Z">
            <w:rPr>
              <w:rFonts w:ascii="Abadi" w:hAnsi="Abadi" w:cs="Calibri"/>
              <w:color w:val="000000" w:themeColor="text1"/>
            </w:rPr>
          </w:rPrChange>
        </w:rPr>
        <w:t>0.5</w:t>
      </w:r>
      <w:r w:rsidR="00816E4E" w:rsidRPr="000F2E0E">
        <w:rPr>
          <w:rFonts w:ascii="Abadi" w:hAnsi="Abadi" w:cs="Calibri" w:hint="eastAsia"/>
          <w:strike/>
          <w:color w:val="000000" w:themeColor="text1"/>
          <w:rPrChange w:id="1509" w:author="Tawatari, Masataka/田渡 将隆" w:date="2025-02-12T08:17:00Z">
            <w:rPr>
              <w:rFonts w:ascii="Abadi" w:hAnsi="Abadi" w:cs="Calibri" w:hint="eastAsia"/>
              <w:color w:val="000000" w:themeColor="text1"/>
            </w:rPr>
          </w:rPrChange>
        </w:rPr>
        <w:t>％の確率で方位誤差が</w:t>
      </w:r>
      <w:r w:rsidR="00816E4E" w:rsidRPr="000F2E0E">
        <w:rPr>
          <w:rFonts w:ascii="Abadi" w:hAnsi="Abadi" w:cs="Calibri"/>
          <w:strike/>
          <w:color w:val="000000" w:themeColor="text1"/>
          <w:rPrChange w:id="1510" w:author="Tawatari, Masataka/田渡 将隆" w:date="2025-02-12T08:17:00Z">
            <w:rPr>
              <w:rFonts w:ascii="Abadi" w:hAnsi="Abadi" w:cs="Calibri"/>
              <w:color w:val="000000" w:themeColor="text1"/>
            </w:rPr>
          </w:rPrChange>
        </w:rPr>
        <w:t>5</w:t>
      </w:r>
      <w:r w:rsidR="00816E4E" w:rsidRPr="000F2E0E">
        <w:rPr>
          <w:rFonts w:ascii="Abadi" w:hAnsi="Abadi" w:cs="Calibri" w:hint="eastAsia"/>
          <w:strike/>
          <w:color w:val="000000" w:themeColor="text1"/>
          <w:rPrChange w:id="1511" w:author="Tawatari, Masataka/田渡 将隆" w:date="2025-02-12T08:17:00Z">
            <w:rPr>
              <w:rFonts w:ascii="Abadi" w:hAnsi="Abadi" w:cs="Calibri" w:hint="eastAsia"/>
              <w:color w:val="000000" w:themeColor="text1"/>
            </w:rPr>
          </w:rPrChange>
        </w:rPr>
        <w:t>度を超えないようにする必要があります</w:t>
      </w:r>
      <w:ins w:id="1512" w:author="Anna Shelukha (TMNA)" w:date="2024-06-21T14:32:00Z">
        <w:del w:id="1513" w:author="Bryan Yamasaki (TMNA)" w:date="2024-07-12T15:02:00Z">
          <w:r w:rsidR="00B3090D" w:rsidRPr="000F2E0E" w:rsidDel="000F36A2">
            <w:rPr>
              <w:color w:val="000000" w:themeColor="text1"/>
              <w:rPrChange w:id="1514" w:author="Tawatari, Masataka/田渡 将隆" w:date="2025-02-12T08:17:00Z">
                <w:rPr>
                  <w:color w:val="FF0000"/>
                </w:rPr>
              </w:rPrChange>
            </w:rPr>
            <w:delText>&lt;JP/ROW&gt;</w:delText>
          </w:r>
        </w:del>
        <w:r w:rsidR="00B3090D" w:rsidRPr="000F2E0E">
          <w:rPr>
            <w:color w:val="000000" w:themeColor="text1"/>
            <w:rPrChange w:id="1515" w:author="Tawatari, Masataka/田渡 将隆" w:date="2025-02-12T08:17:00Z">
              <w:rPr>
                <w:color w:val="FF0000"/>
              </w:rPr>
            </w:rPrChange>
          </w:rPr>
          <w:t xml:space="preserve"> </w:t>
        </w:r>
        <w:r w:rsidR="00B3090D" w:rsidRPr="000F2E0E">
          <w:rPr>
            <w:rFonts w:hint="eastAsia"/>
            <w:color w:val="000000" w:themeColor="text1"/>
            <w:rPrChange w:id="1516" w:author="Tawatari, Masataka/田渡 将隆" w:date="2025-02-12T08:17:00Z">
              <w:rPr>
                <w:rFonts w:hint="eastAsia"/>
                <w:color w:val="FF0000"/>
              </w:rPr>
            </w:rPrChange>
          </w:rPr>
          <w:t>▲</w:t>
        </w:r>
        <w:r w:rsidR="00B3090D" w:rsidRPr="000F2E0E">
          <w:rPr>
            <w:color w:val="000000" w:themeColor="text1"/>
            <w:rPrChange w:id="1517" w:author="Tawatari, Masataka/田渡 将隆" w:date="2025-02-12T08:17:00Z">
              <w:rPr>
                <w:color w:val="FF0000"/>
              </w:rPr>
            </w:rPrChange>
          </w:rPr>
          <w:t>6.30</w:t>
        </w:r>
        <w:r w:rsidR="00B3090D" w:rsidRPr="000F2E0E">
          <w:rPr>
            <w:rFonts w:ascii="Segoe UI" w:hAnsi="Segoe UI" w:cs="Segoe UI"/>
            <w:color w:val="000000" w:themeColor="text1"/>
            <w:sz w:val="22"/>
            <w:szCs w:val="22"/>
            <w:shd w:val="clear" w:color="auto" w:fill="FFFFFF"/>
            <w:rPrChange w:id="1518" w:author="Tawatari, Masataka/田渡 将隆" w:date="2025-02-12T08:17:00Z">
              <w:rPr>
                <w:rFonts w:ascii="Segoe UI" w:hAnsi="Segoe UI" w:cs="Segoe UI"/>
                <w:color w:val="242424"/>
                <w:sz w:val="22"/>
                <w:szCs w:val="22"/>
                <w:shd w:val="clear" w:color="auto" w:fill="FFFFFF"/>
              </w:rPr>
            </w:rPrChange>
          </w:rPr>
          <w:t xml:space="preserve"> </w:t>
        </w:r>
        <w:r w:rsidR="00B3090D" w:rsidRPr="000F2E0E">
          <w:rPr>
            <w:color w:val="000000" w:themeColor="text1"/>
            <w:rPrChange w:id="1519" w:author="Tawatari, Masataka/田渡 将隆" w:date="2025-02-12T08:17:00Z">
              <w:rPr>
                <w:color w:val="FF0000"/>
              </w:rPr>
            </w:rPrChange>
          </w:rPr>
          <w:t>(24MM CV#2/24SU PreCV/CDC PreCV)</w:t>
        </w:r>
      </w:ins>
    </w:p>
    <w:p w14:paraId="4D664CF5" w14:textId="459E8C95" w:rsidR="2C4EC795" w:rsidRPr="000F2E0E" w:rsidRDefault="2C4EC795" w:rsidP="5FD21AE7">
      <w:pPr>
        <w:numPr>
          <w:ilvl w:val="0"/>
          <w:numId w:val="1"/>
        </w:numPr>
        <w:tabs>
          <w:tab w:val="clear" w:pos="757"/>
        </w:tabs>
        <w:ind w:left="426"/>
        <w:rPr>
          <w:rFonts w:ascii="Abadi" w:hAnsi="Abadi"/>
          <w:color w:val="000000" w:themeColor="text1"/>
          <w:lang w:val="en"/>
        </w:rPr>
      </w:pPr>
      <w:r w:rsidRPr="000F2E0E">
        <w:rPr>
          <w:rFonts w:ascii="Abadi" w:hAnsi="Abadi"/>
          <w:color w:val="000000" w:themeColor="text1"/>
          <w:lang w:val="en"/>
        </w:rPr>
        <w:t>GNSS data must be acquired within 1 second when cellular tower LBS satellite positioning data is available (Assisted GPS - AGPS).</w:t>
      </w:r>
      <w:r w:rsidR="00291D4A" w:rsidRPr="000F2E0E">
        <w:rPr>
          <w:rFonts w:ascii="Abadi" w:hAnsi="Abadi" w:cs="Arial"/>
          <w:color w:val="000000" w:themeColor="text1"/>
          <w:shd w:val="clear" w:color="auto" w:fill="FFFFFF"/>
        </w:rPr>
        <w:t xml:space="preserve"> </w:t>
      </w:r>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w:t>
      </w:r>
      <w:r w:rsidR="00816E4E" w:rsidRPr="000F2E0E">
        <w:rPr>
          <w:rFonts w:ascii="Abadi" w:hAnsi="Abadi" w:cs="Calibri" w:hint="eastAsia"/>
          <w:color w:val="000000" w:themeColor="text1"/>
          <w:shd w:val="clear" w:color="auto" w:fill="FFFFFF"/>
        </w:rPr>
        <w:t>セルラータワー</w:t>
      </w:r>
      <w:r w:rsidR="00816E4E" w:rsidRPr="000F2E0E">
        <w:rPr>
          <w:rFonts w:ascii="Abadi" w:hAnsi="Abadi" w:cs="Calibri"/>
          <w:color w:val="000000" w:themeColor="text1"/>
          <w:shd w:val="clear" w:color="auto" w:fill="FFFFFF"/>
        </w:rPr>
        <w:t>LBS</w:t>
      </w:r>
      <w:r w:rsidR="00816E4E" w:rsidRPr="000F2E0E">
        <w:rPr>
          <w:rFonts w:ascii="Abadi" w:hAnsi="Abadi" w:cs="Calibri" w:hint="eastAsia"/>
          <w:color w:val="000000" w:themeColor="text1"/>
          <w:shd w:val="clear" w:color="auto" w:fill="FFFFFF"/>
        </w:rPr>
        <w:t>衛星測位データ（アシスト</w:t>
      </w:r>
      <w:r w:rsidR="00816E4E" w:rsidRPr="000F2E0E">
        <w:rPr>
          <w:rFonts w:ascii="Abadi" w:hAnsi="Abadi" w:cs="Calibri"/>
          <w:color w:val="000000" w:themeColor="text1"/>
          <w:shd w:val="clear" w:color="auto" w:fill="FFFFFF"/>
        </w:rPr>
        <w:t>GPS-AGPS</w:t>
      </w:r>
      <w:r w:rsidR="00816E4E" w:rsidRPr="000F2E0E">
        <w:rPr>
          <w:rFonts w:ascii="Abadi" w:hAnsi="Abadi" w:cs="Calibri" w:hint="eastAsia"/>
          <w:color w:val="000000" w:themeColor="text1"/>
          <w:shd w:val="clear" w:color="auto" w:fill="FFFFFF"/>
        </w:rPr>
        <w:t>）が利用できる場合は、</w:t>
      </w:r>
      <w:r w:rsidR="00816E4E" w:rsidRPr="000F2E0E">
        <w:rPr>
          <w:rFonts w:ascii="Abadi" w:hAnsi="Abadi" w:cs="Calibri"/>
          <w:color w:val="000000" w:themeColor="text1"/>
          <w:shd w:val="clear" w:color="auto" w:fill="FFFFFF"/>
        </w:rPr>
        <w:t>1</w:t>
      </w:r>
      <w:r w:rsidR="00816E4E" w:rsidRPr="000F2E0E">
        <w:rPr>
          <w:rFonts w:ascii="Abadi" w:hAnsi="Abadi" w:cs="Calibri" w:hint="eastAsia"/>
          <w:color w:val="000000" w:themeColor="text1"/>
          <w:shd w:val="clear" w:color="auto" w:fill="FFFFFF"/>
        </w:rPr>
        <w:t>秒以内に</w:t>
      </w:r>
      <w:r w:rsidR="00816E4E" w:rsidRPr="000F2E0E">
        <w:rPr>
          <w:rFonts w:ascii="Abadi" w:hAnsi="Abadi" w:cs="Calibri"/>
          <w:color w:val="000000" w:themeColor="text1"/>
          <w:shd w:val="clear" w:color="auto" w:fill="FFFFFF"/>
        </w:rPr>
        <w:t>GNSS</w:t>
      </w:r>
      <w:r w:rsidR="00816E4E" w:rsidRPr="000F2E0E">
        <w:rPr>
          <w:rFonts w:ascii="Abadi" w:hAnsi="Abadi" w:cs="Calibri" w:hint="eastAsia"/>
          <w:color w:val="000000" w:themeColor="text1"/>
          <w:shd w:val="clear" w:color="auto" w:fill="FFFFFF"/>
        </w:rPr>
        <w:t>データを取得する必要があります。</w:t>
      </w:r>
    </w:p>
    <w:p w14:paraId="19987D62" w14:textId="3AC294AB" w:rsidR="2C4EC795" w:rsidRPr="000F2E0E" w:rsidRDefault="2C4EC795" w:rsidP="5FD21AE7">
      <w:pPr>
        <w:numPr>
          <w:ilvl w:val="0"/>
          <w:numId w:val="1"/>
        </w:numPr>
        <w:tabs>
          <w:tab w:val="clear" w:pos="757"/>
        </w:tabs>
        <w:ind w:left="426"/>
        <w:rPr>
          <w:rFonts w:ascii="Abadi" w:hAnsi="Abadi"/>
          <w:color w:val="000000" w:themeColor="text1"/>
          <w:lang w:val="en"/>
        </w:rPr>
      </w:pPr>
      <w:r w:rsidRPr="000F2E0E">
        <w:rPr>
          <w:rFonts w:ascii="Abadi" w:hAnsi="Abadi"/>
          <w:color w:val="000000" w:themeColor="text1"/>
          <w:lang w:val="en"/>
        </w:rPr>
        <w:t xml:space="preserve">When GNSS data is not available, CVP must be fully calculated and map matched with ABS </w:t>
      </w:r>
      <w:r w:rsidRPr="000F2E0E">
        <w:rPr>
          <w:rFonts w:ascii="Abadi" w:hAnsi="Abadi"/>
          <w:color w:val="000000" w:themeColor="text1"/>
          <w:lang w:val="en"/>
        </w:rPr>
        <w:lastRenderedPageBreak/>
        <w:t xml:space="preserve">wheel pulse, gyro and accelerometer data and still made fully </w:t>
      </w:r>
      <w:r w:rsidR="00F02D7E" w:rsidRPr="000F2E0E">
        <w:rPr>
          <w:rFonts w:ascii="Abadi" w:hAnsi="Abadi"/>
          <w:color w:val="000000" w:themeColor="text1"/>
          <w:lang w:val="en"/>
        </w:rPr>
        <w:t>calculated</w:t>
      </w:r>
      <w:r w:rsidRPr="000F2E0E">
        <w:rPr>
          <w:rFonts w:ascii="Abadi" w:hAnsi="Abadi"/>
          <w:color w:val="000000" w:themeColor="text1"/>
          <w:lang w:val="en"/>
        </w:rPr>
        <w:t xml:space="preserve"> at 100Hz</w:t>
      </w:r>
      <w:r w:rsidR="00F02D7E" w:rsidRPr="000F2E0E">
        <w:rPr>
          <w:rFonts w:ascii="Abadi" w:hAnsi="Abadi"/>
          <w:color w:val="000000" w:themeColor="text1"/>
          <w:lang w:val="en"/>
        </w:rPr>
        <w:t xml:space="preserve"> </w:t>
      </w:r>
      <w:r w:rsidR="00F02D7E" w:rsidRPr="000F2E0E">
        <w:rPr>
          <w:rFonts w:ascii="Abadi" w:hAnsi="Abadi"/>
          <w:color w:val="000000" w:themeColor="text1"/>
          <w:lang w:val="en"/>
          <w:rPrChange w:id="1520" w:author="Tawatari, Masataka/田渡 将隆" w:date="2025-02-12T08:17:00Z">
            <w:rPr>
              <w:rFonts w:ascii="Abadi" w:hAnsi="Abadi"/>
              <w:color w:val="FF0000"/>
              <w:lang w:val="en"/>
            </w:rPr>
          </w:rPrChange>
        </w:rPr>
        <w:t>but may be presented at 10Hz</w:t>
      </w:r>
      <w:r w:rsidR="00F02D7E" w:rsidRPr="000F2E0E">
        <w:rPr>
          <w:rFonts w:ascii="Arial" w:hAnsi="Arial" w:cs="Arial" w:hint="eastAsia"/>
          <w:color w:val="000000" w:themeColor="text1"/>
          <w:szCs w:val="20"/>
          <w:shd w:val="clear" w:color="auto" w:fill="FFFFFF"/>
          <w:rPrChange w:id="1521" w:author="Tawatari, Masataka/田渡 将隆" w:date="2025-02-12T08:17:00Z">
            <w:rPr>
              <w:rFonts w:ascii="Arial" w:hAnsi="Arial" w:cs="Arial" w:hint="eastAsia"/>
              <w:color w:val="FF0000"/>
              <w:szCs w:val="20"/>
              <w:shd w:val="clear" w:color="auto" w:fill="FFFFFF"/>
            </w:rPr>
          </w:rPrChange>
        </w:rPr>
        <w:t>▲</w:t>
      </w:r>
      <w:r w:rsidR="00F02D7E" w:rsidRPr="000F2E0E">
        <w:rPr>
          <w:rFonts w:ascii="Abadi" w:hAnsi="Abadi" w:cs="Calibri"/>
          <w:color w:val="000000" w:themeColor="text1"/>
          <w:szCs w:val="20"/>
          <w:shd w:val="clear" w:color="auto" w:fill="FFFFFF"/>
          <w:rPrChange w:id="1522" w:author="Tawatari, Masataka/田渡 将隆" w:date="2025-02-12T08:17:00Z">
            <w:rPr>
              <w:rFonts w:ascii="Abadi" w:hAnsi="Abadi" w:cs="Calibri"/>
              <w:color w:val="FF0000"/>
              <w:szCs w:val="20"/>
              <w:shd w:val="clear" w:color="auto" w:fill="FFFFFF"/>
            </w:rPr>
          </w:rPrChange>
        </w:rPr>
        <w:t>1.10</w:t>
      </w:r>
      <w:r w:rsidRPr="000F2E0E">
        <w:rPr>
          <w:rFonts w:ascii="Abadi" w:hAnsi="Abadi"/>
          <w:color w:val="000000" w:themeColor="text1"/>
          <w:lang w:val="en"/>
        </w:rPr>
        <w:t>.</w:t>
      </w:r>
      <w:r w:rsidR="00291D4A" w:rsidRPr="000F2E0E">
        <w:rPr>
          <w:rFonts w:ascii="Abadi" w:hAnsi="Abadi" w:cs="Arial"/>
          <w:color w:val="000000" w:themeColor="text1"/>
          <w:shd w:val="clear" w:color="auto" w:fill="FFFFFF"/>
        </w:rPr>
        <w:t xml:space="preserve"> </w:t>
      </w:r>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GNSS</w:t>
      </w:r>
      <w:r w:rsidR="00816E4E" w:rsidRPr="000F2E0E">
        <w:rPr>
          <w:rFonts w:ascii="Abadi" w:hAnsi="Abadi" w:cs="Calibri" w:hint="eastAsia"/>
          <w:color w:val="000000" w:themeColor="text1"/>
          <w:shd w:val="clear" w:color="auto" w:fill="FFFFFF"/>
        </w:rPr>
        <w:t>データが利用できない場合、</w:t>
      </w:r>
      <w:r w:rsidR="00816E4E" w:rsidRPr="000F2E0E">
        <w:rPr>
          <w:rFonts w:ascii="Abadi" w:hAnsi="Abadi" w:cs="Calibri"/>
          <w:color w:val="000000" w:themeColor="text1"/>
          <w:shd w:val="clear" w:color="auto" w:fill="FFFFFF"/>
        </w:rPr>
        <w:t>CVP</w:t>
      </w:r>
      <w:r w:rsidR="00816E4E" w:rsidRPr="000F2E0E">
        <w:rPr>
          <w:rFonts w:ascii="Abadi" w:hAnsi="Abadi" w:cs="Calibri" w:hint="eastAsia"/>
          <w:color w:val="000000" w:themeColor="text1"/>
          <w:shd w:val="clear" w:color="auto" w:fill="FFFFFF"/>
        </w:rPr>
        <w:t>を完全に計算し、</w:t>
      </w:r>
      <w:r w:rsidR="00816E4E" w:rsidRPr="000F2E0E">
        <w:rPr>
          <w:rFonts w:ascii="Abadi" w:hAnsi="Abadi" w:cs="Calibri"/>
          <w:color w:val="000000" w:themeColor="text1"/>
          <w:shd w:val="clear" w:color="auto" w:fill="FFFFFF"/>
        </w:rPr>
        <w:t>ABS</w:t>
      </w:r>
      <w:r w:rsidR="00816E4E" w:rsidRPr="000F2E0E">
        <w:rPr>
          <w:rFonts w:ascii="Abadi" w:hAnsi="Abadi" w:cs="Calibri" w:hint="eastAsia"/>
          <w:color w:val="000000" w:themeColor="text1"/>
          <w:shd w:val="clear" w:color="auto" w:fill="FFFFFF"/>
        </w:rPr>
        <w:t>ホイールパルス、ジャイロ、および加速度計のデータとマップを一致させ、</w:t>
      </w:r>
      <w:r w:rsidR="00816E4E" w:rsidRPr="000F2E0E">
        <w:rPr>
          <w:rFonts w:ascii="Abadi" w:hAnsi="Abadi" w:cs="Calibri"/>
          <w:color w:val="000000" w:themeColor="text1"/>
          <w:shd w:val="clear" w:color="auto" w:fill="FFFFFF"/>
        </w:rPr>
        <w:t>100Hz</w:t>
      </w:r>
      <w:r w:rsidR="00816E4E" w:rsidRPr="000F2E0E">
        <w:rPr>
          <w:rFonts w:ascii="Abadi" w:hAnsi="Abadi" w:cs="Calibri" w:hint="eastAsia"/>
          <w:color w:val="000000" w:themeColor="text1"/>
          <w:shd w:val="clear" w:color="auto" w:fill="FFFFFF"/>
        </w:rPr>
        <w:t>で完全に利用できるようにする必要があります。</w:t>
      </w:r>
    </w:p>
    <w:p w14:paraId="59AFC302" w14:textId="0D53325F" w:rsidR="2C4EC795" w:rsidRPr="000F2E0E" w:rsidRDefault="2C4EC795" w:rsidP="5FD21AE7">
      <w:pPr>
        <w:numPr>
          <w:ilvl w:val="0"/>
          <w:numId w:val="1"/>
        </w:numPr>
        <w:tabs>
          <w:tab w:val="clear" w:pos="757"/>
        </w:tabs>
        <w:ind w:left="426"/>
        <w:rPr>
          <w:rFonts w:ascii="Abadi" w:hAnsi="Abadi"/>
          <w:color w:val="000000" w:themeColor="text1"/>
          <w:lang w:val="en"/>
        </w:rPr>
      </w:pPr>
      <w:r w:rsidRPr="000F2E0E">
        <w:rPr>
          <w:rFonts w:ascii="Abadi" w:hAnsi="Abadi"/>
          <w:color w:val="000000" w:themeColor="text1"/>
          <w:lang w:val="en"/>
        </w:rPr>
        <w:t xml:space="preserve">In case of ABS wheel pulse failure, GNSS only positional calculations will be used to provide CVP at 100Hz using algorithmic positional predictive tweening of GPS data if it is itself available at </w:t>
      </w:r>
      <w:r w:rsidR="005B5D3B" w:rsidRPr="000F2E0E">
        <w:rPr>
          <w:rFonts w:ascii="Abadi" w:hAnsi="Abadi"/>
          <w:color w:val="000000" w:themeColor="text1"/>
          <w:lang w:val="en"/>
        </w:rPr>
        <w:t>lower than 10Hz.</w:t>
      </w:r>
      <w:r w:rsidR="00291D4A" w:rsidRPr="000F2E0E">
        <w:rPr>
          <w:rFonts w:ascii="Abadi" w:hAnsi="Abadi" w:cs="Arial"/>
          <w:color w:val="000000" w:themeColor="text1"/>
          <w:shd w:val="clear" w:color="auto" w:fill="FFFFFF"/>
        </w:rPr>
        <w:t xml:space="preserve"> </w:t>
      </w:r>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ABS</w:t>
      </w:r>
      <w:r w:rsidR="00816E4E" w:rsidRPr="000F2E0E">
        <w:rPr>
          <w:rFonts w:ascii="Abadi" w:hAnsi="Abadi" w:cs="Calibri" w:hint="eastAsia"/>
          <w:color w:val="000000" w:themeColor="text1"/>
          <w:shd w:val="clear" w:color="auto" w:fill="FFFFFF"/>
        </w:rPr>
        <w:t>ホイールパルス障害の場合、</w:t>
      </w:r>
      <w:r w:rsidR="00816E4E" w:rsidRPr="000F2E0E">
        <w:rPr>
          <w:rFonts w:ascii="Abadi" w:hAnsi="Abadi" w:cs="Calibri"/>
          <w:color w:val="000000" w:themeColor="text1"/>
          <w:shd w:val="clear" w:color="auto" w:fill="FFFFFF"/>
        </w:rPr>
        <w:t>GNSS</w:t>
      </w:r>
      <w:r w:rsidR="00816E4E" w:rsidRPr="000F2E0E">
        <w:rPr>
          <w:rFonts w:ascii="Abadi" w:hAnsi="Abadi" w:cs="Calibri" w:hint="eastAsia"/>
          <w:color w:val="000000" w:themeColor="text1"/>
          <w:shd w:val="clear" w:color="auto" w:fill="FFFFFF"/>
        </w:rPr>
        <w:t>のみの位置計算を使用して、</w:t>
      </w:r>
      <w:r w:rsidR="00816E4E" w:rsidRPr="000F2E0E">
        <w:rPr>
          <w:rFonts w:ascii="Abadi" w:hAnsi="Abadi" w:cs="Calibri"/>
          <w:color w:val="000000" w:themeColor="text1"/>
          <w:shd w:val="clear" w:color="auto" w:fill="FFFFFF"/>
        </w:rPr>
        <w:t>GPS</w:t>
      </w:r>
      <w:r w:rsidR="00816E4E" w:rsidRPr="000F2E0E">
        <w:rPr>
          <w:rFonts w:ascii="Abadi" w:hAnsi="Abadi" w:cs="Calibri" w:hint="eastAsia"/>
          <w:color w:val="000000" w:themeColor="text1"/>
          <w:shd w:val="clear" w:color="auto" w:fill="FFFFFF"/>
        </w:rPr>
        <w:t>データ自体がより低い周波数（</w:t>
      </w:r>
      <w:r w:rsidR="00816E4E" w:rsidRPr="000F2E0E">
        <w:rPr>
          <w:rFonts w:ascii="Abadi" w:hAnsi="Abadi" w:cs="Calibri"/>
          <w:color w:val="000000" w:themeColor="text1"/>
          <w:shd w:val="clear" w:color="auto" w:fill="FFFFFF"/>
        </w:rPr>
        <w:t>10Hz</w:t>
      </w:r>
      <w:r w:rsidR="00816E4E" w:rsidRPr="000F2E0E">
        <w:rPr>
          <w:rFonts w:ascii="Abadi" w:hAnsi="Abadi" w:cs="Calibri" w:hint="eastAsia"/>
          <w:color w:val="000000" w:themeColor="text1"/>
          <w:shd w:val="clear" w:color="auto" w:fill="FFFFFF"/>
        </w:rPr>
        <w:t>または</w:t>
      </w:r>
      <w:r w:rsidR="00816E4E" w:rsidRPr="000F2E0E">
        <w:rPr>
          <w:rFonts w:ascii="Abadi" w:hAnsi="Abadi" w:cs="Calibri"/>
          <w:color w:val="000000" w:themeColor="text1"/>
          <w:shd w:val="clear" w:color="auto" w:fill="FFFFFF"/>
        </w:rPr>
        <w:t>1 Hz</w:t>
      </w:r>
      <w:r w:rsidR="00816E4E" w:rsidRPr="000F2E0E">
        <w:rPr>
          <w:rFonts w:ascii="Abadi" w:hAnsi="Abadi" w:cs="Calibri" w:hint="eastAsia"/>
          <w:color w:val="000000" w:themeColor="text1"/>
          <w:shd w:val="clear" w:color="auto" w:fill="FFFFFF"/>
        </w:rPr>
        <w:t>など）で利用可能な場合、</w:t>
      </w:r>
      <w:r w:rsidR="00816E4E" w:rsidRPr="000F2E0E">
        <w:rPr>
          <w:rFonts w:ascii="Abadi" w:hAnsi="Abadi" w:cs="Calibri"/>
          <w:color w:val="000000" w:themeColor="text1"/>
          <w:shd w:val="clear" w:color="auto" w:fill="FFFFFF"/>
        </w:rPr>
        <w:t>GPS</w:t>
      </w:r>
      <w:r w:rsidR="00816E4E" w:rsidRPr="000F2E0E">
        <w:rPr>
          <w:rFonts w:ascii="Abadi" w:hAnsi="Abadi" w:cs="Calibri" w:hint="eastAsia"/>
          <w:color w:val="000000" w:themeColor="text1"/>
          <w:shd w:val="clear" w:color="auto" w:fill="FFFFFF"/>
        </w:rPr>
        <w:t>データのアルゴリズムによる位置予測トゥイーンを使用して</w:t>
      </w:r>
      <w:r w:rsidR="00816E4E" w:rsidRPr="000F2E0E">
        <w:rPr>
          <w:rFonts w:ascii="Abadi" w:hAnsi="Abadi" w:cs="Calibri"/>
          <w:color w:val="000000" w:themeColor="text1"/>
          <w:shd w:val="clear" w:color="auto" w:fill="FFFFFF"/>
        </w:rPr>
        <w:t>100Hz</w:t>
      </w:r>
      <w:r w:rsidR="00816E4E" w:rsidRPr="000F2E0E">
        <w:rPr>
          <w:rFonts w:ascii="Abadi" w:hAnsi="Abadi" w:cs="Calibri" w:hint="eastAsia"/>
          <w:color w:val="000000" w:themeColor="text1"/>
          <w:shd w:val="clear" w:color="auto" w:fill="FFFFFF"/>
        </w:rPr>
        <w:t>で</w:t>
      </w:r>
      <w:r w:rsidR="00816E4E" w:rsidRPr="000F2E0E">
        <w:rPr>
          <w:rFonts w:ascii="Abadi" w:hAnsi="Abadi" w:cs="Calibri"/>
          <w:color w:val="000000" w:themeColor="text1"/>
          <w:shd w:val="clear" w:color="auto" w:fill="FFFFFF"/>
        </w:rPr>
        <w:t>CVP</w:t>
      </w:r>
      <w:r w:rsidR="00816E4E" w:rsidRPr="000F2E0E">
        <w:rPr>
          <w:rFonts w:ascii="Abadi" w:hAnsi="Abadi" w:cs="Calibri" w:hint="eastAsia"/>
          <w:color w:val="000000" w:themeColor="text1"/>
          <w:shd w:val="clear" w:color="auto" w:fill="FFFFFF"/>
        </w:rPr>
        <w:t>を提供します。</w:t>
      </w:r>
    </w:p>
    <w:p w14:paraId="27D52E9A" w14:textId="021BD597" w:rsidR="2C4EC795" w:rsidRPr="000F2E0E" w:rsidRDefault="2C4EC795" w:rsidP="5FD21AE7">
      <w:pPr>
        <w:numPr>
          <w:ilvl w:val="0"/>
          <w:numId w:val="1"/>
        </w:numPr>
        <w:tabs>
          <w:tab w:val="clear" w:pos="757"/>
        </w:tabs>
        <w:ind w:left="426"/>
        <w:rPr>
          <w:ins w:id="1523" w:author="Tawatari, Masataka/田渡 将隆" w:date="2022-11-21T10:35:00Z"/>
          <w:rFonts w:ascii="Abadi" w:hAnsi="Abadi"/>
          <w:color w:val="000000" w:themeColor="text1"/>
          <w:lang w:val="en"/>
          <w:rPrChange w:id="1524" w:author="Tawatari, Masataka/田渡 将隆" w:date="2025-02-12T08:17:00Z">
            <w:rPr>
              <w:ins w:id="1525" w:author="Tawatari, Masataka/田渡 将隆" w:date="2022-11-21T10:35:00Z"/>
              <w:rFonts w:ascii="Abadi" w:hAnsi="Abadi" w:cs="Calibri"/>
              <w:color w:val="000000" w:themeColor="text1"/>
              <w:shd w:val="clear" w:color="auto" w:fill="FFFFFF"/>
            </w:rPr>
          </w:rPrChange>
        </w:rPr>
      </w:pPr>
      <w:del w:id="1526" w:author="Robin Hossain (TMS)" w:date="2022-12-08T15:33:00Z">
        <w:r w:rsidRPr="000F2E0E" w:rsidDel="009F62AD">
          <w:rPr>
            <w:rFonts w:ascii="Abadi" w:hAnsi="Abadi"/>
            <w:color w:val="000000" w:themeColor="text1"/>
            <w:lang w:val="en"/>
          </w:rPr>
          <w:delText>If lane ID data is made available, CVP will map match to the lane vector accordingly</w:delText>
        </w:r>
      </w:del>
      <w:r w:rsidRPr="000F2E0E">
        <w:rPr>
          <w:rFonts w:ascii="Abadi" w:hAnsi="Abadi"/>
          <w:color w:val="000000" w:themeColor="text1"/>
          <w:lang w:val="en"/>
        </w:rPr>
        <w:t>.</w:t>
      </w:r>
      <w:r w:rsidR="00291D4A" w:rsidRPr="000F2E0E">
        <w:rPr>
          <w:rFonts w:ascii="Abadi" w:hAnsi="Abadi" w:cs="Arial"/>
          <w:color w:val="000000" w:themeColor="text1"/>
          <w:shd w:val="clear" w:color="auto" w:fill="FFFFFF"/>
        </w:rPr>
        <w:t xml:space="preserve"> </w:t>
      </w:r>
      <w:ins w:id="1527" w:author="Robin Hossain (TMS)" w:date="2022-12-08T15:34:00Z">
        <w:r w:rsidR="009F62AD" w:rsidRPr="000F2E0E">
          <w:rPr>
            <w:rFonts w:ascii="Abadi" w:hAnsi="Abadi" w:hint="eastAsia"/>
            <w:color w:val="000000" w:themeColor="text1"/>
            <w:lang w:val="en"/>
            <w:rPrChange w:id="1528" w:author="Tawatari, Masataka/田渡 将隆" w:date="2025-02-12T08:17:00Z">
              <w:rPr>
                <w:rFonts w:ascii="Abadi" w:hAnsi="Abadi" w:hint="eastAsia"/>
                <w:color w:val="FF0000"/>
                <w:lang w:val="en"/>
              </w:rPr>
            </w:rPrChange>
          </w:rPr>
          <w:t>▲</w:t>
        </w:r>
        <w:r w:rsidR="009F62AD" w:rsidRPr="000F2E0E">
          <w:rPr>
            <w:rFonts w:ascii="Abadi" w:hAnsi="Abadi"/>
            <w:color w:val="000000" w:themeColor="text1"/>
            <w:lang w:val="en"/>
            <w:rPrChange w:id="1529" w:author="Tawatari, Masataka/田渡 将隆" w:date="2025-02-12T08:17:00Z">
              <w:rPr>
                <w:rFonts w:ascii="Abadi" w:hAnsi="Abadi"/>
                <w:color w:val="FF0000"/>
                <w:lang w:val="en"/>
              </w:rPr>
            </w:rPrChange>
          </w:rPr>
          <w:t>1.60</w:t>
        </w:r>
      </w:ins>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w:t>
      </w:r>
      <w:del w:id="1530" w:author="Tawatari, Masataka/田渡 将隆" w:date="2022-11-21T10:35:00Z">
        <w:r w:rsidR="00816E4E" w:rsidRPr="000F2E0E" w:rsidDel="00CD0B57">
          <w:rPr>
            <w:rFonts w:ascii="Abadi" w:hAnsi="Abadi" w:cs="Calibri"/>
            <w:color w:val="000000" w:themeColor="text1"/>
            <w:shd w:val="clear" w:color="auto" w:fill="FFFFFF"/>
          </w:rPr>
          <w:delText>CVP</w:delText>
        </w:r>
        <w:r w:rsidR="00816E4E" w:rsidRPr="000F2E0E" w:rsidDel="00CD0B57">
          <w:rPr>
            <w:rFonts w:ascii="Abadi" w:hAnsi="Abadi" w:cs="Calibri" w:hint="eastAsia"/>
            <w:color w:val="000000" w:themeColor="text1"/>
            <w:shd w:val="clear" w:color="auto" w:fill="FFFFFF"/>
          </w:rPr>
          <w:delText>とすべてのセンサーおよびホイールパルスキャリブレーションデータは、車両が次に電源を入れられたときにすぐに利用できるように、車両の駐車およびスイッチオフ時に保存する必要があります</w:delText>
        </w:r>
      </w:del>
    </w:p>
    <w:p w14:paraId="0DFA7E29" w14:textId="6BAEDEF8" w:rsidR="00CD0B57" w:rsidRPr="000F2E0E" w:rsidRDefault="00CD0B57">
      <w:pPr>
        <w:ind w:left="426"/>
        <w:rPr>
          <w:rFonts w:ascii="Abadi" w:hAnsi="Abadi"/>
          <w:color w:val="000000" w:themeColor="text1"/>
          <w:lang w:val="en"/>
        </w:rPr>
        <w:pPrChange w:id="1531" w:author="Tawatari, Masataka/田渡 将隆" w:date="2022-11-21T10:35:00Z">
          <w:pPr>
            <w:numPr>
              <w:numId w:val="1"/>
            </w:numPr>
            <w:tabs>
              <w:tab w:val="num" w:pos="757"/>
            </w:tabs>
            <w:ind w:left="426" w:hanging="340"/>
          </w:pPr>
        </w:pPrChange>
      </w:pPr>
      <w:ins w:id="1532" w:author="Tawatari, Masataka/田渡 将隆" w:date="2022-11-21T10:35:00Z">
        <w:r w:rsidRPr="000F2E0E">
          <w:rPr>
            <w:rFonts w:ascii="Abadi" w:hAnsi="Abadi" w:hint="eastAsia"/>
            <w:strike/>
            <w:color w:val="000000" w:themeColor="text1"/>
            <w:lang w:val="en"/>
            <w:rPrChange w:id="1533" w:author="Tawatari, Masataka/田渡 将隆" w:date="2025-02-12T08:17:00Z">
              <w:rPr>
                <w:rFonts w:ascii="Abadi" w:hAnsi="Abadi" w:hint="eastAsia"/>
                <w:color w:val="000000" w:themeColor="text1"/>
                <w:lang w:val="en"/>
              </w:rPr>
            </w:rPrChange>
          </w:rPr>
          <w:t>レーン</w:t>
        </w:r>
        <w:r w:rsidRPr="000F2E0E">
          <w:rPr>
            <w:rFonts w:ascii="Abadi" w:hAnsi="Abadi"/>
            <w:strike/>
            <w:color w:val="000000" w:themeColor="text1"/>
            <w:lang w:val="en"/>
            <w:rPrChange w:id="1534" w:author="Tawatari, Masataka/田渡 将隆" w:date="2025-02-12T08:17:00Z">
              <w:rPr>
                <w:rFonts w:ascii="Abadi" w:hAnsi="Abadi"/>
                <w:color w:val="000000" w:themeColor="text1"/>
                <w:lang w:val="en"/>
              </w:rPr>
            </w:rPrChange>
          </w:rPr>
          <w:t xml:space="preserve"> ID </w:t>
        </w:r>
        <w:r w:rsidRPr="000F2E0E">
          <w:rPr>
            <w:rFonts w:ascii="Abadi" w:hAnsi="Abadi" w:hint="eastAsia"/>
            <w:strike/>
            <w:color w:val="000000" w:themeColor="text1"/>
            <w:lang w:val="en"/>
            <w:rPrChange w:id="1535" w:author="Tawatari, Masataka/田渡 将隆" w:date="2025-02-12T08:17:00Z">
              <w:rPr>
                <w:rFonts w:ascii="Abadi" w:hAnsi="Abadi" w:hint="eastAsia"/>
                <w:color w:val="000000" w:themeColor="text1"/>
                <w:lang w:val="en"/>
              </w:rPr>
            </w:rPrChange>
          </w:rPr>
          <w:t>データが利用可能になると、</w:t>
        </w:r>
        <w:r w:rsidRPr="000F2E0E">
          <w:rPr>
            <w:rFonts w:ascii="Abadi" w:hAnsi="Abadi"/>
            <w:strike/>
            <w:color w:val="000000" w:themeColor="text1"/>
            <w:lang w:val="en"/>
            <w:rPrChange w:id="1536" w:author="Tawatari, Masataka/田渡 将隆" w:date="2025-02-12T08:17:00Z">
              <w:rPr>
                <w:rFonts w:ascii="Abadi" w:hAnsi="Abadi"/>
                <w:color w:val="000000" w:themeColor="text1"/>
                <w:lang w:val="en"/>
              </w:rPr>
            </w:rPrChange>
          </w:rPr>
          <w:t xml:space="preserve">CVP </w:t>
        </w:r>
        <w:r w:rsidRPr="000F2E0E">
          <w:rPr>
            <w:rFonts w:ascii="Abadi" w:hAnsi="Abadi" w:hint="eastAsia"/>
            <w:strike/>
            <w:color w:val="000000" w:themeColor="text1"/>
            <w:lang w:val="en"/>
            <w:rPrChange w:id="1537" w:author="Tawatari, Masataka/田渡 将隆" w:date="2025-02-12T08:17:00Z">
              <w:rPr>
                <w:rFonts w:ascii="Abadi" w:hAnsi="Abadi" w:hint="eastAsia"/>
                <w:color w:val="000000" w:themeColor="text1"/>
                <w:lang w:val="en"/>
              </w:rPr>
            </w:rPrChange>
          </w:rPr>
          <w:t>はそれに応じて一致をレーン</w:t>
        </w:r>
        <w:r w:rsidRPr="000F2E0E">
          <w:rPr>
            <w:rFonts w:ascii="Abadi" w:hAnsi="Abadi"/>
            <w:strike/>
            <w:color w:val="000000" w:themeColor="text1"/>
            <w:lang w:val="en"/>
            <w:rPrChange w:id="1538" w:author="Tawatari, Masataka/田渡 将隆" w:date="2025-02-12T08:17:00Z">
              <w:rPr>
                <w:rFonts w:ascii="Abadi" w:hAnsi="Abadi"/>
                <w:color w:val="000000" w:themeColor="text1"/>
                <w:lang w:val="en"/>
              </w:rPr>
            </w:rPrChange>
          </w:rPr>
          <w:t xml:space="preserve"> </w:t>
        </w:r>
        <w:r w:rsidRPr="000F2E0E">
          <w:rPr>
            <w:rFonts w:ascii="Abadi" w:hAnsi="Abadi" w:hint="eastAsia"/>
            <w:strike/>
            <w:color w:val="000000" w:themeColor="text1"/>
            <w:lang w:val="en"/>
            <w:rPrChange w:id="1539" w:author="Tawatari, Masataka/田渡 将隆" w:date="2025-02-12T08:17:00Z">
              <w:rPr>
                <w:rFonts w:ascii="Abadi" w:hAnsi="Abadi" w:hint="eastAsia"/>
                <w:color w:val="000000" w:themeColor="text1"/>
                <w:lang w:val="en"/>
              </w:rPr>
            </w:rPrChange>
          </w:rPr>
          <w:t>ベクトルにマップします。▲</w:t>
        </w:r>
        <w:r w:rsidRPr="000F2E0E">
          <w:rPr>
            <w:rFonts w:ascii="Abadi" w:hAnsi="Abadi"/>
            <w:strike/>
            <w:color w:val="000000" w:themeColor="text1"/>
            <w:lang w:val="en"/>
            <w:rPrChange w:id="1540" w:author="Tawatari, Masataka/田渡 将隆" w:date="2025-02-12T08:17:00Z">
              <w:rPr>
                <w:rFonts w:ascii="Abadi" w:hAnsi="Abadi"/>
                <w:color w:val="000000" w:themeColor="text1"/>
                <w:lang w:val="en"/>
              </w:rPr>
            </w:rPrChange>
          </w:rPr>
          <w:t>1.60</w:t>
        </w:r>
      </w:ins>
      <w:ins w:id="1541" w:author="Tawatari, Masataka/田渡 将隆" w:date="2023-02-10T09:40:00Z">
        <w:r w:rsidR="00943998" w:rsidRPr="000F2E0E">
          <w:rPr>
            <w:rFonts w:ascii="Abadi" w:hAnsi="Abadi" w:hint="eastAsia"/>
            <w:color w:val="000000" w:themeColor="text1"/>
            <w:lang w:val="en"/>
          </w:rPr>
          <w:t xml:space="preserve">　▲</w:t>
        </w:r>
        <w:r w:rsidR="00943998" w:rsidRPr="000F2E0E">
          <w:rPr>
            <w:rFonts w:ascii="Abadi" w:hAnsi="Abadi"/>
            <w:color w:val="000000" w:themeColor="text1"/>
            <w:lang w:val="en"/>
          </w:rPr>
          <w:t>1</w:t>
        </w:r>
      </w:ins>
      <w:ins w:id="1542" w:author="Tawatari, Masataka/田渡 将隆" w:date="2023-02-10T09:41:00Z">
        <w:r w:rsidR="00943998" w:rsidRPr="000F2E0E">
          <w:rPr>
            <w:rFonts w:ascii="Abadi" w:hAnsi="Abadi"/>
            <w:color w:val="000000" w:themeColor="text1"/>
            <w:lang w:val="en"/>
            <w:rPrChange w:id="1543" w:author="Tawatari, Masataka/田渡 将隆" w:date="2025-02-12T08:17:00Z">
              <w:rPr>
                <w:rFonts w:ascii="Abadi" w:hAnsi="Abadi"/>
                <w:color w:val="FF0000"/>
                <w:lang w:val="en"/>
              </w:rPr>
            </w:rPrChange>
          </w:rPr>
          <w:t>.</w:t>
        </w:r>
      </w:ins>
      <w:ins w:id="1544" w:author="Tawatari, Masataka/田渡 将隆" w:date="2023-02-10T09:40:00Z">
        <w:r w:rsidR="00943998" w:rsidRPr="000F2E0E">
          <w:rPr>
            <w:rFonts w:ascii="Abadi" w:hAnsi="Abadi"/>
            <w:color w:val="000000" w:themeColor="text1"/>
            <w:lang w:val="en"/>
          </w:rPr>
          <w:t>70</w:t>
        </w:r>
      </w:ins>
    </w:p>
    <w:p w14:paraId="3CC57298" w14:textId="52939ADF" w:rsidR="2C4EC795" w:rsidRPr="000F2E0E" w:rsidRDefault="2C4EC795" w:rsidP="5FD21AE7">
      <w:pPr>
        <w:numPr>
          <w:ilvl w:val="0"/>
          <w:numId w:val="1"/>
        </w:numPr>
        <w:tabs>
          <w:tab w:val="clear" w:pos="757"/>
        </w:tabs>
        <w:ind w:left="426"/>
        <w:rPr>
          <w:rFonts w:ascii="Abadi" w:hAnsi="Abadi"/>
          <w:color w:val="000000" w:themeColor="text1"/>
          <w:lang w:val="en"/>
        </w:rPr>
      </w:pPr>
      <w:r w:rsidRPr="000F2E0E">
        <w:rPr>
          <w:rFonts w:ascii="Abadi" w:hAnsi="Abadi"/>
          <w:color w:val="000000" w:themeColor="text1"/>
          <w:lang w:val="en"/>
        </w:rPr>
        <w:t>CVP and all sensor and wheel pulse calibration data must be stored when vehicle is parked and switched off to be made immediately available when the vehicle is next powered on.</w:t>
      </w:r>
      <w:r w:rsidR="00291D4A" w:rsidRPr="000F2E0E">
        <w:rPr>
          <w:rFonts w:ascii="Abadi" w:hAnsi="Abadi" w:cs="Arial"/>
          <w:color w:val="000000" w:themeColor="text1"/>
          <w:shd w:val="clear" w:color="auto" w:fill="FFFFFF"/>
        </w:rPr>
        <w:t xml:space="preserve"> </w:t>
      </w:r>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CVP</w:t>
      </w:r>
      <w:r w:rsidR="00816E4E" w:rsidRPr="000F2E0E">
        <w:rPr>
          <w:rFonts w:ascii="Abadi" w:hAnsi="Abadi" w:cs="Calibri" w:hint="eastAsia"/>
          <w:color w:val="000000" w:themeColor="text1"/>
          <w:shd w:val="clear" w:color="auto" w:fill="FFFFFF"/>
        </w:rPr>
        <w:t>とすべてのセンサーおよびホイールパルスキャリブレーションデータは、車両が次に電源を入れられたときにすぐに利用できるように、車両の駐車およびスイッチオフ時に保存する必要があります。</w:t>
      </w:r>
    </w:p>
    <w:p w14:paraId="5F924C9A" w14:textId="23A5B939" w:rsidR="2C4EC795" w:rsidRPr="000F2E0E" w:rsidRDefault="2C4EC795" w:rsidP="5FD21AE7">
      <w:pPr>
        <w:numPr>
          <w:ilvl w:val="0"/>
          <w:numId w:val="1"/>
        </w:numPr>
        <w:tabs>
          <w:tab w:val="clear" w:pos="757"/>
        </w:tabs>
        <w:ind w:left="426"/>
        <w:rPr>
          <w:rFonts w:ascii="Abadi" w:hAnsi="Abadi"/>
          <w:color w:val="000000" w:themeColor="text1"/>
          <w:lang w:val="en"/>
        </w:rPr>
      </w:pPr>
      <w:r w:rsidRPr="000F2E0E">
        <w:rPr>
          <w:rFonts w:ascii="Abadi" w:hAnsi="Abadi"/>
          <w:color w:val="000000" w:themeColor="text1"/>
          <w:lang w:val="en"/>
        </w:rPr>
        <w:t>In case of ferry rides, or vehicle transportation – CVP must be corrected according to acceptable GNSS data.</w:t>
      </w:r>
      <w:r w:rsidR="00291D4A" w:rsidRPr="000F2E0E">
        <w:rPr>
          <w:rFonts w:ascii="Abadi" w:hAnsi="Abadi" w:cs="Arial"/>
          <w:color w:val="000000" w:themeColor="text1"/>
          <w:shd w:val="clear" w:color="auto" w:fill="FFFFFF"/>
        </w:rPr>
        <w:t xml:space="preserve"> </w:t>
      </w:r>
      <w:r w:rsidR="00291D4A" w:rsidRPr="000F2E0E">
        <w:rPr>
          <w:rFonts w:ascii="Arial" w:hAnsi="Arial" w:cs="Arial" w:hint="eastAsia"/>
          <w:color w:val="000000" w:themeColor="text1"/>
          <w:shd w:val="clear" w:color="auto" w:fill="FFFFFF"/>
        </w:rPr>
        <w:t>▲</w:t>
      </w:r>
      <w:r w:rsidR="00291D4A" w:rsidRPr="000F2E0E">
        <w:rPr>
          <w:rFonts w:ascii="Abadi" w:hAnsi="Abadi" w:cs="Calibri"/>
          <w:color w:val="000000" w:themeColor="text1"/>
          <w:shd w:val="clear" w:color="auto" w:fill="FFFFFF"/>
        </w:rPr>
        <w:t>1.00</w:t>
      </w:r>
      <w:r w:rsidR="00816E4E" w:rsidRPr="000F2E0E">
        <w:rPr>
          <w:rFonts w:ascii="Abadi" w:hAnsi="Abadi" w:cs="Calibri"/>
          <w:color w:val="000000" w:themeColor="text1"/>
          <w:shd w:val="clear" w:color="auto" w:fill="FFFFFF"/>
        </w:rPr>
        <w:t xml:space="preserve"> </w:t>
      </w:r>
      <w:r w:rsidR="00816E4E" w:rsidRPr="000F2E0E">
        <w:rPr>
          <w:rFonts w:ascii="Abadi" w:hAnsi="Abadi" w:cs="Calibri" w:hint="eastAsia"/>
          <w:color w:val="000000" w:themeColor="text1"/>
          <w:shd w:val="clear" w:color="auto" w:fill="FFFFFF"/>
        </w:rPr>
        <w:t>フェリーや車両輸送の場合–</w:t>
      </w:r>
      <w:r w:rsidR="00816E4E" w:rsidRPr="000F2E0E">
        <w:rPr>
          <w:rFonts w:ascii="Abadi" w:hAnsi="Abadi" w:cs="Calibri"/>
          <w:color w:val="000000" w:themeColor="text1"/>
          <w:shd w:val="clear" w:color="auto" w:fill="FFFFFF"/>
        </w:rPr>
        <w:t xml:space="preserve"> CVP</w:t>
      </w:r>
      <w:r w:rsidR="00816E4E" w:rsidRPr="000F2E0E">
        <w:rPr>
          <w:rFonts w:ascii="Abadi" w:hAnsi="Abadi" w:cs="Calibri" w:hint="eastAsia"/>
          <w:color w:val="000000" w:themeColor="text1"/>
          <w:shd w:val="clear" w:color="auto" w:fill="FFFFFF"/>
        </w:rPr>
        <w:t>は、許容可能な</w:t>
      </w:r>
      <w:r w:rsidR="00816E4E" w:rsidRPr="000F2E0E">
        <w:rPr>
          <w:rFonts w:ascii="Abadi" w:hAnsi="Abadi" w:cs="Calibri"/>
          <w:color w:val="000000" w:themeColor="text1"/>
          <w:shd w:val="clear" w:color="auto" w:fill="FFFFFF"/>
        </w:rPr>
        <w:t>GNSS</w:t>
      </w:r>
      <w:r w:rsidR="00816E4E" w:rsidRPr="000F2E0E">
        <w:rPr>
          <w:rFonts w:ascii="Abadi" w:hAnsi="Abadi" w:cs="Calibri" w:hint="eastAsia"/>
          <w:color w:val="000000" w:themeColor="text1"/>
          <w:shd w:val="clear" w:color="auto" w:fill="FFFFFF"/>
        </w:rPr>
        <w:t>データに従って修正する必要があります。</w:t>
      </w:r>
    </w:p>
    <w:p w14:paraId="73426586" w14:textId="6E17CCCC" w:rsidR="00C5175E" w:rsidRPr="000F2E0E" w:rsidRDefault="00C5175E" w:rsidP="002C15E0">
      <w:pPr>
        <w:numPr>
          <w:ilvl w:val="0"/>
          <w:numId w:val="1"/>
        </w:numPr>
        <w:tabs>
          <w:tab w:val="clear" w:pos="757"/>
          <w:tab w:val="num" w:pos="-6237"/>
        </w:tabs>
        <w:ind w:left="426"/>
        <w:rPr>
          <w:rFonts w:ascii="Abadi" w:eastAsia="Meiryo UI" w:hAnsi="Abadi" w:cs="Meiryo UI"/>
          <w:color w:val="000000" w:themeColor="text1"/>
          <w:szCs w:val="20"/>
          <w:rPrChange w:id="1545"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546" w:author="Tawatari, Masataka/田渡 将隆" w:date="2025-02-12T08:17:00Z">
            <w:rPr>
              <w:rFonts w:ascii="Abadi" w:hAnsi="Abadi"/>
              <w:szCs w:val="20"/>
              <w:lang w:val="en"/>
            </w:rPr>
          </w:rPrChange>
        </w:rPr>
        <w:t>Do not repeat false matching continuously</w:t>
      </w:r>
      <w:r w:rsidR="00816E4E" w:rsidRPr="000F2E0E">
        <w:rPr>
          <w:rFonts w:ascii="Abadi" w:hAnsi="Abadi"/>
          <w:color w:val="000000" w:themeColor="text1"/>
          <w:szCs w:val="20"/>
          <w:lang w:val="en"/>
          <w:rPrChange w:id="1547" w:author="Tawatari, Masataka/田渡 将隆" w:date="2025-02-12T08:17:00Z">
            <w:rPr>
              <w:rFonts w:ascii="Abadi" w:hAnsi="Abadi"/>
              <w:szCs w:val="20"/>
              <w:lang w:val="en"/>
            </w:rPr>
          </w:rPrChange>
        </w:rPr>
        <w:t xml:space="preserve"> </w:t>
      </w:r>
      <w:r w:rsidR="00816E4E" w:rsidRPr="000F2E0E">
        <w:rPr>
          <w:rFonts w:ascii="Abadi" w:hAnsi="Abadi" w:hint="eastAsia"/>
          <w:color w:val="000000" w:themeColor="text1"/>
          <w:szCs w:val="20"/>
          <w:lang w:val="en"/>
          <w:rPrChange w:id="1548" w:author="Tawatari, Masataka/田渡 将隆" w:date="2025-02-12T08:17:00Z">
            <w:rPr>
              <w:rFonts w:ascii="Abadi" w:hAnsi="Abadi" w:hint="eastAsia"/>
              <w:szCs w:val="20"/>
              <w:lang w:val="en"/>
            </w:rPr>
          </w:rPrChange>
        </w:rPr>
        <w:t>連続的に誤マッチングを繰り返さないこと</w:t>
      </w:r>
    </w:p>
    <w:p w14:paraId="43087161" w14:textId="00D40F62" w:rsidR="00615EC5" w:rsidRPr="000F2E0E" w:rsidRDefault="00615EC5" w:rsidP="0037160B">
      <w:pPr>
        <w:pStyle w:val="Header"/>
        <w:tabs>
          <w:tab w:val="clear" w:pos="4252"/>
          <w:tab w:val="clear" w:pos="8504"/>
        </w:tabs>
        <w:snapToGrid/>
        <w:rPr>
          <w:rFonts w:ascii="Abadi" w:eastAsia="Meiryo UI" w:hAnsi="Abadi" w:cs="Meiryo UI"/>
          <w:color w:val="000000" w:themeColor="text1"/>
          <w:szCs w:val="20"/>
          <w:rPrChange w:id="1549" w:author="Tawatari, Masataka/田渡 将隆" w:date="2025-02-12T08:17:00Z">
            <w:rPr>
              <w:rFonts w:ascii="Abadi" w:eastAsia="Meiryo UI" w:hAnsi="Abadi" w:cs="Meiryo UI"/>
              <w:szCs w:val="20"/>
            </w:rPr>
          </w:rPrChange>
        </w:rPr>
      </w:pPr>
    </w:p>
    <w:p w14:paraId="625EC7D7" w14:textId="6AB409CA" w:rsidR="00615EC5" w:rsidRPr="000F2E0E" w:rsidRDefault="00A74BD9" w:rsidP="0037160B">
      <w:pPr>
        <w:pStyle w:val="Header"/>
        <w:tabs>
          <w:tab w:val="clear" w:pos="4252"/>
          <w:tab w:val="clear" w:pos="8504"/>
        </w:tabs>
        <w:snapToGrid/>
        <w:rPr>
          <w:rFonts w:ascii="Abadi" w:eastAsia="Meiryo UI" w:hAnsi="Abadi" w:cs="Meiryo UI"/>
          <w:color w:val="000000" w:themeColor="text1"/>
          <w:szCs w:val="20"/>
          <w:rPrChange w:id="1550" w:author="Tawatari, Masataka/田渡 将隆" w:date="2025-02-12T08:17:00Z">
            <w:rPr>
              <w:rFonts w:ascii="Abadi" w:eastAsia="Meiryo UI" w:hAnsi="Abadi" w:cs="Meiryo UI"/>
              <w:color w:val="FF0000"/>
              <w:szCs w:val="20"/>
            </w:rPr>
          </w:rPrChange>
        </w:rPr>
      </w:pPr>
      <w:ins w:id="1551" w:author="Tawatari, Masataka/田渡 将隆" w:date="2025-02-12T08:16:00Z">
        <w:r w:rsidRPr="000F2E0E">
          <w:rPr>
            <w:noProof/>
            <w:color w:val="000000" w:themeColor="text1"/>
            <w:lang w:val="en"/>
          </w:rPr>
          <mc:AlternateContent>
            <mc:Choice Requires="wps">
              <w:drawing>
                <wp:anchor distT="0" distB="0" distL="114300" distR="114300" simplePos="0" relativeHeight="251663360" behindDoc="0" locked="0" layoutInCell="1" allowOverlap="1" wp14:anchorId="0C49DD76" wp14:editId="17E87070">
                  <wp:simplePos x="0" y="0"/>
                  <wp:positionH relativeFrom="margin">
                    <wp:align>left</wp:align>
                  </wp:positionH>
                  <wp:positionV relativeFrom="paragraph">
                    <wp:posOffset>212135</wp:posOffset>
                  </wp:positionV>
                  <wp:extent cx="5848350" cy="944304"/>
                  <wp:effectExtent l="0" t="0" r="19050" b="27305"/>
                  <wp:wrapNone/>
                  <wp:docPr id="5" name="正方形/長方形 5"/>
                  <wp:cNvGraphicFramePr/>
                  <a:graphic xmlns:a="http://schemas.openxmlformats.org/drawingml/2006/main">
                    <a:graphicData uri="http://schemas.microsoft.com/office/word/2010/wordprocessingShape">
                      <wps:wsp>
                        <wps:cNvSpPr/>
                        <wps:spPr>
                          <a:xfrm>
                            <a:off x="0" y="0"/>
                            <a:ext cx="5848350" cy="944304"/>
                          </a:xfrm>
                          <a:prstGeom prst="rect">
                            <a:avLst/>
                          </a:prstGeom>
                          <a:solidFill>
                            <a:schemeClr val="bg1">
                              <a:lumMod val="50000"/>
                              <a:alpha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9A7D2F" w14:textId="06C22F78" w:rsidR="000F2E0E" w:rsidRPr="00093D98" w:rsidRDefault="000F2E0E" w:rsidP="000F2E0E">
                              <w:pPr>
                                <w:jc w:val="center"/>
                              </w:pPr>
                              <w:r>
                                <w:rPr>
                                  <w:rFonts w:hint="eastAsia"/>
                                </w:rPr>
                                <w:t>各種サービス要求仕様書から</w:t>
                              </w:r>
                              <w:r>
                                <w:rPr>
                                  <w:rFonts w:hint="eastAsia"/>
                                </w:rPr>
                                <w:t>006_</w:t>
                              </w:r>
                              <w:r>
                                <w:rPr>
                                  <w:rFonts w:hint="eastAsia"/>
                                </w:rPr>
                                <w:t>性能要求</w:t>
                              </w:r>
                              <w:r>
                                <w:rPr>
                                  <w:rFonts w:hint="eastAsia"/>
                                </w:rPr>
                                <w:t>_Performance_Requirement</w:t>
                              </w:r>
                              <w:r>
                                <w:rPr>
                                  <w:rFonts w:hint="eastAsia"/>
                                </w:rPr>
                                <w:t>に</w:t>
                              </w:r>
                              <w:r>
                                <w:rPr>
                                  <w:rFonts w:hint="eastAsia"/>
                                </w:rPr>
                                <w:t>QOS</w:t>
                              </w:r>
                              <w:r>
                                <w:rPr>
                                  <w:rFonts w:hint="eastAsia"/>
                                </w:rPr>
                                <w:t>を統合</w:t>
                              </w:r>
                              <w:r>
                                <w:rPr>
                                  <w:rFonts w:hint="eastAsia"/>
                                </w:rPr>
                                <w:t>Integrate QOS from various service requirement specifications into "006_</w:t>
                              </w:r>
                              <w:r>
                                <w:rPr>
                                  <w:rFonts w:hint="eastAsia"/>
                                </w:rPr>
                                <w:t>性能要求</w:t>
                              </w:r>
                              <w:r>
                                <w:rPr>
                                  <w:rFonts w:hint="eastAsia"/>
                                </w:rPr>
                                <w:t xml:space="preserve">_Performance_Requirement" </w:t>
                              </w:r>
                              <w:r>
                                <w:rPr>
                                  <w:rFonts w:hint="eastAsia"/>
                                </w:rPr>
                                <w:t>▲</w:t>
                              </w:r>
                              <w:r>
                                <w:rPr>
                                  <w:rFonts w:hint="eastAsia"/>
                                </w:rPr>
                                <w:t>7.</w:t>
                              </w:r>
                              <w:del w:id="1552" w:author="Tawatari, Masataka/田渡 将隆" w:date="2025-03-10T16:40:00Z">
                                <w:r w:rsidDel="00A74BD9">
                                  <w:rPr>
                                    <w:rFonts w:hint="eastAsia"/>
                                  </w:rPr>
                                  <w:delText>11</w:delText>
                                </w:r>
                              </w:del>
                              <w:ins w:id="1553" w:author="Tawatari, Masataka/田渡 将隆" w:date="2025-03-10T16:40:00Z">
                                <w:r w:rsidR="00A74BD9">
                                  <w:rPr>
                                    <w:rFonts w:hint="eastAsia"/>
                                  </w:rPr>
                                  <w:t>20</w:t>
                                </w:r>
                              </w:ins>
                              <w:r>
                                <w:rPr>
                                  <w:rFonts w:hint="eastAsia"/>
                                </w:rPr>
                                <w:t>（</w:t>
                              </w:r>
                              <w:del w:id="1554" w:author="Tawatari, Masataka/田渡 将隆" w:date="2025-03-10T16:40:00Z">
                                <w:r w:rsidDel="00A74BD9">
                                  <w:rPr>
                                    <w:rFonts w:hint="eastAsia"/>
                                  </w:rPr>
                                  <w:delText>24MM</w:delText>
                                </w:r>
                                <w:r w:rsidDel="00A74BD9">
                                  <w:rPr>
                                    <w:rFonts w:hint="eastAsia"/>
                                  </w:rPr>
                                  <w:delText>：</w:delText>
                                </w:r>
                                <w:r w:rsidDel="00A74BD9">
                                  <w:rPr>
                                    <w:rFonts w:hint="eastAsia"/>
                                  </w:rPr>
                                  <w:delText>1A</w:delText>
                                </w:r>
                                <w:r w:rsidDel="00A74BD9">
                                  <w:rPr>
                                    <w:rFonts w:hint="eastAsia"/>
                                  </w:rPr>
                                  <w:delText>、</w:delText>
                                </w:r>
                              </w:del>
                              <w:r>
                                <w:rPr>
                                  <w:rFonts w:hint="eastAsia"/>
                                </w:rPr>
                                <w:t>24SU/CDC</w:t>
                              </w:r>
                              <w:r>
                                <w:rPr>
                                  <w:rFonts w:hint="eastAsia"/>
                                </w:rPr>
                                <w:t>：</w:t>
                              </w:r>
                              <w:r>
                                <w:rPr>
                                  <w:rFonts w:hint="eastAsia"/>
                                </w:rPr>
                                <w:t>CV</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49DD76" id="正方形/長方形 5" o:spid="_x0000_s1027" style="position:absolute;left:0;text-align:left;margin-left:0;margin-top:16.7pt;width:460.5pt;height:74.3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" fillcolor="#7f7f7f [1612]" strokecolor="#09101d [484]" strokeweight="1pt">
                  <v:fill opacity="32896f"/>
                  <v:textbox>
                    <w:txbxContent>
                      <w:p w14:paraId="059A7D2F" w14:textId="06C22F78" w:rsidR="000F2E0E" w:rsidRPr="00093D98" w:rsidRDefault="000F2E0E" w:rsidP="000F2E0E">
                        <w:pPr>
                          <w:jc w:val="center"/>
                        </w:pPr>
                        <w:r>
                          <w:rPr>
                            <w:rFonts w:hint="eastAsia"/>
                          </w:rPr>
                          <w:t>各種サービス要求仕様書から</w:t>
                        </w:r>
                        <w:r>
                          <w:rPr>
                            <w:rFonts w:hint="eastAsia"/>
                          </w:rPr>
                          <w:t>006_</w:t>
                        </w:r>
                        <w:r>
                          <w:rPr>
                            <w:rFonts w:hint="eastAsia"/>
                          </w:rPr>
                          <w:t>性能要求</w:t>
                        </w:r>
                        <w:r>
                          <w:rPr>
                            <w:rFonts w:hint="eastAsia"/>
                          </w:rPr>
                          <w:t>_Performance_Requirement</w:t>
                        </w:r>
                        <w:r>
                          <w:rPr>
                            <w:rFonts w:hint="eastAsia"/>
                          </w:rPr>
                          <w:t>に</w:t>
                        </w:r>
                        <w:r>
                          <w:rPr>
                            <w:rFonts w:hint="eastAsia"/>
                          </w:rPr>
                          <w:t>QOS</w:t>
                        </w:r>
                        <w:r>
                          <w:rPr>
                            <w:rFonts w:hint="eastAsia"/>
                          </w:rPr>
                          <w:t>を統合</w:t>
                        </w:r>
                        <w:r>
                          <w:rPr>
                            <w:rFonts w:hint="eastAsia"/>
                          </w:rPr>
                          <w:t>Integrate QOS from various service requirement specifications into "006_</w:t>
                        </w:r>
                        <w:r>
                          <w:rPr>
                            <w:rFonts w:hint="eastAsia"/>
                          </w:rPr>
                          <w:t>性能要求</w:t>
                        </w:r>
                        <w:r>
                          <w:rPr>
                            <w:rFonts w:hint="eastAsia"/>
                          </w:rPr>
                          <w:t xml:space="preserve">_Performance_Requirement" </w:t>
                        </w:r>
                        <w:r>
                          <w:rPr>
                            <w:rFonts w:hint="eastAsia"/>
                          </w:rPr>
                          <w:t>▲</w:t>
                        </w:r>
                        <w:r>
                          <w:rPr>
                            <w:rFonts w:hint="eastAsia"/>
                          </w:rPr>
                          <w:t>7.</w:t>
                        </w:r>
                        <w:del w:id="1526" w:author="Tawatari, Masataka/田渡 将隆" w:date="2025-03-10T16:40:00Z">
                          <w:r w:rsidDel="00A74BD9">
                            <w:rPr>
                              <w:rFonts w:hint="eastAsia"/>
                            </w:rPr>
                            <w:delText>11</w:delText>
                          </w:r>
                        </w:del>
                        <w:ins w:id="1527" w:author="Tawatari, Masataka/田渡 将隆" w:date="2025-03-10T16:40:00Z">
                          <w:r w:rsidR="00A74BD9">
                            <w:rPr>
                              <w:rFonts w:hint="eastAsia"/>
                            </w:rPr>
                            <w:t>20</w:t>
                          </w:r>
                        </w:ins>
                        <w:r>
                          <w:rPr>
                            <w:rFonts w:hint="eastAsia"/>
                          </w:rPr>
                          <w:t>（</w:t>
                        </w:r>
                        <w:del w:id="1528" w:author="Tawatari, Masataka/田渡 将隆" w:date="2025-03-10T16:40:00Z">
                          <w:r w:rsidDel="00A74BD9">
                            <w:rPr>
                              <w:rFonts w:hint="eastAsia"/>
                            </w:rPr>
                            <w:delText>24MM</w:delText>
                          </w:r>
                          <w:r w:rsidDel="00A74BD9">
                            <w:rPr>
                              <w:rFonts w:hint="eastAsia"/>
                            </w:rPr>
                            <w:delText>：</w:delText>
                          </w:r>
                          <w:r w:rsidDel="00A74BD9">
                            <w:rPr>
                              <w:rFonts w:hint="eastAsia"/>
                            </w:rPr>
                            <w:delText>1A</w:delText>
                          </w:r>
                          <w:r w:rsidDel="00A74BD9">
                            <w:rPr>
                              <w:rFonts w:hint="eastAsia"/>
                            </w:rPr>
                            <w:delText>、</w:delText>
                          </w:r>
                        </w:del>
                        <w:r>
                          <w:rPr>
                            <w:rFonts w:hint="eastAsia"/>
                          </w:rPr>
                          <w:t>24SU/CDC</w:t>
                        </w:r>
                        <w:r>
                          <w:rPr>
                            <w:rFonts w:hint="eastAsia"/>
                          </w:rPr>
                          <w:t>：</w:t>
                        </w:r>
                        <w:r>
                          <w:rPr>
                            <w:rFonts w:hint="eastAsia"/>
                          </w:rPr>
                          <w:t>CV</w:t>
                        </w:r>
                        <w:r>
                          <w:rPr>
                            <w:rFonts w:hint="eastAsia"/>
                          </w:rPr>
                          <w:t>）</w:t>
                        </w:r>
                      </w:p>
                    </w:txbxContent>
                  </v:textbox>
                  <w10:wrap anchorx="margin"/>
                </v:rect>
              </w:pict>
            </mc:Fallback>
          </mc:AlternateContent>
        </w:r>
      </w:ins>
      <w:r w:rsidR="00615EC5" w:rsidRPr="000F2E0E">
        <w:rPr>
          <w:rFonts w:ascii="Abadi" w:eastAsia="Meiryo UI" w:hAnsi="Abadi" w:cs="Meiryo UI" w:hint="eastAsia"/>
          <w:color w:val="000000" w:themeColor="text1"/>
          <w:szCs w:val="20"/>
          <w:rPrChange w:id="1555" w:author="Tawatari, Masataka/田渡 将隆" w:date="2025-02-12T08:17:00Z">
            <w:rPr>
              <w:rFonts w:ascii="Abadi" w:eastAsia="Meiryo UI" w:hAnsi="Abadi" w:cs="Meiryo UI" w:hint="eastAsia"/>
              <w:color w:val="FF0000"/>
              <w:szCs w:val="20"/>
            </w:rPr>
          </w:rPrChange>
        </w:rPr>
        <w:t xml:space="preserve">（日、一般地のみ　</w:t>
      </w:r>
      <w:r w:rsidR="00615EC5" w:rsidRPr="000F2E0E">
        <w:rPr>
          <w:rFonts w:ascii="Abadi" w:eastAsia="Meiryo UI" w:hAnsi="Abadi" w:cs="Meiryo UI"/>
          <w:color w:val="000000" w:themeColor="text1"/>
          <w:szCs w:val="20"/>
          <w:rPrChange w:id="1556" w:author="Tawatari, Masataka/田渡 将隆" w:date="2025-02-12T08:17:00Z">
            <w:rPr>
              <w:rFonts w:ascii="Abadi" w:eastAsia="Meiryo UI" w:hAnsi="Abadi" w:cs="Meiryo UI"/>
              <w:color w:val="FF0000"/>
              <w:szCs w:val="20"/>
            </w:rPr>
          </w:rPrChange>
        </w:rPr>
        <w:t>JP,ROW Only</w:t>
      </w:r>
      <w:r w:rsidR="00615EC5" w:rsidRPr="000F2E0E">
        <w:rPr>
          <w:rFonts w:ascii="Abadi" w:eastAsia="Meiryo UI" w:hAnsi="Abadi" w:cs="Meiryo UI" w:hint="eastAsia"/>
          <w:color w:val="000000" w:themeColor="text1"/>
          <w:szCs w:val="20"/>
          <w:rPrChange w:id="1557" w:author="Tawatari, Masataka/田渡 将隆" w:date="2025-02-12T08:17:00Z">
            <w:rPr>
              <w:rFonts w:ascii="Abadi" w:eastAsia="Meiryo UI" w:hAnsi="Abadi" w:cs="Meiryo UI" w:hint="eastAsia"/>
              <w:color w:val="FF0000"/>
              <w:szCs w:val="20"/>
            </w:rPr>
          </w:rPrChange>
        </w:rPr>
        <w:t>）　▲</w:t>
      </w:r>
      <w:r w:rsidR="00615EC5" w:rsidRPr="000F2E0E">
        <w:rPr>
          <w:rFonts w:ascii="Abadi" w:eastAsia="Meiryo UI" w:hAnsi="Abadi" w:cs="Meiryo UI"/>
          <w:color w:val="000000" w:themeColor="text1"/>
          <w:szCs w:val="20"/>
          <w:rPrChange w:id="1558" w:author="Tawatari, Masataka/田渡 将隆" w:date="2025-02-12T08:17:00Z">
            <w:rPr>
              <w:rFonts w:ascii="Abadi" w:eastAsia="Meiryo UI" w:hAnsi="Abadi" w:cs="Meiryo UI"/>
              <w:color w:val="FF0000"/>
              <w:szCs w:val="20"/>
            </w:rPr>
          </w:rPrChange>
        </w:rPr>
        <w:t>3.00</w:t>
      </w:r>
    </w:p>
    <w:p w14:paraId="3363F719" w14:textId="1FCCF108" w:rsidR="00615EC5" w:rsidRPr="000F2E0E" w:rsidRDefault="00615EC5" w:rsidP="0037160B">
      <w:pPr>
        <w:pStyle w:val="Header"/>
        <w:tabs>
          <w:tab w:val="clear" w:pos="4252"/>
          <w:tab w:val="clear" w:pos="8504"/>
        </w:tabs>
        <w:snapToGrid/>
        <w:rPr>
          <w:rFonts w:ascii="Abadi" w:eastAsia="Meiryo UI" w:hAnsi="Abadi" w:cs="Meiryo UI"/>
          <w:color w:val="000000" w:themeColor="text1"/>
          <w:szCs w:val="20"/>
          <w:rPrChange w:id="1559" w:author="Tawatari, Masataka/田渡 将隆" w:date="2025-02-12T08:17:00Z">
            <w:rPr>
              <w:rFonts w:ascii="Abadi" w:eastAsia="Meiryo UI" w:hAnsi="Abadi" w:cs="Meiryo UI"/>
              <w:szCs w:val="20"/>
            </w:rPr>
          </w:rPrChange>
        </w:rPr>
      </w:pPr>
    </w:p>
    <w:p w14:paraId="4E6090B5" w14:textId="5988A879" w:rsidR="00615EC5" w:rsidRPr="000F2E0E" w:rsidRDefault="00615EC5" w:rsidP="00615EC5">
      <w:pPr>
        <w:numPr>
          <w:ilvl w:val="0"/>
          <w:numId w:val="1"/>
        </w:numPr>
        <w:rPr>
          <w:color w:val="000000" w:themeColor="text1"/>
          <w:lang w:val="en"/>
          <w:rPrChange w:id="1560" w:author="Tawatari, Masataka/田渡 将隆" w:date="2025-02-12T08:17:00Z">
            <w:rPr>
              <w:lang w:val="en"/>
            </w:rPr>
          </w:rPrChange>
        </w:rPr>
      </w:pPr>
      <w:r w:rsidRPr="000F2E0E">
        <w:rPr>
          <w:rFonts w:hint="eastAsia"/>
          <w:color w:val="000000" w:themeColor="text1"/>
          <w:lang w:val="en"/>
          <w:rPrChange w:id="1561" w:author="Tawatari, Masataka/田渡 将隆" w:date="2025-02-12T08:17:00Z">
            <w:rPr>
              <w:rFonts w:hint="eastAsia"/>
              <w:lang w:val="en"/>
            </w:rPr>
          </w:rPrChange>
        </w:rPr>
        <w:t>誤マッチングから実際の走行経路に復帰するまでの走行距離は</w:t>
      </w:r>
      <w:r w:rsidRPr="000F2E0E">
        <w:rPr>
          <w:color w:val="000000" w:themeColor="text1"/>
          <w:lang w:val="en"/>
          <w:rPrChange w:id="1562" w:author="Tawatari, Masataka/田渡 将隆" w:date="2025-02-12T08:17:00Z">
            <w:rPr>
              <w:lang w:val="en"/>
            </w:rPr>
          </w:rPrChange>
        </w:rPr>
        <w:t>50m</w:t>
      </w:r>
      <w:r w:rsidRPr="000F2E0E">
        <w:rPr>
          <w:rFonts w:hint="eastAsia"/>
          <w:color w:val="000000" w:themeColor="text1"/>
          <w:lang w:val="en"/>
          <w:rPrChange w:id="1563" w:author="Tawatari, Masataka/田渡 将隆" w:date="2025-02-12T08:17:00Z">
            <w:rPr>
              <w:rFonts w:hint="eastAsia"/>
              <w:lang w:val="en"/>
            </w:rPr>
          </w:rPrChange>
        </w:rPr>
        <w:t>以下にすること</w:t>
      </w:r>
    </w:p>
    <w:p w14:paraId="699C46AB" w14:textId="7D1DE6B2" w:rsidR="00615EC5" w:rsidRPr="000F2E0E" w:rsidRDefault="00615EC5" w:rsidP="00615EC5">
      <w:pPr>
        <w:ind w:left="737"/>
        <w:rPr>
          <w:rFonts w:ascii="Abadi" w:hAnsi="Abadi"/>
          <w:color w:val="000000" w:themeColor="text1"/>
          <w:lang w:val="en"/>
          <w:rPrChange w:id="1564" w:author="Tawatari, Masataka/田渡 将隆" w:date="2025-02-12T08:17:00Z">
            <w:rPr>
              <w:rFonts w:ascii="Abadi" w:hAnsi="Abadi"/>
              <w:lang w:val="en"/>
            </w:rPr>
          </w:rPrChange>
        </w:rPr>
      </w:pPr>
      <w:r w:rsidRPr="000F2E0E">
        <w:rPr>
          <w:rFonts w:ascii="Abadi" w:hAnsi="Abadi"/>
          <w:color w:val="000000" w:themeColor="text1"/>
          <w:lang w:val="en"/>
          <w:rPrChange w:id="1565" w:author="Tawatari, Masataka/田渡 将隆" w:date="2025-02-12T08:17:00Z">
            <w:rPr>
              <w:rFonts w:ascii="Abadi" w:hAnsi="Abadi"/>
              <w:lang w:val="en"/>
            </w:rPr>
          </w:rPrChange>
        </w:rPr>
        <w:t>The mileage from incorrect matching to returning to the actual driving path should be 50m or less</w:t>
      </w:r>
    </w:p>
    <w:p w14:paraId="2B5002F0" w14:textId="77777777" w:rsidR="00615EC5" w:rsidRPr="000F2E0E" w:rsidRDefault="00615EC5" w:rsidP="00615EC5">
      <w:pPr>
        <w:numPr>
          <w:ilvl w:val="0"/>
          <w:numId w:val="1"/>
        </w:numPr>
        <w:rPr>
          <w:color w:val="000000" w:themeColor="text1"/>
          <w:lang w:val="en"/>
          <w:rPrChange w:id="1566" w:author="Tawatari, Masataka/田渡 将隆" w:date="2025-02-12T08:17:00Z">
            <w:rPr>
              <w:lang w:val="en"/>
            </w:rPr>
          </w:rPrChange>
        </w:rPr>
      </w:pPr>
      <w:r w:rsidRPr="000F2E0E">
        <w:rPr>
          <w:rFonts w:hint="eastAsia"/>
          <w:color w:val="000000" w:themeColor="text1"/>
          <w:lang w:val="en"/>
          <w:rPrChange w:id="1567" w:author="Tawatari, Masataka/田渡 将隆" w:date="2025-02-12T08:17:00Z">
            <w:rPr>
              <w:rFonts w:hint="eastAsia"/>
              <w:lang w:val="en"/>
            </w:rPr>
          </w:rPrChange>
        </w:rPr>
        <w:t>連続的に誤マッチングを繰り返さないこと</w:t>
      </w:r>
    </w:p>
    <w:p w14:paraId="378D6B7C" w14:textId="77777777" w:rsidR="00615EC5" w:rsidRPr="000F2E0E" w:rsidRDefault="00615EC5" w:rsidP="00615EC5">
      <w:pPr>
        <w:ind w:left="737"/>
        <w:rPr>
          <w:rFonts w:ascii="Abadi" w:hAnsi="Abadi"/>
          <w:color w:val="000000" w:themeColor="text1"/>
          <w:lang w:val="en"/>
          <w:rPrChange w:id="1568" w:author="Tawatari, Masataka/田渡 将隆" w:date="2025-02-12T08:17:00Z">
            <w:rPr>
              <w:rFonts w:ascii="Abadi" w:hAnsi="Abadi"/>
              <w:lang w:val="en"/>
            </w:rPr>
          </w:rPrChange>
        </w:rPr>
      </w:pPr>
      <w:r w:rsidRPr="000F2E0E">
        <w:rPr>
          <w:rFonts w:ascii="Abadi" w:hAnsi="Abadi"/>
          <w:color w:val="000000" w:themeColor="text1"/>
          <w:lang w:val="en"/>
          <w:rPrChange w:id="1569" w:author="Tawatari, Masataka/田渡 将隆" w:date="2025-02-12T08:17:00Z">
            <w:rPr>
              <w:rFonts w:ascii="Abadi" w:hAnsi="Abadi"/>
              <w:lang w:val="en"/>
            </w:rPr>
          </w:rPrChange>
        </w:rPr>
        <w:t>Do not repeat false matching continuously</w:t>
      </w:r>
    </w:p>
    <w:p w14:paraId="476133A9" w14:textId="5C13AC6A" w:rsidR="00615EC5" w:rsidRPr="000F2E0E" w:rsidRDefault="00615EC5" w:rsidP="00615EC5">
      <w:pPr>
        <w:numPr>
          <w:ilvl w:val="0"/>
          <w:numId w:val="1"/>
        </w:numPr>
        <w:rPr>
          <w:color w:val="000000" w:themeColor="text1"/>
          <w:lang w:val="en"/>
          <w:rPrChange w:id="1570" w:author="Tawatari, Masataka/田渡 将隆" w:date="2025-02-12T08:17:00Z">
            <w:rPr>
              <w:lang w:val="en"/>
            </w:rPr>
          </w:rPrChange>
        </w:rPr>
      </w:pPr>
      <w:r w:rsidRPr="000F2E0E">
        <w:rPr>
          <w:rFonts w:hint="eastAsia"/>
          <w:color w:val="000000" w:themeColor="text1"/>
          <w:lang w:val="en"/>
          <w:rPrChange w:id="1571" w:author="Tawatari, Masataka/田渡 将隆" w:date="2025-02-12T08:17:00Z">
            <w:rPr>
              <w:rFonts w:hint="eastAsia"/>
              <w:lang w:val="en"/>
            </w:rPr>
          </w:rPrChange>
        </w:rPr>
        <w:t>大橋</w:t>
      </w:r>
      <w:r w:rsidRPr="000F2E0E">
        <w:rPr>
          <w:color w:val="000000" w:themeColor="text1"/>
          <w:lang w:val="en"/>
          <w:rPrChange w:id="1572" w:author="Tawatari, Masataka/田渡 将隆" w:date="2025-02-12T08:17:00Z">
            <w:rPr>
              <w:lang w:val="en"/>
            </w:rPr>
          </w:rPrChange>
        </w:rPr>
        <w:t>JCT</w:t>
      </w:r>
      <w:r w:rsidRPr="000F2E0E">
        <w:rPr>
          <w:rFonts w:hint="eastAsia"/>
          <w:color w:val="000000" w:themeColor="text1"/>
          <w:lang w:val="en"/>
          <w:rPrChange w:id="1573" w:author="Tawatari, Masataka/田渡 将隆" w:date="2025-02-12T08:17:00Z">
            <w:rPr>
              <w:rFonts w:hint="eastAsia"/>
              <w:lang w:val="en"/>
            </w:rPr>
          </w:rPrChange>
        </w:rPr>
        <w:t>はどの方向から進入、退出した場合でもマッチング</w:t>
      </w:r>
      <w:r w:rsidRPr="000F2E0E">
        <w:rPr>
          <w:rFonts w:hint="eastAsia"/>
          <w:strike/>
          <w:color w:val="000000" w:themeColor="text1"/>
          <w:lang w:val="en"/>
          <w:rPrChange w:id="1574" w:author="Tawatari, Masataka/田渡 将隆" w:date="2025-02-12T08:17:00Z">
            <w:rPr>
              <w:rFonts w:hint="eastAsia"/>
              <w:lang w:val="en"/>
            </w:rPr>
          </w:rPrChange>
        </w:rPr>
        <w:t>が</w:t>
      </w:r>
      <w:r w:rsidRPr="000F2E0E">
        <w:rPr>
          <w:rFonts w:hint="eastAsia"/>
          <w:color w:val="000000" w:themeColor="text1"/>
          <w:lang w:val="en"/>
          <w:rPrChange w:id="1575" w:author="Tawatari, Masataka/田渡 将隆" w:date="2025-02-12T08:17:00Z">
            <w:rPr>
              <w:rFonts w:hint="eastAsia"/>
              <w:lang w:val="en"/>
            </w:rPr>
          </w:rPrChange>
        </w:rPr>
        <w:t>から外れないこと</w:t>
      </w:r>
      <w:ins w:id="1576" w:author="Tawatari, Masataka/田渡 将隆" w:date="2022-11-21T10:37:00Z">
        <w:r w:rsidR="004C726A" w:rsidRPr="000F2E0E">
          <w:rPr>
            <w:rFonts w:hint="eastAsia"/>
            <w:color w:val="000000" w:themeColor="text1"/>
            <w:lang w:val="en"/>
            <w:rPrChange w:id="1577" w:author="Tawatari, Masataka/田渡 将隆" w:date="2025-02-12T08:17:00Z">
              <w:rPr>
                <w:rFonts w:hint="eastAsia"/>
                <w:lang w:val="en"/>
              </w:rPr>
            </w:rPrChange>
          </w:rPr>
          <w:t>▲</w:t>
        </w:r>
        <w:r w:rsidR="004C726A" w:rsidRPr="000F2E0E">
          <w:rPr>
            <w:color w:val="000000" w:themeColor="text1"/>
            <w:lang w:val="en"/>
            <w:rPrChange w:id="1578" w:author="Tawatari, Masataka/田渡 将隆" w:date="2025-02-12T08:17:00Z">
              <w:rPr>
                <w:lang w:val="en"/>
              </w:rPr>
            </w:rPrChange>
          </w:rPr>
          <w:t>1.60</w:t>
        </w:r>
      </w:ins>
    </w:p>
    <w:p w14:paraId="7707BC66" w14:textId="77777777" w:rsidR="00615EC5" w:rsidRPr="000F2E0E" w:rsidRDefault="00615EC5" w:rsidP="00615EC5">
      <w:pPr>
        <w:ind w:left="737"/>
        <w:rPr>
          <w:rFonts w:ascii="Abadi" w:hAnsi="Abadi"/>
          <w:color w:val="000000" w:themeColor="text1"/>
          <w:lang w:val="en"/>
          <w:rPrChange w:id="1579" w:author="Tawatari, Masataka/田渡 将隆" w:date="2025-02-12T08:17:00Z">
            <w:rPr>
              <w:rFonts w:ascii="Abadi" w:hAnsi="Abadi"/>
              <w:lang w:val="en"/>
            </w:rPr>
          </w:rPrChange>
        </w:rPr>
      </w:pPr>
      <w:r w:rsidRPr="000F2E0E">
        <w:rPr>
          <w:rFonts w:ascii="Abadi" w:hAnsi="Abadi"/>
          <w:color w:val="000000" w:themeColor="text1"/>
          <w:lang w:val="en"/>
          <w:rPrChange w:id="1580" w:author="Tawatari, Masataka/田渡 将隆" w:date="2025-02-12T08:17:00Z">
            <w:rPr>
              <w:rFonts w:ascii="Abadi" w:hAnsi="Abadi"/>
              <w:lang w:val="en"/>
            </w:rPr>
          </w:rPrChange>
        </w:rPr>
        <w:t>Ohashi JCT must be matched regardless of the direction of entry or exit.</w:t>
      </w:r>
    </w:p>
    <w:p w14:paraId="7ED3855E" w14:textId="77777777" w:rsidR="00615EC5" w:rsidRPr="000F2E0E" w:rsidRDefault="00615EC5" w:rsidP="00615EC5">
      <w:pPr>
        <w:numPr>
          <w:ilvl w:val="0"/>
          <w:numId w:val="1"/>
        </w:numPr>
        <w:rPr>
          <w:color w:val="000000" w:themeColor="text1"/>
          <w:lang w:val="en"/>
          <w:rPrChange w:id="1581" w:author="Tawatari, Masataka/田渡 将隆" w:date="2025-02-12T08:17:00Z">
            <w:rPr>
              <w:lang w:val="en"/>
            </w:rPr>
          </w:rPrChange>
        </w:rPr>
      </w:pPr>
      <w:r w:rsidRPr="000F2E0E">
        <w:rPr>
          <w:rFonts w:hint="eastAsia"/>
          <w:color w:val="000000" w:themeColor="text1"/>
          <w:lang w:val="en"/>
          <w:rPrChange w:id="1582" w:author="Tawatari, Masataka/田渡 将隆" w:date="2025-02-12T08:17:00Z">
            <w:rPr>
              <w:rFonts w:hint="eastAsia"/>
              <w:lang w:val="en"/>
            </w:rPr>
          </w:rPrChange>
        </w:rPr>
        <w:t>並走区間で実際に走行していない道路に誤マッチングしないこと</w:t>
      </w:r>
      <w:r w:rsidRPr="000F2E0E">
        <w:rPr>
          <w:color w:val="000000" w:themeColor="text1"/>
          <w:lang w:val="en"/>
          <w:rPrChange w:id="1583" w:author="Tawatari, Masataka/田渡 将隆" w:date="2025-02-12T08:17:00Z">
            <w:rPr>
              <w:lang w:val="en"/>
            </w:rPr>
          </w:rPrChange>
        </w:rPr>
        <w:t>(</w:t>
      </w:r>
      <w:r w:rsidRPr="000F2E0E">
        <w:rPr>
          <w:rFonts w:hint="eastAsia"/>
          <w:color w:val="000000" w:themeColor="text1"/>
          <w:lang w:val="en"/>
          <w:rPrChange w:id="1584" w:author="Tawatari, Masataka/田渡 将隆" w:date="2025-02-12T08:17:00Z">
            <w:rPr>
              <w:rFonts w:hint="eastAsia"/>
              <w:lang w:val="en"/>
            </w:rPr>
          </w:rPrChange>
        </w:rPr>
        <w:t>過去市場指摘</w:t>
      </w:r>
      <w:r w:rsidRPr="000F2E0E">
        <w:rPr>
          <w:color w:val="000000" w:themeColor="text1"/>
          <w:lang w:val="en"/>
          <w:rPrChange w:id="1585" w:author="Tawatari, Masataka/田渡 将隆" w:date="2025-02-12T08:17:00Z">
            <w:rPr>
              <w:lang w:val="en"/>
            </w:rPr>
          </w:rPrChange>
        </w:rPr>
        <w:t>)</w:t>
      </w:r>
    </w:p>
    <w:p w14:paraId="13B07225" w14:textId="77777777" w:rsidR="00615EC5" w:rsidRPr="000F2E0E" w:rsidRDefault="00615EC5" w:rsidP="00615EC5">
      <w:pPr>
        <w:ind w:left="737"/>
        <w:rPr>
          <w:rFonts w:ascii="Abadi" w:hAnsi="Abadi"/>
          <w:color w:val="000000" w:themeColor="text1"/>
          <w:lang w:val="en"/>
          <w:rPrChange w:id="1586" w:author="Tawatari, Masataka/田渡 将隆" w:date="2025-02-12T08:17:00Z">
            <w:rPr>
              <w:rFonts w:ascii="Abadi" w:hAnsi="Abadi"/>
              <w:lang w:val="en"/>
            </w:rPr>
          </w:rPrChange>
        </w:rPr>
      </w:pPr>
      <w:r w:rsidRPr="000F2E0E">
        <w:rPr>
          <w:rFonts w:ascii="Abadi" w:hAnsi="Abadi"/>
          <w:color w:val="000000" w:themeColor="text1"/>
          <w:lang w:val="en"/>
          <w:rPrChange w:id="1587" w:author="Tawatari, Masataka/田渡 将隆" w:date="2025-02-12T08:17:00Z">
            <w:rPr>
              <w:rFonts w:ascii="Abadi" w:hAnsi="Abadi"/>
              <w:lang w:val="en"/>
            </w:rPr>
          </w:rPrChange>
        </w:rPr>
        <w:t>Do not mis-match roads that are not actually running in the side-by-side section (past market point)</w:t>
      </w:r>
    </w:p>
    <w:p w14:paraId="7317A6D1" w14:textId="77777777" w:rsidR="00615EC5" w:rsidRPr="000F2E0E" w:rsidRDefault="00615EC5" w:rsidP="00615EC5">
      <w:pPr>
        <w:ind w:left="737"/>
        <w:rPr>
          <w:rFonts w:ascii="Abadi" w:hAnsi="Abadi"/>
          <w:color w:val="000000" w:themeColor="text1"/>
          <w:rPrChange w:id="1588" w:author="Tawatari, Masataka/田渡 将隆" w:date="2025-02-12T08:17:00Z">
            <w:rPr>
              <w:rFonts w:ascii="Abadi" w:hAnsi="Abadi"/>
            </w:rPr>
          </w:rPrChange>
        </w:rPr>
      </w:pPr>
      <w:r w:rsidRPr="000F2E0E">
        <w:rPr>
          <w:rFonts w:hint="eastAsia"/>
          <w:color w:val="000000" w:themeColor="text1"/>
          <w:lang w:val="en"/>
          <w:rPrChange w:id="1589" w:author="Tawatari, Masataka/田渡 将隆" w:date="2025-02-12T08:17:00Z">
            <w:rPr>
              <w:rFonts w:hint="eastAsia"/>
              <w:lang w:val="en"/>
            </w:rPr>
          </w:rPrChange>
        </w:rPr>
        <w:t>例：片側</w:t>
      </w:r>
      <w:r w:rsidRPr="000F2E0E">
        <w:rPr>
          <w:color w:val="000000" w:themeColor="text1"/>
          <w:lang w:val="en"/>
          <w:rPrChange w:id="1590" w:author="Tawatari, Masataka/田渡 将隆" w:date="2025-02-12T08:17:00Z">
            <w:rPr>
              <w:lang w:val="en"/>
            </w:rPr>
          </w:rPrChange>
        </w:rPr>
        <w:t>2</w:t>
      </w:r>
      <w:r w:rsidRPr="000F2E0E">
        <w:rPr>
          <w:rFonts w:hint="eastAsia"/>
          <w:color w:val="000000" w:themeColor="text1"/>
          <w:lang w:val="en"/>
          <w:rPrChange w:id="1591" w:author="Tawatari, Masataka/田渡 将隆" w:date="2025-02-12T08:17:00Z">
            <w:rPr>
              <w:rFonts w:hint="eastAsia"/>
              <w:lang w:val="en"/>
            </w:rPr>
          </w:rPrChange>
        </w:rPr>
        <w:t>車線の道路で工事中により片側</w:t>
      </w:r>
      <w:r w:rsidRPr="000F2E0E">
        <w:rPr>
          <w:color w:val="000000" w:themeColor="text1"/>
          <w:lang w:val="en"/>
          <w:rPrChange w:id="1592" w:author="Tawatari, Masataka/田渡 将隆" w:date="2025-02-12T08:17:00Z">
            <w:rPr>
              <w:lang w:val="en"/>
            </w:rPr>
          </w:rPrChange>
        </w:rPr>
        <w:t>1</w:t>
      </w:r>
      <w:r w:rsidRPr="000F2E0E">
        <w:rPr>
          <w:rFonts w:hint="eastAsia"/>
          <w:color w:val="000000" w:themeColor="text1"/>
          <w:lang w:val="en"/>
          <w:rPrChange w:id="1593" w:author="Tawatari, Masataka/田渡 将隆" w:date="2025-02-12T08:17:00Z">
            <w:rPr>
              <w:rFonts w:hint="eastAsia"/>
              <w:lang w:val="en"/>
            </w:rPr>
          </w:rPrChange>
        </w:rPr>
        <w:t>車線</w:t>
      </w:r>
      <w:r w:rsidRPr="000F2E0E">
        <w:rPr>
          <w:color w:val="000000" w:themeColor="text1"/>
          <w:lang w:val="en"/>
          <w:rPrChange w:id="1594" w:author="Tawatari, Masataka/田渡 将隆" w:date="2025-02-12T08:17:00Z">
            <w:rPr>
              <w:lang w:val="en"/>
            </w:rPr>
          </w:rPrChange>
        </w:rPr>
        <w:t>(</w:t>
      </w:r>
      <w:r w:rsidRPr="000F2E0E">
        <w:rPr>
          <w:rFonts w:hint="eastAsia"/>
          <w:color w:val="000000" w:themeColor="text1"/>
          <w:lang w:val="en"/>
          <w:rPrChange w:id="1595" w:author="Tawatari, Masataka/田渡 将隆" w:date="2025-02-12T08:17:00Z">
            <w:rPr>
              <w:rFonts w:hint="eastAsia"/>
              <w:lang w:val="en"/>
            </w:rPr>
          </w:rPrChange>
        </w:rPr>
        <w:t>車線幅減少</w:t>
      </w:r>
      <w:r w:rsidRPr="000F2E0E">
        <w:rPr>
          <w:color w:val="000000" w:themeColor="text1"/>
          <w:lang w:val="en"/>
          <w:rPrChange w:id="1596" w:author="Tawatari, Masataka/田渡 将隆" w:date="2025-02-12T08:17:00Z">
            <w:rPr>
              <w:lang w:val="en"/>
            </w:rPr>
          </w:rPrChange>
        </w:rPr>
        <w:t>)</w:t>
      </w:r>
      <w:r w:rsidRPr="000F2E0E">
        <w:rPr>
          <w:rFonts w:hint="eastAsia"/>
          <w:color w:val="000000" w:themeColor="text1"/>
          <w:lang w:val="en"/>
          <w:rPrChange w:id="1597" w:author="Tawatari, Masataka/田渡 将隆" w:date="2025-02-12T08:17:00Z">
            <w:rPr>
              <w:rFonts w:hint="eastAsia"/>
              <w:lang w:val="en"/>
            </w:rPr>
          </w:rPrChange>
        </w:rPr>
        <w:t>となっていた場合、並走道路には誤マッチングさせないこと</w:t>
      </w:r>
      <w:r w:rsidRPr="000F2E0E">
        <w:rPr>
          <w:rFonts w:ascii="Abadi" w:hAnsi="Abadi"/>
          <w:color w:val="000000" w:themeColor="text1"/>
          <w:rPrChange w:id="1598" w:author="Tawatari, Masataka/田渡 将隆" w:date="2025-02-12T08:17:00Z">
            <w:rPr>
              <w:rFonts w:ascii="Abadi" w:hAnsi="Abadi"/>
            </w:rPr>
          </w:rPrChange>
        </w:rPr>
        <w:t xml:space="preserve">Example: If it is one lane (lane width reduction) on one side </w:t>
      </w:r>
      <w:r w:rsidRPr="000F2E0E">
        <w:rPr>
          <w:rFonts w:ascii="Abadi" w:hAnsi="Abadi"/>
          <w:color w:val="000000" w:themeColor="text1"/>
          <w:rPrChange w:id="1599" w:author="Tawatari, Masataka/田渡 将隆" w:date="2025-02-12T08:17:00Z">
            <w:rPr>
              <w:rFonts w:ascii="Abadi" w:hAnsi="Abadi"/>
            </w:rPr>
          </w:rPrChange>
        </w:rPr>
        <w:lastRenderedPageBreak/>
        <w:t>due to construction on a road with two lanes on one side,</w:t>
      </w:r>
    </w:p>
    <w:p w14:paraId="6D6794A9" w14:textId="77777777" w:rsidR="00615EC5" w:rsidRPr="000F2E0E" w:rsidRDefault="00615EC5" w:rsidP="00615EC5">
      <w:pPr>
        <w:ind w:left="737"/>
        <w:rPr>
          <w:rFonts w:ascii="Abadi" w:hAnsi="Abadi"/>
          <w:color w:val="000000" w:themeColor="text1"/>
          <w:rPrChange w:id="1600" w:author="Tawatari, Masataka/田渡 将隆" w:date="2025-02-12T08:17:00Z">
            <w:rPr>
              <w:rFonts w:ascii="Abadi" w:hAnsi="Abadi"/>
            </w:rPr>
          </w:rPrChange>
        </w:rPr>
      </w:pPr>
      <w:r w:rsidRPr="000F2E0E">
        <w:rPr>
          <w:rFonts w:ascii="Abadi" w:hAnsi="Abadi"/>
          <w:color w:val="000000" w:themeColor="text1"/>
          <w:rPrChange w:id="1601" w:author="Tawatari, Masataka/田渡 将隆" w:date="2025-02-12T08:17:00Z">
            <w:rPr>
              <w:rFonts w:ascii="Abadi" w:hAnsi="Abadi"/>
            </w:rPr>
          </w:rPrChange>
        </w:rPr>
        <w:t>Do not mis-match side-by-side roads</w:t>
      </w:r>
    </w:p>
    <w:p w14:paraId="39BF1799" w14:textId="77777777" w:rsidR="00615EC5" w:rsidRPr="000F2E0E" w:rsidRDefault="00615EC5" w:rsidP="00615EC5">
      <w:pPr>
        <w:ind w:left="737"/>
        <w:rPr>
          <w:color w:val="000000" w:themeColor="text1"/>
          <w:rPrChange w:id="1602" w:author="Tawatari, Masataka/田渡 将隆" w:date="2025-02-12T08:17:00Z">
            <w:rPr/>
          </w:rPrChange>
        </w:rPr>
      </w:pPr>
    </w:p>
    <w:p w14:paraId="72F91A53" w14:textId="77777777" w:rsidR="00615EC5" w:rsidRPr="000F2E0E" w:rsidRDefault="00615EC5" w:rsidP="00615EC5">
      <w:pPr>
        <w:pStyle w:val="Header"/>
        <w:tabs>
          <w:tab w:val="clear" w:pos="4252"/>
          <w:tab w:val="clear" w:pos="8504"/>
        </w:tabs>
        <w:snapToGrid/>
        <w:rPr>
          <w:rFonts w:ascii="Meiryo UI" w:eastAsia="Meiryo UI" w:hAnsi="Meiryo UI" w:cs="Meiryo UI"/>
          <w:color w:val="000000" w:themeColor="text1"/>
          <w:rPrChange w:id="1603" w:author="Tawatari, Masataka/田渡 将隆" w:date="2025-02-12T08:17:00Z">
            <w:rPr>
              <w:rFonts w:ascii="Meiryo UI" w:eastAsia="Meiryo UI" w:hAnsi="Meiryo UI" w:cs="Meiryo UI"/>
            </w:rPr>
          </w:rPrChange>
        </w:rPr>
      </w:pPr>
    </w:p>
    <w:p w14:paraId="5973E8DF" w14:textId="77777777" w:rsidR="00615EC5" w:rsidRPr="000F2E0E" w:rsidRDefault="00615EC5" w:rsidP="00615EC5">
      <w:pPr>
        <w:pStyle w:val="Header"/>
        <w:tabs>
          <w:tab w:val="clear" w:pos="4252"/>
          <w:tab w:val="clear" w:pos="8504"/>
        </w:tabs>
        <w:snapToGrid/>
        <w:rPr>
          <w:rFonts w:ascii="Meiryo UI" w:eastAsia="Meiryo UI" w:hAnsi="Meiryo UI" w:cs="Meiryo UI"/>
          <w:color w:val="000000" w:themeColor="text1"/>
          <w:rPrChange w:id="1604" w:author="Tawatari, Masataka/田渡 将隆" w:date="2025-02-12T08:17:00Z">
            <w:rPr>
              <w:rFonts w:ascii="Meiryo UI" w:eastAsia="Meiryo UI" w:hAnsi="Meiryo UI" w:cs="Meiryo UI"/>
            </w:rPr>
          </w:rPrChan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7"/>
        <w:gridCol w:w="4927"/>
      </w:tblGrid>
      <w:tr w:rsidR="000F2E0E" w:rsidRPr="000F2E0E" w14:paraId="64BBC2D9" w14:textId="77777777" w:rsidTr="00C77C58">
        <w:tc>
          <w:tcPr>
            <w:tcW w:w="3652" w:type="dxa"/>
            <w:shd w:val="clear" w:color="auto" w:fill="FFFF99"/>
          </w:tcPr>
          <w:p w14:paraId="4EB9A3A1" w14:textId="7995C417" w:rsidR="00615EC5" w:rsidRPr="000F2E0E" w:rsidRDefault="0041472D" w:rsidP="00C77C58">
            <w:pPr>
              <w:pStyle w:val="Header"/>
              <w:tabs>
                <w:tab w:val="clear" w:pos="4252"/>
                <w:tab w:val="clear" w:pos="8504"/>
              </w:tabs>
              <w:snapToGrid/>
              <w:jc w:val="center"/>
              <w:rPr>
                <w:color w:val="000000" w:themeColor="text1"/>
                <w:lang w:val="en"/>
                <w:rPrChange w:id="1605" w:author="Tawatari, Masataka/田渡 将隆" w:date="2025-02-12T08:17:00Z">
                  <w:rPr>
                    <w:lang w:val="en"/>
                  </w:rPr>
                </w:rPrChange>
              </w:rPr>
            </w:pPr>
            <w:ins w:id="1606" w:author="Tawatari, Masataka/田渡 将隆" w:date="2025-02-12T08:15:00Z">
              <w:r w:rsidRPr="000F2E0E">
                <w:rPr>
                  <w:noProof/>
                  <w:color w:val="000000" w:themeColor="text1"/>
                  <w:lang w:val="en"/>
                </w:rPr>
                <mc:AlternateContent>
                  <mc:Choice Requires="wps">
                    <w:drawing>
                      <wp:anchor distT="0" distB="0" distL="114300" distR="114300" simplePos="0" relativeHeight="251661312" behindDoc="0" locked="0" layoutInCell="1" allowOverlap="1" wp14:anchorId="399C89CB" wp14:editId="1D25D338">
                        <wp:simplePos x="0" y="0"/>
                        <wp:positionH relativeFrom="column">
                          <wp:posOffset>-75565</wp:posOffset>
                        </wp:positionH>
                        <wp:positionV relativeFrom="paragraph">
                          <wp:posOffset>57150</wp:posOffset>
                        </wp:positionV>
                        <wp:extent cx="5372100" cy="2257425"/>
                        <wp:effectExtent l="0" t="0" r="19050" b="28575"/>
                        <wp:wrapNone/>
                        <wp:docPr id="3" name="正方形/長方形 3"/>
                        <wp:cNvGraphicFramePr/>
                        <a:graphic xmlns:a="http://schemas.openxmlformats.org/drawingml/2006/main">
                          <a:graphicData uri="http://schemas.microsoft.com/office/word/2010/wordprocessingShape">
                            <wps:wsp>
                              <wps:cNvSpPr/>
                              <wps:spPr>
                                <a:xfrm>
                                  <a:off x="0" y="0"/>
                                  <a:ext cx="5372100" cy="2257425"/>
                                </a:xfrm>
                                <a:prstGeom prst="rect">
                                  <a:avLst/>
                                </a:prstGeom>
                                <a:solidFill>
                                  <a:schemeClr val="bg1">
                                    <a:lumMod val="50000"/>
                                    <a:alpha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A06C2D" w14:textId="79C1D607" w:rsidR="0041472D" w:rsidRPr="00093D98" w:rsidRDefault="0041472D" w:rsidP="0041472D">
                                    <w:pPr>
                                      <w:jc w:val="center"/>
                                    </w:pPr>
                                    <w:r>
                                      <w:rPr>
                                        <w:rFonts w:hint="eastAsia"/>
                                      </w:rPr>
                                      <w:t>各種サービス要求仕様書から</w:t>
                                    </w:r>
                                    <w:r>
                                      <w:rPr>
                                        <w:rFonts w:hint="eastAsia"/>
                                      </w:rPr>
                                      <w:t>006_</w:t>
                                    </w:r>
                                    <w:r>
                                      <w:rPr>
                                        <w:rFonts w:hint="eastAsia"/>
                                      </w:rPr>
                                      <w:t>性能要求</w:t>
                                    </w:r>
                                    <w:r>
                                      <w:rPr>
                                        <w:rFonts w:hint="eastAsia"/>
                                      </w:rPr>
                                      <w:t>_Performance_Requirement</w:t>
                                    </w:r>
                                    <w:r>
                                      <w:rPr>
                                        <w:rFonts w:hint="eastAsia"/>
                                      </w:rPr>
                                      <w:t>に</w:t>
                                    </w:r>
                                    <w:r>
                                      <w:rPr>
                                        <w:rFonts w:hint="eastAsia"/>
                                      </w:rPr>
                                      <w:t>QOS</w:t>
                                    </w:r>
                                    <w:r>
                                      <w:rPr>
                                        <w:rFonts w:hint="eastAsia"/>
                                      </w:rPr>
                                      <w:t>を統合</w:t>
                                    </w:r>
                                    <w:r>
                                      <w:rPr>
                                        <w:rFonts w:hint="eastAsia"/>
                                      </w:rPr>
                                      <w:t>Integrate QOS from various service requirement specifications into "006_</w:t>
                                    </w:r>
                                    <w:r>
                                      <w:rPr>
                                        <w:rFonts w:hint="eastAsia"/>
                                      </w:rPr>
                                      <w:t>性能要求</w:t>
                                    </w:r>
                                    <w:r>
                                      <w:rPr>
                                        <w:rFonts w:hint="eastAsia"/>
                                      </w:rPr>
                                      <w:t xml:space="preserve">_Performance_Requirement" </w:t>
                                    </w:r>
                                    <w:r>
                                      <w:rPr>
                                        <w:rFonts w:hint="eastAsia"/>
                                      </w:rPr>
                                      <w:t>▲</w:t>
                                    </w:r>
                                    <w:r>
                                      <w:rPr>
                                        <w:rFonts w:hint="eastAsia"/>
                                      </w:rPr>
                                      <w:t>7.</w:t>
                                    </w:r>
                                    <w:del w:id="1607" w:author="Tawatari, Masataka/田渡 将隆" w:date="2025-03-10T16:40:00Z">
                                      <w:r w:rsidDel="00A74BD9">
                                        <w:rPr>
                                          <w:rFonts w:hint="eastAsia"/>
                                        </w:rPr>
                                        <w:delText>11</w:delText>
                                      </w:r>
                                    </w:del>
                                    <w:ins w:id="1608" w:author="Tawatari, Masataka/田渡 将隆" w:date="2025-03-10T16:40:00Z">
                                      <w:r w:rsidR="00A74BD9">
                                        <w:rPr>
                                          <w:rFonts w:hint="eastAsia"/>
                                        </w:rPr>
                                        <w:t>20</w:t>
                                      </w:r>
                                    </w:ins>
                                    <w:r>
                                      <w:rPr>
                                        <w:rFonts w:hint="eastAsia"/>
                                      </w:rPr>
                                      <w:t>（</w:t>
                                    </w:r>
                                    <w:del w:id="1609" w:author="Tawatari, Masataka/田渡 将隆" w:date="2025-03-10T16:40:00Z">
                                      <w:r w:rsidDel="00A74BD9">
                                        <w:rPr>
                                          <w:rFonts w:hint="eastAsia"/>
                                        </w:rPr>
                                        <w:delText>24MM</w:delText>
                                      </w:r>
                                      <w:r w:rsidDel="00A74BD9">
                                        <w:rPr>
                                          <w:rFonts w:hint="eastAsia"/>
                                        </w:rPr>
                                        <w:delText>：</w:delText>
                                      </w:r>
                                      <w:r w:rsidDel="00A74BD9">
                                        <w:rPr>
                                          <w:rFonts w:hint="eastAsia"/>
                                        </w:rPr>
                                        <w:delText>1A</w:delText>
                                      </w:r>
                                      <w:r w:rsidDel="00A74BD9">
                                        <w:rPr>
                                          <w:rFonts w:hint="eastAsia"/>
                                        </w:rPr>
                                        <w:delText>、</w:delText>
                                      </w:r>
                                    </w:del>
                                    <w:r>
                                      <w:rPr>
                                        <w:rFonts w:hint="eastAsia"/>
                                      </w:rPr>
                                      <w:t>24SU/CDC</w:t>
                                    </w:r>
                                    <w:r>
                                      <w:rPr>
                                        <w:rFonts w:hint="eastAsia"/>
                                      </w:rPr>
                                      <w:t>：</w:t>
                                    </w:r>
                                    <w:r>
                                      <w:rPr>
                                        <w:rFonts w:hint="eastAsia"/>
                                      </w:rPr>
                                      <w:t>CV</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9C89CB" id="正方形/長方形 3" o:spid="_x0000_s1028" style="position:absolute;left:0;text-align:left;margin-left:-5.95pt;margin-top:4.5pt;width:423pt;height:17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" fillcolor="#7f7f7f [1612]" strokecolor="#09101d [484]" strokeweight="1pt">
                        <v:fill opacity="32896f"/>
                        <v:textbox>
                          <w:txbxContent>
                            <w:p w14:paraId="4AA06C2D" w14:textId="79C1D607" w:rsidR="0041472D" w:rsidRPr="00093D98" w:rsidRDefault="0041472D" w:rsidP="0041472D">
                              <w:pPr>
                                <w:jc w:val="center"/>
                              </w:pPr>
                              <w:r>
                                <w:rPr>
                                  <w:rFonts w:hint="eastAsia"/>
                                </w:rPr>
                                <w:t>各種サービス要求仕様書から</w:t>
                              </w:r>
                              <w:r>
                                <w:rPr>
                                  <w:rFonts w:hint="eastAsia"/>
                                </w:rPr>
                                <w:t>006_</w:t>
                              </w:r>
                              <w:r>
                                <w:rPr>
                                  <w:rFonts w:hint="eastAsia"/>
                                </w:rPr>
                                <w:t>性能要求</w:t>
                              </w:r>
                              <w:r>
                                <w:rPr>
                                  <w:rFonts w:hint="eastAsia"/>
                                </w:rPr>
                                <w:t>_Performance_Requirement</w:t>
                              </w:r>
                              <w:r>
                                <w:rPr>
                                  <w:rFonts w:hint="eastAsia"/>
                                </w:rPr>
                                <w:t>に</w:t>
                              </w:r>
                              <w:r>
                                <w:rPr>
                                  <w:rFonts w:hint="eastAsia"/>
                                </w:rPr>
                                <w:t>QOS</w:t>
                              </w:r>
                              <w:r>
                                <w:rPr>
                                  <w:rFonts w:hint="eastAsia"/>
                                </w:rPr>
                                <w:t>を統合</w:t>
                              </w:r>
                              <w:r>
                                <w:rPr>
                                  <w:rFonts w:hint="eastAsia"/>
                                </w:rPr>
                                <w:t>Integrate QOS from various service requirement specifications into "006_</w:t>
                              </w:r>
                              <w:r>
                                <w:rPr>
                                  <w:rFonts w:hint="eastAsia"/>
                                </w:rPr>
                                <w:t>性能要求</w:t>
                              </w:r>
                              <w:r>
                                <w:rPr>
                                  <w:rFonts w:hint="eastAsia"/>
                                </w:rPr>
                                <w:t xml:space="preserve">_Performance_Requirement" </w:t>
                              </w:r>
                              <w:r>
                                <w:rPr>
                                  <w:rFonts w:hint="eastAsia"/>
                                </w:rPr>
                                <w:t>▲</w:t>
                              </w:r>
                              <w:r>
                                <w:rPr>
                                  <w:rFonts w:hint="eastAsia"/>
                                </w:rPr>
                                <w:t>7.</w:t>
                              </w:r>
                              <w:del w:id="1583" w:author="Tawatari, Masataka/田渡 将隆" w:date="2025-03-10T16:40:00Z">
                                <w:r w:rsidDel="00A74BD9">
                                  <w:rPr>
                                    <w:rFonts w:hint="eastAsia"/>
                                  </w:rPr>
                                  <w:delText>11</w:delText>
                                </w:r>
                              </w:del>
                              <w:ins w:id="1584" w:author="Tawatari, Masataka/田渡 将隆" w:date="2025-03-10T16:40:00Z">
                                <w:r w:rsidR="00A74BD9">
                                  <w:rPr>
                                    <w:rFonts w:hint="eastAsia"/>
                                  </w:rPr>
                                  <w:t>20</w:t>
                                </w:r>
                              </w:ins>
                              <w:r>
                                <w:rPr>
                                  <w:rFonts w:hint="eastAsia"/>
                                </w:rPr>
                                <w:t>（</w:t>
                              </w:r>
                              <w:del w:id="1585" w:author="Tawatari, Masataka/田渡 将隆" w:date="2025-03-10T16:40:00Z">
                                <w:r w:rsidDel="00A74BD9">
                                  <w:rPr>
                                    <w:rFonts w:hint="eastAsia"/>
                                  </w:rPr>
                                  <w:delText>24MM</w:delText>
                                </w:r>
                                <w:r w:rsidDel="00A74BD9">
                                  <w:rPr>
                                    <w:rFonts w:hint="eastAsia"/>
                                  </w:rPr>
                                  <w:delText>：</w:delText>
                                </w:r>
                                <w:r w:rsidDel="00A74BD9">
                                  <w:rPr>
                                    <w:rFonts w:hint="eastAsia"/>
                                  </w:rPr>
                                  <w:delText>1A</w:delText>
                                </w:r>
                                <w:r w:rsidDel="00A74BD9">
                                  <w:rPr>
                                    <w:rFonts w:hint="eastAsia"/>
                                  </w:rPr>
                                  <w:delText>、</w:delText>
                                </w:r>
                              </w:del>
                              <w:r>
                                <w:rPr>
                                  <w:rFonts w:hint="eastAsia"/>
                                </w:rPr>
                                <w:t>24SU/CDC</w:t>
                              </w:r>
                              <w:r>
                                <w:rPr>
                                  <w:rFonts w:hint="eastAsia"/>
                                </w:rPr>
                                <w:t>：</w:t>
                              </w:r>
                              <w:r>
                                <w:rPr>
                                  <w:rFonts w:hint="eastAsia"/>
                                </w:rPr>
                                <w:t>CV</w:t>
                              </w:r>
                              <w:r>
                                <w:rPr>
                                  <w:rFonts w:hint="eastAsia"/>
                                </w:rPr>
                                <w:t>）</w:t>
                              </w:r>
                            </w:p>
                          </w:txbxContent>
                        </v:textbox>
                      </v:rect>
                    </w:pict>
                  </mc:Fallback>
                </mc:AlternateContent>
              </w:r>
            </w:ins>
            <w:r w:rsidR="00615EC5" w:rsidRPr="000F2E0E">
              <w:rPr>
                <w:rFonts w:hint="eastAsia"/>
                <w:color w:val="000000" w:themeColor="text1"/>
                <w:lang w:val="en"/>
                <w:rPrChange w:id="1610" w:author="Tawatari, Masataka/田渡 将隆" w:date="2025-02-12T08:17:00Z">
                  <w:rPr>
                    <w:rFonts w:hint="eastAsia"/>
                    <w:lang w:val="en"/>
                  </w:rPr>
                </w:rPrChange>
              </w:rPr>
              <w:t>項目</w:t>
            </w:r>
          </w:p>
          <w:p w14:paraId="42C7318D" w14:textId="4305B5FE" w:rsidR="00615EC5" w:rsidRPr="000F2E0E" w:rsidRDefault="00615EC5" w:rsidP="00C77C58">
            <w:pPr>
              <w:pStyle w:val="Header"/>
              <w:tabs>
                <w:tab w:val="clear" w:pos="4252"/>
                <w:tab w:val="clear" w:pos="8504"/>
              </w:tabs>
              <w:snapToGrid/>
              <w:jc w:val="center"/>
              <w:rPr>
                <w:rFonts w:ascii="Meiryo UI" w:eastAsia="Meiryo UI" w:hAnsi="Meiryo UI" w:cs="Meiryo UI"/>
                <w:color w:val="000000" w:themeColor="text1"/>
                <w:rPrChange w:id="1611" w:author="Tawatari, Masataka/田渡 将隆" w:date="2025-02-12T08:17:00Z">
                  <w:rPr>
                    <w:rFonts w:ascii="Meiryo UI" w:eastAsia="Meiryo UI" w:hAnsi="Meiryo UI" w:cs="Meiryo UI"/>
                  </w:rPr>
                </w:rPrChange>
              </w:rPr>
            </w:pPr>
            <w:r w:rsidRPr="000F2E0E">
              <w:rPr>
                <w:color w:val="000000" w:themeColor="text1"/>
                <w:lang w:val="en"/>
                <w:rPrChange w:id="1612" w:author="Tawatari, Masataka/田渡 将隆" w:date="2025-02-12T08:17:00Z">
                  <w:rPr>
                    <w:lang w:val="en"/>
                  </w:rPr>
                </w:rPrChange>
              </w:rPr>
              <w:t>project</w:t>
            </w:r>
          </w:p>
        </w:tc>
        <w:tc>
          <w:tcPr>
            <w:tcW w:w="5050" w:type="dxa"/>
            <w:shd w:val="clear" w:color="auto" w:fill="FFFF99"/>
          </w:tcPr>
          <w:p w14:paraId="6EC4D4CC" w14:textId="77777777" w:rsidR="00615EC5" w:rsidRPr="000F2E0E" w:rsidRDefault="00615EC5" w:rsidP="00C77C58">
            <w:pPr>
              <w:pStyle w:val="Header"/>
              <w:tabs>
                <w:tab w:val="clear" w:pos="4252"/>
                <w:tab w:val="clear" w:pos="8504"/>
              </w:tabs>
              <w:snapToGrid/>
              <w:jc w:val="center"/>
              <w:rPr>
                <w:color w:val="000000" w:themeColor="text1"/>
                <w:lang w:val="en"/>
                <w:rPrChange w:id="1613" w:author="Tawatari, Masataka/田渡 将隆" w:date="2025-02-12T08:17:00Z">
                  <w:rPr>
                    <w:lang w:val="en"/>
                  </w:rPr>
                </w:rPrChange>
              </w:rPr>
            </w:pPr>
            <w:r w:rsidRPr="000F2E0E">
              <w:rPr>
                <w:rFonts w:hint="eastAsia"/>
                <w:color w:val="000000" w:themeColor="text1"/>
                <w:lang w:val="en"/>
                <w:rPrChange w:id="1614" w:author="Tawatari, Masataka/田渡 将隆" w:date="2025-02-12T08:17:00Z">
                  <w:rPr>
                    <w:rFonts w:hint="eastAsia"/>
                    <w:lang w:val="en"/>
                  </w:rPr>
                </w:rPrChange>
              </w:rPr>
              <w:t>内容（要求値）</w:t>
            </w:r>
          </w:p>
          <w:p w14:paraId="10248981" w14:textId="77777777" w:rsidR="00615EC5" w:rsidRPr="000F2E0E" w:rsidRDefault="00615EC5" w:rsidP="00C77C58">
            <w:pPr>
              <w:pStyle w:val="Header"/>
              <w:tabs>
                <w:tab w:val="clear" w:pos="4252"/>
                <w:tab w:val="clear" w:pos="8504"/>
              </w:tabs>
              <w:snapToGrid/>
              <w:jc w:val="center"/>
              <w:rPr>
                <w:rFonts w:ascii="Meiryo UI" w:eastAsia="Meiryo UI" w:hAnsi="Meiryo UI" w:cs="Meiryo UI"/>
                <w:color w:val="000000" w:themeColor="text1"/>
                <w:rPrChange w:id="1615" w:author="Tawatari, Masataka/田渡 将隆" w:date="2025-02-12T08:17:00Z">
                  <w:rPr>
                    <w:rFonts w:ascii="Meiryo UI" w:eastAsia="Meiryo UI" w:hAnsi="Meiryo UI" w:cs="Meiryo UI"/>
                  </w:rPr>
                </w:rPrChange>
              </w:rPr>
            </w:pPr>
            <w:r w:rsidRPr="000F2E0E">
              <w:rPr>
                <w:color w:val="000000" w:themeColor="text1"/>
                <w:lang w:val="en"/>
                <w:rPrChange w:id="1616" w:author="Tawatari, Masataka/田渡 将隆" w:date="2025-02-12T08:17:00Z">
                  <w:rPr>
                    <w:lang w:val="en"/>
                  </w:rPr>
                </w:rPrChange>
              </w:rPr>
              <w:t>Content (requested value)</w:t>
            </w:r>
          </w:p>
        </w:tc>
      </w:tr>
      <w:tr w:rsidR="000F2E0E" w:rsidRPr="000F2E0E" w14:paraId="76866D99" w14:textId="77777777" w:rsidTr="00C77C58">
        <w:tc>
          <w:tcPr>
            <w:tcW w:w="3652" w:type="dxa"/>
            <w:tcBorders>
              <w:bottom w:val="single" w:sz="4" w:space="0" w:color="auto"/>
            </w:tcBorders>
          </w:tcPr>
          <w:p w14:paraId="122EE663" w14:textId="2F580ED6" w:rsidR="00615EC5" w:rsidRPr="000F2E0E" w:rsidRDefault="00615EC5" w:rsidP="00C77C58">
            <w:pPr>
              <w:pStyle w:val="Header"/>
              <w:tabs>
                <w:tab w:val="clear" w:pos="4252"/>
                <w:tab w:val="clear" w:pos="8504"/>
              </w:tabs>
              <w:snapToGrid/>
              <w:rPr>
                <w:color w:val="000000" w:themeColor="text1"/>
                <w:lang w:val="en"/>
                <w:rPrChange w:id="1617" w:author="Tawatari, Masataka/田渡 将隆" w:date="2025-02-12T08:17:00Z">
                  <w:rPr>
                    <w:lang w:val="en"/>
                  </w:rPr>
                </w:rPrChange>
              </w:rPr>
            </w:pPr>
            <w:r w:rsidRPr="000F2E0E">
              <w:rPr>
                <w:rFonts w:hint="eastAsia"/>
                <w:color w:val="000000" w:themeColor="text1"/>
                <w:lang w:val="en"/>
                <w:rPrChange w:id="1618" w:author="Tawatari, Masataka/田渡 将隆" w:date="2025-02-12T08:17:00Z">
                  <w:rPr>
                    <w:rFonts w:hint="eastAsia"/>
                    <w:lang w:val="en"/>
                  </w:rPr>
                </w:rPrChange>
              </w:rPr>
              <w:t>マッチング正解率</w:t>
            </w:r>
          </w:p>
          <w:p w14:paraId="2C49187E" w14:textId="0F4F8B0A" w:rsidR="00615EC5" w:rsidRPr="000F2E0E" w:rsidRDefault="00615EC5" w:rsidP="00C77C58">
            <w:pPr>
              <w:pStyle w:val="Header"/>
              <w:tabs>
                <w:tab w:val="clear" w:pos="4252"/>
                <w:tab w:val="clear" w:pos="8504"/>
              </w:tabs>
              <w:snapToGrid/>
              <w:rPr>
                <w:rFonts w:ascii="Abadi" w:eastAsia="Meiryo UI" w:hAnsi="Abadi" w:cs="Meiryo UI"/>
                <w:color w:val="000000" w:themeColor="text1"/>
                <w:rPrChange w:id="1619" w:author="Tawatari, Masataka/田渡 将隆" w:date="2025-02-12T08:17:00Z">
                  <w:rPr>
                    <w:rFonts w:ascii="Abadi" w:eastAsia="Meiryo UI" w:hAnsi="Abadi" w:cs="Meiryo UI"/>
                  </w:rPr>
                </w:rPrChange>
              </w:rPr>
            </w:pPr>
            <w:r w:rsidRPr="000F2E0E">
              <w:rPr>
                <w:rFonts w:ascii="Abadi" w:hAnsi="Abadi"/>
                <w:color w:val="000000" w:themeColor="text1"/>
                <w:lang w:val="en"/>
                <w:rPrChange w:id="1620" w:author="Tawatari, Masataka/田渡 将隆" w:date="2025-02-12T08:17:00Z">
                  <w:rPr>
                    <w:rFonts w:ascii="Abadi" w:hAnsi="Abadi"/>
                    <w:lang w:val="en"/>
                  </w:rPr>
                </w:rPrChange>
              </w:rPr>
              <w:t>Matching correct answer rate</w:t>
            </w:r>
          </w:p>
        </w:tc>
        <w:tc>
          <w:tcPr>
            <w:tcW w:w="5050" w:type="dxa"/>
          </w:tcPr>
          <w:p w14:paraId="0B3D59EA" w14:textId="77777777" w:rsidR="00615EC5" w:rsidRPr="000F2E0E" w:rsidRDefault="00615EC5" w:rsidP="00C77C58">
            <w:pPr>
              <w:pStyle w:val="Header"/>
              <w:rPr>
                <w:bCs/>
                <w:color w:val="000000" w:themeColor="text1"/>
                <w:lang w:val="en"/>
                <w:rPrChange w:id="1621" w:author="Tawatari, Masataka/田渡 将隆" w:date="2025-02-12T08:17:00Z">
                  <w:rPr>
                    <w:bCs/>
                    <w:lang w:val="en"/>
                  </w:rPr>
                </w:rPrChange>
              </w:rPr>
            </w:pPr>
            <w:r w:rsidRPr="000F2E0E">
              <w:rPr>
                <w:rFonts w:hint="eastAsia"/>
                <w:bCs/>
                <w:color w:val="000000" w:themeColor="text1"/>
                <w:lang w:val="en"/>
                <w:rPrChange w:id="1622" w:author="Tawatari, Masataka/田渡 将隆" w:date="2025-02-12T08:17:00Z">
                  <w:rPr>
                    <w:rFonts w:hint="eastAsia"/>
                    <w:bCs/>
                    <w:lang w:val="en"/>
                  </w:rPr>
                </w:rPrChange>
              </w:rPr>
              <w:t>別に定義する評価区間※１を走行し、マッチング正解数※２／区間総数※３</w:t>
            </w:r>
          </w:p>
          <w:p w14:paraId="4BAF2C11" w14:textId="77777777" w:rsidR="00615EC5" w:rsidRPr="000F2E0E" w:rsidRDefault="00615EC5" w:rsidP="00C77C58">
            <w:pPr>
              <w:pStyle w:val="Header"/>
              <w:rPr>
                <w:bCs/>
                <w:color w:val="000000" w:themeColor="text1"/>
                <w:lang w:val="en"/>
                <w:rPrChange w:id="1623" w:author="Tawatari, Masataka/田渡 将隆" w:date="2025-02-12T08:17:00Z">
                  <w:rPr>
                    <w:bCs/>
                    <w:lang w:val="en"/>
                  </w:rPr>
                </w:rPrChange>
              </w:rPr>
            </w:pPr>
            <w:r w:rsidRPr="000F2E0E">
              <w:rPr>
                <w:rFonts w:hint="eastAsia"/>
                <w:bCs/>
                <w:color w:val="000000" w:themeColor="text1"/>
                <w:lang w:val="en"/>
                <w:rPrChange w:id="1624" w:author="Tawatari, Masataka/田渡 将隆" w:date="2025-02-12T08:17:00Z">
                  <w:rPr>
                    <w:rFonts w:hint="eastAsia"/>
                    <w:bCs/>
                    <w:lang w:val="en"/>
                  </w:rPr>
                </w:rPrChange>
              </w:rPr>
              <w:t>・案内あり：</w:t>
            </w:r>
            <w:r w:rsidRPr="000F2E0E">
              <w:rPr>
                <w:bCs/>
                <w:color w:val="000000" w:themeColor="text1"/>
                <w:lang w:val="en"/>
                <w:rPrChange w:id="1625" w:author="Tawatari, Masataka/田渡 将隆" w:date="2025-02-12T08:17:00Z">
                  <w:rPr>
                    <w:bCs/>
                    <w:lang w:val="en"/>
                  </w:rPr>
                </w:rPrChange>
              </w:rPr>
              <w:t>100%</w:t>
            </w:r>
          </w:p>
          <w:p w14:paraId="1A3A5BA6" w14:textId="77777777" w:rsidR="00615EC5" w:rsidRPr="000F2E0E" w:rsidRDefault="00615EC5" w:rsidP="00C77C58">
            <w:pPr>
              <w:pStyle w:val="Header"/>
              <w:tabs>
                <w:tab w:val="clear" w:pos="4252"/>
                <w:tab w:val="clear" w:pos="8504"/>
              </w:tabs>
              <w:snapToGrid/>
              <w:rPr>
                <w:bCs/>
                <w:color w:val="000000" w:themeColor="text1"/>
                <w:lang w:val="en"/>
                <w:rPrChange w:id="1626" w:author="Tawatari, Masataka/田渡 将隆" w:date="2025-02-12T08:17:00Z">
                  <w:rPr>
                    <w:bCs/>
                    <w:lang w:val="en"/>
                  </w:rPr>
                </w:rPrChange>
              </w:rPr>
            </w:pPr>
            <w:r w:rsidRPr="000F2E0E">
              <w:rPr>
                <w:rFonts w:hint="eastAsia"/>
                <w:bCs/>
                <w:color w:val="000000" w:themeColor="text1"/>
                <w:lang w:val="en"/>
                <w:rPrChange w:id="1627" w:author="Tawatari, Masataka/田渡 将隆" w:date="2025-02-12T08:17:00Z">
                  <w:rPr>
                    <w:rFonts w:hint="eastAsia"/>
                    <w:bCs/>
                    <w:lang w:val="en"/>
                  </w:rPr>
                </w:rPrChange>
              </w:rPr>
              <w:t>・案内なし：</w:t>
            </w:r>
            <w:r w:rsidRPr="000F2E0E">
              <w:rPr>
                <w:bCs/>
                <w:color w:val="000000" w:themeColor="text1"/>
                <w:lang w:val="en"/>
                <w:rPrChange w:id="1628" w:author="Tawatari, Masataka/田渡 将隆" w:date="2025-02-12T08:17:00Z">
                  <w:rPr>
                    <w:bCs/>
                    <w:lang w:val="en"/>
                  </w:rPr>
                </w:rPrChange>
              </w:rPr>
              <w:t>95%</w:t>
            </w:r>
            <w:r w:rsidRPr="000F2E0E">
              <w:rPr>
                <w:rFonts w:hint="eastAsia"/>
                <w:bCs/>
                <w:color w:val="000000" w:themeColor="text1"/>
                <w:lang w:val="en"/>
                <w:rPrChange w:id="1629" w:author="Tawatari, Masataka/田渡 将隆" w:date="2025-02-12T08:17:00Z">
                  <w:rPr>
                    <w:rFonts w:hint="eastAsia"/>
                    <w:bCs/>
                    <w:lang w:val="en"/>
                  </w:rPr>
                </w:rPrChange>
              </w:rPr>
              <w:t>以上</w:t>
            </w:r>
          </w:p>
          <w:p w14:paraId="4BDAB01E" w14:textId="77777777" w:rsidR="00615EC5" w:rsidRPr="000F2E0E" w:rsidRDefault="00615EC5" w:rsidP="00C77C58">
            <w:pPr>
              <w:pStyle w:val="Header"/>
              <w:tabs>
                <w:tab w:val="clear" w:pos="4252"/>
                <w:tab w:val="clear" w:pos="8504"/>
              </w:tabs>
              <w:snapToGrid/>
              <w:rPr>
                <w:rFonts w:ascii="Abadi" w:eastAsia="Meiryo UI" w:hAnsi="Abadi" w:cs="Meiryo UI"/>
                <w:bCs/>
                <w:color w:val="000000" w:themeColor="text1"/>
                <w:rPrChange w:id="1630" w:author="Tawatari, Masataka/田渡 将隆" w:date="2025-02-12T08:17:00Z">
                  <w:rPr>
                    <w:rFonts w:ascii="Abadi" w:eastAsia="Meiryo UI" w:hAnsi="Abadi" w:cs="Meiryo UI"/>
                    <w:bCs/>
                  </w:rPr>
                </w:rPrChange>
              </w:rPr>
            </w:pPr>
            <w:r w:rsidRPr="000F2E0E">
              <w:rPr>
                <w:rFonts w:ascii="Abadi" w:hAnsi="Abadi"/>
                <w:bCs/>
                <w:color w:val="000000" w:themeColor="text1"/>
                <w:lang w:val="en"/>
                <w:rPrChange w:id="1631" w:author="Tawatari, Masataka/田渡 将隆" w:date="2025-02-12T08:17:00Z">
                  <w:rPr>
                    <w:rFonts w:ascii="Abadi" w:hAnsi="Abadi"/>
                    <w:bCs/>
                    <w:lang w:val="en"/>
                  </w:rPr>
                </w:rPrChange>
              </w:rPr>
              <w:t>Driving the evaluation section *1 defined separately, the number of matching correct answers *2 / total number of sections *3</w:t>
            </w:r>
          </w:p>
          <w:p w14:paraId="1FA34D4F" w14:textId="77777777" w:rsidR="00615EC5" w:rsidRPr="000F2E0E" w:rsidRDefault="00615EC5" w:rsidP="00C77C58">
            <w:pPr>
              <w:pStyle w:val="Header"/>
              <w:tabs>
                <w:tab w:val="clear" w:pos="4252"/>
                <w:tab w:val="clear" w:pos="8504"/>
              </w:tabs>
              <w:snapToGrid/>
              <w:rPr>
                <w:rFonts w:ascii="Abadi" w:eastAsia="Meiryo UI" w:hAnsi="Abadi" w:cs="Meiryo UI"/>
                <w:bCs/>
                <w:color w:val="000000" w:themeColor="text1"/>
                <w:rPrChange w:id="1632" w:author="Tawatari, Masataka/田渡 将隆" w:date="2025-02-12T08:17:00Z">
                  <w:rPr>
                    <w:rFonts w:ascii="Abadi" w:eastAsia="Meiryo UI" w:hAnsi="Abadi" w:cs="Meiryo UI"/>
                    <w:bCs/>
                  </w:rPr>
                </w:rPrChange>
              </w:rPr>
            </w:pPr>
            <w:r w:rsidRPr="000F2E0E">
              <w:rPr>
                <w:rFonts w:ascii="Abadi" w:hAnsi="Abadi"/>
                <w:bCs/>
                <w:color w:val="000000" w:themeColor="text1"/>
                <w:lang w:val="en"/>
                <w:rPrChange w:id="1633" w:author="Tawatari, Masataka/田渡 将隆" w:date="2025-02-12T08:17:00Z">
                  <w:rPr>
                    <w:rFonts w:ascii="Abadi" w:hAnsi="Abadi"/>
                    <w:bCs/>
                    <w:lang w:val="en"/>
                  </w:rPr>
                </w:rPrChange>
              </w:rPr>
              <w:t>Guide available: 100%</w:t>
            </w:r>
          </w:p>
          <w:p w14:paraId="56D9A471" w14:textId="77777777" w:rsidR="00615EC5" w:rsidRPr="000F2E0E" w:rsidRDefault="00615EC5" w:rsidP="00C77C58">
            <w:pPr>
              <w:pStyle w:val="Header"/>
              <w:tabs>
                <w:tab w:val="clear" w:pos="4252"/>
                <w:tab w:val="clear" w:pos="8504"/>
              </w:tabs>
              <w:snapToGrid/>
              <w:rPr>
                <w:rFonts w:ascii="Meiryo UI" w:eastAsia="Meiryo UI" w:hAnsi="Meiryo UI" w:cs="Meiryo UI"/>
                <w:color w:val="000000" w:themeColor="text1"/>
                <w:rPrChange w:id="1634" w:author="Tawatari, Masataka/田渡 将隆" w:date="2025-02-12T08:17:00Z">
                  <w:rPr>
                    <w:rFonts w:ascii="Meiryo UI" w:eastAsia="Meiryo UI" w:hAnsi="Meiryo UI" w:cs="Meiryo UI"/>
                  </w:rPr>
                </w:rPrChange>
              </w:rPr>
            </w:pPr>
            <w:r w:rsidRPr="000F2E0E">
              <w:rPr>
                <w:rFonts w:ascii="Abadi" w:hAnsi="Abadi"/>
                <w:bCs/>
                <w:color w:val="000000" w:themeColor="text1"/>
                <w:lang w:val="en"/>
                <w:rPrChange w:id="1635" w:author="Tawatari, Masataka/田渡 将隆" w:date="2025-02-12T08:17:00Z">
                  <w:rPr>
                    <w:rFonts w:ascii="Abadi" w:hAnsi="Abadi"/>
                    <w:bCs/>
                    <w:lang w:val="en"/>
                  </w:rPr>
                </w:rPrChange>
              </w:rPr>
              <w:t>No guidance: 95% or more</w:t>
            </w:r>
          </w:p>
        </w:tc>
      </w:tr>
    </w:tbl>
    <w:p w14:paraId="1E276BAA" w14:textId="5C74515F" w:rsidR="00615EC5" w:rsidRPr="000F2E0E" w:rsidRDefault="00615EC5" w:rsidP="00615EC5">
      <w:pPr>
        <w:pStyle w:val="Header"/>
        <w:tabs>
          <w:tab w:val="clear" w:pos="4252"/>
          <w:tab w:val="clear" w:pos="8504"/>
        </w:tabs>
        <w:snapToGrid/>
        <w:rPr>
          <w:color w:val="000000" w:themeColor="text1"/>
          <w:lang w:val="en"/>
          <w:rPrChange w:id="1636" w:author="Tawatari, Masataka/田渡 将隆" w:date="2025-02-12T08:17:00Z">
            <w:rPr>
              <w:lang w:val="en"/>
            </w:rPr>
          </w:rPrChange>
        </w:rPr>
      </w:pPr>
      <w:r w:rsidRPr="000F2E0E">
        <w:rPr>
          <w:color w:val="000000" w:themeColor="text1"/>
          <w:lang w:val="en"/>
          <w:rPrChange w:id="1637" w:author="Tawatari, Masataka/田渡 将隆" w:date="2025-02-12T08:17:00Z">
            <w:rPr>
              <w:lang w:val="en"/>
            </w:rPr>
          </w:rPrChange>
        </w:rPr>
        <w:t>* 1</w:t>
      </w:r>
      <w:r w:rsidRPr="000F2E0E">
        <w:rPr>
          <w:color w:val="000000" w:themeColor="text1"/>
          <w:rPrChange w:id="1638" w:author="Tawatari, Masataka/田渡 将隆" w:date="2025-02-12T08:17:00Z">
            <w:rPr/>
          </w:rPrChange>
        </w:rPr>
        <w:t xml:space="preserve"> </w:t>
      </w:r>
      <w:r w:rsidRPr="000F2E0E">
        <w:rPr>
          <w:color w:val="000000" w:themeColor="text1"/>
          <w:lang w:val="en"/>
          <w:rPrChange w:id="1639" w:author="Tawatari, Masataka/田渡 将隆" w:date="2025-02-12T08:17:00Z">
            <w:rPr>
              <w:lang w:val="en"/>
            </w:rPr>
          </w:rPrChange>
        </w:rPr>
        <w:t>17CY</w:t>
      </w:r>
      <w:r w:rsidRPr="000F2E0E">
        <w:rPr>
          <w:rFonts w:hint="eastAsia"/>
          <w:color w:val="000000" w:themeColor="text1"/>
          <w:lang w:val="en"/>
          <w:rPrChange w:id="1640" w:author="Tawatari, Masataka/田渡 将隆" w:date="2025-02-12T08:17:00Z">
            <w:rPr>
              <w:rFonts w:hint="eastAsia"/>
              <w:lang w:val="en"/>
            </w:rPr>
          </w:rPrChange>
        </w:rPr>
        <w:t>号口ナビで誤マッチングしている箇所（</w:t>
      </w:r>
      <w:r w:rsidRPr="000F2E0E">
        <w:rPr>
          <w:color w:val="000000" w:themeColor="text1"/>
          <w:lang w:val="en"/>
          <w:rPrChange w:id="1641" w:author="Tawatari, Masataka/田渡 将隆" w:date="2025-02-12T08:17:00Z">
            <w:rPr>
              <w:lang w:val="en"/>
            </w:rPr>
          </w:rPrChange>
        </w:rPr>
        <w:t>[03.2(</w:t>
      </w:r>
      <w:r w:rsidRPr="000F2E0E">
        <w:rPr>
          <w:rFonts w:hint="eastAsia"/>
          <w:color w:val="000000" w:themeColor="text1"/>
          <w:lang w:val="en"/>
          <w:rPrChange w:id="1642" w:author="Tawatari, Masataka/田渡 将隆" w:date="2025-02-12T08:17:00Z">
            <w:rPr>
              <w:rFonts w:hint="eastAsia"/>
              <w:lang w:val="en"/>
            </w:rPr>
          </w:rPrChange>
        </w:rPr>
        <w:t>共通</w:t>
      </w:r>
      <w:r w:rsidRPr="000F2E0E">
        <w:rPr>
          <w:color w:val="000000" w:themeColor="text1"/>
          <w:lang w:val="en"/>
          <w:rPrChange w:id="1643" w:author="Tawatari, Masataka/田渡 将隆" w:date="2025-02-12T08:17:00Z">
            <w:rPr>
              <w:lang w:val="en"/>
            </w:rPr>
          </w:rPrChange>
        </w:rPr>
        <w:t>)</w:t>
      </w:r>
      <w:r w:rsidRPr="000F2E0E">
        <w:rPr>
          <w:rFonts w:hint="eastAsia"/>
          <w:color w:val="000000" w:themeColor="text1"/>
          <w:lang w:val="en"/>
          <w:rPrChange w:id="1644" w:author="Tawatari, Masataka/田渡 将隆" w:date="2025-02-12T08:17:00Z">
            <w:rPr>
              <w:rFonts w:hint="eastAsia"/>
              <w:lang w:val="en"/>
            </w:rPr>
          </w:rPrChange>
        </w:rPr>
        <w:t>ロケーションサービス要求仕様書</w:t>
      </w:r>
      <w:r w:rsidRPr="000F2E0E">
        <w:rPr>
          <w:color w:val="000000" w:themeColor="text1"/>
          <w:lang w:val="en"/>
          <w:rPrChange w:id="1645" w:author="Tawatari, Masataka/田渡 将隆" w:date="2025-02-12T08:17:00Z">
            <w:rPr>
              <w:lang w:val="en"/>
            </w:rPr>
          </w:rPrChange>
        </w:rPr>
        <w:t>_</w:t>
      </w:r>
      <w:r w:rsidRPr="000F2E0E">
        <w:rPr>
          <w:rFonts w:hint="eastAsia"/>
          <w:color w:val="000000" w:themeColor="text1"/>
          <w:lang w:val="en"/>
          <w:rPrChange w:id="1646" w:author="Tawatari, Masataka/田渡 将隆" w:date="2025-02-12T08:17:00Z">
            <w:rPr>
              <w:rFonts w:hint="eastAsia"/>
              <w:lang w:val="en"/>
            </w:rPr>
          </w:rPrChange>
        </w:rPr>
        <w:t>付録：ロケーション評価箇所</w:t>
      </w:r>
      <w:r w:rsidRPr="000F2E0E">
        <w:rPr>
          <w:color w:val="000000" w:themeColor="text1"/>
          <w:lang w:val="en"/>
          <w:rPrChange w:id="1647" w:author="Tawatari, Masataka/田渡 将隆" w:date="2025-02-12T08:17:00Z">
            <w:rPr>
              <w:lang w:val="en"/>
            </w:rPr>
          </w:rPrChange>
        </w:rPr>
        <w:t>(</w:t>
      </w:r>
      <w:r w:rsidRPr="000F2E0E">
        <w:rPr>
          <w:rFonts w:hint="eastAsia"/>
          <w:color w:val="000000" w:themeColor="text1"/>
          <w:lang w:val="en"/>
          <w:rPrChange w:id="1648" w:author="Tawatari, Masataka/田渡 将隆" w:date="2025-02-12T08:17:00Z">
            <w:rPr>
              <w:rFonts w:hint="eastAsia"/>
              <w:lang w:val="en"/>
            </w:rPr>
          </w:rPrChange>
        </w:rPr>
        <w:t>抜粋</w:t>
      </w:r>
      <w:r w:rsidRPr="000F2E0E">
        <w:rPr>
          <w:color w:val="000000" w:themeColor="text1"/>
          <w:lang w:val="en"/>
          <w:rPrChange w:id="1649" w:author="Tawatari, Masataka/田渡 将隆" w:date="2025-02-12T08:17:00Z">
            <w:rPr>
              <w:lang w:val="en"/>
            </w:rPr>
          </w:rPrChange>
        </w:rPr>
        <w:t>).xlsx]</w:t>
      </w:r>
      <w:r w:rsidRPr="000F2E0E">
        <w:rPr>
          <w:rFonts w:hint="eastAsia"/>
          <w:color w:val="000000" w:themeColor="text1"/>
          <w:lang w:val="en"/>
          <w:rPrChange w:id="1650" w:author="Tawatari, Masataka/田渡 将隆" w:date="2025-02-12T08:17:00Z">
            <w:rPr>
              <w:rFonts w:hint="eastAsia"/>
              <w:lang w:val="en"/>
            </w:rPr>
          </w:rPrChange>
        </w:rPr>
        <w:t>参照）を含む高速道路及び一般道</w:t>
      </w:r>
    </w:p>
    <w:p w14:paraId="695A0D94" w14:textId="77777777" w:rsidR="00615EC5" w:rsidRPr="000F2E0E" w:rsidRDefault="00615EC5" w:rsidP="00615EC5">
      <w:pPr>
        <w:pStyle w:val="Header"/>
        <w:tabs>
          <w:tab w:val="clear" w:pos="4252"/>
          <w:tab w:val="clear" w:pos="8504"/>
        </w:tabs>
        <w:snapToGrid/>
        <w:ind w:firstLineChars="200" w:firstLine="400"/>
        <w:rPr>
          <w:rFonts w:ascii="Abadi" w:eastAsia="Meiryo UI" w:hAnsi="Abadi" w:cs="Meiryo UI"/>
          <w:color w:val="000000" w:themeColor="text1"/>
          <w:rPrChange w:id="1651" w:author="Tawatari, Masataka/田渡 将隆" w:date="2025-02-12T08:17:00Z">
            <w:rPr>
              <w:rFonts w:ascii="Abadi" w:eastAsia="Meiryo UI" w:hAnsi="Abadi" w:cs="Meiryo UI"/>
            </w:rPr>
          </w:rPrChange>
        </w:rPr>
      </w:pPr>
      <w:r w:rsidRPr="000F2E0E">
        <w:rPr>
          <w:rFonts w:ascii="Abadi" w:hAnsi="Abadi"/>
          <w:color w:val="000000" w:themeColor="text1"/>
          <w:lang w:val="en"/>
          <w:rPrChange w:id="1652" w:author="Tawatari, Masataka/田渡 将隆" w:date="2025-02-12T08:17:00Z">
            <w:rPr>
              <w:rFonts w:ascii="Abadi" w:hAnsi="Abadi"/>
              <w:lang w:val="en"/>
            </w:rPr>
          </w:rPrChange>
        </w:rPr>
        <w:t>17 Expressways and general roads including places that are mis-matched by CY Exit Navigation ([03.2 (common) location service request specifications _ Appendix: Location evaluation points (excerpts) .xlsx])</w:t>
      </w:r>
    </w:p>
    <w:p w14:paraId="3EC7E924" w14:textId="77777777" w:rsidR="00615EC5" w:rsidRPr="000F2E0E" w:rsidRDefault="00615EC5" w:rsidP="00615EC5">
      <w:pPr>
        <w:pStyle w:val="Header"/>
        <w:tabs>
          <w:tab w:val="clear" w:pos="4252"/>
          <w:tab w:val="clear" w:pos="8504"/>
        </w:tabs>
        <w:snapToGrid/>
        <w:rPr>
          <w:color w:val="000000" w:themeColor="text1"/>
          <w:lang w:val="en"/>
          <w:rPrChange w:id="1653" w:author="Tawatari, Masataka/田渡 将隆" w:date="2025-02-12T08:17:00Z">
            <w:rPr>
              <w:lang w:val="en"/>
            </w:rPr>
          </w:rPrChange>
        </w:rPr>
      </w:pPr>
      <w:r w:rsidRPr="000F2E0E">
        <w:rPr>
          <w:color w:val="000000" w:themeColor="text1"/>
          <w:lang w:val="en"/>
          <w:rPrChange w:id="1654" w:author="Tawatari, Masataka/田渡 将隆" w:date="2025-02-12T08:17:00Z">
            <w:rPr>
              <w:lang w:val="en"/>
            </w:rPr>
          </w:rPrChange>
        </w:rPr>
        <w:t xml:space="preserve">*2 </w:t>
      </w:r>
      <w:r w:rsidRPr="000F2E0E">
        <w:rPr>
          <w:rFonts w:hint="eastAsia"/>
          <w:color w:val="000000" w:themeColor="text1"/>
          <w:lang w:val="en"/>
          <w:rPrChange w:id="1655" w:author="Tawatari, Masataka/田渡 将隆" w:date="2025-02-12T08:17:00Z">
            <w:rPr>
              <w:rFonts w:hint="eastAsia"/>
              <w:lang w:val="en"/>
            </w:rPr>
          </w:rPrChange>
        </w:rPr>
        <w:t>誤マッチングから実際の走行経路に復帰するまでの合計走行距離が</w:t>
      </w:r>
      <w:r w:rsidRPr="000F2E0E">
        <w:rPr>
          <w:color w:val="000000" w:themeColor="text1"/>
          <w:lang w:val="en"/>
          <w:rPrChange w:id="1656" w:author="Tawatari, Masataka/田渡 将隆" w:date="2025-02-12T08:17:00Z">
            <w:rPr>
              <w:lang w:val="en"/>
            </w:rPr>
          </w:rPrChange>
        </w:rPr>
        <w:t>10m</w:t>
      </w:r>
      <w:r w:rsidRPr="000F2E0E">
        <w:rPr>
          <w:rFonts w:hint="eastAsia"/>
          <w:color w:val="000000" w:themeColor="text1"/>
          <w:lang w:val="en"/>
          <w:rPrChange w:id="1657" w:author="Tawatari, Masataka/田渡 将隆" w:date="2025-02-12T08:17:00Z">
            <w:rPr>
              <w:rFonts w:hint="eastAsia"/>
              <w:lang w:val="en"/>
            </w:rPr>
          </w:rPrChange>
        </w:rPr>
        <w:t>以下の区間の数</w:t>
      </w:r>
    </w:p>
    <w:p w14:paraId="1647E605" w14:textId="77777777" w:rsidR="00615EC5" w:rsidRPr="000F2E0E" w:rsidRDefault="00615EC5" w:rsidP="00615EC5">
      <w:pPr>
        <w:pStyle w:val="Header"/>
        <w:tabs>
          <w:tab w:val="clear" w:pos="4252"/>
          <w:tab w:val="clear" w:pos="8504"/>
        </w:tabs>
        <w:snapToGrid/>
        <w:ind w:firstLineChars="100" w:firstLine="200"/>
        <w:rPr>
          <w:rFonts w:ascii="Abadi" w:eastAsia="Meiryo UI" w:hAnsi="Abadi" w:cs="Meiryo UI"/>
          <w:color w:val="000000" w:themeColor="text1"/>
          <w:rPrChange w:id="1658" w:author="Tawatari, Masataka/田渡 将隆" w:date="2025-02-12T08:17:00Z">
            <w:rPr>
              <w:rFonts w:ascii="Abadi" w:eastAsia="Meiryo UI" w:hAnsi="Abadi" w:cs="Meiryo UI"/>
            </w:rPr>
          </w:rPrChange>
        </w:rPr>
      </w:pPr>
      <w:r w:rsidRPr="000F2E0E">
        <w:rPr>
          <w:rFonts w:ascii="Abadi" w:hAnsi="Abadi"/>
          <w:bCs/>
          <w:color w:val="000000" w:themeColor="text1"/>
          <w:lang w:val="en"/>
          <w:rPrChange w:id="1659" w:author="Tawatari, Masataka/田渡 将隆" w:date="2025-02-12T08:17:00Z">
            <w:rPr>
              <w:rFonts w:ascii="Abadi" w:hAnsi="Abadi"/>
              <w:bCs/>
              <w:lang w:val="en"/>
            </w:rPr>
          </w:rPrChange>
        </w:rPr>
        <w:t>Number of sections with a total mileage of 10 m or less from incorrect matching to returning to the actual driving path</w:t>
      </w:r>
    </w:p>
    <w:p w14:paraId="5F4FFC6C" w14:textId="77777777" w:rsidR="00615EC5" w:rsidRPr="000F2E0E" w:rsidRDefault="00615EC5" w:rsidP="00615EC5">
      <w:pPr>
        <w:pStyle w:val="Header"/>
        <w:tabs>
          <w:tab w:val="clear" w:pos="4252"/>
          <w:tab w:val="clear" w:pos="8504"/>
        </w:tabs>
        <w:snapToGrid/>
        <w:rPr>
          <w:color w:val="000000" w:themeColor="text1"/>
          <w:lang w:val="en"/>
          <w:rPrChange w:id="1660" w:author="Tawatari, Masataka/田渡 将隆" w:date="2025-02-12T08:17:00Z">
            <w:rPr>
              <w:lang w:val="en"/>
            </w:rPr>
          </w:rPrChange>
        </w:rPr>
      </w:pPr>
      <w:r w:rsidRPr="000F2E0E">
        <w:rPr>
          <w:color w:val="000000" w:themeColor="text1"/>
          <w:lang w:val="en"/>
          <w:rPrChange w:id="1661" w:author="Tawatari, Masataka/田渡 将隆" w:date="2025-02-12T08:17:00Z">
            <w:rPr>
              <w:lang w:val="en"/>
            </w:rPr>
          </w:rPrChange>
        </w:rPr>
        <w:t xml:space="preserve">*3 </w:t>
      </w:r>
      <w:r w:rsidRPr="000F2E0E">
        <w:rPr>
          <w:rFonts w:hint="eastAsia"/>
          <w:color w:val="000000" w:themeColor="text1"/>
          <w:lang w:val="en"/>
          <w:rPrChange w:id="1662" w:author="Tawatari, Masataka/田渡 将隆" w:date="2025-02-12T08:17:00Z">
            <w:rPr>
              <w:rFonts w:hint="eastAsia"/>
              <w:lang w:val="en"/>
            </w:rPr>
          </w:rPrChange>
        </w:rPr>
        <w:t>評価項目（狭角分岐、並走道路、多層道路、立体駐車場など）ごとの区間数（統計的に必要十分な数を満たすこと）</w:t>
      </w:r>
    </w:p>
    <w:p w14:paraId="1A939454" w14:textId="77777777" w:rsidR="00615EC5" w:rsidRPr="000F2E0E" w:rsidRDefault="00615EC5" w:rsidP="00615EC5">
      <w:pPr>
        <w:pStyle w:val="Header"/>
        <w:tabs>
          <w:tab w:val="clear" w:pos="4252"/>
          <w:tab w:val="clear" w:pos="8504"/>
        </w:tabs>
        <w:snapToGrid/>
        <w:ind w:firstLineChars="100" w:firstLine="200"/>
        <w:rPr>
          <w:rFonts w:ascii="Abadi" w:eastAsia="Meiryo UI" w:hAnsi="Abadi" w:cs="Meiryo UI"/>
          <w:color w:val="000000" w:themeColor="text1"/>
          <w:rPrChange w:id="1663" w:author="Tawatari, Masataka/田渡 将隆" w:date="2025-02-12T08:17:00Z">
            <w:rPr>
              <w:rFonts w:ascii="Abadi" w:eastAsia="Meiryo UI" w:hAnsi="Abadi" w:cs="Meiryo UI"/>
            </w:rPr>
          </w:rPrChange>
        </w:rPr>
      </w:pPr>
      <w:r w:rsidRPr="000F2E0E">
        <w:rPr>
          <w:rFonts w:ascii="Abadi" w:hAnsi="Abadi"/>
          <w:color w:val="000000" w:themeColor="text1"/>
          <w:lang w:val="en"/>
          <w:rPrChange w:id="1664" w:author="Tawatari, Masataka/田渡 将隆" w:date="2025-02-12T08:17:00Z">
            <w:rPr>
              <w:rFonts w:ascii="Abadi" w:hAnsi="Abadi"/>
              <w:lang w:val="en"/>
            </w:rPr>
          </w:rPrChange>
        </w:rPr>
        <w:t>The number of sections per evaluation item (narrow-angle branch, runaway road, multi-layered road, multi-storey parking lot, etc.) (statistically satisfying sufficient number)</w:t>
      </w:r>
    </w:p>
    <w:p w14:paraId="5B00DAD0" w14:textId="77777777" w:rsidR="00615EC5" w:rsidRPr="000F2E0E" w:rsidRDefault="00615EC5" w:rsidP="0037160B">
      <w:pPr>
        <w:pStyle w:val="Header"/>
        <w:tabs>
          <w:tab w:val="clear" w:pos="4252"/>
          <w:tab w:val="clear" w:pos="8504"/>
        </w:tabs>
        <w:snapToGrid/>
        <w:rPr>
          <w:rFonts w:ascii="Abadi" w:eastAsia="Meiryo UI" w:hAnsi="Abadi" w:cs="Meiryo UI"/>
          <w:color w:val="000000" w:themeColor="text1"/>
          <w:szCs w:val="20"/>
          <w:rPrChange w:id="1665" w:author="Tawatari, Masataka/田渡 将隆" w:date="2025-02-12T08:17:00Z">
            <w:rPr>
              <w:rFonts w:ascii="Abadi" w:eastAsia="Meiryo UI" w:hAnsi="Abadi" w:cs="Meiryo UI"/>
              <w:szCs w:val="20"/>
            </w:rPr>
          </w:rPrChange>
        </w:rPr>
      </w:pPr>
    </w:p>
    <w:p w14:paraId="7C4E70C9" w14:textId="77777777" w:rsidR="00941B9F" w:rsidRPr="000F2E0E" w:rsidRDefault="00941B9F" w:rsidP="009133D3">
      <w:pPr>
        <w:pStyle w:val="Header"/>
        <w:tabs>
          <w:tab w:val="clear" w:pos="4252"/>
          <w:tab w:val="clear" w:pos="8504"/>
        </w:tabs>
        <w:snapToGrid/>
        <w:rPr>
          <w:rFonts w:ascii="Abadi" w:eastAsia="Meiryo UI" w:hAnsi="Abadi" w:cs="Meiryo UI"/>
          <w:color w:val="000000" w:themeColor="text1"/>
          <w:szCs w:val="20"/>
          <w:rPrChange w:id="1666" w:author="Tawatari, Masataka/田渡 将隆" w:date="2025-02-12T08:17:00Z">
            <w:rPr>
              <w:rFonts w:ascii="Abadi" w:eastAsia="Meiryo UI" w:hAnsi="Abadi" w:cs="Meiryo UI"/>
              <w:szCs w:val="20"/>
            </w:rPr>
          </w:rPrChange>
        </w:rPr>
      </w:pPr>
    </w:p>
    <w:p w14:paraId="71B1A12F" w14:textId="5D4F045D" w:rsidR="00C5175E" w:rsidRPr="000F2E0E" w:rsidRDefault="00C5175E" w:rsidP="006C361E">
      <w:pPr>
        <w:pStyle w:val="Header"/>
        <w:tabs>
          <w:tab w:val="clear" w:pos="4252"/>
          <w:tab w:val="clear" w:pos="8504"/>
        </w:tabs>
        <w:snapToGrid/>
        <w:rPr>
          <w:rFonts w:ascii="Abadi" w:eastAsia="Meiryo UI" w:hAnsi="Abadi" w:cs="Meiryo UI"/>
          <w:color w:val="000000" w:themeColor="text1"/>
          <w:szCs w:val="20"/>
          <w:rPrChange w:id="1667" w:author="Tawatari, Masataka/田渡 将隆" w:date="2025-02-12T08:17:00Z">
            <w:rPr>
              <w:rFonts w:ascii="Abadi" w:eastAsia="Meiryo UI" w:hAnsi="Abadi" w:cs="Meiryo UI"/>
              <w:szCs w:val="20"/>
            </w:rPr>
          </w:rPrChange>
        </w:rPr>
      </w:pPr>
    </w:p>
    <w:p w14:paraId="46818A73" w14:textId="217643DE" w:rsidR="00C5175E" w:rsidRPr="000F2E0E" w:rsidRDefault="00C5175E" w:rsidP="00661225">
      <w:pPr>
        <w:pStyle w:val="Heading1"/>
        <w:rPr>
          <w:rFonts w:ascii="Abadi" w:hAnsi="Abadi"/>
          <w:color w:val="000000" w:themeColor="text1"/>
          <w:sz w:val="20"/>
          <w:szCs w:val="20"/>
          <w:rPrChange w:id="1668" w:author="Tawatari, Masataka/田渡 将隆" w:date="2025-02-12T08:17:00Z">
            <w:rPr>
              <w:rFonts w:ascii="Abadi" w:hAnsi="Abadi"/>
              <w:sz w:val="20"/>
              <w:szCs w:val="20"/>
            </w:rPr>
          </w:rPrChange>
        </w:rPr>
      </w:pPr>
      <w:bookmarkStart w:id="1669" w:name="_Toc70600281"/>
      <w:bookmarkStart w:id="1670" w:name="_Toc121858349"/>
      <w:bookmarkEnd w:id="1110"/>
      <w:bookmarkEnd w:id="1111"/>
      <w:r w:rsidRPr="000F2E0E">
        <w:rPr>
          <w:rFonts w:ascii="Abadi" w:hAnsi="Abadi"/>
          <w:color w:val="000000" w:themeColor="text1"/>
          <w:sz w:val="20"/>
          <w:szCs w:val="20"/>
          <w:lang w:val="en"/>
          <w:rPrChange w:id="1671" w:author="Tawatari, Masataka/田渡 将隆" w:date="2025-02-12T08:17:00Z">
            <w:rPr>
              <w:rFonts w:ascii="Abadi" w:hAnsi="Abadi"/>
              <w:sz w:val="20"/>
              <w:szCs w:val="20"/>
              <w:lang w:val="en"/>
            </w:rPr>
          </w:rPrChange>
        </w:rPr>
        <w:t>7</w:t>
      </w:r>
      <w:r w:rsidRPr="000F2E0E">
        <w:rPr>
          <w:rFonts w:ascii="Abadi" w:hAnsi="Abadi" w:hint="eastAsia"/>
          <w:color w:val="000000" w:themeColor="text1"/>
          <w:sz w:val="20"/>
          <w:szCs w:val="20"/>
          <w:lang w:val="en"/>
          <w:rPrChange w:id="1672"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673" w:author="Tawatari, Masataka/田渡 将隆" w:date="2025-02-12T08:17:00Z">
            <w:rPr>
              <w:rFonts w:ascii="Abadi" w:hAnsi="Abadi"/>
              <w:sz w:val="20"/>
              <w:szCs w:val="20"/>
              <w:lang w:val="en"/>
            </w:rPr>
          </w:rPrChange>
        </w:rPr>
        <w:t xml:space="preserve"> Trends and Comparisons of Other Companies</w:t>
      </w:r>
      <w:bookmarkEnd w:id="1669"/>
      <w:r w:rsidR="00615EC5" w:rsidRPr="000F2E0E">
        <w:rPr>
          <w:rFonts w:ascii="Abadi" w:hAnsi="Abadi"/>
          <w:color w:val="000000" w:themeColor="text1"/>
          <w:sz w:val="20"/>
          <w:szCs w:val="20"/>
          <w:lang w:val="en"/>
          <w:rPrChange w:id="1674" w:author="Tawatari, Masataka/田渡 将隆" w:date="2025-02-12T08:17:00Z">
            <w:rPr>
              <w:rFonts w:ascii="Abadi" w:hAnsi="Abadi"/>
              <w:sz w:val="20"/>
              <w:szCs w:val="20"/>
              <w:lang w:val="en"/>
            </w:rPr>
          </w:rPrChange>
        </w:rPr>
        <w:t xml:space="preserve"> </w:t>
      </w:r>
      <w:r w:rsidR="00615EC5" w:rsidRPr="000F2E0E">
        <w:rPr>
          <w:rFonts w:hint="eastAsia"/>
          <w:color w:val="000000" w:themeColor="text1"/>
          <w:lang w:val="en"/>
          <w:rPrChange w:id="1675" w:author="Tawatari, Masataka/田渡 将隆" w:date="2025-02-12T08:17:00Z">
            <w:rPr>
              <w:rFonts w:hint="eastAsia"/>
              <w:lang w:val="en"/>
            </w:rPr>
          </w:rPrChange>
        </w:rPr>
        <w:t>他社動向・比較</w:t>
      </w:r>
      <w:bookmarkEnd w:id="1670"/>
    </w:p>
    <w:p w14:paraId="72A939B6" w14:textId="119D5E17" w:rsidR="00DE700F" w:rsidRPr="000F2E0E" w:rsidRDefault="00D133CF" w:rsidP="00DE700F">
      <w:pPr>
        <w:rPr>
          <w:rFonts w:ascii="Abadi" w:eastAsia="Meiryo UI" w:hAnsi="Abadi" w:cs="Meiryo UI"/>
          <w:color w:val="000000" w:themeColor="text1"/>
          <w:szCs w:val="20"/>
          <w:rPrChange w:id="1676" w:author="Tawatari, Masataka/田渡 将隆" w:date="2025-02-12T08:17:00Z">
            <w:rPr>
              <w:rFonts w:ascii="Abadi" w:eastAsia="Meiryo UI" w:hAnsi="Abadi" w:cs="Meiryo UI"/>
              <w:szCs w:val="20"/>
            </w:rPr>
          </w:rPrChange>
        </w:rPr>
      </w:pPr>
      <w:r w:rsidRPr="000F2E0E">
        <w:rPr>
          <w:rFonts w:ascii="Abadi" w:hAnsi="Abadi"/>
          <w:color w:val="000000" w:themeColor="text1"/>
          <w:szCs w:val="20"/>
          <w:lang w:val="en"/>
          <w:rPrChange w:id="1677" w:author="Tawatari, Masataka/田渡 将隆" w:date="2025-02-12T08:17:00Z">
            <w:rPr>
              <w:rFonts w:ascii="Abadi" w:hAnsi="Abadi"/>
              <w:szCs w:val="20"/>
              <w:lang w:val="en"/>
            </w:rPr>
          </w:rPrChange>
        </w:rPr>
        <w:t>None in particular</w:t>
      </w:r>
      <w:r w:rsidR="00615EC5" w:rsidRPr="000F2E0E">
        <w:rPr>
          <w:rFonts w:ascii="Abadi" w:hAnsi="Abadi"/>
          <w:color w:val="000000" w:themeColor="text1"/>
          <w:szCs w:val="20"/>
          <w:lang w:val="en"/>
          <w:rPrChange w:id="1678" w:author="Tawatari, Masataka/田渡 将隆" w:date="2025-02-12T08:17:00Z">
            <w:rPr>
              <w:rFonts w:ascii="Abadi" w:hAnsi="Abadi"/>
              <w:szCs w:val="20"/>
              <w:lang w:val="en"/>
            </w:rPr>
          </w:rPrChange>
        </w:rPr>
        <w:t xml:space="preserve"> </w:t>
      </w:r>
      <w:r w:rsidR="00615EC5" w:rsidRPr="000F2E0E">
        <w:rPr>
          <w:rFonts w:hint="eastAsia"/>
          <w:color w:val="000000" w:themeColor="text1"/>
          <w:lang w:val="en"/>
          <w:rPrChange w:id="1679" w:author="Tawatari, Masataka/田渡 将隆" w:date="2025-02-12T08:17:00Z">
            <w:rPr>
              <w:rFonts w:hint="eastAsia"/>
              <w:lang w:val="en"/>
            </w:rPr>
          </w:rPrChange>
        </w:rPr>
        <w:t>特になし</w:t>
      </w:r>
    </w:p>
    <w:p w14:paraId="6117F673" w14:textId="5A6A4AF8" w:rsidR="00CB3F19" w:rsidRPr="000F2E0E" w:rsidRDefault="00CB3F19" w:rsidP="00DE700F">
      <w:pPr>
        <w:rPr>
          <w:rFonts w:ascii="Abadi" w:eastAsia="Meiryo UI" w:hAnsi="Abadi" w:cs="Meiryo UI"/>
          <w:color w:val="000000" w:themeColor="text1"/>
          <w:szCs w:val="20"/>
          <w:rPrChange w:id="1680" w:author="Tawatari, Masataka/田渡 将隆" w:date="2025-02-12T08:17:00Z">
            <w:rPr>
              <w:rFonts w:ascii="Abadi" w:eastAsia="Meiryo UI" w:hAnsi="Abadi" w:cs="Meiryo UI"/>
              <w:szCs w:val="20"/>
            </w:rPr>
          </w:rPrChange>
        </w:rPr>
      </w:pPr>
    </w:p>
    <w:p w14:paraId="3ACAF106" w14:textId="168D405C" w:rsidR="003046BB" w:rsidRPr="000F2E0E" w:rsidRDefault="003046BB" w:rsidP="00DE700F">
      <w:pPr>
        <w:rPr>
          <w:rFonts w:ascii="Abadi" w:eastAsia="Meiryo UI" w:hAnsi="Abadi" w:cs="Meiryo UI"/>
          <w:color w:val="000000" w:themeColor="text1"/>
          <w:szCs w:val="20"/>
          <w:rPrChange w:id="1681" w:author="Tawatari, Masataka/田渡 将隆" w:date="2025-02-12T08:17:00Z">
            <w:rPr>
              <w:rFonts w:ascii="Abadi" w:eastAsia="Meiryo UI" w:hAnsi="Abadi" w:cs="Meiryo UI"/>
              <w:szCs w:val="20"/>
            </w:rPr>
          </w:rPrChange>
        </w:rPr>
      </w:pPr>
    </w:p>
    <w:p w14:paraId="43EAC058" w14:textId="1E9F056C" w:rsidR="003046BB" w:rsidRPr="000F2E0E" w:rsidRDefault="003046BB" w:rsidP="00DE700F">
      <w:pPr>
        <w:rPr>
          <w:rFonts w:ascii="Abadi" w:eastAsia="Meiryo UI" w:hAnsi="Abadi" w:cs="Meiryo UI"/>
          <w:color w:val="000000" w:themeColor="text1"/>
          <w:szCs w:val="20"/>
          <w:rPrChange w:id="1682" w:author="Tawatari, Masataka/田渡 将隆" w:date="2025-02-12T08:17:00Z">
            <w:rPr>
              <w:rFonts w:ascii="Abadi" w:eastAsia="Meiryo UI" w:hAnsi="Abadi" w:cs="Meiryo UI"/>
              <w:szCs w:val="20"/>
            </w:rPr>
          </w:rPrChange>
        </w:rPr>
      </w:pPr>
    </w:p>
    <w:p w14:paraId="559FC372" w14:textId="6B6575A3" w:rsidR="003046BB" w:rsidRPr="000F2E0E" w:rsidRDefault="003046BB" w:rsidP="00DE700F">
      <w:pPr>
        <w:rPr>
          <w:rFonts w:ascii="Abadi" w:eastAsia="Meiryo UI" w:hAnsi="Abadi" w:cs="Meiryo UI"/>
          <w:color w:val="000000" w:themeColor="text1"/>
          <w:szCs w:val="20"/>
          <w:rPrChange w:id="1683" w:author="Tawatari, Masataka/田渡 将隆" w:date="2025-02-12T08:17:00Z">
            <w:rPr>
              <w:rFonts w:ascii="Abadi" w:eastAsia="Meiryo UI" w:hAnsi="Abadi" w:cs="Meiryo UI"/>
              <w:szCs w:val="20"/>
            </w:rPr>
          </w:rPrChange>
        </w:rPr>
      </w:pPr>
    </w:p>
    <w:p w14:paraId="2E5EDC96" w14:textId="08412F67" w:rsidR="00615EC5" w:rsidRPr="000F2E0E" w:rsidRDefault="00615EC5" w:rsidP="00DE700F">
      <w:pPr>
        <w:rPr>
          <w:rFonts w:ascii="Abadi" w:eastAsia="Meiryo UI" w:hAnsi="Abadi" w:cs="Meiryo UI"/>
          <w:color w:val="000000" w:themeColor="text1"/>
          <w:szCs w:val="20"/>
          <w:rPrChange w:id="1684" w:author="Tawatari, Masataka/田渡 将隆" w:date="2025-02-12T08:17:00Z">
            <w:rPr>
              <w:rFonts w:ascii="Abadi" w:eastAsia="Meiryo UI" w:hAnsi="Abadi" w:cs="Meiryo UI"/>
              <w:szCs w:val="20"/>
            </w:rPr>
          </w:rPrChange>
        </w:rPr>
      </w:pPr>
    </w:p>
    <w:p w14:paraId="47C42BC7" w14:textId="719DE5B2" w:rsidR="00615EC5" w:rsidRPr="000F2E0E" w:rsidRDefault="00615EC5" w:rsidP="00DE700F">
      <w:pPr>
        <w:rPr>
          <w:rFonts w:ascii="Abadi" w:eastAsia="Meiryo UI" w:hAnsi="Abadi" w:cs="Meiryo UI"/>
          <w:color w:val="000000" w:themeColor="text1"/>
          <w:szCs w:val="20"/>
          <w:rPrChange w:id="1685" w:author="Tawatari, Masataka/田渡 将隆" w:date="2025-02-12T08:17:00Z">
            <w:rPr>
              <w:rFonts w:ascii="Abadi" w:eastAsia="Meiryo UI" w:hAnsi="Abadi" w:cs="Meiryo UI"/>
              <w:szCs w:val="20"/>
            </w:rPr>
          </w:rPrChange>
        </w:rPr>
      </w:pPr>
    </w:p>
    <w:p w14:paraId="5181DED7" w14:textId="77777777" w:rsidR="00615EC5" w:rsidRPr="000F2E0E" w:rsidRDefault="00615EC5" w:rsidP="00DE700F">
      <w:pPr>
        <w:rPr>
          <w:rFonts w:ascii="Abadi" w:eastAsia="Meiryo UI" w:hAnsi="Abadi" w:cs="Meiryo UI"/>
          <w:color w:val="000000" w:themeColor="text1"/>
          <w:szCs w:val="20"/>
          <w:rPrChange w:id="1686" w:author="Tawatari, Masataka/田渡 将隆" w:date="2025-02-12T08:17:00Z">
            <w:rPr>
              <w:rFonts w:ascii="Abadi" w:eastAsia="Meiryo UI" w:hAnsi="Abadi" w:cs="Meiryo UI"/>
              <w:szCs w:val="20"/>
            </w:rPr>
          </w:rPrChange>
        </w:rPr>
      </w:pPr>
    </w:p>
    <w:p w14:paraId="6F567304" w14:textId="6B6A2119" w:rsidR="00C5175E" w:rsidRPr="000F2E0E" w:rsidRDefault="00C5175E" w:rsidP="2C4EC795">
      <w:pPr>
        <w:pStyle w:val="Heading1"/>
        <w:rPr>
          <w:rFonts w:ascii="Abadi" w:hAnsi="Abadi"/>
          <w:color w:val="000000" w:themeColor="text1"/>
          <w:sz w:val="20"/>
          <w:szCs w:val="20"/>
          <w:lang w:val="en"/>
          <w:rPrChange w:id="1687" w:author="Tawatari, Masataka/田渡 将隆" w:date="2025-02-12T08:17:00Z">
            <w:rPr>
              <w:rFonts w:ascii="Abadi" w:hAnsi="Abadi"/>
              <w:sz w:val="20"/>
              <w:szCs w:val="20"/>
              <w:lang w:val="en"/>
            </w:rPr>
          </w:rPrChange>
        </w:rPr>
      </w:pPr>
      <w:bookmarkStart w:id="1688" w:name="_Toc70600282"/>
      <w:bookmarkStart w:id="1689" w:name="_Toc121858350"/>
      <w:r w:rsidRPr="000F2E0E">
        <w:rPr>
          <w:rFonts w:ascii="Abadi" w:hAnsi="Abadi"/>
          <w:color w:val="000000" w:themeColor="text1"/>
          <w:sz w:val="20"/>
          <w:szCs w:val="20"/>
          <w:lang w:val="en"/>
          <w:rPrChange w:id="1690" w:author="Tawatari, Masataka/田渡 将隆" w:date="2025-02-12T08:17:00Z">
            <w:rPr>
              <w:rFonts w:ascii="Abadi" w:hAnsi="Abadi"/>
              <w:sz w:val="20"/>
              <w:szCs w:val="20"/>
              <w:lang w:val="en"/>
            </w:rPr>
          </w:rPrChange>
        </w:rPr>
        <w:t>8</w:t>
      </w:r>
      <w:r w:rsidRPr="000F2E0E">
        <w:rPr>
          <w:rFonts w:ascii="Abadi" w:hAnsi="Abadi" w:hint="eastAsia"/>
          <w:color w:val="000000" w:themeColor="text1"/>
          <w:sz w:val="20"/>
          <w:szCs w:val="20"/>
          <w:lang w:val="en"/>
          <w:rPrChange w:id="1691" w:author="Tawatari, Masataka/田渡 将隆" w:date="2025-02-12T08:17:00Z">
            <w:rPr>
              <w:rFonts w:ascii="Abadi" w:hAnsi="Abadi" w:hint="eastAsia"/>
              <w:sz w:val="20"/>
              <w:szCs w:val="20"/>
              <w:lang w:val="en"/>
            </w:rPr>
          </w:rPrChange>
        </w:rPr>
        <w:t>．</w:t>
      </w:r>
      <w:r w:rsidRPr="000F2E0E">
        <w:rPr>
          <w:rFonts w:ascii="Abadi" w:hAnsi="Abadi"/>
          <w:color w:val="000000" w:themeColor="text1"/>
          <w:sz w:val="20"/>
          <w:szCs w:val="20"/>
          <w:lang w:val="en"/>
          <w:rPrChange w:id="1692" w:author="Tawatari, Masataka/田渡 将隆" w:date="2025-02-12T08:17:00Z">
            <w:rPr>
              <w:rFonts w:ascii="Abadi" w:hAnsi="Abadi"/>
              <w:sz w:val="20"/>
              <w:szCs w:val="20"/>
              <w:lang w:val="en"/>
            </w:rPr>
          </w:rPrChange>
        </w:rPr>
        <w:t>Operation Method - TMNA Architecture Option Addendum</w:t>
      </w:r>
      <w:bookmarkEnd w:id="1688"/>
      <w:bookmarkEnd w:id="1689"/>
    </w:p>
    <w:p w14:paraId="5FF581A9" w14:textId="23A8D67B" w:rsidR="2C4EC795" w:rsidRPr="000F2E0E" w:rsidRDefault="2C4EC795" w:rsidP="72023E22">
      <w:pPr>
        <w:rPr>
          <w:rFonts w:ascii="Abadi" w:hAnsi="Abadi"/>
          <w:color w:val="000000" w:themeColor="text1"/>
          <w:szCs w:val="20"/>
          <w:lang w:val="en"/>
          <w:rPrChange w:id="1693" w:author="Tawatari, Masataka/田渡 将隆" w:date="2025-02-12T08:17:00Z">
            <w:rPr>
              <w:rFonts w:ascii="Abadi" w:hAnsi="Abadi"/>
              <w:szCs w:val="20"/>
              <w:lang w:val="en"/>
            </w:rPr>
          </w:rPrChange>
        </w:rPr>
      </w:pPr>
    </w:p>
    <w:p w14:paraId="03F5EA38" w14:textId="46DD6F72" w:rsidR="2C4EC795" w:rsidRPr="000F2E0E" w:rsidRDefault="2C4EC795" w:rsidP="2C4EC795">
      <w:pPr>
        <w:rPr>
          <w:rFonts w:ascii="Abadi" w:hAnsi="Abadi"/>
          <w:color w:val="000000" w:themeColor="text1"/>
          <w:szCs w:val="20"/>
          <w:lang w:val="en"/>
          <w:rPrChange w:id="1694" w:author="Tawatari, Masataka/田渡 将隆" w:date="2025-02-12T08:17:00Z">
            <w:rPr>
              <w:rFonts w:ascii="Abadi" w:hAnsi="Abadi"/>
              <w:szCs w:val="20"/>
              <w:lang w:val="en"/>
            </w:rPr>
          </w:rPrChange>
        </w:rPr>
      </w:pPr>
    </w:p>
    <w:p w14:paraId="1B4620E6" w14:textId="4AE2EE0A" w:rsidR="2C4EC795" w:rsidRPr="000F2E0E" w:rsidRDefault="2C4EC795" w:rsidP="2C4EC795">
      <w:pPr>
        <w:rPr>
          <w:rFonts w:ascii="Abadi" w:hAnsi="Abadi"/>
          <w:color w:val="000000" w:themeColor="text1"/>
          <w:szCs w:val="20"/>
          <w:rPrChange w:id="1695" w:author="Tawatari, Masataka/田渡 将隆" w:date="2025-02-12T08:17:00Z">
            <w:rPr>
              <w:rFonts w:ascii="Abadi" w:hAnsi="Abadi"/>
              <w:szCs w:val="20"/>
            </w:rPr>
          </w:rPrChange>
        </w:rPr>
      </w:pPr>
      <w:del w:id="1696" w:author="Tham Pham Thi Hong" w:date="2025-12-10T15:51:00Z">
        <w:r w:rsidRPr="000F2E0E" w:rsidDel="00654B55">
          <w:rPr>
            <w:rFonts w:ascii="Abadi" w:hAnsi="Abadi"/>
            <w:noProof/>
            <w:color w:val="000000" w:themeColor="text1"/>
            <w:szCs w:val="20"/>
            <w:shd w:val="clear" w:color="auto" w:fill="E6E6E6"/>
            <w:rPrChange w:id="1697" w:author="Tawatari, Masataka/田渡 将隆" w:date="2025-02-12T08:17:00Z">
              <w:rPr>
                <w:rFonts w:ascii="Abadi" w:hAnsi="Abadi"/>
                <w:noProof/>
                <w:color w:val="2B579A"/>
                <w:szCs w:val="20"/>
                <w:shd w:val="clear" w:color="auto" w:fill="E6E6E6"/>
              </w:rPr>
            </w:rPrChange>
          </w:rPr>
          <w:drawing>
            <wp:inline distT="0" distB="0" distL="0" distR="0" wp14:anchorId="1F921824" wp14:editId="3CB84F20">
              <wp:extent cx="4572000" cy="3533775"/>
              <wp:effectExtent l="0" t="0" r="0" b="0"/>
              <wp:docPr id="786860754" name="図 78686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533775"/>
                      </a:xfrm>
                      <a:prstGeom prst="rect">
                        <a:avLst/>
                      </a:prstGeom>
                    </pic:spPr>
                  </pic:pic>
                </a:graphicData>
              </a:graphic>
            </wp:inline>
          </w:drawing>
        </w:r>
        <w:r w:rsidR="00291D4A" w:rsidRPr="000F2E0E" w:rsidDel="00654B55">
          <w:rPr>
            <w:rFonts w:ascii="Abadi" w:hAnsi="Abadi" w:cs="Arial"/>
            <w:color w:val="000000" w:themeColor="text1"/>
            <w:szCs w:val="20"/>
            <w:shd w:val="clear" w:color="auto" w:fill="FFFFFF"/>
            <w:rPrChange w:id="1698" w:author="Tawatari, Masataka/田渡 将隆" w:date="2025-02-12T08:17:00Z">
              <w:rPr>
                <w:rFonts w:ascii="Abadi" w:hAnsi="Abadi" w:cs="Arial"/>
                <w:color w:val="000000"/>
                <w:szCs w:val="20"/>
                <w:shd w:val="clear" w:color="auto" w:fill="FFFFFF"/>
              </w:rPr>
            </w:rPrChange>
          </w:rPr>
          <w:delText xml:space="preserve"> </w:delText>
        </w:r>
      </w:del>
      <w:r w:rsidR="00291D4A" w:rsidRPr="000F2E0E">
        <w:rPr>
          <w:rFonts w:ascii="Arial" w:hAnsi="Arial" w:cs="Arial" w:hint="eastAsia"/>
          <w:color w:val="000000" w:themeColor="text1"/>
          <w:szCs w:val="20"/>
          <w:shd w:val="clear" w:color="auto" w:fill="FFFFFF"/>
          <w:rPrChange w:id="1699" w:author="Tawatari, Masataka/田渡 将隆" w:date="2025-02-12T08:17:00Z">
            <w:rPr>
              <w:rFonts w:ascii="Arial" w:hAnsi="Arial" w:cs="Arial" w:hint="eastAsia"/>
              <w:color w:val="000000"/>
              <w:szCs w:val="20"/>
              <w:shd w:val="clear" w:color="auto" w:fill="FFFFFF"/>
            </w:rPr>
          </w:rPrChange>
        </w:rPr>
        <w:t>▲</w:t>
      </w:r>
      <w:r w:rsidR="00291D4A" w:rsidRPr="000F2E0E">
        <w:rPr>
          <w:rFonts w:ascii="Abadi" w:hAnsi="Abadi" w:cs="Calibri"/>
          <w:color w:val="000000" w:themeColor="text1"/>
          <w:szCs w:val="20"/>
          <w:shd w:val="clear" w:color="auto" w:fill="FFFFFF"/>
          <w:rPrChange w:id="1700" w:author="Tawatari, Masataka/田渡 将隆" w:date="2025-02-12T08:17:00Z">
            <w:rPr>
              <w:rFonts w:ascii="Abadi" w:hAnsi="Abadi" w:cs="Calibri"/>
              <w:color w:val="000000"/>
              <w:szCs w:val="20"/>
              <w:shd w:val="clear" w:color="auto" w:fill="FFFFFF"/>
            </w:rPr>
          </w:rPrChange>
        </w:rPr>
        <w:t>1.00</w:t>
      </w:r>
    </w:p>
    <w:p w14:paraId="7684893C" w14:textId="34A646BD" w:rsidR="2C4EC795" w:rsidRPr="000F2E0E" w:rsidRDefault="002138B2" w:rsidP="5FD21AE7">
      <w:pPr>
        <w:rPr>
          <w:rFonts w:ascii="Abadi" w:hAnsi="Abadi"/>
          <w:color w:val="000000" w:themeColor="text1"/>
          <w:lang w:val="en"/>
        </w:rPr>
      </w:pPr>
      <w:r w:rsidRPr="000F2E0E">
        <w:rPr>
          <w:rFonts w:ascii="Abadi" w:hAnsi="Abadi"/>
          <w:color w:val="000000" w:themeColor="text1"/>
          <w:lang w:val="en"/>
        </w:rPr>
        <w:t>Figure 1.  Overall Architecture</w:t>
      </w:r>
    </w:p>
    <w:p w14:paraId="69F48DC2" w14:textId="7ED2CB1F" w:rsidR="00243542" w:rsidRPr="000F2E0E" w:rsidRDefault="00243542">
      <w:pPr>
        <w:widowControl/>
        <w:jc w:val="left"/>
        <w:rPr>
          <w:rFonts w:ascii="Abadi" w:hAnsi="Abadi"/>
          <w:color w:val="000000" w:themeColor="text1"/>
          <w:szCs w:val="20"/>
          <w:lang w:val="en"/>
          <w:rPrChange w:id="1701" w:author="Tawatari, Masataka/田渡 将隆" w:date="2025-02-12T08:17:00Z">
            <w:rPr>
              <w:rFonts w:ascii="Abadi" w:hAnsi="Abadi"/>
              <w:szCs w:val="20"/>
              <w:lang w:val="en"/>
            </w:rPr>
          </w:rPrChange>
        </w:rPr>
      </w:pPr>
      <w:r w:rsidRPr="000F2E0E">
        <w:rPr>
          <w:rFonts w:ascii="Abadi" w:hAnsi="Abadi"/>
          <w:color w:val="000000" w:themeColor="text1"/>
          <w:szCs w:val="20"/>
          <w:lang w:val="en"/>
          <w:rPrChange w:id="1702" w:author="Tawatari, Masataka/田渡 将隆" w:date="2025-02-12T08:17:00Z">
            <w:rPr>
              <w:rFonts w:ascii="Abadi" w:hAnsi="Abadi"/>
              <w:szCs w:val="20"/>
              <w:lang w:val="en"/>
            </w:rPr>
          </w:rPrChange>
        </w:rPr>
        <w:br w:type="page"/>
      </w:r>
      <w:ins w:id="1703" w:author="Tham Pham Thi Hong" w:date="2025-12-10T15:51:00Z">
        <w:r w:rsidR="00654B55" w:rsidRPr="00CA15DC">
          <w:rPr>
            <w:rFonts w:ascii="Abadi" w:hAnsi="Abadi"/>
            <w:noProof/>
            <w:color w:val="000000" w:themeColor="text1"/>
            <w:szCs w:val="20"/>
            <w:shd w:val="clear" w:color="auto" w:fill="E6E6E6"/>
          </w:rPr>
          <w:lastRenderedPageBreak/>
          <w:drawing>
            <wp:inline distT="0" distB="0" distL="0" distR="0" wp14:anchorId="77C76E20" wp14:editId="4EE5920D">
              <wp:extent cx="5040291" cy="3895725"/>
              <wp:effectExtent l="0" t="0" r="8255" b="0"/>
              <wp:docPr id="6" name="図 78686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049663" cy="3902968"/>
                      </a:xfrm>
                      <a:prstGeom prst="rect">
                        <a:avLst/>
                      </a:prstGeom>
                    </pic:spPr>
                  </pic:pic>
                </a:graphicData>
              </a:graphic>
            </wp:inline>
          </w:drawing>
        </w:r>
      </w:ins>
    </w:p>
    <w:p w14:paraId="27B009F7" w14:textId="77777777" w:rsidR="00243542" w:rsidRPr="000F2E0E" w:rsidRDefault="00243542" w:rsidP="2C4EC795">
      <w:pPr>
        <w:rPr>
          <w:rFonts w:ascii="Abadi" w:hAnsi="Abadi"/>
          <w:color w:val="000000" w:themeColor="text1"/>
          <w:szCs w:val="20"/>
          <w:lang w:val="en"/>
          <w:rPrChange w:id="1704" w:author="Tawatari, Masataka/田渡 将隆" w:date="2025-02-12T08:17:00Z">
            <w:rPr>
              <w:rFonts w:ascii="Abadi" w:hAnsi="Abadi"/>
              <w:szCs w:val="20"/>
              <w:lang w:val="en"/>
            </w:rPr>
          </w:rPrChange>
        </w:rPr>
      </w:pPr>
    </w:p>
    <w:p w14:paraId="4951C1F6" w14:textId="1C5A8DD8" w:rsidR="002138B2" w:rsidRPr="000F2E0E" w:rsidRDefault="002138B2" w:rsidP="2C4EC795">
      <w:pPr>
        <w:rPr>
          <w:rFonts w:ascii="Abadi" w:hAnsi="Abadi"/>
          <w:noProof/>
          <w:color w:val="000000" w:themeColor="text1"/>
          <w:rPrChange w:id="1705" w:author="Tawatari, Masataka/田渡 将隆" w:date="2025-02-12T08:17:00Z">
            <w:rPr>
              <w:rFonts w:ascii="Abadi" w:hAnsi="Abadi"/>
              <w:noProof/>
            </w:rPr>
          </w:rPrChange>
        </w:rPr>
      </w:pPr>
      <w:r w:rsidRPr="000F2E0E">
        <w:rPr>
          <w:noProof/>
          <w:color w:val="000000" w:themeColor="text1"/>
          <w:rPrChange w:id="1706" w:author="Tawatari, Masataka/田渡 将隆" w:date="2025-02-12T08:17:00Z">
            <w:rPr>
              <w:noProof/>
            </w:rPr>
          </w:rPrChange>
        </w:rPr>
        <w:drawing>
          <wp:inline distT="0" distB="0" distL="0" distR="0" wp14:anchorId="2B7299C8" wp14:editId="36F581D5">
            <wp:extent cx="4951709" cy="3111706"/>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BEBA8EAE-BF5A-486C-A8C5-ECC9F3942E4B}">
                          <a14:imgProps xmlns:a14="http://schemas.microsoft.com/office/drawing/2010/main">
                            <a14:imgLayer r:embed="rId14">
                              <a14:imgEffect>
                                <a14:artisticGlowEdges trans="93000" smoothness="7"/>
                              </a14:imgEffect>
                            </a14:imgLayer>
                          </a14:imgProps>
                        </a:ext>
                        <a:ext uri="{28A0092B-C50C-407E-A947-70E740481C1C}">
                          <a14:useLocalDpi xmlns:a14="http://schemas.microsoft.com/office/drawing/2010/main" val="0"/>
                        </a:ext>
                      </a:extLst>
                    </a:blip>
                    <a:srcRect/>
                    <a:stretch>
                      <a:fillRect/>
                    </a:stretch>
                  </pic:blipFill>
                  <pic:spPr bwMode="auto">
                    <a:xfrm>
                      <a:off x="0" y="0"/>
                      <a:ext cx="4998627" cy="3141190"/>
                    </a:xfrm>
                    <a:prstGeom prst="rect">
                      <a:avLst/>
                    </a:prstGeom>
                    <a:noFill/>
                    <a:ln>
                      <a:noFill/>
                    </a:ln>
                  </pic:spPr>
                </pic:pic>
              </a:graphicData>
            </a:graphic>
          </wp:inline>
        </w:drawing>
      </w:r>
    </w:p>
    <w:p w14:paraId="334251A3" w14:textId="77777777" w:rsidR="001B677C" w:rsidRPr="000F2E0E" w:rsidRDefault="002138B2" w:rsidP="001B677C">
      <w:pPr>
        <w:rPr>
          <w:rFonts w:ascii="Abadi" w:hAnsi="Abadi"/>
          <w:noProof/>
          <w:color w:val="000000" w:themeColor="text1"/>
          <w:rPrChange w:id="1707" w:author="Tawatari, Masataka/田渡 将隆" w:date="2025-02-12T08:17:00Z">
            <w:rPr>
              <w:rFonts w:ascii="Abadi" w:hAnsi="Abadi"/>
              <w:noProof/>
            </w:rPr>
          </w:rPrChange>
        </w:rPr>
      </w:pPr>
      <w:r w:rsidRPr="000F2E0E">
        <w:rPr>
          <w:rFonts w:ascii="Abadi" w:hAnsi="Abadi"/>
          <w:noProof/>
          <w:color w:val="000000" w:themeColor="text1"/>
          <w:rPrChange w:id="1708" w:author="Tawatari, Masataka/田渡 将隆" w:date="2025-02-12T08:17:00Z">
            <w:rPr>
              <w:rFonts w:ascii="Abadi" w:hAnsi="Abadi"/>
              <w:noProof/>
              <w:color w:val="FF0000"/>
            </w:rPr>
          </w:rPrChange>
        </w:rPr>
        <w:t>Figure 2.   Sensor Fusion</w:t>
      </w:r>
      <w:r w:rsidR="001B677C" w:rsidRPr="000F2E0E">
        <w:rPr>
          <w:rFonts w:ascii="Arial" w:hAnsi="Arial" w:cs="Arial" w:hint="eastAsia"/>
          <w:color w:val="000000" w:themeColor="text1"/>
          <w:szCs w:val="20"/>
          <w:shd w:val="clear" w:color="auto" w:fill="FFFFFF"/>
          <w:rPrChange w:id="1709" w:author="Tawatari, Masataka/田渡 将隆" w:date="2025-02-12T08:17:00Z">
            <w:rPr>
              <w:rFonts w:ascii="Arial" w:hAnsi="Arial" w:cs="Arial" w:hint="eastAsia"/>
              <w:color w:val="FF0000"/>
              <w:szCs w:val="20"/>
              <w:shd w:val="clear" w:color="auto" w:fill="FFFFFF"/>
            </w:rPr>
          </w:rPrChange>
        </w:rPr>
        <w:t>▲</w:t>
      </w:r>
      <w:r w:rsidR="001B677C" w:rsidRPr="000F2E0E">
        <w:rPr>
          <w:rFonts w:ascii="Abadi" w:hAnsi="Abadi" w:cs="Calibri"/>
          <w:color w:val="000000" w:themeColor="text1"/>
          <w:szCs w:val="20"/>
          <w:shd w:val="clear" w:color="auto" w:fill="FFFFFF"/>
          <w:rPrChange w:id="1710" w:author="Tawatari, Masataka/田渡 将隆" w:date="2025-02-12T08:17:00Z">
            <w:rPr>
              <w:rFonts w:ascii="Abadi" w:hAnsi="Abadi" w:cs="Calibri"/>
              <w:color w:val="FF0000"/>
              <w:szCs w:val="20"/>
              <w:shd w:val="clear" w:color="auto" w:fill="FFFFFF"/>
            </w:rPr>
          </w:rPrChange>
        </w:rPr>
        <w:t>1.10</w:t>
      </w:r>
    </w:p>
    <w:p w14:paraId="00CC7548" w14:textId="1242963C" w:rsidR="002138B2" w:rsidRPr="000F2E0E" w:rsidRDefault="002138B2" w:rsidP="5FD21AE7">
      <w:pPr>
        <w:rPr>
          <w:rFonts w:ascii="Abadi" w:hAnsi="Abadi"/>
          <w:noProof/>
          <w:color w:val="000000" w:themeColor="text1"/>
          <w:rPrChange w:id="1711" w:author="Tawatari, Masataka/田渡 将隆" w:date="2025-02-12T08:17:00Z">
            <w:rPr>
              <w:rFonts w:ascii="Abadi" w:hAnsi="Abadi"/>
              <w:noProof/>
              <w:color w:val="FF0000"/>
            </w:rPr>
          </w:rPrChange>
        </w:rPr>
      </w:pPr>
    </w:p>
    <w:p w14:paraId="511BA6C7" w14:textId="6537D157" w:rsidR="5FD21AE7" w:rsidRPr="000F2E0E" w:rsidRDefault="5FD21AE7" w:rsidP="5FD21AE7">
      <w:pPr>
        <w:rPr>
          <w:noProof/>
          <w:color w:val="000000" w:themeColor="text1"/>
          <w:rPrChange w:id="1712" w:author="Tawatari, Masataka/田渡 将隆" w:date="2025-02-12T08:17:00Z">
            <w:rPr>
              <w:noProof/>
            </w:rPr>
          </w:rPrChange>
        </w:rPr>
      </w:pPr>
    </w:p>
    <w:p w14:paraId="3FA15F01" w14:textId="739A6382" w:rsidR="5FD21AE7" w:rsidRPr="000F2E0E" w:rsidRDefault="5FD21AE7" w:rsidP="5FD21AE7">
      <w:pPr>
        <w:rPr>
          <w:noProof/>
          <w:color w:val="000000" w:themeColor="text1"/>
          <w:rPrChange w:id="1713" w:author="Tawatari, Masataka/田渡 将隆" w:date="2025-02-12T08:17:00Z">
            <w:rPr>
              <w:noProof/>
            </w:rPr>
          </w:rPrChange>
        </w:rPr>
      </w:pPr>
    </w:p>
    <w:p w14:paraId="2787BE3E" w14:textId="4FC10687" w:rsidR="2C4EC795" w:rsidRPr="000F2E0E" w:rsidRDefault="0040642C" w:rsidP="2C4EC795">
      <w:pPr>
        <w:rPr>
          <w:noProof/>
          <w:color w:val="000000" w:themeColor="text1"/>
          <w:rPrChange w:id="1714" w:author="Tawatari, Masataka/田渡 将隆" w:date="2025-02-12T08:17:00Z">
            <w:rPr>
              <w:noProof/>
            </w:rPr>
          </w:rPrChange>
        </w:rPr>
      </w:pPr>
      <w:r w:rsidRPr="000F2E0E">
        <w:rPr>
          <w:rFonts w:ascii="Abadi" w:hAnsi="Abadi" w:cs="Calibri"/>
          <w:noProof/>
          <w:color w:val="000000" w:themeColor="text1"/>
          <w:szCs w:val="20"/>
          <w:shd w:val="clear" w:color="auto" w:fill="FFFFFF"/>
          <w:rPrChange w:id="1715" w:author="Tawatari, Masataka/田渡 将隆" w:date="2025-02-12T08:17:00Z">
            <w:rPr>
              <w:rFonts w:ascii="Abadi" w:hAnsi="Abadi" w:cs="Calibri"/>
              <w:noProof/>
              <w:color w:val="000000"/>
              <w:szCs w:val="20"/>
              <w:shd w:val="clear" w:color="auto" w:fill="FFFFFF"/>
            </w:rPr>
          </w:rPrChange>
        </w:rPr>
        <w:drawing>
          <wp:inline distT="0" distB="0" distL="0" distR="0" wp14:anchorId="2C896278" wp14:editId="449676C2">
            <wp:extent cx="3953427" cy="5363323"/>
            <wp:effectExtent l="152400" t="152400" r="161925" b="142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colorTemperature colorTemp="5606"/>
                              </a14:imgEffect>
                              <a14:imgEffect>
                                <a14:saturation sat="135000"/>
                              </a14:imgEffect>
                            </a14:imgLayer>
                          </a14:imgProps>
                        </a:ext>
                      </a:extLst>
                    </a:blip>
                    <a:stretch>
                      <a:fillRect/>
                    </a:stretch>
                  </pic:blipFill>
                  <pic:spPr>
                    <a:xfrm>
                      <a:off x="0" y="0"/>
                      <a:ext cx="3953427" cy="5363323"/>
                    </a:xfrm>
                    <a:prstGeom prst="rect">
                      <a:avLst/>
                    </a:prstGeom>
                    <a:effectLst>
                      <a:glow rad="152400">
                        <a:schemeClr val="accent1">
                          <a:alpha val="40000"/>
                        </a:schemeClr>
                      </a:glow>
                      <a:softEdge rad="0"/>
                    </a:effectLst>
                  </pic:spPr>
                </pic:pic>
              </a:graphicData>
            </a:graphic>
          </wp:inline>
        </w:drawing>
      </w:r>
    </w:p>
    <w:p w14:paraId="5B197513" w14:textId="77777777" w:rsidR="001B677C" w:rsidRPr="000F2E0E" w:rsidRDefault="002138B2" w:rsidP="001B677C">
      <w:pPr>
        <w:rPr>
          <w:noProof/>
          <w:color w:val="000000" w:themeColor="text1"/>
          <w:rPrChange w:id="1716" w:author="Tawatari, Masataka/田渡 将隆" w:date="2025-02-12T08:17:00Z">
            <w:rPr>
              <w:noProof/>
            </w:rPr>
          </w:rPrChange>
        </w:rPr>
      </w:pPr>
      <w:r w:rsidRPr="000F2E0E">
        <w:rPr>
          <w:rFonts w:ascii="Abadi" w:eastAsia="Abadi" w:hAnsi="Abadi" w:cs="Abadi"/>
          <w:noProof/>
          <w:color w:val="000000" w:themeColor="text1"/>
          <w:rPrChange w:id="1717" w:author="Tawatari, Masataka/田渡 将隆" w:date="2025-02-12T08:17:00Z">
            <w:rPr>
              <w:rFonts w:ascii="Abadi" w:eastAsia="Abadi" w:hAnsi="Abadi" w:cs="Abadi"/>
              <w:noProof/>
              <w:color w:val="FF0000"/>
            </w:rPr>
          </w:rPrChange>
        </w:rPr>
        <w:t>Figure 3.  Using wheel pulse</w:t>
      </w:r>
      <w:r w:rsidR="00707AC6" w:rsidRPr="000F2E0E">
        <w:rPr>
          <w:rFonts w:ascii="Abadi" w:eastAsia="Abadi" w:hAnsi="Abadi" w:cs="Abadi"/>
          <w:noProof/>
          <w:color w:val="000000" w:themeColor="text1"/>
          <w:rPrChange w:id="1718" w:author="Tawatari, Masataka/田渡 将隆" w:date="2025-02-12T08:17:00Z">
            <w:rPr>
              <w:rFonts w:ascii="Abadi" w:eastAsia="Abadi" w:hAnsi="Abadi" w:cs="Abadi"/>
              <w:noProof/>
              <w:color w:val="FF0000"/>
            </w:rPr>
          </w:rPrChange>
        </w:rPr>
        <w:t xml:space="preserve"> acceleration</w:t>
      </w:r>
      <w:r w:rsidRPr="000F2E0E">
        <w:rPr>
          <w:rFonts w:ascii="Abadi" w:eastAsia="Abadi" w:hAnsi="Abadi" w:cs="Abadi"/>
          <w:noProof/>
          <w:color w:val="000000" w:themeColor="text1"/>
          <w:rPrChange w:id="1719" w:author="Tawatari, Masataka/田渡 将隆" w:date="2025-02-12T08:17:00Z">
            <w:rPr>
              <w:rFonts w:ascii="Abadi" w:eastAsia="Abadi" w:hAnsi="Abadi" w:cs="Abadi"/>
              <w:noProof/>
              <w:color w:val="FF0000"/>
            </w:rPr>
          </w:rPrChange>
        </w:rPr>
        <w:t xml:space="preserve"> </w:t>
      </w:r>
      <w:r w:rsidR="00243542" w:rsidRPr="000F2E0E">
        <w:rPr>
          <w:rFonts w:ascii="Abadi" w:eastAsia="Abadi" w:hAnsi="Abadi" w:cs="Abadi"/>
          <w:noProof/>
          <w:color w:val="000000" w:themeColor="text1"/>
          <w:rPrChange w:id="1720" w:author="Tawatari, Masataka/田渡 将隆" w:date="2025-02-12T08:17:00Z">
            <w:rPr>
              <w:rFonts w:ascii="Abadi" w:eastAsia="Abadi" w:hAnsi="Abadi" w:cs="Abadi"/>
              <w:noProof/>
              <w:color w:val="FF0000"/>
            </w:rPr>
          </w:rPrChange>
        </w:rPr>
        <w:t>along a ramp to calculate altitude</w:t>
      </w:r>
      <w:r w:rsidR="001B677C" w:rsidRPr="000F2E0E">
        <w:rPr>
          <w:rFonts w:ascii="Abadi" w:eastAsia="Abadi" w:hAnsi="Abadi" w:cs="Abadi"/>
          <w:noProof/>
          <w:color w:val="000000" w:themeColor="text1"/>
          <w:rPrChange w:id="1721" w:author="Tawatari, Masataka/田渡 将隆" w:date="2025-02-12T08:17:00Z">
            <w:rPr>
              <w:rFonts w:ascii="Abadi" w:eastAsia="Abadi" w:hAnsi="Abadi" w:cs="Abadi"/>
              <w:noProof/>
              <w:color w:val="FF0000"/>
            </w:rPr>
          </w:rPrChange>
        </w:rPr>
        <w:t xml:space="preserve"> </w:t>
      </w:r>
      <w:r w:rsidR="001B677C" w:rsidRPr="000F2E0E">
        <w:rPr>
          <w:rFonts w:ascii="Arial" w:hAnsi="Arial" w:cs="Arial" w:hint="eastAsia"/>
          <w:color w:val="000000" w:themeColor="text1"/>
          <w:szCs w:val="20"/>
          <w:shd w:val="clear" w:color="auto" w:fill="FFFFFF"/>
          <w:rPrChange w:id="1722" w:author="Tawatari, Masataka/田渡 将隆" w:date="2025-02-12T08:17:00Z">
            <w:rPr>
              <w:rFonts w:ascii="Arial" w:hAnsi="Arial" w:cs="Arial" w:hint="eastAsia"/>
              <w:color w:val="FF0000"/>
              <w:szCs w:val="20"/>
              <w:shd w:val="clear" w:color="auto" w:fill="FFFFFF"/>
            </w:rPr>
          </w:rPrChange>
        </w:rPr>
        <w:t>▲</w:t>
      </w:r>
      <w:r w:rsidR="001B677C" w:rsidRPr="000F2E0E">
        <w:rPr>
          <w:rFonts w:ascii="Abadi" w:hAnsi="Abadi" w:cs="Calibri"/>
          <w:color w:val="000000" w:themeColor="text1"/>
          <w:szCs w:val="20"/>
          <w:shd w:val="clear" w:color="auto" w:fill="FFFFFF"/>
          <w:rPrChange w:id="1723" w:author="Tawatari, Masataka/田渡 将隆" w:date="2025-02-12T08:17:00Z">
            <w:rPr>
              <w:rFonts w:ascii="Abadi" w:hAnsi="Abadi" w:cs="Calibri"/>
              <w:color w:val="FF0000"/>
              <w:szCs w:val="20"/>
              <w:shd w:val="clear" w:color="auto" w:fill="FFFFFF"/>
            </w:rPr>
          </w:rPrChange>
        </w:rPr>
        <w:t>1.10</w:t>
      </w:r>
    </w:p>
    <w:p w14:paraId="72DA60EE" w14:textId="7AAD3AA2" w:rsidR="002138B2" w:rsidRPr="000F2E0E" w:rsidRDefault="002138B2" w:rsidP="5FD21AE7">
      <w:pPr>
        <w:rPr>
          <w:rFonts w:ascii="Abadi" w:eastAsia="Abadi" w:hAnsi="Abadi" w:cs="Abadi"/>
          <w:color w:val="000000" w:themeColor="text1"/>
          <w:rPrChange w:id="1724" w:author="Tawatari, Masataka/田渡 将隆" w:date="2025-02-12T08:17:00Z">
            <w:rPr>
              <w:rFonts w:ascii="Abadi" w:eastAsia="Abadi" w:hAnsi="Abadi" w:cs="Abadi"/>
              <w:color w:val="FF0000"/>
            </w:rPr>
          </w:rPrChange>
        </w:rPr>
      </w:pPr>
    </w:p>
    <w:p w14:paraId="7ABFAAF3" w14:textId="424A1B33" w:rsidR="00D133CF" w:rsidRPr="000F2E0E" w:rsidRDefault="00D133CF" w:rsidP="00621D87">
      <w:pPr>
        <w:rPr>
          <w:rFonts w:ascii="Abadi" w:eastAsia="Meiryo UI" w:hAnsi="Abadi" w:cs="Meiryo UI"/>
          <w:color w:val="000000" w:themeColor="text1"/>
          <w:szCs w:val="20"/>
          <w:rPrChange w:id="1725" w:author="Tawatari, Masataka/田渡 将隆" w:date="2025-02-12T08:17:00Z">
            <w:rPr>
              <w:rFonts w:ascii="Abadi" w:eastAsia="Meiryo UI" w:hAnsi="Abadi" w:cs="Meiryo UI"/>
              <w:szCs w:val="20"/>
            </w:rPr>
          </w:rPrChange>
        </w:rPr>
      </w:pPr>
    </w:p>
    <w:sectPr w:rsidR="00D133CF" w:rsidRPr="000F2E0E" w:rsidSect="00E729F1">
      <w:headerReference w:type="even" r:id="rId17"/>
      <w:headerReference w:type="default" r:id="rId18"/>
      <w:footerReference w:type="even" r:id="rId19"/>
      <w:footerReference w:type="default" r:id="rId20"/>
      <w:pgSz w:w="11906" w:h="16838" w:code="9"/>
      <w:pgMar w:top="1985" w:right="1701" w:bottom="1701" w:left="1701" w:header="42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F94C6" w14:textId="77777777" w:rsidR="00D525FC" w:rsidRDefault="00D525FC">
      <w:r>
        <w:rPr>
          <w:lang w:val="en"/>
        </w:rPr>
        <w:separator/>
      </w:r>
    </w:p>
    <w:p w14:paraId="5E6B2F9E" w14:textId="77777777" w:rsidR="00D525FC" w:rsidRDefault="00D525FC"/>
    <w:p w14:paraId="510EA95F" w14:textId="77777777" w:rsidR="00D525FC" w:rsidRDefault="00D525FC" w:rsidP="00661225"/>
  </w:endnote>
  <w:endnote w:type="continuationSeparator" w:id="0">
    <w:p w14:paraId="0A3D3DB0" w14:textId="77777777" w:rsidR="00D525FC" w:rsidRDefault="00D525FC">
      <w:r>
        <w:rPr>
          <w:lang w:val="en"/>
        </w:rPr>
        <w:continuationSeparator/>
      </w:r>
    </w:p>
    <w:p w14:paraId="6A742FC0" w14:textId="77777777" w:rsidR="00D525FC" w:rsidRDefault="00D525FC"/>
    <w:p w14:paraId="0658B60A" w14:textId="77777777" w:rsidR="00D525FC" w:rsidRDefault="00D525FC" w:rsidP="00661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eiryo UI">
    <w:altName w:val="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modern"/>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badi">
    <w:altName w:val="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32EEE" w14:textId="77777777" w:rsidR="00A81C11" w:rsidRDefault="00A81C11">
    <w:pPr>
      <w:pStyle w:val="Footer"/>
      <w:framePr w:wrap="around" w:vAnchor="text" w:hAnchor="margin" w:xAlign="center" w:y="1"/>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end"/>
    </w:r>
  </w:p>
  <w:p w14:paraId="798C4B28" w14:textId="77777777" w:rsidR="00A81C11" w:rsidRDefault="00A81C11">
    <w:pPr>
      <w:pStyle w:val="Footer"/>
    </w:pPr>
  </w:p>
  <w:p w14:paraId="162C308D" w14:textId="77777777" w:rsidR="00A81C11" w:rsidRDefault="00A81C11"/>
  <w:p w14:paraId="384F3DCE" w14:textId="77777777" w:rsidR="00A81C11" w:rsidRDefault="00A81C11" w:rsidP="006612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967A" w14:textId="4FB9C0B2" w:rsidR="00A81C11" w:rsidRDefault="00A81C11">
    <w:pPr>
      <w:pStyle w:val="Footer"/>
      <w:framePr w:wrap="around" w:vAnchor="text" w:hAnchor="page" w:x="9622" w:y="108"/>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separate"/>
    </w:r>
    <w:r w:rsidR="00042948">
      <w:rPr>
        <w:rStyle w:val="PageNumber"/>
        <w:noProof/>
        <w:lang w:val="en"/>
      </w:rPr>
      <w:t>10</w:t>
    </w:r>
    <w:r>
      <w:rPr>
        <w:rStyle w:val="PageNumber"/>
        <w:lang w:val="en"/>
      </w:rPr>
      <w:fldChar w:fldCharType="end"/>
    </w:r>
    <w:r>
      <w:rPr>
        <w:rStyle w:val="PageNumber"/>
        <w:lang w:val="en"/>
      </w:rPr>
      <w:t>/</w:t>
    </w:r>
    <w:r>
      <w:rPr>
        <w:rStyle w:val="PageNumber"/>
        <w:lang w:val="en"/>
      </w:rPr>
      <w:fldChar w:fldCharType="begin"/>
    </w:r>
    <w:r>
      <w:rPr>
        <w:rStyle w:val="PageNumber"/>
        <w:lang w:val="en"/>
      </w:rPr>
      <w:instrText xml:space="preserve"> NUMPAGES </w:instrText>
    </w:r>
    <w:r>
      <w:rPr>
        <w:rStyle w:val="PageNumber"/>
        <w:lang w:val="en"/>
      </w:rPr>
      <w:fldChar w:fldCharType="separate"/>
    </w:r>
    <w:r w:rsidR="00042948">
      <w:rPr>
        <w:rStyle w:val="PageNumber"/>
        <w:noProof/>
        <w:lang w:val="en"/>
      </w:rPr>
      <w:t>10</w:t>
    </w:r>
    <w:r>
      <w:rPr>
        <w:rStyle w:val="PageNumber"/>
        <w:lang w:val="en"/>
      </w:rPr>
      <w:fldChar w:fldCharType="end"/>
    </w:r>
  </w:p>
  <w:p w14:paraId="31819871" w14:textId="4CA9FE2E" w:rsidR="00A81C11" w:rsidRDefault="72023E22" w:rsidP="72023E22">
    <w:pPr>
      <w:pStyle w:val="Footer"/>
      <w:jc w:val="center"/>
      <w:rPr>
        <w:sz w:val="22"/>
        <w:szCs w:val="22"/>
        <w:lang w:val="en"/>
      </w:rPr>
    </w:pPr>
    <w:r w:rsidRPr="72023E22">
      <w:rPr>
        <w:sz w:val="22"/>
        <w:szCs w:val="22"/>
        <w:lang w:val="en"/>
      </w:rPr>
      <w:t>24MM(common)Location Service Request Specifications</w:t>
    </w:r>
    <w:del w:id="1726" w:author="Tawatari, Masataka/田渡 将隆" w:date="2022-11-21T10:42:00Z">
      <w:r w:rsidRPr="72023E22" w:rsidDel="003B1E0B">
        <w:rPr>
          <w:sz w:val="22"/>
          <w:szCs w:val="22"/>
          <w:lang w:val="en"/>
        </w:rPr>
        <w:delText xml:space="preserve">　</w:delText>
      </w:r>
      <w:r w:rsidRPr="72023E22" w:rsidDel="003B1E0B">
        <w:rPr>
          <w:color w:val="FF0000"/>
          <w:sz w:val="22"/>
          <w:szCs w:val="22"/>
          <w:shd w:val="clear" w:color="auto" w:fill="E6E6E6"/>
          <w:lang w:val="en"/>
        </w:rPr>
        <w:delText>Ver.1</w:delText>
      </w:r>
      <w:r w:rsidRPr="000A6446" w:rsidDel="003B1E0B">
        <w:rPr>
          <w:color w:val="FF0000"/>
          <w:sz w:val="22"/>
          <w:szCs w:val="22"/>
          <w:shd w:val="clear" w:color="auto" w:fill="E6E6E6"/>
          <w:lang w:val="en"/>
        </w:rPr>
        <w:delText>.</w:delText>
      </w:r>
      <w:r w:rsidR="00291D4A" w:rsidDel="003B1E0B">
        <w:rPr>
          <w:color w:val="FF0000"/>
          <w:sz w:val="22"/>
          <w:szCs w:val="22"/>
          <w:shd w:val="clear" w:color="auto" w:fill="E6E6E6"/>
          <w:lang w:val="en"/>
        </w:rPr>
        <w:delText>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055B5" w14:textId="77777777" w:rsidR="00D525FC" w:rsidRDefault="00D525FC">
      <w:r>
        <w:rPr>
          <w:lang w:val="en"/>
        </w:rPr>
        <w:separator/>
      </w:r>
    </w:p>
    <w:p w14:paraId="3DF4E383" w14:textId="77777777" w:rsidR="00D525FC" w:rsidRDefault="00D525FC"/>
    <w:p w14:paraId="76C8DBA6" w14:textId="77777777" w:rsidR="00D525FC" w:rsidRDefault="00D525FC" w:rsidP="00661225"/>
  </w:footnote>
  <w:footnote w:type="continuationSeparator" w:id="0">
    <w:p w14:paraId="070A5CA2" w14:textId="77777777" w:rsidR="00D525FC" w:rsidRDefault="00D525FC">
      <w:r>
        <w:rPr>
          <w:lang w:val="en"/>
        </w:rPr>
        <w:continuationSeparator/>
      </w:r>
    </w:p>
    <w:p w14:paraId="339069DA" w14:textId="77777777" w:rsidR="00D525FC" w:rsidRDefault="00D525FC"/>
    <w:p w14:paraId="4639901C" w14:textId="77777777" w:rsidR="00D525FC" w:rsidRDefault="00D525FC" w:rsidP="00661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1E62D" w14:textId="36147713" w:rsidR="00A81C11" w:rsidRDefault="0067609F">
    <w:pPr>
      <w:pStyle w:val="Header"/>
    </w:pPr>
    <w:r>
      <w:rPr>
        <w:noProof/>
        <w:color w:val="2B579A"/>
        <w:sz w:val="22"/>
        <w:shd w:val="clear" w:color="auto" w:fill="E6E6E6"/>
      </w:rPr>
      <w:drawing>
        <wp:inline distT="0" distB="0" distL="0" distR="0" wp14:anchorId="2CEC1F84" wp14:editId="5085BF9B">
          <wp:extent cx="1207770" cy="750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770" cy="750570"/>
                  </a:xfrm>
                  <a:prstGeom prst="rect">
                    <a:avLst/>
                  </a:prstGeom>
                  <a:noFill/>
                  <a:ln>
                    <a:noFill/>
                  </a:ln>
                </pic:spPr>
              </pic:pic>
            </a:graphicData>
          </a:graphic>
        </wp:inline>
      </w:drawing>
    </w:r>
  </w:p>
  <w:p w14:paraId="48F80345" w14:textId="77777777" w:rsidR="00A81C11" w:rsidRDefault="00A81C11"/>
  <w:p w14:paraId="6DA24D5F" w14:textId="77777777" w:rsidR="00A81C11" w:rsidRDefault="00A81C11" w:rsidP="006612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17C1F" w14:textId="4F3BE847" w:rsidR="00A81C11" w:rsidRPr="00A64E6D" w:rsidRDefault="0067609F" w:rsidP="00A64E6D">
    <w:pPr>
      <w:pStyle w:val="Header"/>
      <w:jc w:val="left"/>
      <w:rPr>
        <w:sz w:val="22"/>
      </w:rPr>
    </w:pPr>
    <w:r>
      <w:rPr>
        <w:noProof/>
        <w:color w:val="2B579A"/>
        <w:sz w:val="22"/>
        <w:shd w:val="clear" w:color="auto" w:fill="E6E6E6"/>
      </w:rPr>
      <mc:AlternateContent>
        <mc:Choice Requires="wps">
          <w:drawing>
            <wp:anchor distT="0" distB="0" distL="114300" distR="114300" simplePos="0" relativeHeight="251658240" behindDoc="0" locked="0" layoutInCell="0" allowOverlap="1" wp14:anchorId="75FE4121" wp14:editId="0419075B">
              <wp:simplePos x="0" y="0"/>
              <wp:positionH relativeFrom="page">
                <wp:posOffset>0</wp:posOffset>
              </wp:positionH>
              <wp:positionV relativeFrom="page">
                <wp:posOffset>190500</wp:posOffset>
              </wp:positionV>
              <wp:extent cx="7560310" cy="273685"/>
              <wp:effectExtent l="0" t="0" r="2540" b="2540"/>
              <wp:wrapNone/>
              <wp:docPr id="1" name="MSIPCM622347728ca1f16ff089d988" descr="{&quot;HashCode&quot;:-207661815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F7885" w14:textId="5B9E14E8" w:rsidR="0067609F" w:rsidRPr="0067609F" w:rsidRDefault="00B83440" w:rsidP="0067609F">
                          <w:pPr>
                            <w:jc w:val="left"/>
                            <w:rPr>
                              <w:rFonts w:ascii="Calibri" w:hAnsi="Calibri" w:cs="Calibri"/>
                              <w:color w:val="000000"/>
                            </w:rPr>
                          </w:pPr>
                          <w:r>
                            <w:rPr>
                              <w:rFonts w:hint="eastAsia"/>
                              <w:color w:val="000000"/>
                              <w:lang w:val="en"/>
                            </w:rPr>
                            <w:t>••</w:t>
                          </w:r>
                          <w:r>
                            <w:rPr>
                              <w:rFonts w:hint="eastAsia"/>
                              <w:color w:val="000000"/>
                              <w:lang w:val="en"/>
                            </w:rPr>
                            <w:t xml:space="preserve"> PROTECTED </w:t>
                          </w:r>
                          <w:r>
                            <w:rPr>
                              <w:rFonts w:hint="eastAsia"/>
                              <w:color w:val="000000"/>
                              <w:lang w:val="en"/>
                            </w:rPr>
                            <w:t>関係者外秘</w:t>
                          </w:r>
                        </w:p>
                      </w:txbxContent>
                    </wps:txbx>
                    <wps:bodyPr rot="0" vert="horz" wrap="square" lIns="254000" tIns="0" rIns="74295"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5FE4121" id="_x0000_t202" coordsize="21600,21600" o:spt="202" path="m,l,21600r21600,l21600,xe">
              <v:stroke joinstyle="miter"/>
              <v:path gradientshapeok="t" o:connecttype="rect"/>
            </v:shapetype>
            <v:shape id="MSIPCM622347728ca1f16ff089d988" o:spid="_x0000_s1029" type="#_x0000_t202" alt="{&quot;HashCode&quot;:-2076618159,&quot;Height&quot;:841.0,&quot;Width&quot;:595.0,&quot;Placement&quot;:&quot;Header&quot;,&quot;Index&quot;:&quot;Primary&quot;,&quot;Section&quot;:1,&quot;Top&quot;:0.0,&quot;Left&quot;:0.0}" style="position:absolute;margin-left:0;margin-top:1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" o:allowincell="f" filled="f" stroked="f">
              <v:textbox inset="20pt,0,5.85pt,0">
                <w:txbxContent>
                  <w:p w14:paraId="0BAF7885" w14:textId="5B9E14E8" w:rsidR="0067609F" w:rsidRPr="0067609F" w:rsidRDefault="00B83440" w:rsidP="0067609F">
                    <w:pPr>
                      <w:jc w:val="left"/>
                      <w:rPr>
                        <w:rFonts w:ascii="Calibri" w:hAnsi="Calibri" w:cs="Calibri"/>
                        <w:color w:val="000000"/>
                      </w:rPr>
                    </w:pPr>
                    <w:r>
                      <w:rPr>
                        <w:rFonts w:hint="eastAsia"/>
                        <w:color w:val="000000"/>
                        <w:lang w:val="en"/>
                      </w:rPr>
                      <w:t>••</w:t>
                    </w:r>
                    <w:r>
                      <w:rPr>
                        <w:rFonts w:hint="eastAsia"/>
                        <w:color w:val="000000"/>
                        <w:lang w:val="en"/>
                      </w:rPr>
                      <w:t xml:space="preserve"> PROTECTED </w:t>
                    </w:r>
                    <w:r>
                      <w:rPr>
                        <w:rFonts w:hint="eastAsia"/>
                        <w:color w:val="000000"/>
                        <w:lang w:val="en"/>
                      </w:rPr>
                      <w:t>関係者外秘</w:t>
                    </w:r>
                  </w:p>
                </w:txbxContent>
              </v:textbox>
              <w10:wrap anchorx="page" anchory="page"/>
            </v:shape>
          </w:pict>
        </mc:Fallback>
      </mc:AlternateContent>
    </w:r>
    <w:r>
      <w:rPr>
        <w:noProof/>
        <w:color w:val="2B579A"/>
        <w:sz w:val="22"/>
        <w:shd w:val="clear" w:color="auto" w:fill="E6E6E6"/>
      </w:rPr>
      <w:drawing>
        <wp:inline distT="0" distB="0" distL="0" distR="0" wp14:anchorId="7981E829" wp14:editId="1DDAE8A2">
          <wp:extent cx="1207770" cy="750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770" cy="7505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E1A4A76"/>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1F3489FA"/>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FAB4537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A9CA36CA"/>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139A570E"/>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0A441654"/>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556EEC4"/>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5A3658F8"/>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444054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ADE6FE9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3574EF8"/>
    <w:multiLevelType w:val="hybridMultilevel"/>
    <w:tmpl w:val="7AE0794C"/>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CDB5CC4"/>
    <w:multiLevelType w:val="hybridMultilevel"/>
    <w:tmpl w:val="3806A8B4"/>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10220A69"/>
    <w:multiLevelType w:val="hybridMultilevel"/>
    <w:tmpl w:val="FFB688E6"/>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4180759"/>
    <w:multiLevelType w:val="hybridMultilevel"/>
    <w:tmpl w:val="45C63EB0"/>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18924FE1"/>
    <w:multiLevelType w:val="hybridMultilevel"/>
    <w:tmpl w:val="413861AC"/>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1C7C0279"/>
    <w:multiLevelType w:val="hybridMultilevel"/>
    <w:tmpl w:val="FEA4876A"/>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1F6E035A"/>
    <w:multiLevelType w:val="hybridMultilevel"/>
    <w:tmpl w:val="6FF235AC"/>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1F7C0241"/>
    <w:multiLevelType w:val="hybridMultilevel"/>
    <w:tmpl w:val="54B6518A"/>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3DC5927"/>
    <w:multiLevelType w:val="hybridMultilevel"/>
    <w:tmpl w:val="0BA63BA2"/>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24464C31"/>
    <w:multiLevelType w:val="hybridMultilevel"/>
    <w:tmpl w:val="93B03306"/>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26A951F5"/>
    <w:multiLevelType w:val="hybridMultilevel"/>
    <w:tmpl w:val="E7C61DF0"/>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3F458D8"/>
    <w:multiLevelType w:val="hybridMultilevel"/>
    <w:tmpl w:val="3A9E2CD8"/>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B1B4B1D"/>
    <w:multiLevelType w:val="hybridMultilevel"/>
    <w:tmpl w:val="C0F650AA"/>
    <w:lvl w:ilvl="0" w:tplc="823EF49C">
      <w:numFmt w:val="bullet"/>
      <w:lvlText w:val="※"/>
      <w:lvlJc w:val="left"/>
      <w:pPr>
        <w:ind w:left="360" w:hanging="360"/>
      </w:pPr>
      <w:rPr>
        <w:rFonts w:ascii="MS PGothic" w:eastAsia="MS PGothic" w:hAnsi="MS P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3D01204D"/>
    <w:multiLevelType w:val="hybridMultilevel"/>
    <w:tmpl w:val="E5B05032"/>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9B48C104">
      <w:start w:val="1"/>
      <w:numFmt w:val="bullet"/>
      <w:lvlText w:val=""/>
      <w:lvlJc w:val="left"/>
      <w:pPr>
        <w:tabs>
          <w:tab w:val="num" w:pos="840"/>
        </w:tabs>
        <w:ind w:left="840" w:hanging="420"/>
      </w:pPr>
      <w:rPr>
        <w:rFonts w:ascii="Wingdings" w:hAnsi="Wingdings" w:hint="default"/>
      </w:rPr>
    </w:lvl>
    <w:lvl w:ilvl="2" w:tplc="11E00162">
      <w:numFmt w:val="bullet"/>
      <w:lvlText w:val="※"/>
      <w:lvlJc w:val="left"/>
      <w:pPr>
        <w:tabs>
          <w:tab w:val="num" w:pos="1200"/>
        </w:tabs>
        <w:ind w:left="1200" w:hanging="360"/>
      </w:pPr>
      <w:rPr>
        <w:rFonts w:ascii="MS PGothic" w:eastAsia="MS PGothic" w:hAnsi="MS PGothic"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37C24AF"/>
    <w:multiLevelType w:val="hybridMultilevel"/>
    <w:tmpl w:val="2FB6D620"/>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3846E3B"/>
    <w:multiLevelType w:val="hybridMultilevel"/>
    <w:tmpl w:val="7FFEB646"/>
    <w:lvl w:ilvl="0" w:tplc="17A8EB9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43861FBD"/>
    <w:multiLevelType w:val="hybridMultilevel"/>
    <w:tmpl w:val="BDC26B72"/>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F7209C1"/>
    <w:multiLevelType w:val="hybridMultilevel"/>
    <w:tmpl w:val="C4022D96"/>
    <w:lvl w:ilvl="0" w:tplc="32AEB28A">
      <w:numFmt w:val="bullet"/>
      <w:lvlText w:val="※"/>
      <w:lvlJc w:val="left"/>
      <w:pPr>
        <w:tabs>
          <w:tab w:val="num" w:pos="360"/>
        </w:tabs>
        <w:ind w:left="360" w:hanging="360"/>
      </w:pPr>
      <w:rPr>
        <w:rFonts w:ascii="MS PGothic" w:eastAsia="MS PGothic" w:hAnsi="MS PGothic"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53A648F5"/>
    <w:multiLevelType w:val="hybridMultilevel"/>
    <w:tmpl w:val="4F24B052"/>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540C1758"/>
    <w:multiLevelType w:val="hybridMultilevel"/>
    <w:tmpl w:val="5B74CD58"/>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57CD0CCB"/>
    <w:multiLevelType w:val="hybridMultilevel"/>
    <w:tmpl w:val="E11C6D0E"/>
    <w:lvl w:ilvl="0" w:tplc="B90A480A">
      <w:start w:val="9"/>
      <w:numFmt w:val="bullet"/>
      <w:lvlText w:val="・"/>
      <w:lvlJc w:val="left"/>
      <w:pPr>
        <w:tabs>
          <w:tab w:val="num" w:pos="360"/>
        </w:tabs>
        <w:ind w:left="360" w:hanging="360"/>
      </w:pPr>
      <w:rPr>
        <w:rFonts w:ascii="MS Mincho" w:eastAsia="MS Mincho" w:hAnsi="MS Mincho"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762E451C">
      <w:start w:val="4"/>
      <w:numFmt w:val="bullet"/>
      <w:lvlText w:val="◆"/>
      <w:lvlJc w:val="left"/>
      <w:pPr>
        <w:tabs>
          <w:tab w:val="num" w:pos="2040"/>
        </w:tabs>
        <w:ind w:left="2040" w:hanging="360"/>
      </w:pPr>
      <w:rPr>
        <w:rFonts w:ascii="Times New Roman" w:eastAsia="MS Gothic" w:hAnsi="Times New Roman" w:cs="Times New Roman" w:hint="default"/>
      </w:rPr>
    </w:lvl>
    <w:lvl w:ilvl="5" w:tplc="0409000D">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B">
      <w:start w:val="1"/>
      <w:numFmt w:val="bullet"/>
      <w:lvlText w:val=""/>
      <w:lvlJc w:val="left"/>
      <w:pPr>
        <w:tabs>
          <w:tab w:val="num" w:pos="3360"/>
        </w:tabs>
        <w:ind w:left="3360" w:hanging="420"/>
      </w:pPr>
      <w:rPr>
        <w:rFonts w:ascii="Wingdings" w:hAnsi="Wingdings" w:hint="default"/>
      </w:rPr>
    </w:lvl>
    <w:lvl w:ilvl="8" w:tplc="4DD0A7F0">
      <w:start w:val="2"/>
      <w:numFmt w:val="bullet"/>
      <w:lvlText w:val="※"/>
      <w:lvlJc w:val="left"/>
      <w:pPr>
        <w:tabs>
          <w:tab w:val="num" w:pos="3720"/>
        </w:tabs>
        <w:ind w:left="3720" w:hanging="360"/>
      </w:pPr>
      <w:rPr>
        <w:rFonts w:ascii="MS Mincho" w:eastAsia="MS Mincho" w:hAnsi="MS Mincho" w:cs="Times New Roman" w:hint="eastAsia"/>
      </w:rPr>
    </w:lvl>
  </w:abstractNum>
  <w:abstractNum w:abstractNumId="31" w15:restartNumberingAfterBreak="0">
    <w:nsid w:val="58A86458"/>
    <w:multiLevelType w:val="hybridMultilevel"/>
    <w:tmpl w:val="82B27548"/>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5A704042"/>
    <w:multiLevelType w:val="hybridMultilevel"/>
    <w:tmpl w:val="6980EB22"/>
    <w:lvl w:ilvl="0" w:tplc="E4D2D82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CB97037"/>
    <w:multiLevelType w:val="hybridMultilevel"/>
    <w:tmpl w:val="637E3432"/>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63A16CC3"/>
    <w:multiLevelType w:val="hybridMultilevel"/>
    <w:tmpl w:val="05444342"/>
    <w:lvl w:ilvl="0" w:tplc="B658D104">
      <w:start w:val="2"/>
      <w:numFmt w:val="bullet"/>
      <w:lvlText w:val="※"/>
      <w:lvlJc w:val="left"/>
      <w:pPr>
        <w:tabs>
          <w:tab w:val="num" w:pos="360"/>
        </w:tabs>
        <w:ind w:left="360" w:hanging="360"/>
      </w:pPr>
      <w:rPr>
        <w:rFonts w:ascii="MS PGothic" w:eastAsia="MS PGothic" w:hAnsi="MS PGothic"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6D1E7177"/>
    <w:multiLevelType w:val="hybridMultilevel"/>
    <w:tmpl w:val="520ADB18"/>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705F4831"/>
    <w:multiLevelType w:val="hybridMultilevel"/>
    <w:tmpl w:val="65FAA59E"/>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714C3968"/>
    <w:multiLevelType w:val="hybridMultilevel"/>
    <w:tmpl w:val="1A4080A2"/>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458EC372">
      <w:numFmt w:val="bullet"/>
      <w:lvlText w:val="※"/>
      <w:lvlJc w:val="left"/>
      <w:pPr>
        <w:tabs>
          <w:tab w:val="num" w:pos="1180"/>
        </w:tabs>
        <w:ind w:left="1180" w:hanging="360"/>
      </w:pPr>
      <w:rPr>
        <w:rFonts w:ascii="Times New Roman" w:eastAsia="MS PGothic" w:hAnsi="Times New Roman" w:cs="Times New Roman" w:hint="default"/>
      </w:rPr>
    </w:lvl>
    <w:lvl w:ilvl="2" w:tplc="0409000D">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B" w:tentative="1">
      <w:start w:val="1"/>
      <w:numFmt w:val="bullet"/>
      <w:lvlText w:val=""/>
      <w:lvlJc w:val="left"/>
      <w:pPr>
        <w:tabs>
          <w:tab w:val="num" w:pos="2500"/>
        </w:tabs>
        <w:ind w:left="2500" w:hanging="420"/>
      </w:pPr>
      <w:rPr>
        <w:rFonts w:ascii="Wingdings" w:hAnsi="Wingdings" w:hint="default"/>
      </w:rPr>
    </w:lvl>
    <w:lvl w:ilvl="5" w:tplc="0409000D"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B" w:tentative="1">
      <w:start w:val="1"/>
      <w:numFmt w:val="bullet"/>
      <w:lvlText w:val=""/>
      <w:lvlJc w:val="left"/>
      <w:pPr>
        <w:tabs>
          <w:tab w:val="num" w:pos="3760"/>
        </w:tabs>
        <w:ind w:left="3760" w:hanging="420"/>
      </w:pPr>
      <w:rPr>
        <w:rFonts w:ascii="Wingdings" w:hAnsi="Wingdings" w:hint="default"/>
      </w:rPr>
    </w:lvl>
    <w:lvl w:ilvl="8" w:tplc="0409000D" w:tentative="1">
      <w:start w:val="1"/>
      <w:numFmt w:val="bullet"/>
      <w:lvlText w:val=""/>
      <w:lvlJc w:val="left"/>
      <w:pPr>
        <w:tabs>
          <w:tab w:val="num" w:pos="4180"/>
        </w:tabs>
        <w:ind w:left="4180" w:hanging="420"/>
      </w:pPr>
      <w:rPr>
        <w:rFonts w:ascii="Wingdings" w:hAnsi="Wingdings" w:hint="default"/>
      </w:rPr>
    </w:lvl>
  </w:abstractNum>
  <w:abstractNum w:abstractNumId="38" w15:restartNumberingAfterBreak="0">
    <w:nsid w:val="754361DC"/>
    <w:multiLevelType w:val="hybridMultilevel"/>
    <w:tmpl w:val="D472AC6A"/>
    <w:lvl w:ilvl="0" w:tplc="783E3CB8">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9" w15:restartNumberingAfterBreak="0">
    <w:nsid w:val="763A67F8"/>
    <w:multiLevelType w:val="hybridMultilevel"/>
    <w:tmpl w:val="AD5C3DDA"/>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764A3B87"/>
    <w:multiLevelType w:val="hybridMultilevel"/>
    <w:tmpl w:val="CA3E4776"/>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799B72C6"/>
    <w:multiLevelType w:val="hybridMultilevel"/>
    <w:tmpl w:val="2F648D02"/>
    <w:lvl w:ilvl="0" w:tplc="E9AE3E0C">
      <w:numFmt w:val="bullet"/>
      <w:lvlText w:val="・"/>
      <w:lvlJc w:val="left"/>
      <w:pPr>
        <w:tabs>
          <w:tab w:val="num" w:pos="360"/>
        </w:tabs>
        <w:ind w:left="360" w:hanging="360"/>
      </w:pPr>
      <w:rPr>
        <w:rFonts w:ascii="MS PGothic" w:eastAsia="MS PGothic" w:hAnsi="MS PGothic" w:cs="Times New Roman" w:hint="eastAsia"/>
      </w:rPr>
    </w:lvl>
    <w:lvl w:ilvl="1" w:tplc="04090011">
      <w:start w:val="1"/>
      <w:numFmt w:val="decimalEnclosedCircle"/>
      <w:lvlText w:val="%2"/>
      <w:lvlJc w:val="left"/>
      <w:pPr>
        <w:tabs>
          <w:tab w:val="num" w:pos="840"/>
        </w:tabs>
        <w:ind w:left="840" w:hanging="420"/>
      </w:pPr>
    </w:lvl>
    <w:lvl w:ilvl="2" w:tplc="499C5CF8">
      <w:start w:val="3"/>
      <w:numFmt w:val="bullet"/>
      <w:lvlText w:val="※"/>
      <w:lvlJc w:val="left"/>
      <w:pPr>
        <w:tabs>
          <w:tab w:val="num" w:pos="1200"/>
        </w:tabs>
        <w:ind w:left="1200" w:hanging="360"/>
      </w:pPr>
      <w:rPr>
        <w:rFonts w:ascii="Times New Roman" w:eastAsia="MS PGothic" w:hAnsi="Times New Roman" w:cs="Times New Roman" w:hint="default"/>
      </w:rPr>
    </w:lvl>
    <w:lvl w:ilvl="3" w:tplc="F37225A0">
      <w:start w:val="1"/>
      <w:numFmt w:val="bullet"/>
      <w:lvlText w:val="◆"/>
      <w:lvlJc w:val="left"/>
      <w:pPr>
        <w:tabs>
          <w:tab w:val="num" w:pos="1620"/>
        </w:tabs>
        <w:ind w:left="1620" w:hanging="360"/>
      </w:pPr>
      <w:rPr>
        <w:rFonts w:ascii="MS PGothic" w:eastAsia="MS PGothic" w:hAnsi="MS PGothic" w:cs="Times New Roman" w:hint="eastAsia"/>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7ABD6842"/>
    <w:multiLevelType w:val="hybridMultilevel"/>
    <w:tmpl w:val="09F2F824"/>
    <w:lvl w:ilvl="0" w:tplc="24EE19B2">
      <w:numFmt w:val="bullet"/>
      <w:lvlText w:val="・"/>
      <w:lvlJc w:val="left"/>
      <w:pPr>
        <w:tabs>
          <w:tab w:val="num" w:pos="757"/>
        </w:tabs>
        <w:ind w:left="737" w:hanging="340"/>
      </w:pPr>
      <w:rPr>
        <w:rFonts w:ascii="MS PGothic" w:eastAsia="MS PGothic" w:hAnsi="MS PGothic"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37"/>
  </w:num>
  <w:num w:numId="2">
    <w:abstractNumId w:val="41"/>
  </w:num>
  <w:num w:numId="3">
    <w:abstractNumId w:val="19"/>
  </w:num>
  <w:num w:numId="4">
    <w:abstractNumId w:val="18"/>
  </w:num>
  <w:num w:numId="5">
    <w:abstractNumId w:val="16"/>
  </w:num>
  <w:num w:numId="6">
    <w:abstractNumId w:val="26"/>
  </w:num>
  <w:num w:numId="7">
    <w:abstractNumId w:val="33"/>
  </w:num>
  <w:num w:numId="8">
    <w:abstractNumId w:val="40"/>
  </w:num>
  <w:num w:numId="9">
    <w:abstractNumId w:val="21"/>
  </w:num>
  <w:num w:numId="10">
    <w:abstractNumId w:val="35"/>
  </w:num>
  <w:num w:numId="11">
    <w:abstractNumId w:val="31"/>
  </w:num>
  <w:num w:numId="12">
    <w:abstractNumId w:val="10"/>
  </w:num>
  <w:num w:numId="13">
    <w:abstractNumId w:val="36"/>
  </w:num>
  <w:num w:numId="14">
    <w:abstractNumId w:val="20"/>
  </w:num>
  <w:num w:numId="15">
    <w:abstractNumId w:val="39"/>
  </w:num>
  <w:num w:numId="16">
    <w:abstractNumId w:val="13"/>
  </w:num>
  <w:num w:numId="17">
    <w:abstractNumId w:val="14"/>
  </w:num>
  <w:num w:numId="18">
    <w:abstractNumId w:val="42"/>
  </w:num>
  <w:num w:numId="19">
    <w:abstractNumId w:val="15"/>
  </w:num>
  <w:num w:numId="20">
    <w:abstractNumId w:val="23"/>
  </w:num>
  <w:num w:numId="21">
    <w:abstractNumId w:val="11"/>
  </w:num>
  <w:num w:numId="22">
    <w:abstractNumId w:val="24"/>
  </w:num>
  <w:num w:numId="23">
    <w:abstractNumId w:val="12"/>
  </w:num>
  <w:num w:numId="24">
    <w:abstractNumId w:val="17"/>
  </w:num>
  <w:num w:numId="25">
    <w:abstractNumId w:val="28"/>
  </w:num>
  <w:num w:numId="26">
    <w:abstractNumId w:val="29"/>
  </w:num>
  <w:num w:numId="27">
    <w:abstractNumId w:val="30"/>
  </w:num>
  <w:num w:numId="28">
    <w:abstractNumId w:val="27"/>
  </w:num>
  <w:num w:numId="29">
    <w:abstractNumId w:val="34"/>
  </w:num>
  <w:num w:numId="30">
    <w:abstractNumId w:val="22"/>
  </w:num>
  <w:num w:numId="31">
    <w:abstractNumId w:val="25"/>
  </w:num>
  <w:num w:numId="32">
    <w:abstractNumId w:val="32"/>
  </w:num>
  <w:num w:numId="33">
    <w:abstractNumId w:val="38"/>
  </w:num>
  <w:num w:numId="34">
    <w:abstractNumId w:val="9"/>
  </w:num>
  <w:num w:numId="35">
    <w:abstractNumId w:val="7"/>
  </w:num>
  <w:num w:numId="36">
    <w:abstractNumId w:val="6"/>
  </w:num>
  <w:num w:numId="37">
    <w:abstractNumId w:val="5"/>
  </w:num>
  <w:num w:numId="38">
    <w:abstractNumId w:val="4"/>
  </w:num>
  <w:num w:numId="39">
    <w:abstractNumId w:val="8"/>
  </w:num>
  <w:num w:numId="40">
    <w:abstractNumId w:val="3"/>
  </w:num>
  <w:num w:numId="41">
    <w:abstractNumId w:val="2"/>
  </w:num>
  <w:num w:numId="42">
    <w:abstractNumId w:val="1"/>
  </w:num>
  <w:num w:numId="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watari, Masataka/田渡 将隆">
    <w15:presenceInfo w15:providerId="AD" w15:userId="S::1611080@tmc.twfr.toyota.co.jp::f203932b-95f9-4282-a14c-03a698f43896"/>
  </w15:person>
  <w15:person w15:author="Anna Shelukha (TMNA)">
    <w15:presenceInfo w15:providerId="AD" w15:userId="S::anna.shelukha@toyota.com::e6357344-a84a-415c-96a3-cac2b611ec7e"/>
  </w15:person>
  <w15:person w15:author="Bryan Yamasaki (TMNA)">
    <w15:presenceInfo w15:providerId="AD" w15:userId="S::bryan.yamasaki@toyota.com::9f6efc01-233d-4b89-8087-243102ddafea"/>
  </w15:person>
  <w15:person w15:author="Tham Pham Thi Hong">
    <w15:presenceInfo w15:providerId="AD" w15:userId="S::ThamPTH@fpt.com::5e864c06-2f53-4078-af13-20014d8b7eca"/>
  </w15:person>
  <w15:person w15:author="Robin Hossain (TMS)">
    <w15:presenceInfo w15:providerId="AD" w15:userId="S::robin.hossain@toyota.com::cb5a84a5-f4b2-43ee-ac0c-72f589ddb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0" w:nlCheck="1" w:checkStyle="0"/>
  <w:activeWritingStyle w:appName="MSWord" w:lang="ja-JP" w:vendorID="64" w:dllVersion="0" w:nlCheck="1" w:checkStyle="1"/>
  <w:activeWritingStyle w:appName="MSWord" w:lang="es-ES" w:vendorID="64" w:dllVersion="0" w:nlCheck="1" w:checkStyle="0"/>
  <w:activeWritingStyle w:appName="MSWord" w:lang="en-US"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49">
      <v:textbox inset="5.85pt,.7pt,5.85pt,.7pt"/>
      <o:colormru v:ext="edit" colors="#33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0D3"/>
    <w:rsid w:val="0000110E"/>
    <w:rsid w:val="00014CF6"/>
    <w:rsid w:val="0001563B"/>
    <w:rsid w:val="00017D64"/>
    <w:rsid w:val="000259E6"/>
    <w:rsid w:val="0004254F"/>
    <w:rsid w:val="000428B3"/>
    <w:rsid w:val="00042948"/>
    <w:rsid w:val="00045C43"/>
    <w:rsid w:val="00051B80"/>
    <w:rsid w:val="00051F97"/>
    <w:rsid w:val="00056DA0"/>
    <w:rsid w:val="00061EDF"/>
    <w:rsid w:val="000623DC"/>
    <w:rsid w:val="00065379"/>
    <w:rsid w:val="00066C13"/>
    <w:rsid w:val="00070B0A"/>
    <w:rsid w:val="00072B3C"/>
    <w:rsid w:val="0008010D"/>
    <w:rsid w:val="000836E3"/>
    <w:rsid w:val="00084A1E"/>
    <w:rsid w:val="00087882"/>
    <w:rsid w:val="00093737"/>
    <w:rsid w:val="000942D7"/>
    <w:rsid w:val="000A6446"/>
    <w:rsid w:val="000A6BBC"/>
    <w:rsid w:val="000B2716"/>
    <w:rsid w:val="000B3B90"/>
    <w:rsid w:val="000B650F"/>
    <w:rsid w:val="000D0A93"/>
    <w:rsid w:val="000D1EF9"/>
    <w:rsid w:val="000D2913"/>
    <w:rsid w:val="000D647C"/>
    <w:rsid w:val="000D72CD"/>
    <w:rsid w:val="000E008B"/>
    <w:rsid w:val="000E03E1"/>
    <w:rsid w:val="000E0BBF"/>
    <w:rsid w:val="000E5863"/>
    <w:rsid w:val="000F0D2D"/>
    <w:rsid w:val="000F11A4"/>
    <w:rsid w:val="000F2E0E"/>
    <w:rsid w:val="000F36A2"/>
    <w:rsid w:val="000F3A86"/>
    <w:rsid w:val="000F3C14"/>
    <w:rsid w:val="000F5F85"/>
    <w:rsid w:val="00105DA2"/>
    <w:rsid w:val="00111D5E"/>
    <w:rsid w:val="00114D03"/>
    <w:rsid w:val="0011548A"/>
    <w:rsid w:val="00115A12"/>
    <w:rsid w:val="00116E37"/>
    <w:rsid w:val="001262AC"/>
    <w:rsid w:val="001301FB"/>
    <w:rsid w:val="0013082F"/>
    <w:rsid w:val="00133187"/>
    <w:rsid w:val="0014018E"/>
    <w:rsid w:val="00143B10"/>
    <w:rsid w:val="0014482A"/>
    <w:rsid w:val="00154647"/>
    <w:rsid w:val="00160BFC"/>
    <w:rsid w:val="001747DD"/>
    <w:rsid w:val="00180E63"/>
    <w:rsid w:val="00181449"/>
    <w:rsid w:val="001843FE"/>
    <w:rsid w:val="00184460"/>
    <w:rsid w:val="00184639"/>
    <w:rsid w:val="00185668"/>
    <w:rsid w:val="00191331"/>
    <w:rsid w:val="00191820"/>
    <w:rsid w:val="0019669A"/>
    <w:rsid w:val="00196766"/>
    <w:rsid w:val="001A409A"/>
    <w:rsid w:val="001A6A1A"/>
    <w:rsid w:val="001B677C"/>
    <w:rsid w:val="001C0363"/>
    <w:rsid w:val="001C07A9"/>
    <w:rsid w:val="001C15C4"/>
    <w:rsid w:val="001C50D4"/>
    <w:rsid w:val="001C68D1"/>
    <w:rsid w:val="001D722C"/>
    <w:rsid w:val="002002E7"/>
    <w:rsid w:val="00205981"/>
    <w:rsid w:val="0021203D"/>
    <w:rsid w:val="002125BC"/>
    <w:rsid w:val="002138B2"/>
    <w:rsid w:val="00213D73"/>
    <w:rsid w:val="00214266"/>
    <w:rsid w:val="00216D56"/>
    <w:rsid w:val="00231450"/>
    <w:rsid w:val="0023221E"/>
    <w:rsid w:val="00243542"/>
    <w:rsid w:val="002456C5"/>
    <w:rsid w:val="00246975"/>
    <w:rsid w:val="002545D3"/>
    <w:rsid w:val="00265B3E"/>
    <w:rsid w:val="002718AA"/>
    <w:rsid w:val="00275219"/>
    <w:rsid w:val="00275EFD"/>
    <w:rsid w:val="002827D7"/>
    <w:rsid w:val="00287E46"/>
    <w:rsid w:val="00291C39"/>
    <w:rsid w:val="00291D4A"/>
    <w:rsid w:val="0029226B"/>
    <w:rsid w:val="00292D18"/>
    <w:rsid w:val="00293D27"/>
    <w:rsid w:val="002B5E3B"/>
    <w:rsid w:val="002C15E0"/>
    <w:rsid w:val="002D04F6"/>
    <w:rsid w:val="002D15D9"/>
    <w:rsid w:val="002D1BCE"/>
    <w:rsid w:val="002D2CEA"/>
    <w:rsid w:val="002D4AC9"/>
    <w:rsid w:val="002E1964"/>
    <w:rsid w:val="002E73B5"/>
    <w:rsid w:val="002E7EC6"/>
    <w:rsid w:val="002F202B"/>
    <w:rsid w:val="003046BB"/>
    <w:rsid w:val="003218D3"/>
    <w:rsid w:val="003240F3"/>
    <w:rsid w:val="0033794C"/>
    <w:rsid w:val="00341480"/>
    <w:rsid w:val="00341A3E"/>
    <w:rsid w:val="00342B68"/>
    <w:rsid w:val="00353D80"/>
    <w:rsid w:val="00355B32"/>
    <w:rsid w:val="00355F45"/>
    <w:rsid w:val="00362AF0"/>
    <w:rsid w:val="003645C9"/>
    <w:rsid w:val="0037160B"/>
    <w:rsid w:val="00385F54"/>
    <w:rsid w:val="003902AB"/>
    <w:rsid w:val="00391E9C"/>
    <w:rsid w:val="003974D1"/>
    <w:rsid w:val="003A5487"/>
    <w:rsid w:val="003B0FEE"/>
    <w:rsid w:val="003B1C0B"/>
    <w:rsid w:val="003B1E0B"/>
    <w:rsid w:val="003B3179"/>
    <w:rsid w:val="003B4617"/>
    <w:rsid w:val="003B53DA"/>
    <w:rsid w:val="003B7014"/>
    <w:rsid w:val="003C3F4A"/>
    <w:rsid w:val="003C3FF1"/>
    <w:rsid w:val="003C46C8"/>
    <w:rsid w:val="003C5E2D"/>
    <w:rsid w:val="003D2888"/>
    <w:rsid w:val="003D7065"/>
    <w:rsid w:val="003E104A"/>
    <w:rsid w:val="003E6983"/>
    <w:rsid w:val="003F1F50"/>
    <w:rsid w:val="003F28C3"/>
    <w:rsid w:val="003F2BBA"/>
    <w:rsid w:val="003F4100"/>
    <w:rsid w:val="003F4DF9"/>
    <w:rsid w:val="00402AA5"/>
    <w:rsid w:val="0040642C"/>
    <w:rsid w:val="0040771E"/>
    <w:rsid w:val="0041472D"/>
    <w:rsid w:val="00421F13"/>
    <w:rsid w:val="004369F7"/>
    <w:rsid w:val="00453583"/>
    <w:rsid w:val="004560BB"/>
    <w:rsid w:val="00457204"/>
    <w:rsid w:val="0046232E"/>
    <w:rsid w:val="00465029"/>
    <w:rsid w:val="00475C72"/>
    <w:rsid w:val="0047624F"/>
    <w:rsid w:val="004763A6"/>
    <w:rsid w:val="004814E3"/>
    <w:rsid w:val="0048624F"/>
    <w:rsid w:val="0049091B"/>
    <w:rsid w:val="004A4217"/>
    <w:rsid w:val="004B1D38"/>
    <w:rsid w:val="004B2F61"/>
    <w:rsid w:val="004B60C9"/>
    <w:rsid w:val="004C05B0"/>
    <w:rsid w:val="004C13B5"/>
    <w:rsid w:val="004C22B5"/>
    <w:rsid w:val="004C68D2"/>
    <w:rsid w:val="004C726A"/>
    <w:rsid w:val="004D5528"/>
    <w:rsid w:val="004E7FB0"/>
    <w:rsid w:val="004F6FAA"/>
    <w:rsid w:val="00526088"/>
    <w:rsid w:val="00540A80"/>
    <w:rsid w:val="00561728"/>
    <w:rsid w:val="005621AA"/>
    <w:rsid w:val="00562813"/>
    <w:rsid w:val="00562DE4"/>
    <w:rsid w:val="005645D4"/>
    <w:rsid w:val="00565EF7"/>
    <w:rsid w:val="00570F80"/>
    <w:rsid w:val="0059554C"/>
    <w:rsid w:val="00595C1F"/>
    <w:rsid w:val="005A250D"/>
    <w:rsid w:val="005A39E7"/>
    <w:rsid w:val="005A3B75"/>
    <w:rsid w:val="005A3CFB"/>
    <w:rsid w:val="005B02E2"/>
    <w:rsid w:val="005B5D3B"/>
    <w:rsid w:val="005C318F"/>
    <w:rsid w:val="005D4BD1"/>
    <w:rsid w:val="005D7784"/>
    <w:rsid w:val="00600888"/>
    <w:rsid w:val="00605BF5"/>
    <w:rsid w:val="0061079A"/>
    <w:rsid w:val="00615EC5"/>
    <w:rsid w:val="006170C9"/>
    <w:rsid w:val="00621078"/>
    <w:rsid w:val="00621D87"/>
    <w:rsid w:val="006235D8"/>
    <w:rsid w:val="006364B8"/>
    <w:rsid w:val="006411D7"/>
    <w:rsid w:val="00652755"/>
    <w:rsid w:val="0065474C"/>
    <w:rsid w:val="00654B55"/>
    <w:rsid w:val="00657EF6"/>
    <w:rsid w:val="00660997"/>
    <w:rsid w:val="00661225"/>
    <w:rsid w:val="00663A68"/>
    <w:rsid w:val="00673C8D"/>
    <w:rsid w:val="0067609F"/>
    <w:rsid w:val="0068120E"/>
    <w:rsid w:val="006820FA"/>
    <w:rsid w:val="00693208"/>
    <w:rsid w:val="006A1830"/>
    <w:rsid w:val="006A39B8"/>
    <w:rsid w:val="006A46D6"/>
    <w:rsid w:val="006A4DA7"/>
    <w:rsid w:val="006A6B54"/>
    <w:rsid w:val="006A7D77"/>
    <w:rsid w:val="006B1326"/>
    <w:rsid w:val="006B2AB1"/>
    <w:rsid w:val="006B693A"/>
    <w:rsid w:val="006B78A1"/>
    <w:rsid w:val="006B7D00"/>
    <w:rsid w:val="006C1932"/>
    <w:rsid w:val="006C258D"/>
    <w:rsid w:val="006C264C"/>
    <w:rsid w:val="006C361E"/>
    <w:rsid w:val="006C6CE2"/>
    <w:rsid w:val="006D5C16"/>
    <w:rsid w:val="006E696F"/>
    <w:rsid w:val="00701DC1"/>
    <w:rsid w:val="00707AC6"/>
    <w:rsid w:val="00707FA6"/>
    <w:rsid w:val="0071250D"/>
    <w:rsid w:val="00712D06"/>
    <w:rsid w:val="007152EB"/>
    <w:rsid w:val="0071582A"/>
    <w:rsid w:val="00715CFB"/>
    <w:rsid w:val="00724A3D"/>
    <w:rsid w:val="0072501F"/>
    <w:rsid w:val="0073063C"/>
    <w:rsid w:val="00731026"/>
    <w:rsid w:val="007329DA"/>
    <w:rsid w:val="00737649"/>
    <w:rsid w:val="007410F2"/>
    <w:rsid w:val="00744EEA"/>
    <w:rsid w:val="00746855"/>
    <w:rsid w:val="007544EB"/>
    <w:rsid w:val="00754C3B"/>
    <w:rsid w:val="00757E22"/>
    <w:rsid w:val="00757E8A"/>
    <w:rsid w:val="00765B5B"/>
    <w:rsid w:val="0077000F"/>
    <w:rsid w:val="007713FF"/>
    <w:rsid w:val="00772FE5"/>
    <w:rsid w:val="007866E3"/>
    <w:rsid w:val="0078734E"/>
    <w:rsid w:val="0078766E"/>
    <w:rsid w:val="00794C26"/>
    <w:rsid w:val="007A41DE"/>
    <w:rsid w:val="007A4F4A"/>
    <w:rsid w:val="007A5AAB"/>
    <w:rsid w:val="007A5FD9"/>
    <w:rsid w:val="007A670E"/>
    <w:rsid w:val="007B462D"/>
    <w:rsid w:val="007C0092"/>
    <w:rsid w:val="007C0E15"/>
    <w:rsid w:val="007C1476"/>
    <w:rsid w:val="007C1510"/>
    <w:rsid w:val="007C29A7"/>
    <w:rsid w:val="007C7A92"/>
    <w:rsid w:val="007D6048"/>
    <w:rsid w:val="007D6694"/>
    <w:rsid w:val="007E1056"/>
    <w:rsid w:val="007E4503"/>
    <w:rsid w:val="007F27A2"/>
    <w:rsid w:val="008021C5"/>
    <w:rsid w:val="00803845"/>
    <w:rsid w:val="00803D87"/>
    <w:rsid w:val="0080535A"/>
    <w:rsid w:val="0080741C"/>
    <w:rsid w:val="0080790D"/>
    <w:rsid w:val="00811EFD"/>
    <w:rsid w:val="00814476"/>
    <w:rsid w:val="008164D7"/>
    <w:rsid w:val="00816E4E"/>
    <w:rsid w:val="00834996"/>
    <w:rsid w:val="0083755A"/>
    <w:rsid w:val="008401A6"/>
    <w:rsid w:val="008523C5"/>
    <w:rsid w:val="00853009"/>
    <w:rsid w:val="00862498"/>
    <w:rsid w:val="00867AE4"/>
    <w:rsid w:val="008717B2"/>
    <w:rsid w:val="008753B2"/>
    <w:rsid w:val="00884C2F"/>
    <w:rsid w:val="008869CE"/>
    <w:rsid w:val="00887725"/>
    <w:rsid w:val="00891025"/>
    <w:rsid w:val="00892C30"/>
    <w:rsid w:val="00894582"/>
    <w:rsid w:val="008A0380"/>
    <w:rsid w:val="008A50B4"/>
    <w:rsid w:val="008A5957"/>
    <w:rsid w:val="008A6BD4"/>
    <w:rsid w:val="008B2076"/>
    <w:rsid w:val="008B2587"/>
    <w:rsid w:val="008B29F0"/>
    <w:rsid w:val="008B7A99"/>
    <w:rsid w:val="008C7E58"/>
    <w:rsid w:val="008D3472"/>
    <w:rsid w:val="008D462F"/>
    <w:rsid w:val="008D4FE8"/>
    <w:rsid w:val="008D5489"/>
    <w:rsid w:val="008F13E5"/>
    <w:rsid w:val="008F4E81"/>
    <w:rsid w:val="00902E3D"/>
    <w:rsid w:val="009133D3"/>
    <w:rsid w:val="0091659E"/>
    <w:rsid w:val="009222D3"/>
    <w:rsid w:val="00922A3E"/>
    <w:rsid w:val="00922EDA"/>
    <w:rsid w:val="00933DF6"/>
    <w:rsid w:val="009349B3"/>
    <w:rsid w:val="009400AC"/>
    <w:rsid w:val="00941B9F"/>
    <w:rsid w:val="00943998"/>
    <w:rsid w:val="00945A2F"/>
    <w:rsid w:val="0096028B"/>
    <w:rsid w:val="00961F22"/>
    <w:rsid w:val="0097085F"/>
    <w:rsid w:val="00974755"/>
    <w:rsid w:val="0097764F"/>
    <w:rsid w:val="00990F14"/>
    <w:rsid w:val="009953C9"/>
    <w:rsid w:val="009A3DB5"/>
    <w:rsid w:val="009B0A25"/>
    <w:rsid w:val="009B562C"/>
    <w:rsid w:val="009C4337"/>
    <w:rsid w:val="009C4EFA"/>
    <w:rsid w:val="009C5DBB"/>
    <w:rsid w:val="009D4039"/>
    <w:rsid w:val="009E4803"/>
    <w:rsid w:val="009E72A2"/>
    <w:rsid w:val="009E7749"/>
    <w:rsid w:val="009F62AD"/>
    <w:rsid w:val="00A06EC1"/>
    <w:rsid w:val="00A07616"/>
    <w:rsid w:val="00A1282E"/>
    <w:rsid w:val="00A16095"/>
    <w:rsid w:val="00A1612D"/>
    <w:rsid w:val="00A27359"/>
    <w:rsid w:val="00A27396"/>
    <w:rsid w:val="00A325E9"/>
    <w:rsid w:val="00A43E50"/>
    <w:rsid w:val="00A479C1"/>
    <w:rsid w:val="00A5216E"/>
    <w:rsid w:val="00A612B0"/>
    <w:rsid w:val="00A63F2F"/>
    <w:rsid w:val="00A64E6D"/>
    <w:rsid w:val="00A65F74"/>
    <w:rsid w:val="00A74BD9"/>
    <w:rsid w:val="00A7660A"/>
    <w:rsid w:val="00A77395"/>
    <w:rsid w:val="00A81C11"/>
    <w:rsid w:val="00A94DDE"/>
    <w:rsid w:val="00AB36CC"/>
    <w:rsid w:val="00AB720B"/>
    <w:rsid w:val="00AC1F72"/>
    <w:rsid w:val="00AE7431"/>
    <w:rsid w:val="00B00895"/>
    <w:rsid w:val="00B011C7"/>
    <w:rsid w:val="00B0478E"/>
    <w:rsid w:val="00B112EA"/>
    <w:rsid w:val="00B11EB8"/>
    <w:rsid w:val="00B136C7"/>
    <w:rsid w:val="00B16AAC"/>
    <w:rsid w:val="00B27620"/>
    <w:rsid w:val="00B3090D"/>
    <w:rsid w:val="00B34576"/>
    <w:rsid w:val="00B41CEC"/>
    <w:rsid w:val="00B52056"/>
    <w:rsid w:val="00B5448C"/>
    <w:rsid w:val="00B73FD1"/>
    <w:rsid w:val="00B74674"/>
    <w:rsid w:val="00B756B8"/>
    <w:rsid w:val="00B77242"/>
    <w:rsid w:val="00B83440"/>
    <w:rsid w:val="00B85173"/>
    <w:rsid w:val="00B875E3"/>
    <w:rsid w:val="00B90653"/>
    <w:rsid w:val="00B9069B"/>
    <w:rsid w:val="00BA77F8"/>
    <w:rsid w:val="00BA7A42"/>
    <w:rsid w:val="00BC060F"/>
    <w:rsid w:val="00BC4785"/>
    <w:rsid w:val="00BC487B"/>
    <w:rsid w:val="00BC696E"/>
    <w:rsid w:val="00BE3BCA"/>
    <w:rsid w:val="00BE640B"/>
    <w:rsid w:val="00BE70A2"/>
    <w:rsid w:val="00BF365F"/>
    <w:rsid w:val="00C01E66"/>
    <w:rsid w:val="00C03443"/>
    <w:rsid w:val="00C03DD6"/>
    <w:rsid w:val="00C05354"/>
    <w:rsid w:val="00C10B12"/>
    <w:rsid w:val="00C1288B"/>
    <w:rsid w:val="00C13417"/>
    <w:rsid w:val="00C16FCF"/>
    <w:rsid w:val="00C2759C"/>
    <w:rsid w:val="00C3383C"/>
    <w:rsid w:val="00C357B4"/>
    <w:rsid w:val="00C358C0"/>
    <w:rsid w:val="00C362F7"/>
    <w:rsid w:val="00C404E3"/>
    <w:rsid w:val="00C43219"/>
    <w:rsid w:val="00C44AEE"/>
    <w:rsid w:val="00C5175E"/>
    <w:rsid w:val="00C51BCF"/>
    <w:rsid w:val="00C52C9A"/>
    <w:rsid w:val="00C53F26"/>
    <w:rsid w:val="00C54AE2"/>
    <w:rsid w:val="00C62F3F"/>
    <w:rsid w:val="00C639EF"/>
    <w:rsid w:val="00C66AD2"/>
    <w:rsid w:val="00C719AA"/>
    <w:rsid w:val="00C73AFD"/>
    <w:rsid w:val="00C756C2"/>
    <w:rsid w:val="00C778EC"/>
    <w:rsid w:val="00C85714"/>
    <w:rsid w:val="00C90AAE"/>
    <w:rsid w:val="00CA3C4F"/>
    <w:rsid w:val="00CB3EEA"/>
    <w:rsid w:val="00CB3F19"/>
    <w:rsid w:val="00CB48F5"/>
    <w:rsid w:val="00CB499F"/>
    <w:rsid w:val="00CB690D"/>
    <w:rsid w:val="00CC4458"/>
    <w:rsid w:val="00CC49BA"/>
    <w:rsid w:val="00CD0B57"/>
    <w:rsid w:val="00CD1DA1"/>
    <w:rsid w:val="00CD295A"/>
    <w:rsid w:val="00CD3007"/>
    <w:rsid w:val="00CD7079"/>
    <w:rsid w:val="00CE7487"/>
    <w:rsid w:val="00CE7E7A"/>
    <w:rsid w:val="00CF6571"/>
    <w:rsid w:val="00D006EE"/>
    <w:rsid w:val="00D07DE1"/>
    <w:rsid w:val="00D133CF"/>
    <w:rsid w:val="00D15F54"/>
    <w:rsid w:val="00D161E5"/>
    <w:rsid w:val="00D20269"/>
    <w:rsid w:val="00D21C7F"/>
    <w:rsid w:val="00D27C97"/>
    <w:rsid w:val="00D32090"/>
    <w:rsid w:val="00D320D3"/>
    <w:rsid w:val="00D35D93"/>
    <w:rsid w:val="00D372DE"/>
    <w:rsid w:val="00D37F8E"/>
    <w:rsid w:val="00D52499"/>
    <w:rsid w:val="00D525FC"/>
    <w:rsid w:val="00D55C25"/>
    <w:rsid w:val="00D63AFA"/>
    <w:rsid w:val="00D64726"/>
    <w:rsid w:val="00D87388"/>
    <w:rsid w:val="00D90AE7"/>
    <w:rsid w:val="00D9102D"/>
    <w:rsid w:val="00D916FC"/>
    <w:rsid w:val="00D95C34"/>
    <w:rsid w:val="00DA2D5A"/>
    <w:rsid w:val="00DA35CF"/>
    <w:rsid w:val="00DA7435"/>
    <w:rsid w:val="00DB0851"/>
    <w:rsid w:val="00DB2764"/>
    <w:rsid w:val="00DB44BB"/>
    <w:rsid w:val="00DB626D"/>
    <w:rsid w:val="00DB73FE"/>
    <w:rsid w:val="00DC3287"/>
    <w:rsid w:val="00DC3B1A"/>
    <w:rsid w:val="00DC7A76"/>
    <w:rsid w:val="00DD38A7"/>
    <w:rsid w:val="00DD50C0"/>
    <w:rsid w:val="00DE1821"/>
    <w:rsid w:val="00DE35CE"/>
    <w:rsid w:val="00DE700F"/>
    <w:rsid w:val="00DF07EF"/>
    <w:rsid w:val="00DF1242"/>
    <w:rsid w:val="00E00105"/>
    <w:rsid w:val="00E00AC3"/>
    <w:rsid w:val="00E03208"/>
    <w:rsid w:val="00E03C87"/>
    <w:rsid w:val="00E0428F"/>
    <w:rsid w:val="00E056A7"/>
    <w:rsid w:val="00E06E4E"/>
    <w:rsid w:val="00E10B97"/>
    <w:rsid w:val="00E1213A"/>
    <w:rsid w:val="00E15DE7"/>
    <w:rsid w:val="00E255C3"/>
    <w:rsid w:val="00E35544"/>
    <w:rsid w:val="00E36CF9"/>
    <w:rsid w:val="00E412D0"/>
    <w:rsid w:val="00E47A37"/>
    <w:rsid w:val="00E50556"/>
    <w:rsid w:val="00E51F73"/>
    <w:rsid w:val="00E52EE2"/>
    <w:rsid w:val="00E54403"/>
    <w:rsid w:val="00E54E61"/>
    <w:rsid w:val="00E606D9"/>
    <w:rsid w:val="00E678ED"/>
    <w:rsid w:val="00E70292"/>
    <w:rsid w:val="00E729F1"/>
    <w:rsid w:val="00E8410F"/>
    <w:rsid w:val="00E972DD"/>
    <w:rsid w:val="00E9799C"/>
    <w:rsid w:val="00EA3D21"/>
    <w:rsid w:val="00EA41F2"/>
    <w:rsid w:val="00EA57FF"/>
    <w:rsid w:val="00EA5C48"/>
    <w:rsid w:val="00EA61FA"/>
    <w:rsid w:val="00EB20E1"/>
    <w:rsid w:val="00EB34C6"/>
    <w:rsid w:val="00EB4245"/>
    <w:rsid w:val="00EB4374"/>
    <w:rsid w:val="00EB55E9"/>
    <w:rsid w:val="00EC3B59"/>
    <w:rsid w:val="00EC5AEB"/>
    <w:rsid w:val="00EC6D54"/>
    <w:rsid w:val="00EC72D3"/>
    <w:rsid w:val="00EC7489"/>
    <w:rsid w:val="00ED2070"/>
    <w:rsid w:val="00ED2FA1"/>
    <w:rsid w:val="00EE160D"/>
    <w:rsid w:val="00EE3744"/>
    <w:rsid w:val="00EE3AB7"/>
    <w:rsid w:val="00EE3EB3"/>
    <w:rsid w:val="00EF1436"/>
    <w:rsid w:val="00EF169C"/>
    <w:rsid w:val="00EF28F6"/>
    <w:rsid w:val="00EF44D3"/>
    <w:rsid w:val="00F02331"/>
    <w:rsid w:val="00F02D27"/>
    <w:rsid w:val="00F02D7E"/>
    <w:rsid w:val="00F0447E"/>
    <w:rsid w:val="00F04B5B"/>
    <w:rsid w:val="00F07551"/>
    <w:rsid w:val="00F13B31"/>
    <w:rsid w:val="00F1723C"/>
    <w:rsid w:val="00F17BD1"/>
    <w:rsid w:val="00F20338"/>
    <w:rsid w:val="00F2164B"/>
    <w:rsid w:val="00F4213C"/>
    <w:rsid w:val="00F43BA6"/>
    <w:rsid w:val="00F45CEE"/>
    <w:rsid w:val="00F472B2"/>
    <w:rsid w:val="00F53F0E"/>
    <w:rsid w:val="00F549EF"/>
    <w:rsid w:val="00F55194"/>
    <w:rsid w:val="00F61307"/>
    <w:rsid w:val="00F63BBD"/>
    <w:rsid w:val="00F642F5"/>
    <w:rsid w:val="00F6683A"/>
    <w:rsid w:val="00F679CB"/>
    <w:rsid w:val="00F67EE1"/>
    <w:rsid w:val="00F7271C"/>
    <w:rsid w:val="00F805EE"/>
    <w:rsid w:val="00F906D9"/>
    <w:rsid w:val="00F96E6C"/>
    <w:rsid w:val="00FA3666"/>
    <w:rsid w:val="00FA6313"/>
    <w:rsid w:val="00FC2C63"/>
    <w:rsid w:val="00FC70A0"/>
    <w:rsid w:val="00FE51D7"/>
    <w:rsid w:val="00FE7CFD"/>
    <w:rsid w:val="00FF0037"/>
    <w:rsid w:val="00FF26F8"/>
    <w:rsid w:val="00FF6626"/>
    <w:rsid w:val="00FF66D4"/>
    <w:rsid w:val="00FF6CE7"/>
    <w:rsid w:val="0393B4DE"/>
    <w:rsid w:val="0478169E"/>
    <w:rsid w:val="05106145"/>
    <w:rsid w:val="05185FBA"/>
    <w:rsid w:val="061C6BFD"/>
    <w:rsid w:val="08A4A943"/>
    <w:rsid w:val="09EBD0DD"/>
    <w:rsid w:val="0BA24516"/>
    <w:rsid w:val="0C2FA50D"/>
    <w:rsid w:val="0D579C00"/>
    <w:rsid w:val="166130FD"/>
    <w:rsid w:val="16761A5D"/>
    <w:rsid w:val="19B446E4"/>
    <w:rsid w:val="1A2C9449"/>
    <w:rsid w:val="1AABD315"/>
    <w:rsid w:val="1DCE6528"/>
    <w:rsid w:val="1EE88F9E"/>
    <w:rsid w:val="1F6A3589"/>
    <w:rsid w:val="1F74EF35"/>
    <w:rsid w:val="20B80E37"/>
    <w:rsid w:val="20CDF3B6"/>
    <w:rsid w:val="2149CDE9"/>
    <w:rsid w:val="2174AAF6"/>
    <w:rsid w:val="219FB308"/>
    <w:rsid w:val="22201184"/>
    <w:rsid w:val="24398CFE"/>
    <w:rsid w:val="249BA859"/>
    <w:rsid w:val="2606F136"/>
    <w:rsid w:val="2625C272"/>
    <w:rsid w:val="2679A18F"/>
    <w:rsid w:val="269A1530"/>
    <w:rsid w:val="26B02AC6"/>
    <w:rsid w:val="290CFE21"/>
    <w:rsid w:val="2B0E9DE9"/>
    <w:rsid w:val="2B319D8D"/>
    <w:rsid w:val="2B8A5D4D"/>
    <w:rsid w:val="2BB5BC66"/>
    <w:rsid w:val="2C4EC795"/>
    <w:rsid w:val="2F4556AD"/>
    <w:rsid w:val="310DBB03"/>
    <w:rsid w:val="310DC964"/>
    <w:rsid w:val="3140AD2E"/>
    <w:rsid w:val="340139B7"/>
    <w:rsid w:val="3918CCE8"/>
    <w:rsid w:val="39FDB42E"/>
    <w:rsid w:val="42369631"/>
    <w:rsid w:val="44CE4842"/>
    <w:rsid w:val="46E846BD"/>
    <w:rsid w:val="4B385F66"/>
    <w:rsid w:val="4C7C68D5"/>
    <w:rsid w:val="4E183936"/>
    <w:rsid w:val="4F8F7872"/>
    <w:rsid w:val="5078CCCC"/>
    <w:rsid w:val="5118BBD9"/>
    <w:rsid w:val="512F5385"/>
    <w:rsid w:val="53B06D8E"/>
    <w:rsid w:val="55B816D5"/>
    <w:rsid w:val="5683C8E1"/>
    <w:rsid w:val="5753E736"/>
    <w:rsid w:val="578A5147"/>
    <w:rsid w:val="58C6DD62"/>
    <w:rsid w:val="58EFB797"/>
    <w:rsid w:val="5977A1A4"/>
    <w:rsid w:val="59EB9947"/>
    <w:rsid w:val="5B8833F4"/>
    <w:rsid w:val="5BC36CF9"/>
    <w:rsid w:val="5C1921FC"/>
    <w:rsid w:val="5F6F055E"/>
    <w:rsid w:val="5FD21AE7"/>
    <w:rsid w:val="60BBA835"/>
    <w:rsid w:val="61C5B23A"/>
    <w:rsid w:val="6232AE7D"/>
    <w:rsid w:val="62A6A620"/>
    <w:rsid w:val="6330C673"/>
    <w:rsid w:val="6351E4FD"/>
    <w:rsid w:val="669BF07C"/>
    <w:rsid w:val="6954BD21"/>
    <w:rsid w:val="698AF948"/>
    <w:rsid w:val="6A259424"/>
    <w:rsid w:val="6EE31FC8"/>
    <w:rsid w:val="711FCA99"/>
    <w:rsid w:val="712EEB1D"/>
    <w:rsid w:val="72023E22"/>
    <w:rsid w:val="737865D6"/>
    <w:rsid w:val="74668BDF"/>
    <w:rsid w:val="76CA492B"/>
    <w:rsid w:val="773DB4FA"/>
    <w:rsid w:val="779E2CA1"/>
    <w:rsid w:val="780D3A37"/>
    <w:rsid w:val="7B419BFF"/>
    <w:rsid w:val="7BBD96C0"/>
    <w:rsid w:val="7CCA4F23"/>
    <w:rsid w:val="7D596721"/>
    <w:rsid w:val="7E4CF727"/>
    <w:rsid w:val="7E7862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colormru v:ext="edit" colors="#33f"/>
    </o:shapedefaults>
    <o:shapelayout v:ext="edit">
      <o:idmap v:ext="edit" data="1"/>
    </o:shapelayout>
  </w:shapeDefaults>
  <w:decimalSymbol w:val="."/>
  <w:listSeparator w:val=","/>
  <w14:docId w14:val="2F90AC6B"/>
  <w15:chartTrackingRefBased/>
  <w15:docId w15:val="{5905CED0-CBD9-4897-AD90-F12FC7E9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02E2"/>
    <w:pPr>
      <w:widowControl w:val="0"/>
      <w:jc w:val="both"/>
    </w:pPr>
    <w:rPr>
      <w:rFonts w:eastAsia="MS PGothic"/>
      <w:kern w:val="2"/>
      <w:szCs w:val="24"/>
    </w:rPr>
  </w:style>
  <w:style w:type="paragraph" w:styleId="Heading1">
    <w:name w:val="heading 1"/>
    <w:basedOn w:val="Normal"/>
    <w:next w:val="Normal"/>
    <w:qFormat/>
    <w:rsid w:val="00661225"/>
    <w:pPr>
      <w:keepNext/>
      <w:outlineLvl w:val="0"/>
    </w:pPr>
    <w:rPr>
      <w:rFonts w:ascii="Meiryo UI" w:eastAsia="Meiryo UI" w:hAnsi="Meiryo UI" w:cs="Meiryo UI"/>
      <w:b/>
      <w:sz w:val="28"/>
    </w:rPr>
  </w:style>
  <w:style w:type="paragraph" w:styleId="Heading2">
    <w:name w:val="heading 2"/>
    <w:basedOn w:val="Normal"/>
    <w:next w:val="Normal"/>
    <w:qFormat/>
    <w:rsid w:val="005B02E2"/>
    <w:pPr>
      <w:keepNext/>
      <w:outlineLvl w:val="1"/>
    </w:pPr>
    <w:rPr>
      <w:rFonts w:ascii="Meiryo UI" w:eastAsia="Meiryo UI" w:hAnsi="Meiryo UI" w:cs="Meiryo UI"/>
      <w:b/>
      <w:sz w:val="24"/>
    </w:rPr>
  </w:style>
  <w:style w:type="paragraph" w:styleId="Heading3">
    <w:name w:val="heading 3"/>
    <w:basedOn w:val="Normal"/>
    <w:next w:val="Normal"/>
    <w:qFormat/>
    <w:rsid w:val="005B02E2"/>
    <w:pPr>
      <w:keepNext/>
      <w:outlineLvl w:val="2"/>
    </w:pPr>
    <w:rPr>
      <w:rFonts w:ascii="Meiryo UI" w:eastAsia="Meiryo UI" w:hAnsi="Meiryo UI" w:cs="Meiryo UI"/>
      <w:b/>
      <w:sz w:val="22"/>
    </w:rPr>
  </w:style>
  <w:style w:type="paragraph" w:styleId="Heading4">
    <w:name w:val="heading 4"/>
    <w:basedOn w:val="Normal"/>
    <w:next w:val="Normal"/>
    <w:link w:val="Heading4Char"/>
    <w:unhideWhenUsed/>
    <w:qFormat/>
    <w:rsid w:val="005B02E2"/>
    <w:pPr>
      <w:keepNext/>
      <w:outlineLvl w:val="3"/>
    </w:pPr>
    <w:rPr>
      <w:rFonts w:ascii="Meiryo UI" w:eastAsia="Meiryo UI" w:hAnsi="Meiryo UI" w:cs="Meiryo UI"/>
      <w:b/>
      <w:bCs/>
    </w:rPr>
  </w:style>
  <w:style w:type="paragraph" w:styleId="Heading6">
    <w:name w:val="heading 6"/>
    <w:basedOn w:val="Normal"/>
    <w:next w:val="Normal"/>
    <w:qFormat/>
    <w:pPr>
      <w:keepNext/>
      <w:jc w:val="center"/>
      <w:outlineLvl w:val="5"/>
    </w:pPr>
    <w:rPr>
      <w:rFonts w:ascii="Arial" w:eastAsia="MS UI Gothic" w:hAnsi="Arial"/>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Arial" w:eastAsia="MS Gothic" w:hAnsi="Arial"/>
    </w:rPr>
  </w:style>
  <w:style w:type="paragraph" w:customStyle="1" w:styleId="110pt">
    <w:name w:val="スタイル 見出し 1 + 10 pt"/>
    <w:basedOn w:val="Heading1"/>
    <w:rPr>
      <w:bCs/>
      <w:sz w:val="24"/>
    </w:rPr>
  </w:style>
  <w:style w:type="paragraph" w:styleId="TOC1">
    <w:name w:val="toc 1"/>
    <w:basedOn w:val="Normal"/>
    <w:next w:val="Normal"/>
    <w:autoRedefine/>
    <w:uiPriority w:val="39"/>
    <w:pPr>
      <w:spacing w:before="120"/>
      <w:jc w:val="left"/>
    </w:pPr>
    <w:rPr>
      <w:b/>
      <w:bCs/>
      <w:i/>
      <w:iCs/>
      <w:szCs w:val="28"/>
    </w:rPr>
  </w:style>
  <w:style w:type="paragraph" w:styleId="TOC2">
    <w:name w:val="toc 2"/>
    <w:basedOn w:val="Normal"/>
    <w:next w:val="Normal"/>
    <w:autoRedefine/>
    <w:uiPriority w:val="39"/>
    <w:pPr>
      <w:spacing w:before="120"/>
      <w:ind w:left="210"/>
      <w:jc w:val="left"/>
    </w:pPr>
    <w:rPr>
      <w:b/>
      <w:bCs/>
      <w:szCs w:val="26"/>
    </w:rPr>
  </w:style>
  <w:style w:type="character" w:styleId="Hyperlink">
    <w:name w:val="Hyperlink"/>
    <w:uiPriority w:val="99"/>
    <w:rPr>
      <w:color w:val="0000FF"/>
      <w:u w:val="single"/>
    </w:rPr>
  </w:style>
  <w:style w:type="paragraph" w:styleId="TOC3">
    <w:name w:val="toc 3"/>
    <w:basedOn w:val="Normal"/>
    <w:next w:val="Normal"/>
    <w:autoRedefine/>
    <w:uiPriority w:val="39"/>
    <w:pPr>
      <w:ind w:leftChars="200" w:left="420"/>
    </w:pPr>
  </w:style>
  <w:style w:type="paragraph" w:styleId="Header">
    <w:name w:val="header"/>
    <w:basedOn w:val="Normal"/>
    <w:link w:val="HeaderChar"/>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NormalIndent">
    <w:name w:val="Normal Indent"/>
    <w:basedOn w:val="Normal"/>
    <w:pPr>
      <w:ind w:left="851"/>
    </w:pPr>
    <w:rPr>
      <w:rFonts w:ascii="MS Mincho" w:eastAsia="MS Mincho" w:hAnsi="Times New Roman"/>
      <w:szCs w:val="20"/>
    </w:rPr>
  </w:style>
  <w:style w:type="paragraph" w:styleId="BalloonText">
    <w:name w:val="Balloon Text"/>
    <w:basedOn w:val="Normal"/>
    <w:semiHidden/>
    <w:rPr>
      <w:rFonts w:ascii="Arial" w:eastAsia="MS Gothic" w:hAnsi="Arial"/>
      <w:sz w:val="18"/>
      <w:szCs w:val="18"/>
    </w:rPr>
  </w:style>
  <w:style w:type="paragraph" w:styleId="TOC4">
    <w:name w:val="toc 4"/>
    <w:basedOn w:val="Normal"/>
    <w:next w:val="Normal"/>
    <w:autoRedefine/>
    <w:semiHidden/>
    <w:pPr>
      <w:ind w:leftChars="300" w:left="600"/>
    </w:pPr>
  </w:style>
  <w:style w:type="paragraph" w:styleId="TOC5">
    <w:name w:val="toc 5"/>
    <w:basedOn w:val="Normal"/>
    <w:next w:val="Normal"/>
    <w:autoRedefine/>
    <w:semiHidden/>
    <w:pPr>
      <w:ind w:leftChars="400" w:left="800"/>
    </w:pPr>
  </w:style>
  <w:style w:type="paragraph" w:styleId="TOC6">
    <w:name w:val="toc 6"/>
    <w:basedOn w:val="Normal"/>
    <w:next w:val="Normal"/>
    <w:autoRedefine/>
    <w:semiHidden/>
    <w:pPr>
      <w:ind w:leftChars="500" w:left="1000"/>
    </w:pPr>
  </w:style>
  <w:style w:type="paragraph" w:styleId="TOC7">
    <w:name w:val="toc 7"/>
    <w:basedOn w:val="Normal"/>
    <w:next w:val="Normal"/>
    <w:autoRedefine/>
    <w:semiHidden/>
    <w:pPr>
      <w:ind w:leftChars="600" w:left="1200"/>
    </w:pPr>
  </w:style>
  <w:style w:type="paragraph" w:styleId="TOC8">
    <w:name w:val="toc 8"/>
    <w:basedOn w:val="Normal"/>
    <w:next w:val="Normal"/>
    <w:autoRedefine/>
    <w:semiHidden/>
    <w:pPr>
      <w:ind w:leftChars="700" w:left="1400"/>
    </w:pPr>
  </w:style>
  <w:style w:type="paragraph" w:styleId="TOC9">
    <w:name w:val="toc 9"/>
    <w:basedOn w:val="Normal"/>
    <w:next w:val="Normal"/>
    <w:autoRedefine/>
    <w:semiHidden/>
    <w:pPr>
      <w:ind w:leftChars="800" w:left="1600"/>
    </w:pPr>
  </w:style>
  <w:style w:type="character" w:styleId="FollowedHyperlink">
    <w:name w:val="FollowedHyperlink"/>
    <w:rPr>
      <w:color w:val="800080"/>
      <w:u w:val="single"/>
    </w:rPr>
  </w:style>
  <w:style w:type="paragraph" w:styleId="BodyTextIndent">
    <w:name w:val="Body Text Indent"/>
    <w:basedOn w:val="Normal"/>
    <w:link w:val="BodyTextIndentChar"/>
    <w:pPr>
      <w:ind w:leftChars="180" w:left="360"/>
    </w:pPr>
  </w:style>
  <w:style w:type="paragraph" w:customStyle="1" w:styleId="34">
    <w:name w:val="スタイル 見出し 3 + 左 :  4 字"/>
    <w:basedOn w:val="Heading3"/>
    <w:rPr>
      <w:b w:val="0"/>
      <w:szCs w:val="20"/>
    </w:rPr>
  </w:style>
  <w:style w:type="paragraph" w:customStyle="1" w:styleId="font5">
    <w:name w:val="font5"/>
    <w:basedOn w:val="Normal"/>
    <w:pPr>
      <w:widowControl/>
      <w:spacing w:before="100" w:beforeAutospacing="1" w:after="100" w:afterAutospacing="1"/>
      <w:jc w:val="left"/>
    </w:pPr>
    <w:rPr>
      <w:rFonts w:ascii="MS PGothic" w:hAnsi="MS PGothic" w:cs="Arial Unicode MS" w:hint="eastAsia"/>
      <w:kern w:val="0"/>
      <w:sz w:val="12"/>
      <w:szCs w:val="12"/>
    </w:rPr>
  </w:style>
  <w:style w:type="paragraph" w:customStyle="1" w:styleId="xl24">
    <w:name w:val="xl24"/>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 w:val="18"/>
      <w:szCs w:val="18"/>
    </w:rPr>
  </w:style>
  <w:style w:type="paragraph" w:customStyle="1" w:styleId="xl25">
    <w:name w:val="xl25"/>
    <w:basedOn w:val="Normal"/>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6">
    <w:name w:val="xl26"/>
    <w:basedOn w:val="Normal"/>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7">
    <w:name w:val="xl27"/>
    <w:basedOn w:val="Normal"/>
    <w:pPr>
      <w:widowControl/>
      <w:pBdr>
        <w:top w:val="single" w:sz="4" w:space="0" w:color="auto"/>
        <w:left w:val="single" w:sz="4" w:space="0" w:color="auto"/>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28">
    <w:name w:val="xl28"/>
    <w:basedOn w:val="Normal"/>
    <w:pPr>
      <w:widowControl/>
      <w:pBdr>
        <w:left w:val="single" w:sz="4" w:space="0" w:color="auto"/>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29">
    <w:name w:val="xl29"/>
    <w:basedOn w:val="Normal"/>
    <w:pPr>
      <w:widowControl/>
      <w:pBdr>
        <w:left w:val="single" w:sz="4" w:space="0" w:color="auto"/>
        <w:bottom w:val="single" w:sz="4" w:space="0" w:color="auto"/>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0">
    <w:name w:val="xl30"/>
    <w:basedOn w:val="Normal"/>
    <w:pPr>
      <w:widowControl/>
      <w:pBdr>
        <w:top w:val="single" w:sz="4" w:space="0" w:color="auto"/>
        <w:lef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1">
    <w:name w:val="xl31"/>
    <w:basedOn w:val="Normal"/>
    <w:pPr>
      <w:widowControl/>
      <w:pBdr>
        <w:top w:val="single" w:sz="4" w:space="0" w:color="auto"/>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2">
    <w:name w:val="xl32"/>
    <w:basedOn w:val="Normal"/>
    <w:pPr>
      <w:widowControl/>
      <w:pBdr>
        <w:lef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3">
    <w:name w:val="xl33"/>
    <w:basedOn w:val="Normal"/>
    <w:pPr>
      <w:widowControl/>
      <w:pBdr>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4">
    <w:name w:val="xl34"/>
    <w:basedOn w:val="Normal"/>
    <w:pPr>
      <w:widowControl/>
      <w:pBdr>
        <w:left w:val="single" w:sz="4" w:space="0" w:color="auto"/>
        <w:bottom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5">
    <w:name w:val="xl35"/>
    <w:basedOn w:val="Normal"/>
    <w:pPr>
      <w:widowControl/>
      <w:pBdr>
        <w:bottom w:val="single" w:sz="4" w:space="0" w:color="auto"/>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36">
    <w:name w:val="xl36"/>
    <w:basedOn w:val="Normal"/>
    <w:pPr>
      <w:widowControl/>
      <w:pBdr>
        <w:top w:val="single" w:sz="4" w:space="0" w:color="auto"/>
        <w:left w:val="single" w:sz="4" w:space="0" w:color="auto"/>
      </w:pBdr>
      <w:spacing w:before="100" w:beforeAutospacing="1" w:after="100" w:afterAutospacing="1"/>
      <w:jc w:val="center"/>
      <w:textAlignment w:val="center"/>
    </w:pPr>
    <w:rPr>
      <w:rFonts w:ascii="MS Gothic" w:eastAsia="MS Gothic" w:hAnsi="MS Gothic" w:cs="Arial Unicode MS" w:hint="eastAsia"/>
      <w:kern w:val="0"/>
      <w:sz w:val="18"/>
      <w:szCs w:val="18"/>
    </w:rPr>
  </w:style>
  <w:style w:type="paragraph" w:customStyle="1" w:styleId="xl37">
    <w:name w:val="xl37"/>
    <w:basedOn w:val="Normal"/>
    <w:pPr>
      <w:widowControl/>
      <w:pBdr>
        <w:top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 w:val="18"/>
      <w:szCs w:val="18"/>
    </w:rPr>
  </w:style>
  <w:style w:type="paragraph" w:customStyle="1" w:styleId="xl38">
    <w:name w:val="xl38"/>
    <w:basedOn w:val="Normal"/>
    <w:pPr>
      <w:widowControl/>
      <w:pBdr>
        <w:left w:val="single" w:sz="4" w:space="0" w:color="auto"/>
        <w:bottom w:val="single" w:sz="4" w:space="0" w:color="auto"/>
      </w:pBdr>
      <w:spacing w:before="100" w:beforeAutospacing="1" w:after="100" w:afterAutospacing="1"/>
      <w:jc w:val="center"/>
      <w:textAlignment w:val="center"/>
    </w:pPr>
    <w:rPr>
      <w:rFonts w:ascii="MS Gothic" w:eastAsia="MS Gothic" w:hAnsi="MS Gothic" w:cs="Arial Unicode MS" w:hint="eastAsia"/>
      <w:kern w:val="0"/>
      <w:sz w:val="18"/>
      <w:szCs w:val="18"/>
    </w:rPr>
  </w:style>
  <w:style w:type="paragraph" w:customStyle="1" w:styleId="xl39">
    <w:name w:val="xl39"/>
    <w:basedOn w:val="Normal"/>
    <w:pPr>
      <w:widowControl/>
      <w:pBdr>
        <w:bottom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 w:val="18"/>
      <w:szCs w:val="18"/>
    </w:rPr>
  </w:style>
  <w:style w:type="paragraph" w:customStyle="1" w:styleId="xl40">
    <w:name w:val="xl40"/>
    <w:basedOn w:val="Normal"/>
    <w:pPr>
      <w:widowControl/>
      <w:pBdr>
        <w:left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1">
    <w:name w:val="xl41"/>
    <w:basedOn w:val="Normal"/>
    <w:pPr>
      <w:widowControl/>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2">
    <w:name w:val="xl42"/>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MS Gothic" w:eastAsia="MS Gothic" w:hAnsi="MS Gothic" w:cs="Arial Unicode MS" w:hint="eastAsia"/>
      <w:kern w:val="0"/>
      <w:sz w:val="18"/>
      <w:szCs w:val="18"/>
    </w:rPr>
  </w:style>
  <w:style w:type="paragraph" w:customStyle="1" w:styleId="xl43">
    <w:name w:val="xl43"/>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 w:val="18"/>
      <w:szCs w:val="18"/>
    </w:rPr>
  </w:style>
  <w:style w:type="paragraph" w:customStyle="1" w:styleId="xl44">
    <w:name w:val="xl44"/>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Arial Unicode MS" w:cs="Arial Unicode MS"/>
      <w:kern w:val="0"/>
      <w:sz w:val="21"/>
      <w:szCs w:val="21"/>
    </w:rPr>
  </w:style>
  <w:style w:type="paragraph" w:customStyle="1" w:styleId="xl45">
    <w:name w:val="xl45"/>
    <w:basedOn w:val="Normal"/>
    <w:pPr>
      <w:widowControl/>
      <w:pBdr>
        <w:top w:val="single" w:sz="4" w:space="0" w:color="auto"/>
        <w:left w:val="single" w:sz="4" w:space="0" w:color="auto"/>
      </w:pBdr>
      <w:spacing w:before="100" w:beforeAutospacing="1" w:after="100" w:afterAutospacing="1"/>
      <w:jc w:val="center"/>
      <w:textAlignment w:val="center"/>
    </w:pPr>
    <w:rPr>
      <w:rFonts w:ascii="MS Gothic" w:eastAsia="MS Gothic" w:hAnsi="MS Gothic" w:cs="Arial Unicode MS" w:hint="eastAsia"/>
      <w:kern w:val="0"/>
      <w:szCs w:val="20"/>
    </w:rPr>
  </w:style>
  <w:style w:type="paragraph" w:customStyle="1" w:styleId="xl46">
    <w:name w:val="xl46"/>
    <w:basedOn w:val="Normal"/>
    <w:pPr>
      <w:widowControl/>
      <w:pBdr>
        <w:top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Cs w:val="20"/>
    </w:rPr>
  </w:style>
  <w:style w:type="paragraph" w:customStyle="1" w:styleId="xl47">
    <w:name w:val="xl47"/>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Cs w:val="20"/>
    </w:rPr>
  </w:style>
  <w:style w:type="paragraph" w:customStyle="1" w:styleId="xl48">
    <w:name w:val="xl48"/>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MS Gothic" w:eastAsia="MS Gothic" w:hAnsi="MS Gothic" w:cs="Arial Unicode MS" w:hint="eastAsia"/>
      <w:kern w:val="0"/>
      <w:szCs w:val="20"/>
    </w:rPr>
  </w:style>
  <w:style w:type="paragraph" w:customStyle="1" w:styleId="xl49">
    <w:name w:val="xl49"/>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styleId="Index1">
    <w:name w:val="index 1"/>
    <w:basedOn w:val="Normal"/>
    <w:next w:val="Normal"/>
    <w:autoRedefine/>
    <w:semiHidden/>
    <w:pPr>
      <w:ind w:left="200" w:hangingChars="100" w:hanging="200"/>
    </w:pPr>
  </w:style>
  <w:style w:type="paragraph" w:styleId="Index2">
    <w:name w:val="index 2"/>
    <w:basedOn w:val="Normal"/>
    <w:next w:val="Normal"/>
    <w:autoRedefine/>
    <w:semiHidden/>
    <w:pPr>
      <w:ind w:leftChars="100" w:left="100" w:hangingChars="100" w:hanging="200"/>
    </w:pPr>
  </w:style>
  <w:style w:type="paragraph" w:styleId="Index3">
    <w:name w:val="index 3"/>
    <w:basedOn w:val="Normal"/>
    <w:next w:val="Normal"/>
    <w:autoRedefine/>
    <w:semiHidden/>
    <w:pPr>
      <w:ind w:leftChars="200" w:left="200" w:hangingChars="100" w:hanging="200"/>
    </w:pPr>
  </w:style>
  <w:style w:type="paragraph" w:styleId="Index4">
    <w:name w:val="index 4"/>
    <w:basedOn w:val="Normal"/>
    <w:next w:val="Normal"/>
    <w:autoRedefine/>
    <w:semiHidden/>
    <w:pPr>
      <w:ind w:leftChars="300" w:left="300" w:hangingChars="100" w:hanging="200"/>
    </w:pPr>
  </w:style>
  <w:style w:type="paragraph" w:styleId="Index5">
    <w:name w:val="index 5"/>
    <w:basedOn w:val="Normal"/>
    <w:next w:val="Normal"/>
    <w:autoRedefine/>
    <w:semiHidden/>
    <w:pPr>
      <w:ind w:leftChars="400" w:left="400" w:hangingChars="100" w:hanging="200"/>
    </w:pPr>
  </w:style>
  <w:style w:type="paragraph" w:styleId="Index6">
    <w:name w:val="index 6"/>
    <w:basedOn w:val="Normal"/>
    <w:next w:val="Normal"/>
    <w:autoRedefine/>
    <w:semiHidden/>
    <w:pPr>
      <w:ind w:leftChars="500" w:left="500" w:hangingChars="100" w:hanging="200"/>
    </w:pPr>
  </w:style>
  <w:style w:type="paragraph" w:styleId="Index7">
    <w:name w:val="index 7"/>
    <w:basedOn w:val="Normal"/>
    <w:next w:val="Normal"/>
    <w:autoRedefine/>
    <w:semiHidden/>
    <w:pPr>
      <w:ind w:leftChars="600" w:left="600" w:hangingChars="100" w:hanging="200"/>
    </w:pPr>
  </w:style>
  <w:style w:type="paragraph" w:styleId="Index8">
    <w:name w:val="index 8"/>
    <w:basedOn w:val="Normal"/>
    <w:next w:val="Normal"/>
    <w:autoRedefine/>
    <w:semiHidden/>
    <w:pPr>
      <w:ind w:leftChars="700" w:left="700" w:hangingChars="100" w:hanging="200"/>
    </w:pPr>
  </w:style>
  <w:style w:type="paragraph" w:styleId="Index9">
    <w:name w:val="index 9"/>
    <w:basedOn w:val="Normal"/>
    <w:next w:val="Normal"/>
    <w:autoRedefine/>
    <w:semiHidden/>
    <w:pPr>
      <w:ind w:leftChars="800" w:left="800" w:hangingChars="100" w:hanging="200"/>
    </w:pPr>
  </w:style>
  <w:style w:type="paragraph" w:styleId="IndexHeading">
    <w:name w:val="index heading"/>
    <w:basedOn w:val="Normal"/>
    <w:next w:val="Index1"/>
    <w:semiHidden/>
  </w:style>
  <w:style w:type="paragraph" w:styleId="BodyText">
    <w:name w:val="Body Text"/>
    <w:basedOn w:val="Normal"/>
    <w:link w:val="BodyTextChar"/>
    <w:rPr>
      <w:color w:val="0000FF"/>
    </w:rPr>
  </w:style>
  <w:style w:type="paragraph" w:styleId="BodyTextIndent2">
    <w:name w:val="Body Text Indent 2"/>
    <w:basedOn w:val="Normal"/>
    <w:pPr>
      <w:ind w:firstLineChars="100" w:firstLine="200"/>
    </w:pPr>
  </w:style>
  <w:style w:type="paragraph" w:styleId="BodyText2">
    <w:name w:val="Body Text 2"/>
    <w:basedOn w:val="Normal"/>
    <w:rPr>
      <w:color w:val="FF0000"/>
    </w:rPr>
  </w:style>
  <w:style w:type="paragraph" w:styleId="BodyTextIndent3">
    <w:name w:val="Body Text Indent 3"/>
    <w:basedOn w:val="Normal"/>
    <w:pPr>
      <w:ind w:leftChars="200" w:left="400" w:firstLineChars="100" w:firstLine="200"/>
    </w:pPr>
  </w:style>
  <w:style w:type="paragraph" w:styleId="BodyText3">
    <w:name w:val="Body Text 3"/>
    <w:basedOn w:val="Normal"/>
    <w:pPr>
      <w:autoSpaceDE w:val="0"/>
      <w:autoSpaceDN w:val="0"/>
      <w:adjustRightInd w:val="0"/>
      <w:spacing w:line="287" w:lineRule="auto"/>
      <w:jc w:val="left"/>
    </w:pPr>
    <w:rPr>
      <w:rFonts w:ascii="MS PGothic" w:hAnsi="Times New Roman"/>
      <w:color w:val="000000"/>
      <w:kern w:val="0"/>
      <w:lang w:val="ja-JP"/>
    </w:rPr>
  </w:style>
  <w:style w:type="paragraph" w:styleId="PlainText">
    <w:name w:val="Plain Text"/>
    <w:basedOn w:val="Normal"/>
    <w:link w:val="PlainTextChar"/>
    <w:uiPriority w:val="99"/>
    <w:unhideWhenUsed/>
    <w:rsid w:val="00457204"/>
    <w:pPr>
      <w:widowControl/>
      <w:jc w:val="left"/>
    </w:pPr>
    <w:rPr>
      <w:rFonts w:ascii="MS Gothic" w:eastAsia="MS Gothic" w:hAnsi="MS Gothic" w:cs="MS PGothic"/>
      <w:kern w:val="0"/>
      <w:szCs w:val="20"/>
    </w:rPr>
  </w:style>
  <w:style w:type="character" w:customStyle="1" w:styleId="PlainTextChar">
    <w:name w:val="Plain Text Char"/>
    <w:link w:val="PlainText"/>
    <w:uiPriority w:val="99"/>
    <w:rsid w:val="00457204"/>
    <w:rPr>
      <w:rFonts w:ascii="MS Gothic" w:eastAsia="MS Gothic" w:hAnsi="MS Gothic" w:cs="MS PGothic"/>
    </w:rPr>
  </w:style>
  <w:style w:type="character" w:styleId="CommentReference">
    <w:name w:val="annotation reference"/>
    <w:uiPriority w:val="99"/>
    <w:rsid w:val="008B7A99"/>
    <w:rPr>
      <w:sz w:val="18"/>
      <w:szCs w:val="18"/>
    </w:rPr>
  </w:style>
  <w:style w:type="paragraph" w:styleId="CommentText">
    <w:name w:val="annotation text"/>
    <w:basedOn w:val="Normal"/>
    <w:link w:val="CommentTextChar"/>
    <w:uiPriority w:val="99"/>
    <w:rsid w:val="008B7A99"/>
    <w:pPr>
      <w:jc w:val="left"/>
    </w:pPr>
  </w:style>
  <w:style w:type="character" w:customStyle="1" w:styleId="CommentTextChar">
    <w:name w:val="Comment Text Char"/>
    <w:link w:val="CommentText"/>
    <w:uiPriority w:val="99"/>
    <w:rsid w:val="008B7A99"/>
    <w:rPr>
      <w:rFonts w:eastAsia="MS PGothic"/>
      <w:kern w:val="2"/>
      <w:szCs w:val="24"/>
    </w:rPr>
  </w:style>
  <w:style w:type="paragraph" w:styleId="CommentSubject">
    <w:name w:val="annotation subject"/>
    <w:basedOn w:val="CommentText"/>
    <w:next w:val="CommentText"/>
    <w:link w:val="CommentSubjectChar"/>
    <w:rsid w:val="008B7A99"/>
    <w:rPr>
      <w:b/>
      <w:bCs/>
    </w:rPr>
  </w:style>
  <w:style w:type="character" w:customStyle="1" w:styleId="CommentSubjectChar">
    <w:name w:val="Comment Subject Char"/>
    <w:link w:val="CommentSubject"/>
    <w:rsid w:val="008B7A99"/>
    <w:rPr>
      <w:rFonts w:eastAsia="MS PGothic"/>
      <w:b/>
      <w:bCs/>
      <w:kern w:val="2"/>
      <w:szCs w:val="24"/>
    </w:rPr>
  </w:style>
  <w:style w:type="table" w:styleId="TableGrid">
    <w:name w:val="Table Grid"/>
    <w:basedOn w:val="TableNormal"/>
    <w:rsid w:val="00DC7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5B02E2"/>
    <w:rPr>
      <w:rFonts w:ascii="Meiryo UI" w:eastAsia="Meiryo UI" w:hAnsi="Meiryo UI" w:cs="Meiryo UI"/>
      <w:b/>
      <w:bCs/>
      <w:kern w:val="2"/>
      <w:szCs w:val="24"/>
    </w:rPr>
  </w:style>
  <w:style w:type="paragraph" w:styleId="Revision">
    <w:name w:val="Revision"/>
    <w:hidden/>
    <w:uiPriority w:val="99"/>
    <w:semiHidden/>
    <w:rsid w:val="00DD38A7"/>
    <w:rPr>
      <w:rFonts w:eastAsia="MS PGothic"/>
      <w:kern w:val="2"/>
      <w:szCs w:val="24"/>
    </w:rPr>
  </w:style>
  <w:style w:type="character" w:customStyle="1" w:styleId="BodyTextChar">
    <w:name w:val="Body Text Char"/>
    <w:link w:val="BodyText"/>
    <w:rsid w:val="005B02E2"/>
    <w:rPr>
      <w:rFonts w:eastAsia="MS PGothic"/>
      <w:color w:val="0000FF"/>
      <w:kern w:val="2"/>
      <w:szCs w:val="24"/>
    </w:rPr>
  </w:style>
  <w:style w:type="character" w:customStyle="1" w:styleId="BodyTextIndentChar">
    <w:name w:val="Body Text Indent Char"/>
    <w:link w:val="BodyTextIndent"/>
    <w:rsid w:val="005B02E2"/>
    <w:rPr>
      <w:rFonts w:eastAsia="MS PGothic"/>
      <w:kern w:val="2"/>
      <w:szCs w:val="24"/>
    </w:rPr>
  </w:style>
  <w:style w:type="paragraph" w:styleId="NormalWeb">
    <w:name w:val="Normal (Web)"/>
    <w:basedOn w:val="Normal"/>
    <w:uiPriority w:val="99"/>
    <w:unhideWhenUsed/>
    <w:rsid w:val="00DB44BB"/>
    <w:pPr>
      <w:widowControl/>
      <w:spacing w:before="100" w:beforeAutospacing="1" w:after="100" w:afterAutospacing="1"/>
      <w:jc w:val="left"/>
    </w:pPr>
    <w:rPr>
      <w:rFonts w:ascii="MS PGothic" w:hAnsi="MS PGothic" w:cs="MS PGothic"/>
      <w:kern w:val="0"/>
      <w:sz w:val="24"/>
    </w:rPr>
  </w:style>
  <w:style w:type="character" w:styleId="PlaceholderText">
    <w:name w:val="Placeholder Text"/>
    <w:basedOn w:val="DefaultParagraphFont"/>
    <w:uiPriority w:val="99"/>
    <w:semiHidden/>
    <w:rsid w:val="00B83440"/>
    <w:rPr>
      <w:color w:val="808080"/>
    </w:rPr>
  </w:style>
  <w:style w:type="character" w:customStyle="1" w:styleId="Mention1">
    <w:name w:val="Mention1"/>
    <w:basedOn w:val="DefaultParagraphFont"/>
    <w:uiPriority w:val="99"/>
    <w:unhideWhenUsed/>
    <w:rPr>
      <w:color w:val="2B579A"/>
      <w:shd w:val="clear" w:color="auto" w:fill="E6E6E6"/>
    </w:rPr>
  </w:style>
  <w:style w:type="paragraph" w:styleId="TOCHeading">
    <w:name w:val="TOC Heading"/>
    <w:basedOn w:val="Heading1"/>
    <w:next w:val="Normal"/>
    <w:uiPriority w:val="39"/>
    <w:unhideWhenUsed/>
    <w:qFormat/>
    <w:rsid w:val="00355F45"/>
    <w:pPr>
      <w:keepLines/>
      <w:widowControl/>
      <w:spacing w:before="240" w:line="259" w:lineRule="auto"/>
      <w:jc w:val="left"/>
      <w:outlineLvl w:val="9"/>
    </w:pPr>
    <w:rPr>
      <w:rFonts w:asciiTheme="majorHAnsi" w:eastAsiaTheme="majorEastAsia" w:hAnsiTheme="majorHAnsi" w:cstheme="majorBidi"/>
      <w:b w:val="0"/>
      <w:color w:val="2F5496" w:themeColor="accent1" w:themeShade="BF"/>
      <w:kern w:val="0"/>
      <w:sz w:val="32"/>
      <w:szCs w:val="32"/>
      <w:lang w:eastAsia="en-US"/>
    </w:rPr>
  </w:style>
  <w:style w:type="character" w:customStyle="1" w:styleId="HeaderChar">
    <w:name w:val="Header Char"/>
    <w:basedOn w:val="DefaultParagraphFont"/>
    <w:link w:val="Header"/>
    <w:rsid w:val="003C3FF1"/>
    <w:rPr>
      <w:rFonts w:eastAsia="MS PGothic"/>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05768">
      <w:bodyDiv w:val="1"/>
      <w:marLeft w:val="0"/>
      <w:marRight w:val="0"/>
      <w:marTop w:val="0"/>
      <w:marBottom w:val="0"/>
      <w:divBdr>
        <w:top w:val="none" w:sz="0" w:space="0" w:color="auto"/>
        <w:left w:val="none" w:sz="0" w:space="0" w:color="auto"/>
        <w:bottom w:val="none" w:sz="0" w:space="0" w:color="auto"/>
        <w:right w:val="none" w:sz="0" w:space="0" w:color="auto"/>
      </w:divBdr>
    </w:div>
    <w:div w:id="340161238">
      <w:bodyDiv w:val="1"/>
      <w:marLeft w:val="0"/>
      <w:marRight w:val="0"/>
      <w:marTop w:val="0"/>
      <w:marBottom w:val="0"/>
      <w:divBdr>
        <w:top w:val="none" w:sz="0" w:space="0" w:color="auto"/>
        <w:left w:val="none" w:sz="0" w:space="0" w:color="auto"/>
        <w:bottom w:val="none" w:sz="0" w:space="0" w:color="auto"/>
        <w:right w:val="none" w:sz="0" w:space="0" w:color="auto"/>
      </w:divBdr>
    </w:div>
    <w:div w:id="427652066">
      <w:bodyDiv w:val="1"/>
      <w:marLeft w:val="0"/>
      <w:marRight w:val="0"/>
      <w:marTop w:val="0"/>
      <w:marBottom w:val="0"/>
      <w:divBdr>
        <w:top w:val="none" w:sz="0" w:space="0" w:color="auto"/>
        <w:left w:val="none" w:sz="0" w:space="0" w:color="auto"/>
        <w:bottom w:val="none" w:sz="0" w:space="0" w:color="auto"/>
        <w:right w:val="none" w:sz="0" w:space="0" w:color="auto"/>
      </w:divBdr>
    </w:div>
    <w:div w:id="694767250">
      <w:bodyDiv w:val="1"/>
      <w:marLeft w:val="0"/>
      <w:marRight w:val="0"/>
      <w:marTop w:val="0"/>
      <w:marBottom w:val="0"/>
      <w:divBdr>
        <w:top w:val="none" w:sz="0" w:space="0" w:color="auto"/>
        <w:left w:val="none" w:sz="0" w:space="0" w:color="auto"/>
        <w:bottom w:val="none" w:sz="0" w:space="0" w:color="auto"/>
        <w:right w:val="none" w:sz="0" w:space="0" w:color="auto"/>
      </w:divBdr>
    </w:div>
    <w:div w:id="1087337929">
      <w:bodyDiv w:val="1"/>
      <w:marLeft w:val="0"/>
      <w:marRight w:val="0"/>
      <w:marTop w:val="0"/>
      <w:marBottom w:val="0"/>
      <w:divBdr>
        <w:top w:val="none" w:sz="0" w:space="0" w:color="auto"/>
        <w:left w:val="none" w:sz="0" w:space="0" w:color="auto"/>
        <w:bottom w:val="none" w:sz="0" w:space="0" w:color="auto"/>
        <w:right w:val="none" w:sz="0" w:space="0" w:color="auto"/>
      </w:divBdr>
      <w:divsChild>
        <w:div w:id="1807165129">
          <w:marLeft w:val="0"/>
          <w:marRight w:val="0"/>
          <w:marTop w:val="0"/>
          <w:marBottom w:val="0"/>
          <w:divBdr>
            <w:top w:val="none" w:sz="0" w:space="0" w:color="auto"/>
            <w:left w:val="none" w:sz="0" w:space="0" w:color="auto"/>
            <w:bottom w:val="none" w:sz="0" w:space="0" w:color="auto"/>
            <w:right w:val="none" w:sz="0" w:space="0" w:color="auto"/>
          </w:divBdr>
          <w:divsChild>
            <w:div w:id="1359353246">
              <w:marLeft w:val="0"/>
              <w:marRight w:val="0"/>
              <w:marTop w:val="0"/>
              <w:marBottom w:val="0"/>
              <w:divBdr>
                <w:top w:val="none" w:sz="0" w:space="0" w:color="auto"/>
                <w:left w:val="none" w:sz="0" w:space="0" w:color="auto"/>
                <w:bottom w:val="none" w:sz="0" w:space="0" w:color="auto"/>
                <w:right w:val="none" w:sz="0" w:space="0" w:color="auto"/>
              </w:divBdr>
              <w:divsChild>
                <w:div w:id="1719548794">
                  <w:marLeft w:val="0"/>
                  <w:marRight w:val="0"/>
                  <w:marTop w:val="0"/>
                  <w:marBottom w:val="0"/>
                  <w:divBdr>
                    <w:top w:val="none" w:sz="0" w:space="0" w:color="auto"/>
                    <w:left w:val="none" w:sz="0" w:space="0" w:color="auto"/>
                    <w:bottom w:val="none" w:sz="0" w:space="0" w:color="auto"/>
                    <w:right w:val="none" w:sz="0" w:space="0" w:color="auto"/>
                  </w:divBdr>
                  <w:divsChild>
                    <w:div w:id="687367378">
                      <w:marLeft w:val="0"/>
                      <w:marRight w:val="0"/>
                      <w:marTop w:val="0"/>
                      <w:marBottom w:val="0"/>
                      <w:divBdr>
                        <w:top w:val="none" w:sz="0" w:space="0" w:color="auto"/>
                        <w:left w:val="none" w:sz="0" w:space="0" w:color="auto"/>
                        <w:bottom w:val="none" w:sz="0" w:space="0" w:color="auto"/>
                        <w:right w:val="none" w:sz="0" w:space="0" w:color="auto"/>
                      </w:divBdr>
                      <w:divsChild>
                        <w:div w:id="2041852415">
                          <w:marLeft w:val="0"/>
                          <w:marRight w:val="0"/>
                          <w:marTop w:val="0"/>
                          <w:marBottom w:val="0"/>
                          <w:divBdr>
                            <w:top w:val="none" w:sz="0" w:space="0" w:color="auto"/>
                            <w:left w:val="none" w:sz="0" w:space="0" w:color="auto"/>
                            <w:bottom w:val="none" w:sz="0" w:space="0" w:color="auto"/>
                            <w:right w:val="none" w:sz="0" w:space="0" w:color="auto"/>
                          </w:divBdr>
                          <w:divsChild>
                            <w:div w:id="1695156558">
                              <w:marLeft w:val="0"/>
                              <w:marRight w:val="0"/>
                              <w:marTop w:val="0"/>
                              <w:marBottom w:val="0"/>
                              <w:divBdr>
                                <w:top w:val="none" w:sz="0" w:space="0" w:color="auto"/>
                                <w:left w:val="none" w:sz="0" w:space="0" w:color="auto"/>
                                <w:bottom w:val="none" w:sz="0" w:space="0" w:color="auto"/>
                                <w:right w:val="none" w:sz="0" w:space="0" w:color="auto"/>
                              </w:divBdr>
                              <w:divsChild>
                                <w:div w:id="833689160">
                                  <w:marLeft w:val="0"/>
                                  <w:marRight w:val="0"/>
                                  <w:marTop w:val="0"/>
                                  <w:marBottom w:val="0"/>
                                  <w:divBdr>
                                    <w:top w:val="none" w:sz="0" w:space="0" w:color="auto"/>
                                    <w:left w:val="none" w:sz="0" w:space="0" w:color="auto"/>
                                    <w:bottom w:val="none" w:sz="0" w:space="0" w:color="auto"/>
                                    <w:right w:val="none" w:sz="0" w:space="0" w:color="auto"/>
                                  </w:divBdr>
                                </w:div>
                                <w:div w:id="625434690">
                                  <w:marLeft w:val="0"/>
                                  <w:marRight w:val="0"/>
                                  <w:marTop w:val="0"/>
                                  <w:marBottom w:val="0"/>
                                  <w:divBdr>
                                    <w:top w:val="none" w:sz="0" w:space="0" w:color="auto"/>
                                    <w:left w:val="none" w:sz="0" w:space="0" w:color="auto"/>
                                    <w:bottom w:val="none" w:sz="0" w:space="0" w:color="auto"/>
                                    <w:right w:val="none" w:sz="0" w:space="0" w:color="auto"/>
                                  </w:divBdr>
                                  <w:divsChild>
                                    <w:div w:id="997921308">
                                      <w:marLeft w:val="0"/>
                                      <w:marRight w:val="0"/>
                                      <w:marTop w:val="0"/>
                                      <w:marBottom w:val="0"/>
                                      <w:divBdr>
                                        <w:top w:val="none" w:sz="0" w:space="0" w:color="auto"/>
                                        <w:left w:val="none" w:sz="0" w:space="0" w:color="auto"/>
                                        <w:bottom w:val="none" w:sz="0" w:space="0" w:color="auto"/>
                                        <w:right w:val="none" w:sz="0" w:space="0" w:color="auto"/>
                                      </w:divBdr>
                                      <w:divsChild>
                                        <w:div w:id="80414315">
                                          <w:marLeft w:val="0"/>
                                          <w:marRight w:val="0"/>
                                          <w:marTop w:val="0"/>
                                          <w:marBottom w:val="0"/>
                                          <w:divBdr>
                                            <w:top w:val="none" w:sz="0" w:space="0" w:color="auto"/>
                                            <w:left w:val="none" w:sz="0" w:space="0" w:color="auto"/>
                                            <w:bottom w:val="none" w:sz="0" w:space="0" w:color="auto"/>
                                            <w:right w:val="none" w:sz="0" w:space="0" w:color="auto"/>
                                          </w:divBdr>
                                          <w:divsChild>
                                            <w:div w:id="12406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842">
                                      <w:marLeft w:val="0"/>
                                      <w:marRight w:val="0"/>
                                      <w:marTop w:val="0"/>
                                      <w:marBottom w:val="0"/>
                                      <w:divBdr>
                                        <w:top w:val="none" w:sz="0" w:space="0" w:color="auto"/>
                                        <w:left w:val="none" w:sz="0" w:space="0" w:color="auto"/>
                                        <w:bottom w:val="none" w:sz="0" w:space="0" w:color="auto"/>
                                        <w:right w:val="none" w:sz="0" w:space="0" w:color="auto"/>
                                      </w:divBdr>
                                      <w:divsChild>
                                        <w:div w:id="1022055021">
                                          <w:marLeft w:val="0"/>
                                          <w:marRight w:val="0"/>
                                          <w:marTop w:val="0"/>
                                          <w:marBottom w:val="0"/>
                                          <w:divBdr>
                                            <w:top w:val="none" w:sz="0" w:space="0" w:color="auto"/>
                                            <w:left w:val="none" w:sz="0" w:space="0" w:color="auto"/>
                                            <w:bottom w:val="none" w:sz="0" w:space="0" w:color="auto"/>
                                            <w:right w:val="none" w:sz="0" w:space="0" w:color="auto"/>
                                          </w:divBdr>
                                        </w:div>
                                      </w:divsChild>
                                    </w:div>
                                    <w:div w:id="1375618000">
                                      <w:marLeft w:val="0"/>
                                      <w:marRight w:val="0"/>
                                      <w:marTop w:val="0"/>
                                      <w:marBottom w:val="0"/>
                                      <w:divBdr>
                                        <w:top w:val="none" w:sz="0" w:space="0" w:color="auto"/>
                                        <w:left w:val="none" w:sz="0" w:space="0" w:color="auto"/>
                                        <w:bottom w:val="none" w:sz="0" w:space="0" w:color="auto"/>
                                        <w:right w:val="none" w:sz="0" w:space="0" w:color="auto"/>
                                      </w:divBdr>
                                      <w:divsChild>
                                        <w:div w:id="11478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647306">
      <w:bodyDiv w:val="1"/>
      <w:marLeft w:val="0"/>
      <w:marRight w:val="0"/>
      <w:marTop w:val="0"/>
      <w:marBottom w:val="0"/>
      <w:divBdr>
        <w:top w:val="none" w:sz="0" w:space="0" w:color="auto"/>
        <w:left w:val="none" w:sz="0" w:space="0" w:color="auto"/>
        <w:bottom w:val="none" w:sz="0" w:space="0" w:color="auto"/>
        <w:right w:val="none" w:sz="0" w:space="0" w:color="auto"/>
      </w:divBdr>
    </w:div>
    <w:div w:id="1178348159">
      <w:bodyDiv w:val="1"/>
      <w:marLeft w:val="0"/>
      <w:marRight w:val="0"/>
      <w:marTop w:val="0"/>
      <w:marBottom w:val="0"/>
      <w:divBdr>
        <w:top w:val="none" w:sz="0" w:space="0" w:color="auto"/>
        <w:left w:val="none" w:sz="0" w:space="0" w:color="auto"/>
        <w:bottom w:val="none" w:sz="0" w:space="0" w:color="auto"/>
        <w:right w:val="none" w:sz="0" w:space="0" w:color="auto"/>
      </w:divBdr>
    </w:div>
    <w:div w:id="1340932248">
      <w:bodyDiv w:val="1"/>
      <w:marLeft w:val="0"/>
      <w:marRight w:val="0"/>
      <w:marTop w:val="0"/>
      <w:marBottom w:val="0"/>
      <w:divBdr>
        <w:top w:val="none" w:sz="0" w:space="0" w:color="auto"/>
        <w:left w:val="none" w:sz="0" w:space="0" w:color="auto"/>
        <w:bottom w:val="none" w:sz="0" w:space="0" w:color="auto"/>
        <w:right w:val="none" w:sz="0" w:space="0" w:color="auto"/>
      </w:divBdr>
    </w:div>
    <w:div w:id="1528520116">
      <w:bodyDiv w:val="1"/>
      <w:marLeft w:val="0"/>
      <w:marRight w:val="0"/>
      <w:marTop w:val="0"/>
      <w:marBottom w:val="0"/>
      <w:divBdr>
        <w:top w:val="none" w:sz="0" w:space="0" w:color="auto"/>
        <w:left w:val="none" w:sz="0" w:space="0" w:color="auto"/>
        <w:bottom w:val="none" w:sz="0" w:space="0" w:color="auto"/>
        <w:right w:val="none" w:sz="0" w:space="0" w:color="auto"/>
      </w:divBdr>
    </w:div>
    <w:div w:id="1667518323">
      <w:bodyDiv w:val="1"/>
      <w:marLeft w:val="0"/>
      <w:marRight w:val="0"/>
      <w:marTop w:val="0"/>
      <w:marBottom w:val="0"/>
      <w:divBdr>
        <w:top w:val="none" w:sz="0" w:space="0" w:color="auto"/>
        <w:left w:val="none" w:sz="0" w:space="0" w:color="auto"/>
        <w:bottom w:val="none" w:sz="0" w:space="0" w:color="auto"/>
        <w:right w:val="none" w:sz="0" w:space="0" w:color="auto"/>
      </w:divBdr>
    </w:div>
    <w:div w:id="1847016056">
      <w:bodyDiv w:val="1"/>
      <w:marLeft w:val="0"/>
      <w:marRight w:val="0"/>
      <w:marTop w:val="0"/>
      <w:marBottom w:val="0"/>
      <w:divBdr>
        <w:top w:val="none" w:sz="0" w:space="0" w:color="auto"/>
        <w:left w:val="none" w:sz="0" w:space="0" w:color="auto"/>
        <w:bottom w:val="none" w:sz="0" w:space="0" w:color="auto"/>
        <w:right w:val="none" w:sz="0" w:space="0" w:color="auto"/>
      </w:divBdr>
    </w:div>
    <w:div w:id="1890798386">
      <w:bodyDiv w:val="1"/>
      <w:marLeft w:val="0"/>
      <w:marRight w:val="0"/>
      <w:marTop w:val="0"/>
      <w:marBottom w:val="0"/>
      <w:divBdr>
        <w:top w:val="none" w:sz="0" w:space="0" w:color="auto"/>
        <w:left w:val="none" w:sz="0" w:space="0" w:color="auto"/>
        <w:bottom w:val="none" w:sz="0" w:space="0" w:color="auto"/>
        <w:right w:val="none" w:sz="0" w:space="0" w:color="auto"/>
      </w:divBdr>
      <w:divsChild>
        <w:div w:id="871574977">
          <w:marLeft w:val="0"/>
          <w:marRight w:val="0"/>
          <w:marTop w:val="0"/>
          <w:marBottom w:val="0"/>
          <w:divBdr>
            <w:top w:val="none" w:sz="0" w:space="0" w:color="auto"/>
            <w:left w:val="none" w:sz="0" w:space="0" w:color="auto"/>
            <w:bottom w:val="none" w:sz="0" w:space="0" w:color="auto"/>
            <w:right w:val="none" w:sz="0" w:space="0" w:color="auto"/>
          </w:divBdr>
          <w:divsChild>
            <w:div w:id="840967886">
              <w:marLeft w:val="0"/>
              <w:marRight w:val="0"/>
              <w:marTop w:val="0"/>
              <w:marBottom w:val="0"/>
              <w:divBdr>
                <w:top w:val="none" w:sz="0" w:space="0" w:color="auto"/>
                <w:left w:val="none" w:sz="0" w:space="0" w:color="auto"/>
                <w:bottom w:val="none" w:sz="0" w:space="0" w:color="auto"/>
                <w:right w:val="none" w:sz="0" w:space="0" w:color="auto"/>
              </w:divBdr>
              <w:divsChild>
                <w:div w:id="1322464131">
                  <w:marLeft w:val="0"/>
                  <w:marRight w:val="0"/>
                  <w:marTop w:val="0"/>
                  <w:marBottom w:val="0"/>
                  <w:divBdr>
                    <w:top w:val="none" w:sz="0" w:space="0" w:color="auto"/>
                    <w:left w:val="none" w:sz="0" w:space="0" w:color="auto"/>
                    <w:bottom w:val="none" w:sz="0" w:space="0" w:color="auto"/>
                    <w:right w:val="none" w:sz="0" w:space="0" w:color="auto"/>
                  </w:divBdr>
                  <w:divsChild>
                    <w:div w:id="1652516223">
                      <w:marLeft w:val="0"/>
                      <w:marRight w:val="0"/>
                      <w:marTop w:val="0"/>
                      <w:marBottom w:val="0"/>
                      <w:divBdr>
                        <w:top w:val="none" w:sz="0" w:space="0" w:color="auto"/>
                        <w:left w:val="none" w:sz="0" w:space="0" w:color="auto"/>
                        <w:bottom w:val="none" w:sz="0" w:space="0" w:color="auto"/>
                        <w:right w:val="none" w:sz="0" w:space="0" w:color="auto"/>
                      </w:divBdr>
                      <w:divsChild>
                        <w:div w:id="318853388">
                          <w:marLeft w:val="0"/>
                          <w:marRight w:val="0"/>
                          <w:marTop w:val="0"/>
                          <w:marBottom w:val="0"/>
                          <w:divBdr>
                            <w:top w:val="none" w:sz="0" w:space="0" w:color="auto"/>
                            <w:left w:val="none" w:sz="0" w:space="0" w:color="auto"/>
                            <w:bottom w:val="none" w:sz="0" w:space="0" w:color="auto"/>
                            <w:right w:val="none" w:sz="0" w:space="0" w:color="auto"/>
                          </w:divBdr>
                          <w:divsChild>
                            <w:div w:id="252201099">
                              <w:marLeft w:val="0"/>
                              <w:marRight w:val="0"/>
                              <w:marTop w:val="0"/>
                              <w:marBottom w:val="0"/>
                              <w:divBdr>
                                <w:top w:val="none" w:sz="0" w:space="0" w:color="auto"/>
                                <w:left w:val="none" w:sz="0" w:space="0" w:color="auto"/>
                                <w:bottom w:val="none" w:sz="0" w:space="0" w:color="auto"/>
                                <w:right w:val="none" w:sz="0" w:space="0" w:color="auto"/>
                              </w:divBdr>
                              <w:divsChild>
                                <w:div w:id="1164279241">
                                  <w:marLeft w:val="0"/>
                                  <w:marRight w:val="0"/>
                                  <w:marTop w:val="0"/>
                                  <w:marBottom w:val="0"/>
                                  <w:divBdr>
                                    <w:top w:val="none" w:sz="0" w:space="0" w:color="auto"/>
                                    <w:left w:val="none" w:sz="0" w:space="0" w:color="auto"/>
                                    <w:bottom w:val="none" w:sz="0" w:space="0" w:color="auto"/>
                                    <w:right w:val="none" w:sz="0" w:space="0" w:color="auto"/>
                                  </w:divBdr>
                                </w:div>
                                <w:div w:id="358702834">
                                  <w:marLeft w:val="0"/>
                                  <w:marRight w:val="0"/>
                                  <w:marTop w:val="0"/>
                                  <w:marBottom w:val="0"/>
                                  <w:divBdr>
                                    <w:top w:val="none" w:sz="0" w:space="0" w:color="auto"/>
                                    <w:left w:val="none" w:sz="0" w:space="0" w:color="auto"/>
                                    <w:bottom w:val="none" w:sz="0" w:space="0" w:color="auto"/>
                                    <w:right w:val="none" w:sz="0" w:space="0" w:color="auto"/>
                                  </w:divBdr>
                                  <w:divsChild>
                                    <w:div w:id="964776930">
                                      <w:marLeft w:val="0"/>
                                      <w:marRight w:val="0"/>
                                      <w:marTop w:val="0"/>
                                      <w:marBottom w:val="0"/>
                                      <w:divBdr>
                                        <w:top w:val="none" w:sz="0" w:space="0" w:color="auto"/>
                                        <w:left w:val="none" w:sz="0" w:space="0" w:color="auto"/>
                                        <w:bottom w:val="none" w:sz="0" w:space="0" w:color="auto"/>
                                        <w:right w:val="none" w:sz="0" w:space="0" w:color="auto"/>
                                      </w:divBdr>
                                      <w:divsChild>
                                        <w:div w:id="874538253">
                                          <w:marLeft w:val="0"/>
                                          <w:marRight w:val="0"/>
                                          <w:marTop w:val="0"/>
                                          <w:marBottom w:val="0"/>
                                          <w:divBdr>
                                            <w:top w:val="none" w:sz="0" w:space="0" w:color="auto"/>
                                            <w:left w:val="none" w:sz="0" w:space="0" w:color="auto"/>
                                            <w:bottom w:val="none" w:sz="0" w:space="0" w:color="auto"/>
                                            <w:right w:val="none" w:sz="0" w:space="0" w:color="auto"/>
                                          </w:divBdr>
                                          <w:divsChild>
                                            <w:div w:id="7157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00348">
                                      <w:marLeft w:val="0"/>
                                      <w:marRight w:val="0"/>
                                      <w:marTop w:val="0"/>
                                      <w:marBottom w:val="0"/>
                                      <w:divBdr>
                                        <w:top w:val="none" w:sz="0" w:space="0" w:color="auto"/>
                                        <w:left w:val="none" w:sz="0" w:space="0" w:color="auto"/>
                                        <w:bottom w:val="none" w:sz="0" w:space="0" w:color="auto"/>
                                        <w:right w:val="none" w:sz="0" w:space="0" w:color="auto"/>
                                      </w:divBdr>
                                      <w:divsChild>
                                        <w:div w:id="574630415">
                                          <w:marLeft w:val="0"/>
                                          <w:marRight w:val="0"/>
                                          <w:marTop w:val="0"/>
                                          <w:marBottom w:val="0"/>
                                          <w:divBdr>
                                            <w:top w:val="none" w:sz="0" w:space="0" w:color="auto"/>
                                            <w:left w:val="none" w:sz="0" w:space="0" w:color="auto"/>
                                            <w:bottom w:val="none" w:sz="0" w:space="0" w:color="auto"/>
                                            <w:right w:val="none" w:sz="0" w:space="0" w:color="auto"/>
                                          </w:divBdr>
                                        </w:div>
                                      </w:divsChild>
                                    </w:div>
                                    <w:div w:id="1408308272">
                                      <w:marLeft w:val="0"/>
                                      <w:marRight w:val="0"/>
                                      <w:marTop w:val="0"/>
                                      <w:marBottom w:val="0"/>
                                      <w:divBdr>
                                        <w:top w:val="none" w:sz="0" w:space="0" w:color="auto"/>
                                        <w:left w:val="none" w:sz="0" w:space="0" w:color="auto"/>
                                        <w:bottom w:val="none" w:sz="0" w:space="0" w:color="auto"/>
                                        <w:right w:val="none" w:sz="0" w:space="0" w:color="auto"/>
                                      </w:divBdr>
                                      <w:divsChild>
                                        <w:div w:id="3198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128141">
      <w:bodyDiv w:val="1"/>
      <w:marLeft w:val="0"/>
      <w:marRight w:val="0"/>
      <w:marTop w:val="0"/>
      <w:marBottom w:val="0"/>
      <w:divBdr>
        <w:top w:val="none" w:sz="0" w:space="0" w:color="auto"/>
        <w:left w:val="none" w:sz="0" w:space="0" w:color="auto"/>
        <w:bottom w:val="none" w:sz="0" w:space="0" w:color="auto"/>
        <w:right w:val="none" w:sz="0" w:space="0" w:color="auto"/>
      </w:divBdr>
    </w:div>
    <w:div w:id="1994525506">
      <w:bodyDiv w:val="1"/>
      <w:marLeft w:val="0"/>
      <w:marRight w:val="0"/>
      <w:marTop w:val="0"/>
      <w:marBottom w:val="0"/>
      <w:divBdr>
        <w:top w:val="none" w:sz="0" w:space="0" w:color="auto"/>
        <w:left w:val="none" w:sz="0" w:space="0" w:color="auto"/>
        <w:bottom w:val="none" w:sz="0" w:space="0" w:color="auto"/>
        <w:right w:val="none" w:sz="0" w:space="0" w:color="auto"/>
      </w:divBdr>
    </w:div>
    <w:div w:id="201957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715c06d26c715010c3f47b1e1477d962">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624faac35e9d47dd8d1e36932c2924fc"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5d08d1-f99f-41ad-a60e-195f059f469e">
      <Terms xmlns="http://schemas.microsoft.com/office/infopath/2007/PartnerControls"/>
    </lcf76f155ced4ddcb4097134ff3c332f>
    <SharedWithUsers xmlns="40e1e17b-6bfd-46c5-af26-560bc65c2ba7">
      <UserInfo>
        <DisplayName/>
        <AccountId xsi:nil="true"/>
        <AccountType/>
      </UserInfo>
    </SharedWithUsers>
    <_Flow_SignoffStatus xmlns="985d08d1-f99f-41ad-a60e-195f059f469e" xsi:nil="true"/>
    <TaxCatchAll xmlns="d9dc673b-9e34-4001-b69a-8484e8c1b81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9459AF-AD64-4893-B913-E5E91A7E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d08d1-f99f-41ad-a60e-195f059f469e"/>
    <ds:schemaRef ds:uri="40e1e17b-6bfd-46c5-af26-560bc65c2ba7"/>
    <ds:schemaRef ds:uri="d9dc673b-9e34-4001-b69a-8484e8c1b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60FEE6-CF75-4125-9523-84F06D3B4E8C}">
  <ds:schemaRefs>
    <ds:schemaRef ds:uri="http://schemas.openxmlformats.org/officeDocument/2006/bibliography"/>
  </ds:schemaRefs>
</ds:datastoreItem>
</file>

<file path=customXml/itemProps3.xml><?xml version="1.0" encoding="utf-8"?>
<ds:datastoreItem xmlns:ds="http://schemas.openxmlformats.org/officeDocument/2006/customXml" ds:itemID="{D6B6E5E1-E4C0-4E52-A512-BAA065C88BA1}">
  <ds:schemaRefs>
    <ds:schemaRef ds:uri="http://schemas.microsoft.com/office/2006/metadata/properties"/>
    <ds:schemaRef ds:uri="http://schemas.microsoft.com/office/infopath/2007/PartnerControls"/>
    <ds:schemaRef ds:uri="985d08d1-f99f-41ad-a60e-195f059f469e"/>
    <ds:schemaRef ds:uri="40e1e17b-6bfd-46c5-af26-560bc65c2ba7"/>
    <ds:schemaRef ds:uri="d9dc673b-9e34-4001-b69a-8484e8c1b815"/>
  </ds:schemaRefs>
</ds:datastoreItem>
</file>

<file path=customXml/itemProps4.xml><?xml version="1.0" encoding="utf-8"?>
<ds:datastoreItem xmlns:ds="http://schemas.openxmlformats.org/officeDocument/2006/customXml" ds:itemID="{CDC39B9D-FB5B-4438-A0A8-9FA2CB77E792}">
  <ds:schemaRefs>
    <ds:schemaRef ds:uri="http://schemas.microsoft.com/sharepoint/v3/contenttype/forms"/>
  </ds:schemaRefs>
</ds:datastoreItem>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14</Pages>
  <Words>2242</Words>
  <Characters>12784</Characters>
  <Application>Microsoft Office Word</Application>
  <DocSecurity>0</DocSecurity>
  <Lines>106</Lines>
  <Paragraphs>29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AW</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トヨタ自動車株式会社</dc:creator>
  <cp:keywords/>
  <cp:lastModifiedBy>Tham Pham Thi Hong</cp:lastModifiedBy>
  <cp:revision>3</cp:revision>
  <cp:lastPrinted>2018-07-02T15:00:00Z</cp:lastPrinted>
  <dcterms:created xsi:type="dcterms:W3CDTF">2025-12-19T04:13:00Z</dcterms:created>
  <dcterms:modified xsi:type="dcterms:W3CDTF">2025-12-19T04:35:00Z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0x01010025F83E827035304DBCB4799EFCB2469A</vt:lpwstr>
  </property>
  <property fmtid="{D5CDD505-2E9C-101B-9397-08002B2CF9AE}" pid="3" name="MediaServiceImageTags">
    <vt:lpwstr/>
  </property>
  <property fmtid="{D5CDD505-2E9C-101B-9397-08002B2CF9AE}" pid="4" name="MSIP_Label_fbb3c382-541a-4789-80ed-24b21ea5b276_Enabled">
    <vt:lpwstr>true</vt:lpwstr>
  </property>
  <property fmtid="{D5CDD505-2E9C-101B-9397-08002B2CF9AE}" pid="5" name="MSIP_Label_fbb3c382-541a-4789-80ed-24b21ea5b276_SetDate">
    <vt:lpwstr>2022-12-08T20:34:22Z</vt:lpwstr>
  </property>
  <property fmtid="{D5CDD505-2E9C-101B-9397-08002B2CF9AE}" pid="6" name="MSIP_Label_fbb3c382-541a-4789-80ed-24b21ea5b276_Method">
    <vt:lpwstr>Standard</vt:lpwstr>
  </property>
  <property fmtid="{D5CDD505-2E9C-101B-9397-08002B2CF9AE}" pid="7" name="MSIP_Label_fbb3c382-541a-4789-80ed-24b21ea5b276_Name">
    <vt:lpwstr>Protected 関係者外秘</vt:lpwstr>
  </property>
  <property fmtid="{D5CDD505-2E9C-101B-9397-08002B2CF9AE}" pid="8" name="MSIP_Label_fbb3c382-541a-4789-80ed-24b21ea5b276_SiteId">
    <vt:lpwstr>8c642d1d-d709-47b0-ab10-080af10798fb</vt:lpwstr>
  </property>
  <property fmtid="{D5CDD505-2E9C-101B-9397-08002B2CF9AE}" pid="9" name="MSIP_Label_fbb3c382-541a-4789-80ed-24b21ea5b276_ActionId">
    <vt:lpwstr>8fab8227-e43d-42b3-9303-d8bc69065b40</vt:lpwstr>
  </property>
  <property fmtid="{D5CDD505-2E9C-101B-9397-08002B2CF9AE}" pid="10" name="MSIP_Label_fbb3c382-541a-4789-80ed-24b21ea5b276_ContentBits">
    <vt:lpwstr>1</vt:lpwstr>
  </property>
  <property fmtid="{D5CDD505-2E9C-101B-9397-08002B2CF9AE}" pid="11" name="Order">
    <vt:r8>8048800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docLang">
    <vt:lpwstr>ja</vt:lpwstr>
  </property>
</Properties>
</file>